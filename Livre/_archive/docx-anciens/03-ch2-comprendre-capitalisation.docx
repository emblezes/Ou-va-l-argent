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16600" w14:textId="77777777" w:rsidR="0024624B" w:rsidRDefault="00000000">
      <w:pPr>
        <w:pStyle w:val="Title"/>
      </w:pPr>
      <w:r>
        <w:t>Capitalisons</w:t>
      </w:r>
    </w:p>
    <w:p w14:paraId="3392C61F" w14:textId="77777777" w:rsidR="0024624B" w:rsidRDefault="00000000">
      <w:pPr>
        <w:pStyle w:val="Subtitle"/>
      </w:pPr>
      <w:r>
        <w:t>La France et son capital absent</w:t>
      </w:r>
    </w:p>
    <w:p w14:paraId="20C76EFA" w14:textId="77777777" w:rsidR="0024624B" w:rsidRDefault="00000000">
      <w:pPr>
        <w:pStyle w:val="Author"/>
      </w:pPr>
      <w:r>
        <w:t>Où Va l’Argent</w:t>
      </w:r>
    </w:p>
    <w:p w14:paraId="1DF93B46" w14:textId="77777777" w:rsidR="0024624B" w:rsidRDefault="00000000">
      <w:pPr>
        <w:pStyle w:val="Date"/>
      </w:pPr>
      <w:r>
        <w:t>2026</w:t>
      </w:r>
    </w:p>
    <w:sdt>
      <w:sdtPr>
        <w:rPr>
          <w:rFonts w:asciiTheme="minorHAnsi" w:eastAsiaTheme="minorEastAsia" w:hAnsiTheme="minorHAnsi" w:cstheme="minorBidi"/>
          <w:color w:val="auto"/>
          <w:sz w:val="24"/>
          <w:szCs w:val="24"/>
        </w:rPr>
        <w:id w:val="538168536"/>
        <w:docPartObj>
          <w:docPartGallery w:val="Table of Contents"/>
          <w:docPartUnique/>
        </w:docPartObj>
      </w:sdtPr>
      <w:sdtContent>
        <w:p w14:paraId="7D63A6B8" w14:textId="77777777" w:rsidR="0024624B" w:rsidRDefault="00000000">
          <w:pPr>
            <w:pStyle w:val="TOCHeading"/>
          </w:pPr>
          <w:r>
            <w:t>Table of Contents</w:t>
          </w:r>
        </w:p>
        <w:p w14:paraId="72FFED2F" w14:textId="77777777" w:rsidR="00794A25" w:rsidRDefault="00000000">
          <w:pPr>
            <w:pStyle w:val="TOC1"/>
            <w:tabs>
              <w:tab w:val="right" w:leader="dot" w:pos="9350"/>
            </w:tabs>
            <w:rPr>
              <w:noProof/>
            </w:rPr>
          </w:pPr>
          <w:r>
            <w:fldChar w:fldCharType="begin"/>
          </w:r>
          <w:r>
            <w:instrText>TOC \o "1-3" \h \z \u</w:instrText>
          </w:r>
          <w:r>
            <w:fldChar w:fldCharType="separate"/>
          </w:r>
          <w:hyperlink w:anchor="_Toc229740789" w:history="1">
            <w:r w:rsidR="00794A25" w:rsidRPr="002F687E">
              <w:rPr>
                <w:rStyle w:val="Hyperlink"/>
                <w:noProof/>
              </w:rPr>
              <w:t>2. Comprendre la capitalisation</w:t>
            </w:r>
            <w:r w:rsidR="00794A25">
              <w:rPr>
                <w:noProof/>
                <w:webHidden/>
              </w:rPr>
              <w:tab/>
            </w:r>
            <w:r w:rsidR="00794A25">
              <w:rPr>
                <w:noProof/>
                <w:webHidden/>
              </w:rPr>
              <w:fldChar w:fldCharType="begin"/>
            </w:r>
            <w:r w:rsidR="00794A25">
              <w:rPr>
                <w:noProof/>
                <w:webHidden/>
              </w:rPr>
              <w:instrText xml:space="preserve"> PAGEREF _Toc229740789 \h </w:instrText>
            </w:r>
            <w:r w:rsidR="00794A25">
              <w:rPr>
                <w:noProof/>
                <w:webHidden/>
              </w:rPr>
            </w:r>
            <w:r w:rsidR="00794A25">
              <w:rPr>
                <w:noProof/>
                <w:webHidden/>
              </w:rPr>
              <w:fldChar w:fldCharType="separate"/>
            </w:r>
            <w:r w:rsidR="00794A25">
              <w:rPr>
                <w:noProof/>
                <w:webHidden/>
              </w:rPr>
              <w:t>1</w:t>
            </w:r>
            <w:r w:rsidR="00794A25">
              <w:rPr>
                <w:noProof/>
                <w:webHidden/>
              </w:rPr>
              <w:fldChar w:fldCharType="end"/>
            </w:r>
          </w:hyperlink>
        </w:p>
        <w:p w14:paraId="5F3B0627" w14:textId="77777777" w:rsidR="00794A25" w:rsidRDefault="00794A25">
          <w:pPr>
            <w:pStyle w:val="TOC2"/>
            <w:tabs>
              <w:tab w:val="right" w:leader="dot" w:pos="9350"/>
            </w:tabs>
            <w:rPr>
              <w:noProof/>
            </w:rPr>
          </w:pPr>
          <w:hyperlink w:anchor="_Toc229740790" w:history="1">
            <w:r w:rsidRPr="002F687E">
              <w:rPr>
                <w:rStyle w:val="Hyperlink"/>
                <w:noProof/>
              </w:rPr>
              <w:t>Le mot tabou</w:t>
            </w:r>
            <w:r>
              <w:rPr>
                <w:noProof/>
                <w:webHidden/>
              </w:rPr>
              <w:tab/>
            </w:r>
            <w:r>
              <w:rPr>
                <w:noProof/>
                <w:webHidden/>
              </w:rPr>
              <w:fldChar w:fldCharType="begin"/>
            </w:r>
            <w:r>
              <w:rPr>
                <w:noProof/>
                <w:webHidden/>
              </w:rPr>
              <w:instrText xml:space="preserve"> PAGEREF _Toc229740790 \h </w:instrText>
            </w:r>
            <w:r>
              <w:rPr>
                <w:noProof/>
                <w:webHidden/>
              </w:rPr>
            </w:r>
            <w:r>
              <w:rPr>
                <w:noProof/>
                <w:webHidden/>
              </w:rPr>
              <w:fldChar w:fldCharType="separate"/>
            </w:r>
            <w:r>
              <w:rPr>
                <w:noProof/>
                <w:webHidden/>
              </w:rPr>
              <w:t>1</w:t>
            </w:r>
            <w:r>
              <w:rPr>
                <w:noProof/>
                <w:webHidden/>
              </w:rPr>
              <w:fldChar w:fldCharType="end"/>
            </w:r>
          </w:hyperlink>
        </w:p>
        <w:p w14:paraId="7667FD87" w14:textId="77777777" w:rsidR="00794A25" w:rsidRDefault="00794A25">
          <w:pPr>
            <w:pStyle w:val="TOC2"/>
            <w:tabs>
              <w:tab w:val="right" w:leader="dot" w:pos="9350"/>
            </w:tabs>
            <w:rPr>
              <w:noProof/>
            </w:rPr>
          </w:pPr>
          <w:hyperlink w:anchor="_Toc229740791" w:history="1">
            <w:r w:rsidRPr="002F687E">
              <w:rPr>
                <w:rStyle w:val="Hyperlink"/>
                <w:noProof/>
              </w:rPr>
              <w:t>Anatomie d’un euro cotisé</w:t>
            </w:r>
            <w:r>
              <w:rPr>
                <w:noProof/>
                <w:webHidden/>
              </w:rPr>
              <w:tab/>
            </w:r>
            <w:r>
              <w:rPr>
                <w:noProof/>
                <w:webHidden/>
              </w:rPr>
              <w:fldChar w:fldCharType="begin"/>
            </w:r>
            <w:r>
              <w:rPr>
                <w:noProof/>
                <w:webHidden/>
              </w:rPr>
              <w:instrText xml:space="preserve"> PAGEREF _Toc229740791 \h </w:instrText>
            </w:r>
            <w:r>
              <w:rPr>
                <w:noProof/>
                <w:webHidden/>
              </w:rPr>
            </w:r>
            <w:r>
              <w:rPr>
                <w:noProof/>
                <w:webHidden/>
              </w:rPr>
              <w:fldChar w:fldCharType="separate"/>
            </w:r>
            <w:r>
              <w:rPr>
                <w:noProof/>
                <w:webHidden/>
              </w:rPr>
              <w:t>2</w:t>
            </w:r>
            <w:r>
              <w:rPr>
                <w:noProof/>
                <w:webHidden/>
              </w:rPr>
              <w:fldChar w:fldCharType="end"/>
            </w:r>
          </w:hyperlink>
        </w:p>
        <w:p w14:paraId="0E760B73" w14:textId="77777777" w:rsidR="00794A25" w:rsidRDefault="00794A25">
          <w:pPr>
            <w:pStyle w:val="TOC2"/>
            <w:tabs>
              <w:tab w:val="right" w:leader="dot" w:pos="9350"/>
            </w:tabs>
            <w:rPr>
              <w:noProof/>
            </w:rPr>
          </w:pPr>
          <w:hyperlink w:anchor="_Toc229740792" w:history="1">
            <w:r w:rsidRPr="002F687E">
              <w:rPr>
                <w:rStyle w:val="Hyperlink"/>
                <w:noProof/>
              </w:rPr>
              <w:t>Ce que la capitalisation n’est pas</w:t>
            </w:r>
            <w:r>
              <w:rPr>
                <w:noProof/>
                <w:webHidden/>
              </w:rPr>
              <w:tab/>
            </w:r>
            <w:r>
              <w:rPr>
                <w:noProof/>
                <w:webHidden/>
              </w:rPr>
              <w:fldChar w:fldCharType="begin"/>
            </w:r>
            <w:r>
              <w:rPr>
                <w:noProof/>
                <w:webHidden/>
              </w:rPr>
              <w:instrText xml:space="preserve"> PAGEREF _Toc229740792 \h </w:instrText>
            </w:r>
            <w:r>
              <w:rPr>
                <w:noProof/>
                <w:webHidden/>
              </w:rPr>
            </w:r>
            <w:r>
              <w:rPr>
                <w:noProof/>
                <w:webHidden/>
              </w:rPr>
              <w:fldChar w:fldCharType="separate"/>
            </w:r>
            <w:r>
              <w:rPr>
                <w:noProof/>
                <w:webHidden/>
              </w:rPr>
              <w:t>7</w:t>
            </w:r>
            <w:r>
              <w:rPr>
                <w:noProof/>
                <w:webHidden/>
              </w:rPr>
              <w:fldChar w:fldCharType="end"/>
            </w:r>
          </w:hyperlink>
        </w:p>
        <w:p w14:paraId="61A1E15D" w14:textId="77777777" w:rsidR="00794A25" w:rsidRDefault="00794A25">
          <w:pPr>
            <w:pStyle w:val="TOC2"/>
            <w:tabs>
              <w:tab w:val="right" w:leader="dot" w:pos="9350"/>
            </w:tabs>
            <w:rPr>
              <w:noProof/>
            </w:rPr>
          </w:pPr>
          <w:hyperlink w:anchor="_Toc229740793" w:history="1">
            <w:r w:rsidRPr="002F687E">
              <w:rPr>
                <w:rStyle w:val="Hyperlink"/>
                <w:noProof/>
              </w:rPr>
              <w:t>Trois familles dans le monde</w:t>
            </w:r>
            <w:r>
              <w:rPr>
                <w:noProof/>
                <w:webHidden/>
              </w:rPr>
              <w:tab/>
            </w:r>
            <w:r>
              <w:rPr>
                <w:noProof/>
                <w:webHidden/>
              </w:rPr>
              <w:fldChar w:fldCharType="begin"/>
            </w:r>
            <w:r>
              <w:rPr>
                <w:noProof/>
                <w:webHidden/>
              </w:rPr>
              <w:instrText xml:space="preserve"> PAGEREF _Toc229740793 \h </w:instrText>
            </w:r>
            <w:r>
              <w:rPr>
                <w:noProof/>
                <w:webHidden/>
              </w:rPr>
            </w:r>
            <w:r>
              <w:rPr>
                <w:noProof/>
                <w:webHidden/>
              </w:rPr>
              <w:fldChar w:fldCharType="separate"/>
            </w:r>
            <w:r>
              <w:rPr>
                <w:noProof/>
                <w:webHidden/>
              </w:rPr>
              <w:t>10</w:t>
            </w:r>
            <w:r>
              <w:rPr>
                <w:noProof/>
                <w:webHidden/>
              </w:rPr>
              <w:fldChar w:fldCharType="end"/>
            </w:r>
          </w:hyperlink>
        </w:p>
        <w:p w14:paraId="1A4F9B88" w14:textId="77777777" w:rsidR="00794A25" w:rsidRDefault="00794A25">
          <w:pPr>
            <w:pStyle w:val="TOC2"/>
            <w:tabs>
              <w:tab w:val="right" w:leader="dot" w:pos="9350"/>
            </w:tabs>
            <w:rPr>
              <w:noProof/>
            </w:rPr>
          </w:pPr>
          <w:hyperlink w:anchor="_Toc229740794" w:history="1">
            <w:r w:rsidRPr="002F687E">
              <w:rPr>
                <w:rStyle w:val="Hyperlink"/>
                <w:noProof/>
              </w:rPr>
              <w:t>Combien ça vaut, concrètement ?</w:t>
            </w:r>
            <w:r>
              <w:rPr>
                <w:noProof/>
                <w:webHidden/>
              </w:rPr>
              <w:tab/>
            </w:r>
            <w:r>
              <w:rPr>
                <w:noProof/>
                <w:webHidden/>
              </w:rPr>
              <w:fldChar w:fldCharType="begin"/>
            </w:r>
            <w:r>
              <w:rPr>
                <w:noProof/>
                <w:webHidden/>
              </w:rPr>
              <w:instrText xml:space="preserve"> PAGEREF _Toc229740794 \h </w:instrText>
            </w:r>
            <w:r>
              <w:rPr>
                <w:noProof/>
                <w:webHidden/>
              </w:rPr>
            </w:r>
            <w:r>
              <w:rPr>
                <w:noProof/>
                <w:webHidden/>
              </w:rPr>
              <w:fldChar w:fldCharType="separate"/>
            </w:r>
            <w:r>
              <w:rPr>
                <w:noProof/>
                <w:webHidden/>
              </w:rPr>
              <w:t>13</w:t>
            </w:r>
            <w:r>
              <w:rPr>
                <w:noProof/>
                <w:webHidden/>
              </w:rPr>
              <w:fldChar w:fldCharType="end"/>
            </w:r>
          </w:hyperlink>
        </w:p>
        <w:p w14:paraId="7B0E75B6" w14:textId="77777777" w:rsidR="0024624B" w:rsidRDefault="00000000">
          <w:r>
            <w:fldChar w:fldCharType="end"/>
          </w:r>
        </w:p>
      </w:sdtContent>
    </w:sdt>
    <w:p w14:paraId="74C6C7FE" w14:textId="77777777" w:rsidR="0024624B" w:rsidRDefault="00000000">
      <w:pPr>
        <w:pStyle w:val="Heading1"/>
      </w:pPr>
      <w:bookmarkStart w:id="0" w:name="comprendre-la-capitalisation"/>
      <w:bookmarkStart w:id="1" w:name="_Toc229740789"/>
      <w:r>
        <w:t>2. Comprendre la capitalisation</w:t>
      </w:r>
      <w:bookmarkEnd w:id="1"/>
    </w:p>
    <w:p w14:paraId="08F3454D" w14:textId="77777777" w:rsidR="0024624B" w:rsidRDefault="00000000">
      <w:pPr>
        <w:pStyle w:val="Heading2"/>
      </w:pPr>
      <w:bookmarkStart w:id="2" w:name="le-mot-tabou"/>
      <w:bookmarkStart w:id="3" w:name="_Toc229740790"/>
      <w:r>
        <w:t>Le mot tabou</w:t>
      </w:r>
      <w:bookmarkEnd w:id="3"/>
    </w:p>
    <w:p w14:paraId="77B64F58" w14:textId="1AC5B3B6" w:rsidR="0024624B" w:rsidRDefault="00000000">
      <w:pPr>
        <w:pStyle w:val="FirstParagraph"/>
      </w:pPr>
      <w:r>
        <w:t xml:space="preserve">« Capitalisation ». Ce simple mot suffit à </w:t>
      </w:r>
      <w:r w:rsidR="00794A25">
        <w:t>invoquer</w:t>
      </w:r>
      <w:r>
        <w:t xml:space="preserve"> tout un ensemble de caricatures : les </w:t>
      </w:r>
      <w:r>
        <w:rPr>
          <w:i/>
          <w:iCs/>
        </w:rPr>
        <w:t>traders</w:t>
      </w:r>
      <w:r>
        <w:t xml:space="preserve"> façon Loup de Wall Street, les </w:t>
      </w:r>
      <w:r>
        <w:rPr>
          <w:i/>
          <w:iCs/>
        </w:rPr>
        <w:t>subprimes</w:t>
      </w:r>
      <w:r>
        <w:t xml:space="preserve"> 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14:paraId="280EE1E6" w14:textId="77777777" w:rsidR="0024624B" w:rsidRDefault="00000000">
      <w:pPr>
        <w:pStyle w:val="BodyText"/>
      </w:pPr>
      <w:r>
        <w:t>Ce chapitre vise à rationnaliser lees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14:paraId="5DFD02DA" w14:textId="77777777" w:rsidR="0024624B" w:rsidRDefault="00000000">
      <w:pPr>
        <w:pStyle w:val="BodyText"/>
      </w:pPr>
      <w:r>
        <w:t xml:space="preserve">Définissons donc. La retraite par capitalisation, dans son acception technique, est un mécanisme à quatre temps. 1/ On cotise pendant la vie active. Les cotisations sont investies dans un portefeuille diversifié — actions, obligations, immobilier, infrastructures — sur un horizon de trente ou quarante ans. Ce portefeuille d’investissements produit chaque année un rendement, qui s’ajoute aux cotisations suivantes : c’est le rendement composé. À la retraite, le capital accumulé se transforme en rente mensuelle, versée </w:t>
      </w:r>
      <w:r>
        <w:lastRenderedPageBreak/>
        <w:t>jusqu’au décès</w:t>
      </w:r>
      <w:r>
        <w:rPr>
          <w:rStyle w:val="FootnoteReference"/>
        </w:rPr>
        <w:footnoteReference w:id="1"/>
      </w:r>
      <w:r>
        <w:t>. Voilà. Il n’y a pas de mystère. C’est de l’arithmétique appliquée à du temps long.</w:t>
      </w:r>
    </w:p>
    <w:p w14:paraId="4E635E47" w14:textId="77777777" w:rsidR="0024624B" w:rsidRDefault="00000000">
      <w:pPr>
        <w:pStyle w:val="BodyText"/>
      </w:pPr>
      <w:r>
        <w:rPr>
          <w:highlight w:val="yellow"/>
        </w:rPr>
        <w:t>GRAPHE INTERETS COMPOSES</w:t>
      </w:r>
    </w:p>
    <w:p w14:paraId="5524B803" w14:textId="77777777" w:rsidR="0024624B" w:rsidRDefault="00000000">
      <w:pPr>
        <w:pStyle w:val="BodyText"/>
      </w:pPr>
      <w:r>
        <w:t>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2"/>
      </w:r>
      <w:r>
        <w:t>. Rien ne s’accumule. Rien ne fructifie. Le système agit comme un tuyau et non comme un coffre.</w:t>
      </w:r>
    </w:p>
    <w:p w14:paraId="7CB42C58" w14:textId="77777777" w:rsidR="0024624B" w:rsidRDefault="00000000">
      <w:pPr>
        <w:pStyle w:val="BodyText"/>
      </w:pPr>
      <w:r>
        <w:t>La capitalisation, elle, est un coffre collectif, géré professionnellement, alimenté pendant tout au long de la vie, et qui rend à chacun, à l’âge de la retraite, ce qu’il a versé augmenté de ce que le capital a produit. Aucun système économique sérieux n’oppose les deux : tous les pays comparables combinent un pilier de répartition (la solidarité immédiate) et un pilier de capitalisation (l’accumulation longue). La France, elle, n’a que le premier.</w:t>
      </w:r>
    </w:p>
    <w:p w14:paraId="27162355" w14:textId="77777777" w:rsidR="0024624B" w:rsidRDefault="00000000">
      <w:pPr>
        <w:pStyle w:val="BodyText"/>
      </w:pPr>
      <w:r>
        <w:t>Nous allons, dans ce chapitre, sortir le sujet de l’idéologie pour le ramener à ce qu’il est : un outil. Un outil que nous n’avons pas, que nos voisins ont, et qui — c’est tout le travail des pages qui viennent — ferait, pour la pension d’un actif français de trente ans aujourd’hui, une différence chiffrable en centaines de milliers d’euros.</w:t>
      </w:r>
    </w:p>
    <w:p w14:paraId="175634FF" w14:textId="77777777" w:rsidR="0024624B" w:rsidRDefault="00000000">
      <w:pPr>
        <w:pStyle w:val="Heading2"/>
      </w:pPr>
      <w:bookmarkStart w:id="4" w:name="anatomie-dun-euro-cotisé"/>
      <w:bookmarkStart w:id="5" w:name="_Toc229740791"/>
      <w:bookmarkEnd w:id="2"/>
      <w:r>
        <w:t>Anatomie d’un euro cotisé</w:t>
      </w:r>
      <w:bookmarkEnd w:id="5"/>
    </w:p>
    <w:p w14:paraId="613BC831" w14:textId="77777777" w:rsidR="0024624B" w:rsidRDefault="00000000">
      <w:pPr>
        <w:pStyle w:val="FirstParagraph"/>
      </w:pPr>
      <w:r>
        <w:t>Pour comprendre ce que sépare vraiment la répartition de la capitalisation, le mieux est de suivre un euro cotisé. 1000 euros, même, par souci de lisibilité.</w:t>
      </w:r>
    </w:p>
    <w:p w14:paraId="4D7BEA6C" w14:textId="77777777" w:rsidR="0024624B" w:rsidRDefault="00000000">
      <w:pPr>
        <w:pStyle w:val="BodyText"/>
      </w:pPr>
      <w:r>
        <w:t>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14:paraId="25DD1D48" w14:textId="77777777" w:rsidR="0024624B" w:rsidRDefault="00000000">
      <w:pPr>
        <w:pStyle w:val="BodyText"/>
      </w:pPr>
      <w:r>
        <w:lastRenderedPageBreak/>
        <w:t>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 pas une créance financière, pas un actif. Le rendement implicite de cette promesse, pour les générations actuellement en cours de cotisation, est estimé entre 1 % et 2 % par an</w:t>
      </w:r>
      <w:r>
        <w:rPr>
          <w:rStyle w:val="FootnoteReference"/>
        </w:rPr>
        <w:footnoteReference w:id="3"/>
      </w:r>
      <w:r>
        <w:t>. C’est, en termes financiers, l’équivalent d’un livret d’épargne en sous-rendement permanent — auquel on ajoute le risque démographique, c’est-à-dire le risque que les actifs futurs ne puissent payer.</w:t>
      </w:r>
    </w:p>
    <w:p w14:paraId="2EB92A26" w14:textId="77777777" w:rsidR="0024624B" w:rsidRDefault="00000000">
      <w:pPr>
        <w:pStyle w:val="BodyText"/>
      </w:pPr>
      <w:r>
        <w:t>En capitalisation — (comme en Suède, aux Pays-Bas, en Australie —,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4"/>
      </w:r>
      <w:r>
        <w:t>.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14:paraId="1092C93A" w14:textId="77777777" w:rsidR="0024624B" w:rsidRDefault="00000000">
      <w:pPr>
        <w:pStyle w:val="BodyText"/>
      </w:pPr>
      <w:r>
        <w:t>Et cet argent travaille. Au bout d’un an, à 4 % de rendement réel — hypothèse prudente, on y revient —, les 142 € sont devenus 148 €. La deuxième année, ce sont les 148 € qui produisent 4 %, soit 154 €. La troisième, 160 €. Le mécanisme, en apparence anodin, prend son sens sur la durée d’une carrière : au bout de quarante ans, ces 142 € initiaux valent, en euros constants, environ 680 €</w:t>
      </w:r>
      <w:r>
        <w:rPr>
          <w:rStyle w:val="FootnoteReference"/>
        </w:rPr>
        <w:footnoteReference w:id="5"/>
      </w:r>
      <w:r>
        <w:t>. Ce sont les intérêts composés, l’objet de mon tout premier cours de finance à HEC.</w:t>
      </w:r>
    </w:p>
    <w:p w14:paraId="6A3E6C3E" w14:textId="77777777" w:rsidR="0024624B" w:rsidRDefault="00000000">
      <w:pPr>
        <w:pStyle w:val="BodyText"/>
      </w:pPr>
      <w:r>
        <w:rPr>
          <w:highlight w:val="yellow"/>
        </w:rPr>
        <w:lastRenderedPageBreak/>
        <w:t>GRAPHES : QUE DEVIENNENT DES COTISATONS AVEC LES INTERETS COMPOSES</w:t>
      </w:r>
    </w:p>
    <w:p w14:paraId="77CB6CDF" w14:textId="0F5DE394" w:rsidR="0024624B" w:rsidRDefault="00000000">
      <w:pPr>
        <w:pStyle w:val="BodyText"/>
      </w:pPr>
      <w:r>
        <w:t>Une citation apocryphe attribuée à Einstein circule depuis des décennies sur le sujet : il en aurait fait la « huitième merveille du monde »</w:t>
      </w:r>
      <w:ins w:id="6" w:author="emmanuel blezes" w:date="2026-05-15T12:34:00Z" w16du:dateUtc="2026-05-15T10:34:00Z">
        <w:r w:rsidR="00C66B1E">
          <w:t xml:space="preserve"> (</w:t>
        </w:r>
      </w:ins>
      <w:del w:id="7" w:author="emmanuel blezes" w:date="2026-05-15T12:34:00Z" w16du:dateUtc="2026-05-15T10:34:00Z">
        <w:r w:rsidDel="00C66B1E">
          <w:delText xml:space="preserve">. </w:delText>
        </w:r>
      </w:del>
      <w:ins w:id="8" w:author="emmanuel blezes" w:date="2026-05-15T12:34:00Z" w16du:dateUtc="2026-05-15T10:34:00Z">
        <w:r w:rsidR="00C66B1E">
          <w:t>e</w:t>
        </w:r>
      </w:ins>
      <w:del w:id="9" w:author="emmanuel blezes" w:date="2026-05-15T12:34:00Z" w16du:dateUtc="2026-05-15T10:34:00Z">
        <w:r w:rsidDel="00C66B1E">
          <w:delText>E</w:delText>
        </w:r>
      </w:del>
      <w:r>
        <w:t xml:space="preserve">lle est </w:t>
      </w:r>
      <w:ins w:id="10" w:author="emmanuel blezes" w:date="2026-05-15T12:35:00Z" w16du:dateUtc="2026-05-15T10:35:00Z">
        <w:r w:rsidR="00C66B1E">
          <w:t xml:space="preserve"> évidemment </w:t>
        </w:r>
      </w:ins>
      <w:r>
        <w:t>introuvable dans les œuvres d’Einstein</w:t>
      </w:r>
      <w:del w:id="11" w:author="emmanuel blezes" w:date="2026-05-15T12:34:00Z" w16du:dateUtc="2026-05-15T10:34:00Z">
        <w:r w:rsidDel="00C66B1E">
          <w:delText>, aucun historien des sciences n’en a retrouvé la source primaire</w:delText>
        </w:r>
        <w:r w:rsidDel="00C66B1E">
          <w:rPr>
            <w:rStyle w:val="FootnoteReference"/>
          </w:rPr>
          <w:footnoteReference w:id="6"/>
        </w:r>
        <w:r w:rsidDel="00C66B1E">
          <w:delText>. Mieux vaut donc l’oublier — le mécanisme n’a pas besoin d’Einstein pour être impressionnant. Il lui suffit d’être correctement compris</w:delText>
        </w:r>
      </w:del>
      <w:ins w:id="14" w:author="emmanuel blezes" w:date="2026-05-15T12:35:00Z" w16du:dateUtc="2026-05-15T10:35:00Z">
        <w:r w:rsidR="00C66B1E">
          <w:t>)</w:t>
        </w:r>
      </w:ins>
      <w:ins w:id="15" w:author="emmanuel blezes" w:date="2026-05-15T12:34:00Z" w16du:dateUtc="2026-05-15T10:34:00Z">
        <w:r w:rsidR="00C66B1E">
          <w:t>.</w:t>
        </w:r>
      </w:ins>
      <w:del w:id="16" w:author="emmanuel blezes" w:date="2026-05-15T12:34:00Z" w16du:dateUtc="2026-05-15T10:34:00Z">
        <w:r w:rsidDel="00C66B1E">
          <w:delText>.</w:delText>
        </w:r>
      </w:del>
    </w:p>
    <w:p w14:paraId="521CABDC" w14:textId="77777777" w:rsidR="0024624B" w:rsidRDefault="00000000">
      <w:pPr>
        <w:pStyle w:val="BodyText"/>
      </w:pPr>
      <w:r>
        <w:t>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 la durée d’une carrière —, il est multiplié par 4,8 ; sur cinquante ans, par 7,1</w:t>
      </w:r>
      <w:r>
        <w:rPr>
          <w:rStyle w:val="FootnoteReference"/>
        </w:rPr>
        <w:footnoteReference w:id="7"/>
      </w:r>
      <w:r>
        <w:t>. Même taux, même placement. Seul le temps a changé.</w:t>
      </w:r>
    </w:p>
    <w:p w14:paraId="30F9F2B6" w14:textId="77777777" w:rsidR="0024624B" w:rsidRDefault="00000000">
      <w:pPr>
        <w:pStyle w:val="BodyText"/>
      </w:pPr>
      <w:r>
        <w:t>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 60 000 € —, finit avec 117 000 €. Les dix premières années valent plus que les trente suivantes</w:t>
      </w:r>
      <w:r>
        <w:rPr>
          <w:rStyle w:val="FootnoteReference"/>
        </w:rPr>
        <w:footnoteReference w:id="8"/>
      </w:r>
      <w:r>
        <w:t>. Le temps ne se rattrape pas.</w:t>
      </w:r>
    </w:p>
    <w:p w14:paraId="7FE0F725" w14:textId="77777777" w:rsidR="0024624B" w:rsidRDefault="00000000">
      <w:pPr>
        <w:pStyle w:val="BodyText"/>
      </w:pPr>
      <w:r>
        <w:t>Pour les retraites, ce mécanisme bête comme chou a une conséquence implacable. Une cotisation versée à 25 ans travaille pendant quarante ans avant de payer une pension. Une cotisation versée à 55 ans travaille pendant dix ans. À taux égal, la première vaut près de cinq fois la seconde. C’est pourquoi tous les systèmes capitalisés sérieux insistent sur un démarrage tôt et sur la durée d’exposition au capital.</w:t>
      </w:r>
    </w:p>
    <w:p w14:paraId="74764E22" w14:textId="77777777" w:rsidR="0024624B" w:rsidRDefault="00000000">
      <w:pPr>
        <w:pStyle w:val="BodyText"/>
      </w:pPr>
      <w:r>
        <w:t xml:space="preserve">Ce mécanisme renvoie aussi à une question plus large, celle posée par Thomas Piketty dans </w:t>
      </w:r>
      <w:r>
        <w:rPr>
          <w:i/>
          <w:iCs/>
        </w:rPr>
        <w:t>Le Capital au XXIe siècle</w:t>
      </w:r>
      <w:r>
        <w:t xml:space="preserve">. Piketty observe, sur données très longues, que le </w:t>
      </w:r>
      <w:r>
        <w:lastRenderedPageBreak/>
        <w:t xml:space="preserve">rendement du capital (qu’il note </w:t>
      </w:r>
      <w:r>
        <w:rPr>
          <w:i/>
          <w:iCs/>
        </w:rPr>
        <w:t>r</w:t>
      </w:r>
      <w:r>
        <w:t xml:space="preserve">) tend à dépasser le taux de croissance économique (qu’il note </w:t>
      </w:r>
      <w:r>
        <w:rPr>
          <w:i/>
          <w:iCs/>
        </w:rPr>
        <w:t>g</w:t>
      </w:r>
      <w:r>
        <w:t xml:space="preserve">). C’est l’inégalité célèbre, </w:t>
      </w:r>
      <w:r>
        <w:rPr>
          <w:i/>
          <w:iCs/>
        </w:rPr>
        <w:t>r &gt; g</w:t>
      </w:r>
      <w:r>
        <w:t>. La conclusion politique qu’il en tire est une demande de redistribution massive du capital, par l’impôt notamment</w:t>
      </w:r>
      <w:r>
        <w:rPr>
          <w:rStyle w:val="FootnoteReference"/>
        </w:rPr>
        <w:footnoteReference w:id="9"/>
      </w:r>
      <w:r>
        <w:t>.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14:paraId="79A06CC1" w14:textId="77777777" w:rsidR="0024624B" w:rsidRDefault="00000000">
      <w:pPr>
        <w:pStyle w:val="BodyText"/>
      </w:pPr>
      <w:r>
        <w:t xml:space="preserve">Les ordres de grandeur peuvent se vérifier dans les données très longues. Le </w:t>
      </w:r>
      <w:r>
        <w:rPr>
          <w:i/>
          <w:iCs/>
        </w:rPr>
        <w:t>Global Investment Returns Yearbook</w:t>
      </w:r>
      <w:r>
        <w:t xml:space="preserve"> publié chaque année par UBS et trois professeurs de la </w:t>
      </w:r>
      <w:r>
        <w:rPr>
          <w:i/>
          <w:iCs/>
        </w:rPr>
        <w:t>London Business School</w:t>
      </w:r>
      <w:r>
        <w:t xml:space="preserve"> — Dimson, Marsh et Staunton —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0"/>
      </w:r>
      <w:r>
        <w:t>. Ces chiffres incluent deux guerres mondiales, la crise de 1929, la stagflation des années 1970, les crashs récents de 2000 et 2008. Ils ne décrivent pas un best case : ils décrivent ce qu’on a effectivement observé, sur un siècle et un quart, dans le monde réel.</w:t>
      </w:r>
    </w:p>
    <w:p w14:paraId="1A791270" w14:textId="77777777" w:rsidR="0024624B" w:rsidRDefault="00000000">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 Martinot pour Fondapol, l’OCDE dans </w:t>
      </w:r>
      <w:r>
        <w:rPr>
          <w:i/>
          <w:iCs/>
        </w:rPr>
        <w:t>Pensions at a Glance</w:t>
      </w:r>
      <w:r>
        <w:t>, les rapports annuels des grands fonds — retiennent comme hypothèse centrale. C’est elle que nous utilisons ici.</w:t>
      </w:r>
    </w:p>
    <w:p w14:paraId="31C522F0" w14:textId="77777777" w:rsidR="0024624B" w:rsidRDefault="00000000">
      <w:pPr>
        <w:pStyle w:val="BodyText"/>
      </w:pPr>
      <w:r>
        <w:t xml:space="preserve">À la retraite, le capital accumulé se transforme en rente. Le fonds calcule, en fonction de l’espérance de vie résiduelle, le montant mensuel qu’il peut verser pour épuiser le capital — augmenté de son propre rendement résiduel — sur la durée probable de retraite. Le </w:t>
      </w:r>
      <w:r>
        <w:lastRenderedPageBreak/>
        <w:t>retraité touche cette rente jusqu’à son décès. Si le capital n’est pas entièrement consommé — décès anticipé, héritage —, certains régimes prévoient une transmission, d’autres non</w:t>
      </w:r>
      <w:r>
        <w:rPr>
          <w:rStyle w:val="FootnoteReference"/>
        </w:rPr>
        <w:footnoteReference w:id="11"/>
      </w:r>
      <w:r>
        <w:t>.</w:t>
      </w:r>
    </w:p>
    <w:p w14:paraId="72DA1944" w14:textId="77777777" w:rsidR="0024624B" w:rsidRDefault="00000000">
      <w:pPr>
        <w:pStyle w:val="BodyText"/>
      </w:pPr>
      <w:r>
        <w:t>Il y a, dans cette comparaison, deux différences qui méritent qu’on les nomme.</w:t>
      </w:r>
    </w:p>
    <w:p w14:paraId="34083BDE" w14:textId="77777777" w:rsidR="0024624B" w:rsidRDefault="00000000">
      <w:pPr>
        <w:pStyle w:val="BodyText"/>
      </w:pPr>
      <w:r>
        <w:t>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14:paraId="3AED785C" w14:textId="77777777" w:rsidR="0024624B" w:rsidRDefault="00000000">
      <w:pPr>
        <w:pStyle w:val="BodyText"/>
      </w:pPr>
      <w:r>
        <w:t>La seconde est juridique. En répartition, la cotisation crée un droit — un droit politique, garanti par la République. En capitalisation, la cotisation crée une créance — une créance financière, garantie par un actif. Les deux ne sont pas équivalents. Un droit politique peut être révisé par une loi. Une créance financière, elle, reste la propriété de son titulaire, même si l’État change.</w:t>
      </w:r>
    </w:p>
    <w:p w14:paraId="432F2A8D" w14:textId="77777777" w:rsidR="0024624B" w:rsidRDefault="00000000">
      <w:pPr>
        <w:pStyle w:val="BodyText"/>
      </w:pPr>
      <w:r>
        <w:t>Aucun système viable ne fonctionne intégralement avec l’un ou l’autre. La Suède combine répartition et capitalisation au premier pilier, plus une couche complémentaire professionnelle obligatoire</w:t>
      </w:r>
      <w:r>
        <w:rPr>
          <w:rStyle w:val="FootnoteReference"/>
        </w:rPr>
        <w:footnoteReference w:id="12"/>
      </w:r>
      <w:r>
        <w:t>. Les Pays-Bas font différemment : une base de répartition modeste, complétée par un étage capitalisé sectoriel obligatoire qui couvre 85 % des salariés et porte l’essentiel du revenu de retraite</w:t>
      </w:r>
      <w:r>
        <w:rPr>
          <w:rStyle w:val="FootnoteReference"/>
        </w:rPr>
        <w:footnoteReference w:id="13"/>
      </w:r>
      <w:r>
        <w:t xml:space="preserve">. L’Australie, qui partait de zéro en 1992, est aujourd’hui à 12 % de cotisation patronale obligatoire en pure capitalisation, en </w:t>
      </w:r>
      <w:r>
        <w:lastRenderedPageBreak/>
        <w:t xml:space="preserve">complément d’une </w:t>
      </w:r>
      <w:r>
        <w:rPr>
          <w:i/>
          <w:iCs/>
        </w:rPr>
        <w:t>Age Pension</w:t>
      </w:r>
      <w:r>
        <w:t xml:space="preserve"> publique</w:t>
      </w:r>
      <w:r>
        <w:rPr>
          <w:rStyle w:val="FootnoteReference"/>
        </w:rPr>
        <w:footnoteReference w:id="14"/>
      </w:r>
      <w:r>
        <w:t>. Aucun de ces pays n’a démantelé sa répartition. Tous ont simplement ajouté un coffre à côté du tuyau.</w:t>
      </w:r>
    </w:p>
    <w:p w14:paraId="038047DB" w14:textId="77777777" w:rsidR="0024624B" w:rsidRDefault="00000000">
      <w:pPr>
        <w:pStyle w:val="BodyText"/>
      </w:pPr>
      <w:r>
        <w:t>La France, depuis 1945, n’a qu’un tuyau. Et nous arrivons au moment où la démographie cesse de l’alimenter.</w:t>
      </w:r>
    </w:p>
    <w:p w14:paraId="6B514DDC" w14:textId="77777777" w:rsidR="0024624B" w:rsidRDefault="00000000">
      <w:pPr>
        <w:pStyle w:val="Heading2"/>
      </w:pPr>
      <w:bookmarkStart w:id="17" w:name="ce-que-la-capitalisation-nest-pas"/>
      <w:bookmarkStart w:id="18" w:name="_Toc229740792"/>
      <w:bookmarkEnd w:id="4"/>
      <w:r>
        <w:t>Ce que la capitalisation n’est pas</w:t>
      </w:r>
      <w:bookmarkEnd w:id="18"/>
    </w:p>
    <w:p w14:paraId="2924DEB2" w14:textId="77777777" w:rsidR="0024624B" w:rsidRDefault="00000000">
      <w:pPr>
        <w:pStyle w:val="FirstParagraph"/>
      </w:pPr>
      <w:r>
        <w:t>Une bonne moitié du débat français sur la capitalisation est consacrée à dénoncer des choses qui ne sont pas de la capitalisation. Avant de défendre l’idée, il faut donc lui rendre service en la distinguant de ce avec quoi on la confond. Quatre malentendus, principalement, encombrent la conversation.</w:t>
      </w:r>
    </w:p>
    <w:p w14:paraId="06800A31" w14:textId="77777777" w:rsidR="0024624B" w:rsidRDefault="00000000">
      <w:pPr>
        <w:pStyle w:val="BodyText"/>
      </w:pPr>
      <w:r>
        <w:rPr>
          <w:b/>
          <w:bCs/>
        </w:rPr>
        <w:t>Premier malentendu : capitalisation et assurance-vie individuelle.</w:t>
      </w:r>
      <w:r>
        <w:t xml:space="preserve"> Lorsqu’un Français entend « capitalisation pour la retraite », il pense souvent à son contrat d’assurance-vie, le produit d’épargne le plus diffusé du pays — environ 1 989 milliards d’euros d’encours fin 2024, dont 1 178 milliards en fonds euros individuels</w:t>
      </w:r>
      <w:r>
        <w:rPr>
          <w:rStyle w:val="FootnoteReference"/>
        </w:rPr>
        <w:footnoteReference w:id="15"/>
      </w:r>
      <w:r>
        <w:t>.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6"/>
      </w:r>
      <w:r>
        <w:t>. Le rendement moyen brut des fonds euros en 2024 atteignait 2,63 %</w:t>
      </w:r>
      <w:r>
        <w:rPr>
          <w:rStyle w:val="FootnoteReference"/>
        </w:rPr>
        <w:footnoteReference w:id="17"/>
      </w:r>
      <w:r>
        <w:t xml:space="preserve">. Une fois retranchés les prélèvements sociaux et l’inflation, le rendement réel net est proche de zéro, parfois </w:t>
      </w:r>
      <w:r>
        <w:lastRenderedPageBreak/>
        <w:t>légèrement négatif</w:t>
      </w:r>
      <w:r>
        <w:rPr>
          <w:rStyle w:val="FootnoteReference"/>
        </w:rPr>
        <w:footnoteReference w:id="18"/>
      </w:r>
      <w:r>
        <w:t>. C’est l’inverse d’un fonds de pension : ni horizon long, ni allocation diversifiée en actions, ni propriété collective d’actifs productifs. C’est un livret amélioré, fiscalement avantageux, exposé à l’érosion monétaire.</w:t>
      </w:r>
    </w:p>
    <w:p w14:paraId="79139DC3" w14:textId="77777777" w:rsidR="0024624B" w:rsidRDefault="00000000">
      <w:pPr>
        <w:pStyle w:val="BodyText"/>
      </w:pPr>
      <w:r>
        <w:rPr>
          <w:b/>
          <w:bCs/>
        </w:rPr>
        <w:t>Deuxième malentendu : capitalisation et PER.</w:t>
      </w:r>
      <w:r>
        <w:t xml:space="preserve"> 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9"/>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 </w:t>
      </w:r>
      <w:r>
        <w:rPr>
          <w:i/>
          <w:iCs/>
        </w:rPr>
        <w:t>Self-Invested Personal Pension</w:t>
      </w:r>
      <w:r>
        <w:t xml:space="preserve"> britannique. Pas au NEST britannique, ni à l’ABP néerlandais, ni à la </w:t>
      </w:r>
      <w:r>
        <w:rPr>
          <w:i/>
          <w:iCs/>
        </w:rPr>
        <w:t>Superannuation</w:t>
      </w:r>
      <w:r>
        <w:t xml:space="preserve"> australienne, qui sont des dispositifs structurels couvrant la quasi-totalité de la population active et accumulant des centaines de milliards d’actifs gérés professionnellement</w:t>
      </w:r>
      <w:r>
        <w:rPr>
          <w:rStyle w:val="FootnoteReference"/>
        </w:rPr>
        <w:footnoteReference w:id="20"/>
      </w:r>
      <w:r>
        <w:t>. L’écart d’encours moyen par titulaire est éclairant : environ 10 600 euros par souscripteur français pour le PER, contre plusieurs dizaines de milliers d’euros pour la plupart des comptes individuels néerlandais ou australiens à mi-carrière.</w:t>
      </w:r>
    </w:p>
    <w:p w14:paraId="0098493D" w14:textId="77777777" w:rsidR="0024624B" w:rsidRDefault="00000000">
      <w:pPr>
        <w:pStyle w:val="BodyText"/>
      </w:pPr>
      <w:r>
        <w:rPr>
          <w:b/>
          <w:bCs/>
        </w:rPr>
        <w:t>Troisième malentendu : capitalisation et livret réglementé.</w:t>
      </w:r>
      <w:r>
        <w:t xml:space="preserve"> Le Livret A, le LDDS, le LEP sont d’excellents outils — de trésorerie. Avec leur taux administré, leur garantie d’État, leur liquidité immédiate, ils répondent à un besoin d’épargne de précaution. Aucun fonds de pension au monde n’est construit sur ce modèle, pour une raison simple : un rendement </w:t>
      </w:r>
      <w:r>
        <w:lastRenderedPageBreak/>
        <w:t>administré ne peut pas, par construction, dépasser de manière durable le rendement du capital productif. Quand le Livret A rapporte 2,5 % et que l’inflation tourne autour de 2 %, on accumule du pouvoir d’achat nominal, on en perd en termes réels.</w:t>
      </w:r>
    </w:p>
    <w:p w14:paraId="6D3E6553" w14:textId="77777777" w:rsidR="0024624B" w:rsidRDefault="00000000">
      <w:pPr>
        <w:pStyle w:val="BodyText"/>
      </w:pPr>
      <w:r>
        <w:rPr>
          <w:b/>
          <w:bCs/>
        </w:rPr>
        <w:t>Quatrième malentendu, le plus tenace : capitalisation et bourse individuelle.</w:t>
      </w:r>
      <w:r>
        <w:t xml:space="preserve"> «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21"/>
      </w:r>
      <w:r>
        <w:t>, encadré par un régulateur indépendant et par des règles légales strictes — taux de couverture minimal, plan de redressement obligatoire en cas de dérive, supervision continue</w:t>
      </w:r>
      <w:r>
        <w:rPr>
          <w:rStyle w:val="FootnoteReference"/>
        </w:rPr>
        <w:footnoteReference w:id="22"/>
      </w:r>
      <w:r>
        <w:t xml:space="preserve">. La </w:t>
      </w:r>
      <w:r>
        <w:rPr>
          <w:i/>
          <w:iCs/>
        </w:rPr>
        <w:t>Norges Bank Investment Management</w:t>
      </w:r>
      <w:r>
        <w:t>,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23"/>
      </w:r>
      <w:r>
        <w:t>. C’est le contraire exact d’une logique spéculative individuelle.</w:t>
      </w:r>
    </w:p>
    <w:p w14:paraId="0DC21BE4" w14:textId="77777777" w:rsidR="0024624B" w:rsidRDefault="00000000">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néerlandais, soixante ans après les fonds suédois, trente ans après la </w:t>
      </w:r>
      <w:r>
        <w:rPr>
          <w:i/>
          <w:iCs/>
        </w:rPr>
        <w:t>Superannuation</w:t>
      </w:r>
      <w:r>
        <w:t xml:space="preserve"> australienne, n’existe toujours pas en France. Pas par manque d’idée. Par refus.</w:t>
      </w:r>
    </w:p>
    <w:p w14:paraId="6AB4A6B5" w14:textId="77777777" w:rsidR="0024624B" w:rsidRDefault="00000000">
      <w:pPr>
        <w:pStyle w:val="Heading2"/>
      </w:pPr>
      <w:bookmarkStart w:id="19" w:name="trois-familles-dans-le-monde"/>
      <w:bookmarkStart w:id="20" w:name="_Toc229740793"/>
      <w:bookmarkEnd w:id="17"/>
      <w:r>
        <w:lastRenderedPageBreak/>
        <w:t>Trois familles dans le monde</w:t>
      </w:r>
      <w:bookmarkEnd w:id="20"/>
    </w:p>
    <w:p w14:paraId="2F6C6664" w14:textId="77777777" w:rsidR="0024624B" w:rsidRDefault="00000000">
      <w:pPr>
        <w:pStyle w:val="FirstParagraph"/>
      </w:pPr>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 </w:t>
      </w:r>
      <w:r>
        <w:rPr>
          <w:i/>
          <w:iCs/>
        </w:rPr>
        <w:t>Wall Street</w:t>
      </w:r>
      <w:r>
        <w:t>.</w:t>
      </w:r>
    </w:p>
    <w:p w14:paraId="6CA0CEBC" w14:textId="77777777" w:rsidR="0024624B" w:rsidRDefault="00000000">
      <w:pPr>
        <w:pStyle w:val="BodyText"/>
      </w:pPr>
      <w:r>
        <w:rPr>
          <w:b/>
          <w:bCs/>
        </w:rPr>
        <w:t>Première famille : les fonds publics, parfois souverains.</w:t>
      </w:r>
      <w:r>
        <w:t xml:space="preserve"> Ils sont gérés par une institution publique, souvent dérivée de la banque centrale ou d’une agence dédiée, et investissent au nom d’une collectivité — un pays, une province, un régime entier — dans une logique de très long terme. Le plus connu, et le plus impressionnant par sa taille, est le </w:t>
      </w:r>
      <w:r>
        <w:rPr>
          <w:i/>
          <w:iCs/>
        </w:rPr>
        <w:t>Government Pension Fund Global</w:t>
      </w:r>
      <w:r>
        <w:t xml:space="preserve"> norvégien. À fin 2024, il gérait 19 742 milliards de couronnes norvégiennes, soit environ 1 900 milliards d’euros, dans 8 700 entreprises cotées et 70 pays.</w:t>
      </w:r>
    </w:p>
    <w:p w14:paraId="7027FC47" w14:textId="77777777" w:rsidR="0024624B" w:rsidRDefault="00000000">
      <w:pPr>
        <w:pStyle w:val="BodyText"/>
      </w:pPr>
      <w:r>
        <w:t>Son rendement nominal moyen depuis 1998 atteint 6,3 % par an, soit 4,1 % par an en termes réels nets de frais et d’inflation</w:t>
      </w:r>
      <w:r>
        <w:rPr>
          <w:rStyle w:val="FootnoteReference"/>
        </w:rPr>
        <w:footnoteReference w:id="24"/>
      </w:r>
      <w:r>
        <w:t>. C’est un fonds de pension à part puisqu’il est alimenté par la rente pétrolière norvégienne —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25"/>
      </w:r>
      <w:r>
        <w:t>.</w:t>
      </w:r>
    </w:p>
    <w:p w14:paraId="490624E8" w14:textId="77777777" w:rsidR="0024624B" w:rsidRDefault="00000000">
      <w:pPr>
        <w:pStyle w:val="BodyText"/>
      </w:pPr>
      <w:r>
        <w:t>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26"/>
      </w:r>
      <w:r>
        <w:t xml:space="preserve">. Le </w:t>
      </w:r>
      <w:r>
        <w:rPr>
          <w:i/>
          <w:iCs/>
        </w:rPr>
        <w:t>Canada Pension Plan Investment Board</w:t>
      </w:r>
      <w:r>
        <w:t xml:space="preserve"> gère, lui, 714 milliards de dollars canadiens fin mars 2025, </w:t>
      </w:r>
      <w:r>
        <w:lastRenderedPageBreak/>
        <w:t>pour un rendement annualisé sur dix ans de 8,3 % net de frais</w:t>
      </w:r>
      <w:r>
        <w:rPr>
          <w:rStyle w:val="FootnoteReference"/>
        </w:rPr>
        <w:footnoteReference w:id="27"/>
      </w:r>
      <w:r>
        <w:t>. Ces fonds publics partagent quatre traits : une gouvernance publique mais indépendante du pouvoir politique, une stratégie d’investissement globale et diversifiée, un horizon multi-décennal, des frais de gestion très bas.</w:t>
      </w:r>
    </w:p>
    <w:p w14:paraId="0BC2AE87" w14:textId="77777777" w:rsidR="0024624B" w:rsidRDefault="00000000">
      <w:pPr>
        <w:pStyle w:val="BodyText"/>
      </w:pPr>
      <w:r>
        <w:rPr>
          <w:b/>
          <w:bCs/>
        </w:rPr>
        <w:t>Deuxième famille : les fonds sectoriels paritaires.</w:t>
      </w:r>
      <w:r>
        <w:t xml:space="preserve"> 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28"/>
      </w:r>
      <w:r>
        <w:t>.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29"/>
      </w:r>
      <w:r>
        <w:t>.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30"/>
      </w:r>
      <w:r>
        <w:t>.</w:t>
      </w:r>
    </w:p>
    <w:p w14:paraId="46AE2724" w14:textId="77777777" w:rsidR="0024624B" w:rsidRDefault="00000000">
      <w:pPr>
        <w:pStyle w:val="BodyText"/>
      </w:pPr>
      <w:r>
        <w:rPr>
          <w:b/>
          <w:bCs/>
        </w:rPr>
        <w:t>Troisième famille : l’auto-enrolment.</w:t>
      </w:r>
      <w:r>
        <w:t xml:space="preserve"> 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w:t>
      </w:r>
      <w:r>
        <w:lastRenderedPageBreak/>
        <w:t>neuf sur dix restent inscrits</w:t>
      </w:r>
      <w:r>
        <w:rPr>
          <w:rStyle w:val="FootnoteReference"/>
        </w:rPr>
        <w:footnoteReference w:id="31"/>
      </w:r>
      <w:r>
        <w:t>. NEST, le fonds par défaut, gère 49,7 milliards de livres pour 13,8 millions de membres au 31 mars 2025, avec un fonds 2045 par défaut performant à 9,9 % annualisés sur cinq ans</w:t>
      </w:r>
      <w:r>
        <w:rPr>
          <w:rStyle w:val="FootnoteReference"/>
        </w:rPr>
        <w:footnoteReference w:id="32"/>
      </w:r>
      <w:r>
        <w:t>. L’Australie a un modèle plus contraignant — pas de droit d’</w:t>
      </w:r>
      <w:r>
        <w:rPr>
          <w:i/>
          <w:iCs/>
        </w:rPr>
        <w:t>opt-out</w:t>
      </w:r>
      <w:r>
        <w:t>, contribution patronale obligatoire portée à 12 % du salaire en juillet 2025 — mais dans la même famille logique : c’est l’employeur qui cotise pour le salarié, dans un fonds géré par un opérateur agréé</w:t>
      </w:r>
      <w:r>
        <w:rPr>
          <w:rStyle w:val="FootnoteReference"/>
        </w:rPr>
        <w:footnoteReference w:id="33"/>
      </w:r>
      <w:r>
        <w:t xml:space="preserve">. </w:t>
      </w:r>
      <w:r>
        <w:rPr>
          <w:i/>
          <w:iCs/>
        </w:rPr>
        <w:t>AustralianSuper</w:t>
      </w:r>
      <w:r>
        <w:t>, premier fonds du pays, affiche 7,94 % annualisés sur dix ans nets de frais. La Nouvelle-Zélande a copié le modèle britannique en plus léger ; le KiwiSaver couvre environ deux tiers des actifs néo-zélandais</w:t>
      </w:r>
      <w:r>
        <w:rPr>
          <w:rStyle w:val="FootnoteReference"/>
        </w:rPr>
        <w:footnoteReference w:id="34"/>
      </w:r>
      <w:r>
        <w:t>.</w:t>
      </w:r>
    </w:p>
    <w:p w14:paraId="22206F77" w14:textId="77777777" w:rsidR="0024624B" w:rsidRDefault="00000000">
      <w:pPr>
        <w:pStyle w:val="BodyText"/>
      </w:pPr>
      <w:r>
        <w:t xml:space="preserve">Ces trois familles ne sont pas concurrentes : elles peuvent se combiner. La Suède a un pilier répartition NDC, un </w:t>
      </w:r>
      <w:r>
        <w:rPr>
          <w:i/>
          <w:iCs/>
        </w:rPr>
        <w:t>Premiepension</w:t>
      </w:r>
      <w:r>
        <w:t xml:space="preserve"> capitalisé à comptes individuels, des AP-fonds publics qui amortissent les chocs démographiques, et un étage professionnel paritaire négocié par branche. Les Pays-Bas combinent l’AOW (répartition de base) avec un deuxième pilier paritaire massif. L’Australie mixe </w:t>
      </w:r>
      <w:r>
        <w:rPr>
          <w:i/>
          <w:iCs/>
        </w:rPr>
        <w:t>Superannuation</w:t>
      </w:r>
      <w:r>
        <w:t xml:space="preserve"> obligatoire et </w:t>
      </w:r>
      <w:r>
        <w:rPr>
          <w:i/>
          <w:iCs/>
        </w:rPr>
        <w:t>Age Pension</w:t>
      </w:r>
      <w:r>
        <w:t xml:space="preserve"> publique. Chaque pays a créé un système selon son histoire, ses syndicats, sa fiscalité. Aucun n’a tout misé sur un seul mécanisme. Aucun n’est, non plus, revenu en arrière.</w:t>
      </w:r>
    </w:p>
    <w:p w14:paraId="5160E479" w14:textId="77777777" w:rsidR="0024624B" w:rsidRDefault="00000000">
      <w:pPr>
        <w:pStyle w:val="BodyText"/>
      </w:pPr>
      <w:r>
        <w:t>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35"/>
      </w:r>
      <w:r>
        <w:t xml:space="preserve">. La capitalisation, une fois en place, </w:t>
      </w:r>
      <w:r>
        <w:lastRenderedPageBreak/>
        <w:t>devient consensuelle. Elle traverse les majorités, comme la Sécurité sociale a traversé les nôtres. Ce qui en dit long sur l’écart entre ce que la France imagine du sujet et ce qui se fait partout ailleurs.</w:t>
      </w:r>
    </w:p>
    <w:p w14:paraId="0D29D14C" w14:textId="77777777" w:rsidR="0024624B" w:rsidRDefault="00000000">
      <w:pPr>
        <w:pStyle w:val="Heading2"/>
      </w:pPr>
      <w:bookmarkStart w:id="21" w:name="combien-ça-vaut-concrètement"/>
      <w:bookmarkStart w:id="22" w:name="_Toc229740794"/>
      <w:bookmarkEnd w:id="19"/>
      <w:r>
        <w:t>Combien ça vaut, concrètement ?</w:t>
      </w:r>
      <w:bookmarkEnd w:id="22"/>
    </w:p>
    <w:p w14:paraId="184F1433" w14:textId="77777777" w:rsidR="0024624B" w:rsidRDefault="00000000">
      <w:pPr>
        <w:pStyle w:val="FirstParagraph"/>
      </w:pPr>
      <w:r>
        <w:t>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14:paraId="2CC695DC" w14:textId="77777777" w:rsidR="0024624B" w:rsidRDefault="00000000">
      <w:pPr>
        <w:pStyle w:val="BodyText"/>
      </w:pPr>
      <w:r>
        <w:t>Plantons le décor. Notre cas-type est un actif de trente ans en 2026, salaire brut annuel de 35 000 € — proche du salaire moyen brut français selon la DARES</w:t>
      </w:r>
      <w:r>
        <w:rPr>
          <w:rStyle w:val="FootnoteReference"/>
        </w:rPr>
        <w:footnoteReference w:id="36"/>
      </w:r>
      <w:r>
        <w:t>.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La cotisation vieillesse totale (employeur et salarié, régime général et complémentaire) s’élève à 28 % du brut</w:t>
      </w:r>
      <w:r>
        <w:rPr>
          <w:rStyle w:val="FootnoteReference"/>
        </w:rPr>
        <w:footnoteReference w:id="37"/>
      </w:r>
      <w:r>
        <w:t>.</w:t>
      </w:r>
    </w:p>
    <w:p w14:paraId="596FEEA3" w14:textId="77777777" w:rsidR="0024624B" w:rsidRDefault="00000000">
      <w:pPr>
        <w:pStyle w:val="BodyText"/>
      </w:pPr>
      <w:r>
        <w:t>Trois scénarios sont comparés.</w:t>
      </w:r>
    </w:p>
    <w:p w14:paraId="3622DBA0" w14:textId="77777777" w:rsidR="0024624B" w:rsidRDefault="00000000">
      <w:pPr>
        <w:pStyle w:val="BodyText"/>
      </w:pPr>
      <w:r>
        <w:t>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38"/>
      </w:r>
      <w:r>
        <w:t xml:space="preserve"> — c’est-à-dire que sa pension nette </w:t>
      </w:r>
      <w:r>
        <w:lastRenderedPageBreak/>
        <w:t>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39"/>
      </w:r>
      <w:r>
        <w:t>), le total cumulé atteint 494 466 €. Voilà ce qu’on touchera, à comportement et législation inchangés.</w:t>
      </w:r>
    </w:p>
    <w:p w14:paraId="72505EFD" w14:textId="77777777" w:rsidR="0024624B" w:rsidRDefault="00000000">
      <w:pPr>
        <w:pStyle w:val="BodyText"/>
      </w:pPr>
      <w:r>
        <w:t>Le scénario B reprend la logique suédoise du premier pilier. Quatre-vingts pour cent des cotisations restent en répartition. Vingt pour cent partent en capitalisation —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40"/>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 19 779 € par an, soit 1 648 € par mois. Pension totale : 36 142 € par an, soit 3 012 € par mois. Sur vingt ans de retraite : 722 830 €. Différence avec le scénario A : </w:t>
      </w:r>
      <w:r>
        <w:rPr>
          <w:b/>
          <w:bCs/>
        </w:rPr>
        <w:t>+228 364 €</w:t>
      </w:r>
      <w:r>
        <w:t xml:space="preserve"> sur la durée de la retraite.</w:t>
      </w:r>
    </w:p>
    <w:p w14:paraId="10591643" w14:textId="77777777" w:rsidR="0024624B" w:rsidRDefault="00000000">
      <w:pPr>
        <w:pStyle w:val="BodyText"/>
      </w:pPr>
      <w:r>
        <w:t xml:space="preserve">Le scénario C reprend la logique néerlandaise du deuxième pilier paritaire obligatoire. Soixante pour cent des cotisations en répartition, quarante pour cent en capitalisation. La cotisation capitalisée double — 3 920 € par an la première année —, et le capital aussi : 432 480 € à 73 ans. La rente correspondante atteint 2 727 € par mois. Pension totale : 47 560 € par an, soit 3 963 € par mois. Cumul sur vingt ans de retraite : 951 195 €. Différence avec le scénario A : </w:t>
      </w:r>
      <w:r>
        <w:rPr>
          <w:b/>
          <w:bCs/>
        </w:rPr>
        <w:t>+456 729 €</w:t>
      </w:r>
      <w:r>
        <w:rPr>
          <w:rStyle w:val="FootnoteReference"/>
        </w:rPr>
        <w:footnoteReference w:id="41"/>
      </w:r>
      <w:r>
        <w:t>.</w:t>
      </w:r>
    </w:p>
    <w:p w14:paraId="44B7AFAD" w14:textId="77777777" w:rsidR="0024624B" w:rsidRDefault="00000000">
      <w:pPr>
        <w:pStyle w:val="BodyText"/>
      </w:pPr>
      <w:r>
        <w:lastRenderedPageBreak/>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 </w:t>
      </w:r>
      <w:r>
        <w:rPr>
          <w:b/>
          <w:bCs/>
        </w:rPr>
        <w:t>228 000 €</w:t>
      </w:r>
      <w:r>
        <w:t xml:space="preserve">. Dans le scénario néerlandais, où la part capitalisée monte à 40 %, le gain dépasse </w:t>
      </w:r>
      <w:r>
        <w:rPr>
          <w:b/>
          <w:bCs/>
        </w:rPr>
        <w:t>456 000 €</w:t>
      </w:r>
      <w:r>
        <w:t>. À ce stade-là, on ne parle plus de pourcentages, on parle d’achats immobiliers complets ou de plusieurs années supplémentaires de vie.</w:t>
      </w:r>
    </w:p>
    <w:p w14:paraId="55DB678C" w14:textId="77777777" w:rsidR="0024624B" w:rsidRDefault="00000000">
      <w:pPr>
        <w:pStyle w:val="BodyText"/>
      </w:pPr>
      <w:r>
        <w:t>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 un facteur de 2,4 sur la durée</w:t>
      </w:r>
      <w:r>
        <w:rPr>
          <w:rStyle w:val="FootnoteReference"/>
        </w:rPr>
        <w:footnoteReference w:id="42"/>
      </w:r>
      <w:r>
        <w:t>. Cet effet de levier ne vient pas d’une magie financière. Il vient du temps : pendant quarante-trois ans, l’épargne investie a produit du rendement, et ce rendement a produit lui-même du rendement.</w:t>
      </w:r>
    </w:p>
    <w:p w14:paraId="5D204EAF" w14:textId="77777777" w:rsidR="0024624B" w:rsidRDefault="00000000">
      <w:pPr>
        <w:pStyle w:val="BodyText"/>
      </w:pPr>
      <w:r>
        <w:t>Le calcul est, bien sûr, sensible au rendement supposé. Que se passe-t-il si le rendement réel net se révèle plus bas que les 3,7 % retenus ici comme hypothèse centrale ? Si on tombe à 3 % réel brut — un scénario véritablement pessimiste, en dessous du rendement long terme observé empiriquement sur 125 ans —, le capital du scénario B descend à 169 731 € et le gain cumulé sur 20 ans à 157 977 €. Toujours mieux que la répartition pure, mais moins. À l’inverse, à 5 % réel brut — en dessous de la moyenne historique de longue période —,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 4,1 % réel net pour le GPFG, 8,3 % nominal net pour le CPPIB, 7,94 % nominal net pour AustralianSuper, environ 14 % nominal depuis 2010 pour AP7</w:t>
      </w:r>
      <w:r>
        <w:rPr>
          <w:rStyle w:val="FootnoteReference"/>
        </w:rPr>
        <w:footnoteReference w:id="43"/>
      </w:r>
      <w:r>
        <w:t>.</w:t>
      </w:r>
    </w:p>
    <w:p w14:paraId="3B776DD6" w14:textId="77777777" w:rsidR="0024624B" w:rsidRDefault="00000000">
      <w:pPr>
        <w:pStyle w:val="BodyText"/>
      </w:pPr>
      <w:r>
        <w:lastRenderedPageBreak/>
        <w:t>Voilà, en chiffres, ce que coûte à un actif né en 1996 le choix français du tout-répartition. Entre deux cents et quatre cent cinquante mille euros sur sa retraite, selon l’architecture qu’on aurait pu construire. C’est, à dire vrai, un ordre de grandeur supérieur à ce que la plupart des Français imaginent. Ce n’est pas un détail d’optimisation. C’est un siècle de patrimoine.</w:t>
      </w:r>
    </w:p>
    <w:p w14:paraId="6FBD718C" w14:textId="77777777" w:rsidR="0024624B" w:rsidRDefault="00000000">
      <w:pPr>
        <w:pStyle w:val="BodyText"/>
      </w:pPr>
      <w:r>
        <w:t>C’est pour le réduire — pas pour le remplacer — qu’il faut maintenant regarder ce que coûte, pour la France et pour ses entreprises, l’absence d’un pilier capitalisé. C’est l’objet du chapitre suivant.</w:t>
      </w:r>
      <w:bookmarkEnd w:id="0"/>
      <w:bookmarkEnd w:id="21"/>
    </w:p>
    <w:sectPr w:rsidR="0024624B">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BF29" w14:textId="77777777" w:rsidR="003D32D7" w:rsidRDefault="003D32D7">
      <w:pPr>
        <w:spacing w:after="0"/>
      </w:pPr>
      <w:r>
        <w:separator/>
      </w:r>
    </w:p>
  </w:endnote>
  <w:endnote w:type="continuationSeparator" w:id="0">
    <w:p w14:paraId="58905924" w14:textId="77777777" w:rsidR="003D32D7" w:rsidRDefault="003D32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94E9" w14:textId="77777777" w:rsidR="003D32D7" w:rsidRDefault="003D32D7">
      <w:pPr>
        <w:spacing w:after="0"/>
      </w:pPr>
      <w:r>
        <w:separator/>
      </w:r>
    </w:p>
  </w:footnote>
  <w:footnote w:type="continuationSeparator" w:id="0">
    <w:p w14:paraId="1FCCFB2E" w14:textId="77777777" w:rsidR="003D32D7" w:rsidRDefault="003D32D7">
      <w:pPr>
        <w:spacing w:after="0"/>
      </w:pPr>
      <w:r>
        <w:continuationSeparator/>
      </w:r>
    </w:p>
  </w:footnote>
  <w:footnote w:id="1">
    <w:p w14:paraId="48308D60" w14:textId="77777777" w:rsidR="0024624B" w:rsidRDefault="00000000">
      <w:pPr>
        <w:pStyle w:val="FootnoteText"/>
      </w:pPr>
      <w:r>
        <w:rPr>
          <w:rStyle w:val="FootnoteReference"/>
        </w:rPr>
        <w:footnoteRef/>
      </w:r>
      <w:r>
        <w:t xml:space="preserve"> Définition standard mobilisée par l’ensemble des organismes internationaux. Voir OCDE, </w:t>
      </w:r>
      <w:r>
        <w:rPr>
          <w:i/>
          <w:iCs/>
        </w:rPr>
        <w:t>Pensions at a Glance 2025</w:t>
      </w:r>
      <w:r>
        <w:t xml:space="preserve">, novembre 2025, glossaire (https://www.oecd.org/en/publications/2025/11/pensions-at-a-glance-2025_76510fe4/). Pour une présentation francophone détaillée : Bertrand Martinot, </w:t>
      </w:r>
      <w:r>
        <w:rPr>
          <w:i/>
          <w:iCs/>
        </w:rPr>
        <w:t>La capitalisation, un moyen de sortir par le haut de la crise des retraites ?</w:t>
      </w:r>
      <w:r>
        <w:t>, Fondapol, note n°252, octobre 2024 (https://www.fondapol.org/etude/la-capitalisation-un-moyen-de-sortir-par-le-haut-de-la-crise-des-retraites/).</w:t>
      </w:r>
    </w:p>
  </w:footnote>
  <w:footnote w:id="2">
    <w:p w14:paraId="09AC71D2" w14:textId="77777777" w:rsidR="0024624B" w:rsidRDefault="00000000">
      <w:pPr>
        <w:pStyle w:val="FootnoteText"/>
      </w:pPr>
      <w:r>
        <w:rPr>
          <w:rStyle w:val="FootnoteReference"/>
        </w:rPr>
        <w:footnoteRef/>
      </w:r>
      <w:r>
        <w:t xml:space="preserve"> Le principe est inscrit à l’article L. 111-1 du Code de la sécurité sociale et structuré par les ordonnances du 4 octobre 1945. Voir Bruno Palier, </w:t>
      </w:r>
      <w:r>
        <w:rPr>
          <w:i/>
          <w:iCs/>
        </w:rPr>
        <w:t>Réformer les retraites</w:t>
      </w:r>
      <w:r>
        <w:t xml:space="preserve">, Presses de Sciences Po, 2021, pour une histoire institutionnelle complète. Sur la mécanique des flux : COR, </w:t>
      </w:r>
      <w:r>
        <w:rPr>
          <w:i/>
          <w:iCs/>
        </w:rPr>
        <w:t>Le système de retraite français — Note de présentation</w:t>
      </w:r>
      <w:r>
        <w:t>, mise à jour 2025 (https://www.cor-retraites.fr).</w:t>
      </w:r>
    </w:p>
  </w:footnote>
  <w:footnote w:id="3">
    <w:p w14:paraId="379745E1" w14:textId="77777777" w:rsidR="0024624B" w:rsidRDefault="00000000">
      <w:pPr>
        <w:pStyle w:val="FootnoteText"/>
      </w:pPr>
      <w:r>
        <w:rPr>
          <w:rStyle w:val="FootnoteReference"/>
        </w:rPr>
        <w:footnoteRef/>
      </w:r>
      <w:r>
        <w:t xml:space="preserve"> Estimation issue de Yves Dubois et Anthony Marino, </w:t>
      </w:r>
      <w:r>
        <w:rPr>
          <w:i/>
          <w:iCs/>
        </w:rPr>
        <w:t>Le taux de rendement interne du système de retraite français : quelle redistribution au sein d’une génération et quelle évolution entre générations ?</w:t>
      </w:r>
      <w:r>
        <w:t xml:space="preserve">, INSEE, </w:t>
      </w:r>
      <w:r>
        <w:rPr>
          <w:i/>
          <w:iCs/>
        </w:rPr>
        <w:t>Économie et Statistique</w:t>
      </w:r>
      <w:r>
        <w:t xml:space="preserve"> n°481-482, 2015 (https://www.insee.fr/fr/statistiques/1305193). Le TRI estimé décline de 2-3 % pour la génération 1946 à environ 1,5 % pour la génération 1963 et à 1-1,5 % pour les générations 1975 et au-delà, à législation actuelle.</w:t>
      </w:r>
    </w:p>
  </w:footnote>
  <w:footnote w:id="4">
    <w:p w14:paraId="4160923E" w14:textId="77777777" w:rsidR="0024624B" w:rsidRDefault="00000000">
      <w:pPr>
        <w:pStyle w:val="FootnoteText"/>
      </w:pPr>
      <w:r>
        <w:rPr>
          <w:rStyle w:val="FootnoteReference"/>
        </w:rPr>
        <w:footnoteRef/>
      </w:r>
      <w:r>
        <w:t xml:space="preserve"> Allocation type d’un grand fonds de pension public. Voir Norges Bank Investment Management, </w:t>
      </w:r>
      <w:r>
        <w:rPr>
          <w:i/>
          <w:iCs/>
        </w:rPr>
        <w:t>Government Pension Fund Global — Annual Report 2024</w:t>
      </w:r>
      <w:r>
        <w:t>, 2025 (https://www.nbim.no/en/news-and-insights/reports/2024/annual-report-2024/) : 71,4 % actions, 26,6 % obligations, 1,8 % immobilier, 0,1 % énergies renouvelables. Le GPFG investit dans environ 8 700 entreprises cotées à travers 70 pays.</w:t>
      </w:r>
    </w:p>
  </w:footnote>
  <w:footnote w:id="5">
    <w:p w14:paraId="30D735A2" w14:textId="77777777" w:rsidR="0024624B" w:rsidRPr="00794A25" w:rsidRDefault="00000000">
      <w:pPr>
        <w:pStyle w:val="FootnoteText"/>
        <w:rPr>
          <w:lang w:val="en-GB"/>
        </w:rPr>
      </w:pPr>
      <w:r>
        <w:rPr>
          <w:rStyle w:val="FootnoteReference"/>
        </w:rPr>
        <w:footnoteRef/>
      </w:r>
      <w:r>
        <w:t xml:space="preserve"> Calcul de référence. À 4 % réel annuel sur 40 ans, un capital initial est multiplié par (1,04)^40 ≈ 4,80. À 3 %, par 3,26 ; à 5 %, par 7,04. La sensibilité de l’effet composé au taux et à la durée est la donnée centrale de ce chapitre — elle est documentée en détail dans la section 6 et l’annexe modélisation. </w:t>
      </w:r>
      <w:r w:rsidRPr="00794A25">
        <w:rPr>
          <w:lang w:val="en-GB"/>
        </w:rPr>
        <w:t xml:space="preserve">Sources de </w:t>
      </w:r>
      <w:proofErr w:type="spellStart"/>
      <w:r w:rsidRPr="00794A25">
        <w:rPr>
          <w:lang w:val="en-GB"/>
        </w:rPr>
        <w:t>rendement</w:t>
      </w:r>
      <w:proofErr w:type="spellEnd"/>
      <w:r w:rsidRPr="00794A25">
        <w:rPr>
          <w:lang w:val="en-GB"/>
        </w:rPr>
        <w:t xml:space="preserve"> long </w:t>
      </w:r>
      <w:proofErr w:type="spellStart"/>
      <w:proofErr w:type="gramStart"/>
      <w:r w:rsidRPr="00794A25">
        <w:rPr>
          <w:lang w:val="en-GB"/>
        </w:rPr>
        <w:t>terme</w:t>
      </w:r>
      <w:proofErr w:type="spellEnd"/>
      <w:r w:rsidRPr="00794A25">
        <w:rPr>
          <w:lang w:val="en-GB"/>
        </w:rPr>
        <w:t xml:space="preserve"> :</w:t>
      </w:r>
      <w:proofErr w:type="gramEnd"/>
      <w:r w:rsidRPr="00794A25">
        <w:rPr>
          <w:lang w:val="en-GB"/>
        </w:rPr>
        <w:t xml:space="preserve"> Elroy Dimson, Paul Marsh, Mike Staunton, </w:t>
      </w:r>
      <w:r w:rsidRPr="00794A25">
        <w:rPr>
          <w:i/>
          <w:iCs/>
          <w:lang w:val="en-GB"/>
        </w:rPr>
        <w:t>Global Investment Returns Yearbook 2025</w:t>
      </w:r>
      <w:r w:rsidRPr="00794A25">
        <w:rPr>
          <w:lang w:val="en-GB"/>
        </w:rPr>
        <w:t>, UBS / London Business School, 2025 (https://www.ubs.com/global/en/investment-bank/insights-and-data/2025/global-investment-returns-yearbook-2025.html).</w:t>
      </w:r>
    </w:p>
  </w:footnote>
  <w:footnote w:id="6">
    <w:p w14:paraId="4B314AE9" w14:textId="77777777" w:rsidR="0024624B" w:rsidDel="00C66B1E" w:rsidRDefault="00000000">
      <w:pPr>
        <w:pStyle w:val="FootnoteText"/>
        <w:rPr>
          <w:del w:id="12" w:author="emmanuel blezes" w:date="2026-05-15T12:34:00Z" w16du:dateUtc="2026-05-15T10:34:00Z"/>
        </w:rPr>
      </w:pPr>
      <w:del w:id="13" w:author="emmanuel blezes" w:date="2026-05-15T12:34:00Z" w16du:dateUtc="2026-05-15T10:34:00Z">
        <w:r w:rsidDel="00C66B1E">
          <w:rPr>
            <w:rStyle w:val="FootnoteReference"/>
          </w:rPr>
          <w:footnoteRef/>
        </w:r>
        <w:r w:rsidDel="00C66B1E">
          <w:delText xml:space="preserve"> Aucune trace primaire de cette citation n’a été retrouvée dans les écrits d’Albert Einstein. Voir notamment Stéphane Mintos, </w:delText>
        </w:r>
        <w:r w:rsidDel="00C66B1E">
          <w:rPr>
            <w:i/>
            <w:iCs/>
          </w:rPr>
          <w:delText>Taux d’intérêt composé : la 8ème merveille du monde selon Einstein ?</w:delText>
        </w:r>
        <w:r w:rsidDel="00C66B1E">
          <w:delText>, 2023 (https://www.mintos.com/blog/taux-interet-compose-8eme-merveille-du-monde-selon-einstein/). La citation est probablement apocryphe ; mieux vaut ne pas l’attribuer.</w:delText>
        </w:r>
      </w:del>
    </w:p>
  </w:footnote>
  <w:footnote w:id="7">
    <w:p w14:paraId="3D13BC4A" w14:textId="77777777" w:rsidR="0024624B" w:rsidRDefault="00000000">
      <w:pPr>
        <w:pStyle w:val="FootnoteText"/>
      </w:pPr>
      <w:r>
        <w:rPr>
          <w:rStyle w:val="FootnoteReference"/>
        </w:rPr>
        <w:footnoteRef/>
      </w:r>
      <w:r>
        <w:t xml:space="preserve"> Valeurs (1,</w:t>
      </w:r>
      <w:proofErr w:type="gramStart"/>
      <w:r>
        <w:t>04)^</w:t>
      </w:r>
      <w:proofErr w:type="gramEnd"/>
      <w:r>
        <w:t xml:space="preserve">n : n=20 ⇒ 2,191 ; n=30 ⇒ 3,243 ; n=40 ⇒ 4,801 ; n=50 ⇒ 7,107. Pour une présentation pédagogique anglo-saxonne du même mécanisme appliqué aux retraites : Burton Malkiel, </w:t>
      </w:r>
      <w:r>
        <w:rPr>
          <w:i/>
          <w:iCs/>
        </w:rPr>
        <w:t>A Random Walk Down Wall Street</w:t>
      </w:r>
      <w:r>
        <w:t xml:space="preserve">, W. W. Norton, 12e éd. 2019, chap. 13 ; Charles Ellis, </w:t>
      </w:r>
      <w:r>
        <w:rPr>
          <w:i/>
          <w:iCs/>
        </w:rPr>
        <w:t>Winning the Loser’s Game</w:t>
      </w:r>
      <w:r>
        <w:t>, McGraw-Hill, 8e éd. 2021.</w:t>
      </w:r>
    </w:p>
  </w:footnote>
  <w:footnote w:id="8">
    <w:p w14:paraId="392B2F16" w14:textId="77777777" w:rsidR="0024624B" w:rsidRDefault="00000000">
      <w:pPr>
        <w:pStyle w:val="FootnoteText"/>
      </w:pPr>
      <w:r>
        <w:rPr>
          <w:rStyle w:val="FootnoteReference"/>
        </w:rPr>
        <w:footnoteRef/>
      </w:r>
      <w:r>
        <w:t xml:space="preserve"> 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 </w:t>
      </w:r>
      <w:r>
        <w:rPr>
          <w:i/>
          <w:iCs/>
        </w:rPr>
        <w:t>A Random Walk Down Wall Street</w:t>
      </w:r>
      <w:r>
        <w:t xml:space="preserve">, W. W. Norton, 12e éd. 2019, chap. 13. Pour une discussion francophone : Jean Tirole, </w:t>
      </w:r>
      <w:r>
        <w:rPr>
          <w:i/>
          <w:iCs/>
        </w:rPr>
        <w:t>Économie du bien commun</w:t>
      </w:r>
      <w:r>
        <w:t>, PUF, 2016, chap. 8.</w:t>
      </w:r>
    </w:p>
  </w:footnote>
  <w:footnote w:id="9">
    <w:p w14:paraId="48BA2E6A" w14:textId="77777777" w:rsidR="0024624B" w:rsidRDefault="00000000">
      <w:pPr>
        <w:pStyle w:val="FootnoteText"/>
      </w:pPr>
      <w:r>
        <w:rPr>
          <w:rStyle w:val="FootnoteReference"/>
        </w:rPr>
        <w:footnoteRef/>
      </w:r>
      <w:r>
        <w:t xml:space="preserve"> Thomas Piketty, </w:t>
      </w:r>
      <w:r>
        <w:rPr>
          <w:i/>
          <w:iCs/>
        </w:rPr>
        <w:t>Le capital au XXIe siècle</w:t>
      </w:r>
      <w:r>
        <w:t>,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0">
    <w:p w14:paraId="29938707" w14:textId="77777777" w:rsidR="0024624B" w:rsidRDefault="00000000">
      <w:pPr>
        <w:pStyle w:val="FootnoteText"/>
      </w:pPr>
      <w:r>
        <w:rPr>
          <w:rStyle w:val="FootnoteReference"/>
        </w:rPr>
        <w:footnoteRef/>
      </w:r>
      <w:r w:rsidRPr="00794A25">
        <w:rPr>
          <w:lang w:val="en-GB"/>
        </w:rPr>
        <w:t xml:space="preserve"> Elroy Dimson, Paul Marsh, Mike Staunton, </w:t>
      </w:r>
      <w:r w:rsidRPr="00794A25">
        <w:rPr>
          <w:i/>
          <w:iCs/>
          <w:lang w:val="en-GB"/>
        </w:rPr>
        <w:t>Global Investment Returns Yearbook 2025</w:t>
      </w:r>
      <w:r w:rsidRPr="00794A25">
        <w:rPr>
          <w:lang w:val="en-GB"/>
        </w:rPr>
        <w:t xml:space="preserve">, UBS Investment Bank / London Business School, 2025 (https://www.ubs.com/global/en/investment-bank/insights-and-data/2025/global-investment-returns-yearbook-2025.html). </w:t>
      </w:r>
      <w:r>
        <w:t>Rendements réels annualisés mondiaux 1900-2024 : actions 5,2 %, obligations 1,7 %, bons du Trésor 0,5 %. Sur la période 2000-2024, actions mondiales 3,5 % réel ; prime de risque actions sur cash 4,3 points annualisés.</w:t>
      </w:r>
    </w:p>
  </w:footnote>
  <w:footnote w:id="11">
    <w:p w14:paraId="1BAFEE50" w14:textId="77777777" w:rsidR="0024624B" w:rsidRDefault="00000000">
      <w:pPr>
        <w:pStyle w:val="FootnoteText"/>
      </w:pPr>
      <w:r>
        <w:rPr>
          <w:rStyle w:val="FootnoteReference"/>
        </w:rPr>
        <w:footnoteRef/>
      </w:r>
      <w:r>
        <w:t xml:space="preserve"> Voir les règles de conversion en rente du </w:t>
      </w:r>
      <w:r>
        <w:rPr>
          <w:i/>
          <w:iCs/>
        </w:rPr>
        <w:t>Premiepension</w:t>
      </w:r>
      <w:r>
        <w:t xml:space="preserve"> 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 d’où des débats internes sur la « </w:t>
      </w:r>
      <w:r>
        <w:rPr>
          <w:i/>
          <w:iCs/>
        </w:rPr>
        <w:t>retirement income covenant</w:t>
      </w:r>
      <w:r>
        <w:t xml:space="preserve"> » (APRA, </w:t>
      </w:r>
      <w:r>
        <w:rPr>
          <w:i/>
          <w:iCs/>
        </w:rPr>
        <w:t>Quarterly superannuation performance statistics</w:t>
      </w:r>
      <w:r>
        <w:t>, 2025).</w:t>
      </w:r>
    </w:p>
  </w:footnote>
  <w:footnote w:id="12">
    <w:p w14:paraId="47563393" w14:textId="77777777" w:rsidR="0024624B" w:rsidRDefault="00000000">
      <w:pPr>
        <w:pStyle w:val="FootnoteText"/>
      </w:pPr>
      <w:r>
        <w:rPr>
          <w:rStyle w:val="FootnoteReference"/>
        </w:rPr>
        <w:footnoteRef/>
      </w:r>
      <w:r>
        <w:t xml:space="preserve"> Pensionsmyndigheten, </w:t>
      </w:r>
      <w:r>
        <w:rPr>
          <w:i/>
          <w:iCs/>
        </w:rPr>
        <w:t>Det svenska pensionssystemet</w:t>
      </w:r>
      <w:r>
        <w:t xml:space="preserve">, 2024 (https://www.pensionsmyndigheten.se). Premier pilier suédois : 16,5 % de cotisation sur la pension </w:t>
      </w:r>
      <w:r>
        <w:rPr>
          <w:i/>
          <w:iCs/>
        </w:rPr>
        <w:t>NDC</w:t>
      </w:r>
      <w:r>
        <w:t xml:space="preserve"> à comptes notionnels et 2,5 % sur la </w:t>
      </w:r>
      <w:r>
        <w:rPr>
          <w:i/>
          <w:iCs/>
        </w:rPr>
        <w:t>Premiepension</w:t>
      </w:r>
      <w:r>
        <w:t xml:space="preserve"> capitalisée à comptes individuels, géré par le </w:t>
      </w:r>
      <w:r>
        <w:rPr>
          <w:i/>
          <w:iCs/>
        </w:rPr>
        <w:t>Premiepensionsmyndigheten</w:t>
      </w:r>
      <w:r>
        <w:t>. Pour le détail des accords professionnels (ITP, SAF-LO, KAP-KL) : Collectum et Alecta, rapports 2024.</w:t>
      </w:r>
    </w:p>
  </w:footnote>
  <w:footnote w:id="13">
    <w:p w14:paraId="5105774D" w14:textId="77777777" w:rsidR="0024624B" w:rsidRDefault="00000000">
      <w:pPr>
        <w:pStyle w:val="FootnoteText"/>
      </w:pPr>
      <w:r>
        <w:rPr>
          <w:rStyle w:val="FootnoteReference"/>
        </w:rPr>
        <w:footnoteRef/>
      </w:r>
      <w:r>
        <w:t xml:space="preserve"> Sur la couverture du deuxième pilier néerlandais et la transition Pensioenwet 2023 : ministère néerlandais des Affaires sociales et de l’Emploi, </w:t>
      </w:r>
      <w:r>
        <w:rPr>
          <w:i/>
          <w:iCs/>
        </w:rPr>
        <w:t>De nieuwe pensioenwet</w:t>
      </w:r>
      <w:r>
        <w:t xml:space="preserve">, 2023 ; Bruno Palier, </w:t>
      </w:r>
      <w:r>
        <w:rPr>
          <w:i/>
          <w:iCs/>
        </w:rPr>
        <w:t>Réformer les retraites</w:t>
      </w:r>
      <w:r>
        <w:t xml:space="preserve">, Presses de Sciences Po, 2021, chap. 5. Le deuxième pilier néerlandais couvre environ 85 % des salariés du secteur privé via les fonds sectoriels obligatoires (ABP, PFZW, PMT, </w:t>
      </w:r>
      <w:r>
        <w:rPr>
          <w:i/>
          <w:iCs/>
        </w:rPr>
        <w:t>Bedrijfstakpensioenfondsen</w:t>
      </w:r>
      <w:r>
        <w:t>).</w:t>
      </w:r>
    </w:p>
  </w:footnote>
  <w:footnote w:id="14">
    <w:p w14:paraId="59BEAA33" w14:textId="77777777" w:rsidR="0024624B" w:rsidRDefault="00000000">
      <w:pPr>
        <w:pStyle w:val="FootnoteText"/>
      </w:pPr>
      <w:r>
        <w:rPr>
          <w:rStyle w:val="FootnoteReference"/>
        </w:rPr>
        <w:footnoteRef/>
      </w:r>
      <w:r w:rsidRPr="00794A25">
        <w:rPr>
          <w:lang w:val="en-GB"/>
        </w:rPr>
        <w:t xml:space="preserve"> Données comparatives Thinking Ahead Institute, </w:t>
      </w:r>
      <w:r w:rsidRPr="00794A25">
        <w:rPr>
          <w:i/>
          <w:iCs/>
          <w:lang w:val="en-GB"/>
        </w:rPr>
        <w:t>Global Pension Assets Study 2025</w:t>
      </w:r>
      <w:r w:rsidRPr="00794A25">
        <w:rPr>
          <w:lang w:val="en-GB"/>
        </w:rPr>
        <w:t xml:space="preserve">, 2025 (https://www.thinkingaheadinstitute.org/research-papers/global-pension-assets-study-2025/). </w:t>
      </w:r>
      <w:r>
        <w:t xml:space="preserve">Pour la </w:t>
      </w:r>
      <w:proofErr w:type="spellStart"/>
      <w:r>
        <w:rPr>
          <w:i/>
          <w:iCs/>
        </w:rPr>
        <w:t>Superannuation</w:t>
      </w:r>
      <w:proofErr w:type="spellEnd"/>
      <w:r>
        <w:rPr>
          <w:i/>
          <w:iCs/>
        </w:rPr>
        <w:t xml:space="preserve"> </w:t>
      </w:r>
      <w:proofErr w:type="spellStart"/>
      <w:r>
        <w:rPr>
          <w:i/>
          <w:iCs/>
        </w:rPr>
        <w:t>Guarantee</w:t>
      </w:r>
      <w:proofErr w:type="spellEnd"/>
      <w:r>
        <w:t xml:space="preserve"> australienne : Australian Taxation Office, taux 11,5 % à compter du 1er juillet 2024, 12 % depuis le 1er juillet 2025.</w:t>
      </w:r>
    </w:p>
  </w:footnote>
  <w:footnote w:id="15">
    <w:p w14:paraId="02944F95" w14:textId="77777777" w:rsidR="0024624B" w:rsidRDefault="00000000">
      <w:pPr>
        <w:pStyle w:val="FootnoteText"/>
      </w:pPr>
      <w:r>
        <w:rPr>
          <w:rStyle w:val="FootnoteReference"/>
        </w:rPr>
        <w:footnoteRef/>
      </w:r>
      <w:r>
        <w:t xml:space="preserve"> Autorité de contrôle prudentiel et de résolution, </w:t>
      </w:r>
      <w:r>
        <w:rPr>
          <w:i/>
          <w:iCs/>
        </w:rPr>
        <w:t>Le marché de l’assurance-vie en 2024</w:t>
      </w:r>
      <w:r>
        <w:t>, analyse n°170, mars 2025 (https://acpr.banque-france.fr/fr/publications-et-statistiques/publications/ndeg-170-le-marche-de-lassurance-vie-en-2024). Total assurance-vie environ 1 989 Md€ fin 2024 ; 1 178 Md€ en provisions mathématiques des fonds euros individuels.</w:t>
      </w:r>
    </w:p>
  </w:footnote>
  <w:footnote w:id="16">
    <w:p w14:paraId="0EBDAD92" w14:textId="77777777" w:rsidR="0024624B" w:rsidRDefault="00000000">
      <w:pPr>
        <w:pStyle w:val="FootnoteText"/>
      </w:pPr>
      <w:r>
        <w:rPr>
          <w:rStyle w:val="FootnoteReference"/>
        </w:rPr>
        <w:footnoteRef/>
      </w:r>
      <w:r>
        <w:t xml:space="preserve"> Allocation typique des fonds euros : environ 70 % d’obligations souveraines (dont une part majoritaire de dette française et zone euro), 15-20 % de corporate investment grade, 5-10 % d’immobilier, marginal en actions. Voir ACPR, </w:t>
      </w:r>
      <w:r>
        <w:rPr>
          <w:i/>
          <w:iCs/>
        </w:rPr>
        <w:t>Le marché de l’assurance-vie en 2024</w:t>
      </w:r>
      <w:r>
        <w:t>, n°170, mars 2025.</w:t>
      </w:r>
    </w:p>
  </w:footnote>
  <w:footnote w:id="17">
    <w:p w14:paraId="1DB8747D" w14:textId="77777777" w:rsidR="0024624B" w:rsidRDefault="00000000">
      <w:pPr>
        <w:pStyle w:val="FootnoteText"/>
      </w:pPr>
      <w:r>
        <w:rPr>
          <w:rStyle w:val="FootnoteReference"/>
        </w:rPr>
        <w:footnoteRef/>
      </w:r>
      <w:r>
        <w:t xml:space="preserve"> ACPR / Banque de France, </w:t>
      </w:r>
      <w:r>
        <w:rPr>
          <w:i/>
          <w:iCs/>
        </w:rPr>
        <w:t>Revalorisation 2024 des contrats d’assurance-vie et de capitalisation</w:t>
      </w:r>
      <w:r>
        <w:t>, analyse et synthèse n°175, août 2025 (https://acpr.banque-france.fr/system/files/2025-08/20250804_AS175_Revalorisation_contrats_assurance_vie_2024.pdf). Rendement brut moyen de 2,63 % pour les contrats individuels, avant prélèvements sociaux.</w:t>
      </w:r>
    </w:p>
  </w:footnote>
  <w:footnote w:id="18">
    <w:p w14:paraId="48599D9A" w14:textId="77777777" w:rsidR="0024624B" w:rsidRDefault="00000000">
      <w:pPr>
        <w:pStyle w:val="FootnoteText"/>
      </w:pPr>
      <w:r>
        <w:rPr>
          <w:rStyle w:val="FootnoteReference"/>
        </w:rPr>
        <w:footnoteRef/>
      </w:r>
      <w:r>
        <w:t xml:space="preserve"> 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 </w:t>
      </w:r>
      <w:r>
        <w:rPr>
          <w:i/>
          <w:iCs/>
        </w:rPr>
        <w:t>L’épargne réglementée — Rapport annuel 2024</w:t>
      </w:r>
      <w:r>
        <w:t>, 2025.</w:t>
      </w:r>
    </w:p>
  </w:footnote>
  <w:footnote w:id="19">
    <w:p w14:paraId="30FFEDA5" w14:textId="77777777" w:rsidR="0024624B" w:rsidRDefault="00000000">
      <w:pPr>
        <w:pStyle w:val="FootnoteText"/>
      </w:pPr>
      <w:r>
        <w:rPr>
          <w:rStyle w:val="FootnoteReference"/>
        </w:rPr>
        <w:footnoteRef/>
      </w:r>
      <w:r>
        <w:t xml:space="preserve"> Ministère de l’Économie, </w:t>
      </w:r>
      <w:r>
        <w:rPr>
          <w:i/>
          <w:iCs/>
        </w:rPr>
        <w:t>Épargne retraite : déploiement du PER, plus de 11 millions de titulaires et près de 119 milliards d’encours au troisième trimestre 2024</w:t>
      </w:r>
      <w:r>
        <w:t>,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20">
    <w:p w14:paraId="654C9E78" w14:textId="77777777" w:rsidR="0024624B" w:rsidRDefault="00000000">
      <w:pPr>
        <w:pStyle w:val="FootnoteText"/>
      </w:pPr>
      <w:r>
        <w:rPr>
          <w:rStyle w:val="FootnoteReference"/>
        </w:rPr>
        <w:footnoteRef/>
      </w:r>
      <w:r>
        <w:t xml:space="preserve"> Pour les comparaisons : APRA (Australie), </w:t>
      </w:r>
      <w:r>
        <w:rPr>
          <w:i/>
          <w:iCs/>
        </w:rPr>
        <w:t>Quarterly superannuation performance statistics</w:t>
      </w:r>
      <w:r>
        <w:t xml:space="preserve">, décembre 2024 — 4,2 trillions AUD d’actifs ; National Employment Savings Trust (Royaume-Uni), </w:t>
      </w:r>
      <w:r>
        <w:rPr>
          <w:i/>
          <w:iCs/>
        </w:rPr>
        <w:t>Annual Report and Accounts 2024-25</w:t>
      </w:r>
      <w:r>
        <w:t xml:space="preserve">, 13,8 M membres et 49,7 Md GBP d’actifs au 31 mars 2025 ; ABP (Pays-Bas), </w:t>
      </w:r>
      <w:r>
        <w:rPr>
          <w:i/>
          <w:iCs/>
        </w:rPr>
        <w:t>Annual Report 2024</w:t>
      </w:r>
      <w:r>
        <w:t>, 542 Md€ d’actifs (https://www.abp.nl).</w:t>
      </w:r>
    </w:p>
  </w:footnote>
  <w:footnote w:id="21">
    <w:p w14:paraId="47683F07" w14:textId="77777777" w:rsidR="0024624B" w:rsidRDefault="00000000">
      <w:pPr>
        <w:pStyle w:val="FootnoteText"/>
      </w:pPr>
      <w:r>
        <w:rPr>
          <w:rStyle w:val="FootnoteReference"/>
        </w:rPr>
        <w:footnoteRef/>
      </w:r>
      <w:r>
        <w:t xml:space="preserve"> Le GPFG norvégien détient des participations dans environ 8 700 entreprises cotées à travers 70 pays (NBIM, </w:t>
      </w:r>
      <w:r>
        <w:rPr>
          <w:i/>
          <w:iCs/>
        </w:rPr>
        <w:t>Annual Report 2024</w:t>
      </w:r>
      <w:r>
        <w:t xml:space="preserve">, 2025). Les fonds publics et paritaires modernes détiennent typiquement plusieurs milliers de lignes individuelles, complétées par des fonds indiciels qui multiplient l’exposition diversifiée. Voir Thinking Ahead Institute, </w:t>
      </w:r>
      <w:r>
        <w:rPr>
          <w:i/>
          <w:iCs/>
        </w:rPr>
        <w:t>Global Pension Assets Study 2025</w:t>
      </w:r>
      <w:r>
        <w:t>, 2025, sur la diversification typique des grands fonds publics.</w:t>
      </w:r>
    </w:p>
  </w:footnote>
  <w:footnote w:id="22">
    <w:p w14:paraId="0546DCCB" w14:textId="77777777" w:rsidR="0024624B" w:rsidRDefault="00000000">
      <w:pPr>
        <w:pStyle w:val="FootnoteText"/>
      </w:pPr>
      <w:r>
        <w:rPr>
          <w:rStyle w:val="FootnoteReference"/>
        </w:rPr>
        <w:footnoteRef/>
      </w:r>
      <w:r>
        <w:t xml:space="preserve"> 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23">
    <w:p w14:paraId="0A9104C8" w14:textId="77777777" w:rsidR="0024624B" w:rsidRPr="00794A25" w:rsidRDefault="00000000">
      <w:pPr>
        <w:pStyle w:val="FootnoteText"/>
        <w:rPr>
          <w:lang w:val="en-GB"/>
        </w:rPr>
      </w:pPr>
      <w:r>
        <w:rPr>
          <w:rStyle w:val="FootnoteReference"/>
        </w:rPr>
        <w:footnoteRef/>
      </w:r>
      <w:r w:rsidRPr="00794A25">
        <w:rPr>
          <w:lang w:val="en-GB"/>
        </w:rPr>
        <w:t xml:space="preserve"> AP7, </w:t>
      </w:r>
      <w:r w:rsidRPr="00794A25">
        <w:rPr>
          <w:i/>
          <w:iCs/>
          <w:lang w:val="en-GB"/>
        </w:rPr>
        <w:t>Annual and Sustainability Report 2024</w:t>
      </w:r>
      <w:r w:rsidRPr="00794A25">
        <w:rPr>
          <w:lang w:val="en-GB"/>
        </w:rPr>
        <w:t xml:space="preserve">, 2025 (https://www.ap7.se). Frais de </w:t>
      </w:r>
      <w:proofErr w:type="gramStart"/>
      <w:r w:rsidRPr="00794A25">
        <w:rPr>
          <w:lang w:val="en-GB"/>
        </w:rPr>
        <w:t>gestion :</w:t>
      </w:r>
      <w:proofErr w:type="gramEnd"/>
      <w:r w:rsidRPr="00794A25">
        <w:rPr>
          <w:lang w:val="en-GB"/>
        </w:rPr>
        <w:t xml:space="preserve"> 0,05 % pour AP7 Equity Fund, 0,04 % pour AP7 Fixed Income Fund. Pour la </w:t>
      </w:r>
      <w:proofErr w:type="gramStart"/>
      <w:r w:rsidRPr="00794A25">
        <w:rPr>
          <w:lang w:val="en-GB"/>
        </w:rPr>
        <w:t>NBIM :</w:t>
      </w:r>
      <w:proofErr w:type="gramEnd"/>
      <w:r w:rsidRPr="00794A25">
        <w:rPr>
          <w:lang w:val="en-GB"/>
        </w:rPr>
        <w:t xml:space="preserve"> </w:t>
      </w:r>
      <w:proofErr w:type="spellStart"/>
      <w:r w:rsidRPr="00794A25">
        <w:rPr>
          <w:lang w:val="en-GB"/>
        </w:rPr>
        <w:t>Norges</w:t>
      </w:r>
      <w:proofErr w:type="spellEnd"/>
      <w:r w:rsidRPr="00794A25">
        <w:rPr>
          <w:lang w:val="en-GB"/>
        </w:rPr>
        <w:t xml:space="preserve"> Bank Investment Management, </w:t>
      </w:r>
      <w:r w:rsidRPr="00794A25">
        <w:rPr>
          <w:i/>
          <w:iCs/>
          <w:lang w:val="en-GB"/>
        </w:rPr>
        <w:t>Annual Report 2024</w:t>
      </w:r>
      <w:r w:rsidRPr="00794A25">
        <w:rPr>
          <w:lang w:val="en-GB"/>
        </w:rPr>
        <w:t>, 2025 (https://www.nbim.no).</w:t>
      </w:r>
    </w:p>
  </w:footnote>
  <w:footnote w:id="24">
    <w:p w14:paraId="7871267F" w14:textId="77777777" w:rsidR="0024624B" w:rsidRDefault="00000000">
      <w:pPr>
        <w:pStyle w:val="FootnoteText"/>
      </w:pPr>
      <w:r>
        <w:rPr>
          <w:rStyle w:val="FootnoteReference"/>
        </w:rPr>
        <w:footnoteRef/>
      </w:r>
      <w:r w:rsidRPr="00794A25">
        <w:rPr>
          <w:lang w:val="en-GB"/>
        </w:rPr>
        <w:t xml:space="preserve"> NBIM, </w:t>
      </w:r>
      <w:r w:rsidRPr="00794A25">
        <w:rPr>
          <w:i/>
          <w:iCs/>
          <w:lang w:val="en-GB"/>
        </w:rPr>
        <w:t>Annual Report 2024</w:t>
      </w:r>
      <w:r w:rsidRPr="00794A25">
        <w:rPr>
          <w:lang w:val="en-GB"/>
        </w:rPr>
        <w:t xml:space="preserve">, 2025. </w:t>
      </w:r>
      <w:proofErr w:type="spellStart"/>
      <w:r w:rsidRPr="00794A25">
        <w:rPr>
          <w:lang w:val="en-GB"/>
        </w:rPr>
        <w:t>Rendement</w:t>
      </w:r>
      <w:proofErr w:type="spellEnd"/>
      <w:r w:rsidRPr="00794A25">
        <w:rPr>
          <w:lang w:val="en-GB"/>
        </w:rPr>
        <w:t xml:space="preserve"> </w:t>
      </w:r>
      <w:proofErr w:type="gramStart"/>
      <w:r w:rsidRPr="00794A25">
        <w:rPr>
          <w:lang w:val="en-GB"/>
        </w:rPr>
        <w:t>2024 :</w:t>
      </w:r>
      <w:proofErr w:type="gramEnd"/>
      <w:r w:rsidRPr="00794A25">
        <w:rPr>
          <w:lang w:val="en-GB"/>
        </w:rPr>
        <w:t xml:space="preserve"> 13,1 % (record). </w:t>
      </w:r>
      <w:r>
        <w:t>Allocation : 71,4 % actions, 26,6 % obligations, 1,8 % immobilier, 0,1 % énergies renouvelables. Le rendement réel net 4,1 % est mesuré après inflation et frais sur l’ensemble de la période 1998-2024.</w:t>
      </w:r>
    </w:p>
  </w:footnote>
  <w:footnote w:id="25">
    <w:p w14:paraId="27DEDF08" w14:textId="77777777" w:rsidR="0024624B" w:rsidRDefault="00000000">
      <w:pPr>
        <w:pStyle w:val="FootnoteText"/>
      </w:pPr>
      <w:r>
        <w:rPr>
          <w:rStyle w:val="FootnoteReference"/>
        </w:rPr>
        <w:footnoteRef/>
      </w:r>
      <w:r>
        <w:t xml:space="preserve"> Caisse de dépôt et placement du Québec, </w:t>
      </w:r>
      <w:r>
        <w:rPr>
          <w:i/>
          <w:iCs/>
        </w:rPr>
        <w:t>Rapport annuel 2024</w:t>
      </w:r>
      <w:r>
        <w:t>, 2025 (https://www.cdpq.com/en/performance/annual-reports/2024). Rendement 2024 : 9,4 % ; 5 ans : 6,2 % annualisé ; 10 ans : 7,1 % annualisé.</w:t>
      </w:r>
    </w:p>
  </w:footnote>
  <w:footnote w:id="26">
    <w:p w14:paraId="2C1F0A5A" w14:textId="77777777" w:rsidR="0024624B" w:rsidRDefault="00000000">
      <w:pPr>
        <w:pStyle w:val="FootnoteText"/>
      </w:pPr>
      <w:r>
        <w:rPr>
          <w:rStyle w:val="FootnoteReference"/>
        </w:rPr>
        <w:footnoteRef/>
      </w:r>
      <w:r>
        <w:t xml:space="preserve"> AP-fonderna (Suède), </w:t>
      </w:r>
      <w:r>
        <w:rPr>
          <w:i/>
          <w:iCs/>
        </w:rPr>
        <w:t>Joint communiqué — résultats 2024</w:t>
      </w:r>
      <w:r>
        <w:t>, mars 2025 (https://www.ap3.se). Actifs combinés AP1-AP4 et AP6 : environ 2 100 milliards SEK fin 2024 ; rendement moyen annualisé 7,6 % sur 10 ans pour AP1-AP4.</w:t>
      </w:r>
    </w:p>
  </w:footnote>
  <w:footnote w:id="27">
    <w:p w14:paraId="3DDCED5F" w14:textId="77777777" w:rsidR="0024624B" w:rsidRDefault="00000000">
      <w:pPr>
        <w:pStyle w:val="FootnoteText"/>
      </w:pPr>
      <w:r>
        <w:rPr>
          <w:rStyle w:val="FootnoteReference"/>
        </w:rPr>
        <w:footnoteRef/>
      </w:r>
      <w:r w:rsidRPr="00794A25">
        <w:rPr>
          <w:lang w:val="en-GB"/>
        </w:rPr>
        <w:t xml:space="preserve"> CPP Investments, </w:t>
      </w:r>
      <w:r w:rsidRPr="00794A25">
        <w:rPr>
          <w:i/>
          <w:iCs/>
          <w:lang w:val="en-GB"/>
        </w:rPr>
        <w:t>Fiscal 2025 Annual Report</w:t>
      </w:r>
      <w:r w:rsidRPr="00794A25">
        <w:rPr>
          <w:lang w:val="en-GB"/>
        </w:rPr>
        <w:t xml:space="preserve">, 2025 (https://www.cppinvestments.com). </w:t>
      </w:r>
      <w:r>
        <w:t>Actifs : 714,4 Md CAD au 31 mars 2025 ; rendement net annualisé sur 10 ans : 8,3 %.</w:t>
      </w:r>
    </w:p>
  </w:footnote>
  <w:footnote w:id="28">
    <w:p w14:paraId="5F8B24B6" w14:textId="77777777" w:rsidR="0024624B" w:rsidRDefault="00000000">
      <w:pPr>
        <w:pStyle w:val="FootnoteText"/>
      </w:pPr>
      <w:r>
        <w:rPr>
          <w:rStyle w:val="FootnoteReference"/>
        </w:rPr>
        <w:footnoteRef/>
      </w:r>
      <w:r w:rsidRPr="00794A25">
        <w:rPr>
          <w:lang w:val="en-GB"/>
        </w:rPr>
        <w:t xml:space="preserve"> European Pensions, </w:t>
      </w:r>
      <w:r w:rsidRPr="00794A25">
        <w:rPr>
          <w:i/>
          <w:iCs/>
          <w:lang w:val="en-GB"/>
        </w:rPr>
        <w:t>Dutch pension fund ABP achieves 8.6 per cent investment return in 2024</w:t>
      </w:r>
      <w:r w:rsidRPr="00794A25">
        <w:rPr>
          <w:lang w:val="en-GB"/>
        </w:rPr>
        <w:t xml:space="preserve">, 2025 (https://www.europeanpensions.net) et </w:t>
      </w:r>
      <w:r w:rsidRPr="00794A25">
        <w:rPr>
          <w:i/>
          <w:iCs/>
          <w:lang w:val="en-GB"/>
        </w:rPr>
        <w:t>Dutch pension giants post solid 2024 returns despite bond market headwinds</w:t>
      </w:r>
      <w:r w:rsidRPr="00794A25">
        <w:rPr>
          <w:lang w:val="en-GB"/>
        </w:rPr>
        <w:t xml:space="preserve">, 2025. </w:t>
      </w:r>
      <w:r>
        <w:t xml:space="preserve">Pour PFZW : </w:t>
      </w:r>
      <w:proofErr w:type="spellStart"/>
      <w:r>
        <w:rPr>
          <w:i/>
          <w:iCs/>
        </w:rPr>
        <w:t>Annual</w:t>
      </w:r>
      <w:proofErr w:type="spellEnd"/>
      <w:r>
        <w:rPr>
          <w:i/>
          <w:iCs/>
        </w:rPr>
        <w:t xml:space="preserve"> Report 2024</w:t>
      </w:r>
      <w:r>
        <w:t>, 8 % de rendement, 259 Md€ d’actifs (https://www.pfzw.nl).</w:t>
      </w:r>
    </w:p>
  </w:footnote>
  <w:footnote w:id="29">
    <w:p w14:paraId="780C33BA" w14:textId="77777777" w:rsidR="0024624B" w:rsidRDefault="00000000">
      <w:pPr>
        <w:pStyle w:val="FootnoteText"/>
      </w:pPr>
      <w:r>
        <w:rPr>
          <w:rStyle w:val="FootnoteReference"/>
        </w:rPr>
        <w:footnoteRef/>
      </w:r>
      <w:r>
        <w:t xml:space="preserve"> Industriens Pension, </w:t>
      </w:r>
      <w:r>
        <w:rPr>
          <w:i/>
          <w:iCs/>
        </w:rPr>
        <w:t>Annual Report 2024</w:t>
      </w:r>
      <w:r>
        <w:t>, 2025 (https://www.industrienspension.dk). Actifs : 255 Md DKK ; rendement 2024 : 6,3 % (équivalent à 14,4 Md DKK de profit) ; 447 000 membres.</w:t>
      </w:r>
    </w:p>
  </w:footnote>
  <w:footnote w:id="30">
    <w:p w14:paraId="07297011" w14:textId="77777777" w:rsidR="0024624B" w:rsidRDefault="00000000">
      <w:pPr>
        <w:pStyle w:val="FootnoteText"/>
      </w:pPr>
      <w:r>
        <w:rPr>
          <w:rStyle w:val="FootnoteReference"/>
        </w:rPr>
        <w:footnoteRef/>
      </w:r>
      <w:r>
        <w:t xml:space="preserve"> Mercer CFA Institute, </w:t>
      </w:r>
      <w:r>
        <w:rPr>
          <w:i/>
          <w:iCs/>
        </w:rPr>
        <w:t>Global Pension Index 2025</w:t>
      </w:r>
      <w:r>
        <w: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31">
    <w:p w14:paraId="5BBCFBA4" w14:textId="77777777" w:rsidR="0024624B" w:rsidRPr="00794A25" w:rsidRDefault="00000000">
      <w:pPr>
        <w:pStyle w:val="FootnoteText"/>
        <w:rPr>
          <w:lang w:val="en-GB"/>
        </w:rPr>
      </w:pPr>
      <w:r>
        <w:rPr>
          <w:rStyle w:val="FootnoteReference"/>
        </w:rPr>
        <w:footnoteRef/>
      </w:r>
      <w:r w:rsidRPr="00794A25">
        <w:rPr>
          <w:lang w:val="en-GB"/>
        </w:rPr>
        <w:t xml:space="preserve"> Department for Work and Pensions (</w:t>
      </w:r>
      <w:proofErr w:type="spellStart"/>
      <w:r w:rsidRPr="00794A25">
        <w:rPr>
          <w:lang w:val="en-GB"/>
        </w:rPr>
        <w:t>Royaume</w:t>
      </w:r>
      <w:proofErr w:type="spellEnd"/>
      <w:r w:rsidRPr="00794A25">
        <w:rPr>
          <w:lang w:val="en-GB"/>
        </w:rPr>
        <w:t xml:space="preserve">-Uni), </w:t>
      </w:r>
      <w:r w:rsidRPr="00794A25">
        <w:rPr>
          <w:i/>
          <w:iCs/>
          <w:lang w:val="en-GB"/>
        </w:rPr>
        <w:t>Workplace pensions: participation and savings trends 2024</w:t>
      </w:r>
      <w:r w:rsidRPr="00794A25">
        <w:rPr>
          <w:lang w:val="en-GB"/>
        </w:rPr>
        <w:t xml:space="preserve">, 2024 (https://www.gov.uk). </w:t>
      </w:r>
      <w:proofErr w:type="spellStart"/>
      <w:r w:rsidRPr="00794A25">
        <w:rPr>
          <w:lang w:val="en-GB"/>
        </w:rPr>
        <w:t>Taux</w:t>
      </w:r>
      <w:proofErr w:type="spellEnd"/>
      <w:r w:rsidRPr="00794A25">
        <w:rPr>
          <w:lang w:val="en-GB"/>
        </w:rPr>
        <w:t xml:space="preserve"> de </w:t>
      </w:r>
      <w:proofErr w:type="spellStart"/>
      <w:r w:rsidRPr="00794A25">
        <w:rPr>
          <w:lang w:val="en-GB"/>
        </w:rPr>
        <w:t>maintien</w:t>
      </w:r>
      <w:proofErr w:type="spellEnd"/>
      <w:r w:rsidRPr="00794A25">
        <w:rPr>
          <w:lang w:val="en-GB"/>
        </w:rPr>
        <w:t xml:space="preserve"> dans </w:t>
      </w:r>
      <w:proofErr w:type="spellStart"/>
      <w:r w:rsidRPr="00794A25">
        <w:rPr>
          <w:lang w:val="en-GB"/>
        </w:rPr>
        <w:t>l’auto</w:t>
      </w:r>
      <w:proofErr w:type="spellEnd"/>
      <w:r w:rsidRPr="00794A25">
        <w:rPr>
          <w:lang w:val="en-GB"/>
        </w:rPr>
        <w:t xml:space="preserve">-enrolment </w:t>
      </w:r>
      <w:proofErr w:type="spellStart"/>
      <w:r w:rsidRPr="00794A25">
        <w:rPr>
          <w:lang w:val="en-GB"/>
        </w:rPr>
        <w:t>proche</w:t>
      </w:r>
      <w:proofErr w:type="spellEnd"/>
      <w:r w:rsidRPr="00794A25">
        <w:rPr>
          <w:lang w:val="en-GB"/>
        </w:rPr>
        <w:t xml:space="preserve"> de 90 % </w:t>
      </w:r>
      <w:proofErr w:type="spellStart"/>
      <w:r w:rsidRPr="00794A25">
        <w:rPr>
          <w:lang w:val="en-GB"/>
        </w:rPr>
        <w:t>depuis</w:t>
      </w:r>
      <w:proofErr w:type="spellEnd"/>
      <w:r w:rsidRPr="00794A25">
        <w:rPr>
          <w:lang w:val="en-GB"/>
        </w:rPr>
        <w:t xml:space="preserve"> </w:t>
      </w:r>
      <w:proofErr w:type="gramStart"/>
      <w:r w:rsidRPr="00794A25">
        <w:rPr>
          <w:lang w:val="en-GB"/>
        </w:rPr>
        <w:t>2015 ;</w:t>
      </w:r>
      <w:proofErr w:type="gramEnd"/>
      <w:r w:rsidRPr="00794A25">
        <w:rPr>
          <w:lang w:val="en-GB"/>
        </w:rPr>
        <w:t xml:space="preserve"> corroborated par DWP, </w:t>
      </w:r>
      <w:r w:rsidRPr="00794A25">
        <w:rPr>
          <w:i/>
          <w:iCs/>
          <w:lang w:val="en-GB"/>
        </w:rPr>
        <w:t>Ten years of automatic enrolment in workplace pensions</w:t>
      </w:r>
      <w:r w:rsidRPr="00794A25">
        <w:rPr>
          <w:lang w:val="en-GB"/>
        </w:rPr>
        <w:t>, 2022.</w:t>
      </w:r>
    </w:p>
  </w:footnote>
  <w:footnote w:id="32">
    <w:p w14:paraId="7C0E96A5" w14:textId="77777777" w:rsidR="0024624B" w:rsidRDefault="00000000">
      <w:pPr>
        <w:pStyle w:val="FootnoteText"/>
      </w:pPr>
      <w:r>
        <w:rPr>
          <w:rStyle w:val="FootnoteReference"/>
        </w:rPr>
        <w:footnoteRef/>
      </w:r>
      <w:r w:rsidRPr="00794A25">
        <w:rPr>
          <w:lang w:val="en-GB"/>
        </w:rPr>
        <w:t xml:space="preserve"> NEST, </w:t>
      </w:r>
      <w:r w:rsidRPr="00794A25">
        <w:rPr>
          <w:i/>
          <w:iCs/>
          <w:lang w:val="en-GB"/>
        </w:rPr>
        <w:t>Annual Report and Accounts 2024-25</w:t>
      </w:r>
      <w:r w:rsidRPr="00794A25">
        <w:rPr>
          <w:lang w:val="en-GB"/>
        </w:rPr>
        <w:t xml:space="preserve">, 2025 (https://www.nestpensions.org.uk). </w:t>
      </w:r>
      <w:r>
        <w:t>Actifs : 49,7 Md GBP au 31 mars 2025 ; membres : 13,8 M ; contributions mensuelles moyennes : 663 M GBP ; rendement du fonds 2045 par défaut : 9,9 % annualisés sur cinq ans.</w:t>
      </w:r>
    </w:p>
  </w:footnote>
  <w:footnote w:id="33">
    <w:p w14:paraId="56B63080" w14:textId="77777777" w:rsidR="0024624B" w:rsidRDefault="00000000">
      <w:pPr>
        <w:pStyle w:val="FootnoteText"/>
      </w:pPr>
      <w:r>
        <w:rPr>
          <w:rStyle w:val="FootnoteReference"/>
        </w:rPr>
        <w:footnoteRef/>
      </w:r>
      <w:r>
        <w:t xml:space="preserve"> APRA, </w:t>
      </w:r>
      <w:r>
        <w:rPr>
          <w:i/>
          <w:iCs/>
        </w:rPr>
        <w:t>Quarterly superannuation performance statistics</w:t>
      </w:r>
      <w:r>
        <w:t xml:space="preserve">, T4 2024, 2025 (https://www.apra.gov.au/industries/superannuation). Actifs totaux </w:t>
      </w:r>
      <w:r>
        <w:rPr>
          <w:i/>
          <w:iCs/>
        </w:rPr>
        <w:t>Superannuation</w:t>
      </w:r>
      <w:r>
        <w:t xml:space="preserve"> : 4,2 trillions AUD fin 2024 ; environ 16 millions de comptes actifs. Pour la trajectoire historique de la </w:t>
      </w:r>
      <w:r>
        <w:rPr>
          <w:i/>
          <w:iCs/>
        </w:rPr>
        <w:t>Superannuation Guarantee</w:t>
      </w:r>
      <w:r>
        <w:t xml:space="preserve"> (3 % en 1992 à 12 % en 2025) : Australian Government, </w:t>
      </w:r>
      <w:r>
        <w:rPr>
          <w:i/>
          <w:iCs/>
        </w:rPr>
        <w:t>Superannuation Guarantee</w:t>
      </w:r>
      <w:r>
        <w:t>, données historiques 2024-2025.</w:t>
      </w:r>
    </w:p>
  </w:footnote>
  <w:footnote w:id="34">
    <w:p w14:paraId="266F8262" w14:textId="77777777" w:rsidR="0024624B" w:rsidRDefault="00000000">
      <w:pPr>
        <w:pStyle w:val="FootnoteText"/>
      </w:pPr>
      <w:r>
        <w:rPr>
          <w:rStyle w:val="FootnoteReference"/>
        </w:rPr>
        <w:footnoteRef/>
      </w:r>
      <w:r w:rsidRPr="00794A25">
        <w:rPr>
          <w:lang w:val="en-GB"/>
        </w:rPr>
        <w:t xml:space="preserve"> </w:t>
      </w:r>
      <w:proofErr w:type="spellStart"/>
      <w:r w:rsidRPr="00794A25">
        <w:rPr>
          <w:lang w:val="en-GB"/>
        </w:rPr>
        <w:t>AustralianSuper</w:t>
      </w:r>
      <w:proofErr w:type="spellEnd"/>
      <w:r w:rsidRPr="00794A25">
        <w:rPr>
          <w:lang w:val="en-GB"/>
        </w:rPr>
        <w:t xml:space="preserve">, </w:t>
      </w:r>
      <w:r w:rsidRPr="00794A25">
        <w:rPr>
          <w:i/>
          <w:iCs/>
          <w:lang w:val="en-GB"/>
        </w:rPr>
        <w:t>Annual Report 2025</w:t>
      </w:r>
      <w:r w:rsidRPr="00794A25">
        <w:rPr>
          <w:lang w:val="en-GB"/>
        </w:rPr>
        <w:t xml:space="preserve">, 2025 (https://www.australiansuper.com). </w:t>
      </w:r>
      <w:r>
        <w:t xml:space="preserve">Rendement </w:t>
      </w:r>
      <w:proofErr w:type="spellStart"/>
      <w:r>
        <w:t>Balanced</w:t>
      </w:r>
      <w:proofErr w:type="spellEnd"/>
      <w:r>
        <w:t xml:space="preserve"> Option net de frais : 7,94 % sur 10 ans au 30 juin 2025. Pour KiwiSaver : Financial Markets Authority et Retirement Commission, données 2024-2025 (https://retirement.govt.nz).</w:t>
      </w:r>
    </w:p>
  </w:footnote>
  <w:footnote w:id="35">
    <w:p w14:paraId="1EE9A1F3" w14:textId="77777777" w:rsidR="0024624B" w:rsidRDefault="00000000">
      <w:pPr>
        <w:pStyle w:val="FootnoteText"/>
      </w:pPr>
      <w:r>
        <w:rPr>
          <w:rStyle w:val="FootnoteReference"/>
        </w:rPr>
        <w:footnoteRef/>
      </w:r>
      <w:r>
        <w:t xml:space="preserve"> Voir Bruno Palier, </w:t>
      </w:r>
      <w:r>
        <w:rPr>
          <w:i/>
          <w:iCs/>
        </w:rPr>
        <w:t>Réformer les retraites</w:t>
      </w:r>
      <w:r>
        <w:t>,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p>
  </w:footnote>
  <w:footnote w:id="36">
    <w:p w14:paraId="03F6B189" w14:textId="77777777" w:rsidR="0024624B" w:rsidRDefault="00000000">
      <w:pPr>
        <w:pStyle w:val="FootnoteText"/>
      </w:pPr>
      <w:r>
        <w:rPr>
          <w:rStyle w:val="FootnoteReference"/>
        </w:rPr>
        <w:footnoteRef/>
      </w:r>
      <w:r>
        <w:t xml:space="preserve"> DARES, </w:t>
      </w:r>
      <w:r>
        <w:rPr>
          <w:i/>
          <w:iCs/>
        </w:rPr>
        <w:t>Le salaire moyen en France</w:t>
      </w:r>
      <w:r>
        <w:t xml:space="preserve">, 2024. Salaire moyen brut annuel proche de 37 000 € ; le choix de 35 000 € constitue une approximation légèrement conservatrice. Hypothèses détaillées dans la modélisation accompagnant ce chapitre : </w:t>
      </w:r>
      <w:r>
        <w:rPr>
          <w:i/>
          <w:iCs/>
        </w:rPr>
        <w:t>Modélisation Ch. 2 — Capitalisons, fiche méthodologique complète</w:t>
      </w:r>
      <w:r>
        <w:t>, mai 2026.</w:t>
      </w:r>
    </w:p>
  </w:footnote>
  <w:footnote w:id="37">
    <w:p w14:paraId="2A058879" w14:textId="77777777" w:rsidR="0024624B" w:rsidRDefault="00000000">
      <w:pPr>
        <w:pStyle w:val="FootnoteText"/>
      </w:pPr>
      <w:r>
        <w:rPr>
          <w:rStyle w:val="FootnoteReference"/>
        </w:rPr>
        <w:footnoteRef/>
      </w:r>
      <w:r>
        <w:t xml:space="preserve"> Direction de la sécurité sociale, </w:t>
      </w:r>
      <w:r>
        <w:rPr>
          <w:i/>
          <w:iCs/>
        </w:rPr>
        <w:t>Compte de la protection sociale 2024</w:t>
      </w:r>
      <w:r>
        <w:t xml:space="preserve">, 2025. Cotisation vieillesse globale (régime général 16,9 % + AGIRC-ARRCO en moyenne 7,7 % + autres composantes) approximée à 28 % du brut. Hypothèse de croissance salariale réelle à 0,5 % par an : COR, </w:t>
      </w:r>
      <w:r>
        <w:rPr>
          <w:i/>
          <w:iCs/>
        </w:rPr>
        <w:t>Rapport annuel 2025</w:t>
      </w:r>
      <w:r>
        <w:t>, juin 2025, p. 42 (scénario médian 1 % de croissance de la masse salariale).</w:t>
      </w:r>
    </w:p>
  </w:footnote>
  <w:footnote w:id="38">
    <w:p w14:paraId="31514A2C" w14:textId="77777777" w:rsidR="0024624B" w:rsidRDefault="00000000">
      <w:pPr>
        <w:pStyle w:val="FootnoteText"/>
      </w:pPr>
      <w:r>
        <w:rPr>
          <w:rStyle w:val="FootnoteReference"/>
        </w:rPr>
        <w:footnoteRef/>
      </w:r>
      <w:r>
        <w:t xml:space="preserve"> COR, </w:t>
      </w:r>
      <w:r>
        <w:rPr>
          <w:i/>
          <w:iCs/>
        </w:rPr>
        <w:t>Évolutions et perspectives des retraites en France — Rapport annuel 2025</w:t>
      </w:r>
      <w:r>
        <w:t>,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39">
    <w:p w14:paraId="16974703" w14:textId="77777777" w:rsidR="0024624B" w:rsidRDefault="00000000">
      <w:pPr>
        <w:pStyle w:val="FootnoteText"/>
      </w:pPr>
      <w:r>
        <w:rPr>
          <w:rStyle w:val="FootnoteReference"/>
        </w:rPr>
        <w:footnoteRef/>
      </w:r>
      <w:r>
        <w:t xml:space="preserve"> 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 </w:t>
      </w:r>
      <w:r>
        <w:rPr>
          <w:i/>
          <w:iCs/>
        </w:rPr>
        <w:t>Les retraités et les retraites — édition 2025</w:t>
      </w:r>
      <w:r>
        <w:t>, 2025.</w:t>
      </w:r>
    </w:p>
  </w:footnote>
  <w:footnote w:id="40">
    <w:p w14:paraId="448C0D70" w14:textId="77777777" w:rsidR="0024624B" w:rsidRDefault="00000000">
      <w:pPr>
        <w:pStyle w:val="FootnoteText"/>
      </w:pPr>
      <w:r>
        <w:rPr>
          <w:rStyle w:val="FootnoteReference"/>
        </w:rPr>
        <w:footnoteRef/>
      </w:r>
      <w:r>
        <w:t xml:space="preserve"> Hypothèse de frais de gestion : 0,30 % par an. À comparer aux 0,07 % d’AP7 (Suède, fonds par défaut public) et aux environ 0,25 % d’ABP (Pays-Bas). Voir AP7, </w:t>
      </w:r>
      <w:r>
        <w:rPr>
          <w:i/>
          <w:iCs/>
        </w:rPr>
        <w:t>Annual Report 2024</w:t>
      </w:r>
      <w:r>
        <w:t xml:space="preserve">, 2025 ; et ABP, </w:t>
      </w:r>
      <w:r>
        <w:rPr>
          <w:i/>
          <w:iCs/>
        </w:rPr>
        <w:t>Annual Report 2024</w:t>
      </w:r>
      <w:r>
        <w:t>, 2025. L’hypothèse retenue ici est délibérément prudente — elle conduit à un rendement réel net de 3,7 % au lieu de 4 % réel brut.</w:t>
      </w:r>
    </w:p>
  </w:footnote>
  <w:footnote w:id="41">
    <w:p w14:paraId="4BEC693D" w14:textId="77777777" w:rsidR="0024624B" w:rsidRDefault="00000000">
      <w:pPr>
        <w:pStyle w:val="FootnoteText"/>
      </w:pPr>
      <w:r>
        <w:rPr>
          <w:rStyle w:val="FootnoteReference"/>
        </w:rPr>
        <w:footnoteRef/>
      </w:r>
      <w:r>
        <w:t xml:space="preserve"> Cohérence des ordres de grandeur avec la littérature publiée. Voir Bertrand Martinot, </w:t>
      </w:r>
      <w:r>
        <w:rPr>
          <w:i/>
          <w:iCs/>
        </w:rPr>
        <w:t>La capitalisation, un moyen de sortir par le haut de la crise des retraites ?</w:t>
      </w:r>
      <w:r>
        <w:t xml:space="preserve">, Fondapol, note n°252, octobre 2024 ; et Bertrand Martinot, Pierre Gravier, Romain Muret, </w:t>
      </w:r>
      <w:r>
        <w:rPr>
          <w:i/>
          <w:iCs/>
        </w:rPr>
        <w:t>Retraites : optimiser les dépenses, introduire une part de capitalisation</w:t>
      </w:r>
      <w:r>
        <w:t>,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42">
    <w:p w14:paraId="478E240C" w14:textId="77777777" w:rsidR="0024624B" w:rsidRDefault="00000000">
      <w:pPr>
        <w:pStyle w:val="FootnoteText"/>
      </w:pPr>
      <w:r>
        <w:rPr>
          <w:rStyle w:val="FootnoteReference"/>
        </w:rPr>
        <w:footnoteRef/>
      </w:r>
      <w:r>
        <w:t xml:space="preserve"> Cumul de cotisations capitalisées en scénario B sur 43 ans, en euros constants 2026, croissance salariale 0,5 % par an : 1 960 € × Σ(1,005)^k pour k allant de 0 à 42, soit environ 93 766 €. Modélisation détaillée dans </w:t>
      </w:r>
      <w:r>
        <w:rPr>
          <w:i/>
          <w:iCs/>
        </w:rPr>
        <w:t>Modélisation Ch. 2 — Capitalisons</w:t>
      </w:r>
      <w:r>
        <w:t>, fichier annexe ch2_rapport_modelisation.md, 2026.</w:t>
      </w:r>
    </w:p>
  </w:footnote>
  <w:footnote w:id="43">
    <w:p w14:paraId="3309C6DD" w14:textId="77777777" w:rsidR="0024624B" w:rsidRDefault="00000000">
      <w:pPr>
        <w:pStyle w:val="FootnoteText"/>
      </w:pPr>
      <w:r>
        <w:rPr>
          <w:rStyle w:val="FootnoteReference"/>
        </w:rPr>
        <w:footnoteRef/>
      </w:r>
      <w:r>
        <w:t xml:space="preserve"> Rendements de référence : GPFG 4,1 % réel net annualisé sur 1998-2024 (NBIM, </w:t>
      </w:r>
      <w:r>
        <w:rPr>
          <w:i/>
          <w:iCs/>
        </w:rPr>
        <w:t>Annual Report 2024</w:t>
      </w:r>
      <w:r>
        <w:t>) ; CPPIB 8,3 % net annualisé sur 10 ans au 31 mars 2025 (</w:t>
      </w:r>
      <w:r>
        <w:rPr>
          <w:i/>
          <w:iCs/>
        </w:rPr>
        <w:t>Fiscal 2025 Annual Report</w:t>
      </w:r>
      <w:r>
        <w:t>) ; AustralianSuper 7,94 % net annualisé sur 10 ans au 30 juin 2025 (</w:t>
      </w:r>
      <w:r>
        <w:rPr>
          <w:i/>
          <w:iCs/>
        </w:rPr>
        <w:t>Annual Report 2025</w:t>
      </w:r>
      <w:r>
        <w:t>) ; AP7 environ 14 % nominal annualisé depuis mai 2010 (sources European Pensions, AP7 officiel).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E02D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98820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4624B"/>
    <w:rsid w:val="0024624B"/>
    <w:rsid w:val="003D32D7"/>
    <w:rsid w:val="00794A25"/>
    <w:rsid w:val="00C66B1E"/>
    <w:rsid w:val="00E00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3FA8DC"/>
  <w15:docId w15:val="{326A5F16-8F2E-C344-9ED9-DB457441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94A25"/>
    <w:pPr>
      <w:spacing w:after="100"/>
    </w:pPr>
  </w:style>
  <w:style w:type="paragraph" w:styleId="TOC2">
    <w:name w:val="toc 2"/>
    <w:basedOn w:val="Normal"/>
    <w:next w:val="Normal"/>
    <w:autoRedefine/>
    <w:uiPriority w:val="39"/>
    <w:rsid w:val="00794A25"/>
    <w:pPr>
      <w:spacing w:after="100"/>
      <w:ind w:left="240"/>
    </w:pPr>
  </w:style>
  <w:style w:type="paragraph" w:styleId="Revision">
    <w:name w:val="Revision"/>
    <w:hidden/>
    <w:rsid w:val="00C66B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4747</Words>
  <Characters>24210</Characters>
  <Application>Microsoft Office Word</Application>
  <DocSecurity>0</DocSecurity>
  <Lines>366</Lines>
  <Paragraphs>82</Paragraphs>
  <ScaleCrop>false</ScaleCrop>
  <Company/>
  <LinksUpToDate>false</LinksUpToDate>
  <CharactersWithSpaces>28875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3</cp:revision>
  <dcterms:created xsi:type="dcterms:W3CDTF">2026-05-15T10:30:00Z</dcterms:created>
  <dcterms:modified xsi:type="dcterms:W3CDTF">2026-05-15T10:35:00Z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