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7FA23" w14:textId="77777777" w:rsidR="00534634" w:rsidRDefault="00000000">
      <w:pPr>
        <w:pStyle w:val="Title"/>
      </w:pPr>
      <w:r>
        <w:t>Capitalisons</w:t>
      </w:r>
    </w:p>
    <w:p w14:paraId="7533D51F" w14:textId="77777777" w:rsidR="00534634" w:rsidRDefault="00000000">
      <w:pPr>
        <w:pStyle w:val="Subtitle"/>
      </w:pPr>
      <w:r>
        <w:t>La France et son capital absent</w:t>
      </w:r>
    </w:p>
    <w:p w14:paraId="6084003E" w14:textId="77777777" w:rsidR="00534634" w:rsidRDefault="00000000">
      <w:pPr>
        <w:pStyle w:val="Author"/>
      </w:pPr>
      <w:r>
        <w:t>Où Va l’Argent</w:t>
      </w:r>
    </w:p>
    <w:p w14:paraId="430A3FA3" w14:textId="77777777" w:rsidR="00534634" w:rsidRDefault="00000000">
      <w:pPr>
        <w:pStyle w:val="Date"/>
      </w:pPr>
      <w:r>
        <w:t>2026</w:t>
      </w:r>
    </w:p>
    <w:sdt>
      <w:sdtPr>
        <w:rPr>
          <w:rFonts w:asciiTheme="minorHAnsi" w:eastAsiaTheme="minorEastAsia" w:hAnsiTheme="minorHAnsi" w:cstheme="minorBidi"/>
          <w:color w:val="auto"/>
          <w:sz w:val="24"/>
          <w:szCs w:val="24"/>
        </w:rPr>
        <w:id w:val="476495629"/>
        <w:docPartObj>
          <w:docPartGallery w:val="Table of Contents"/>
          <w:docPartUnique/>
        </w:docPartObj>
      </w:sdtPr>
      <w:sdtContent>
        <w:p w14:paraId="7B382661" w14:textId="77777777" w:rsidR="00534634" w:rsidRDefault="00000000">
          <w:pPr>
            <w:pStyle w:val="TOCHeading"/>
          </w:pPr>
          <w:r>
            <w:t>Table of Contents</w:t>
          </w:r>
        </w:p>
        <w:p w14:paraId="34255319" w14:textId="77777777" w:rsidR="007518F5" w:rsidRDefault="00000000">
          <w:pPr>
            <w:pStyle w:val="TOC1"/>
            <w:tabs>
              <w:tab w:val="right" w:leader="dot" w:pos="9350"/>
            </w:tabs>
            <w:rPr>
              <w:noProof/>
            </w:rPr>
          </w:pPr>
          <w:r>
            <w:fldChar w:fldCharType="begin"/>
          </w:r>
          <w:r>
            <w:instrText>TOC \o "1-3" \h \z \u</w:instrText>
          </w:r>
          <w:r>
            <w:fldChar w:fldCharType="separate"/>
          </w:r>
          <w:hyperlink w:anchor="_Toc233057507" w:history="1">
            <w:r w:rsidR="007518F5" w:rsidRPr="00A4051D">
              <w:rPr>
                <w:rStyle w:val="Hyperlink"/>
                <w:noProof/>
              </w:rPr>
              <w:t>Avant-propos</w:t>
            </w:r>
            <w:r w:rsidR="007518F5">
              <w:rPr>
                <w:noProof/>
                <w:webHidden/>
              </w:rPr>
              <w:tab/>
            </w:r>
            <w:r w:rsidR="007518F5">
              <w:rPr>
                <w:noProof/>
                <w:webHidden/>
              </w:rPr>
              <w:fldChar w:fldCharType="begin"/>
            </w:r>
            <w:r w:rsidR="007518F5">
              <w:rPr>
                <w:noProof/>
                <w:webHidden/>
              </w:rPr>
              <w:instrText xml:space="preserve"> PAGEREF _Toc233057507 \h </w:instrText>
            </w:r>
            <w:r w:rsidR="007518F5">
              <w:rPr>
                <w:noProof/>
                <w:webHidden/>
              </w:rPr>
            </w:r>
            <w:r w:rsidR="007518F5">
              <w:rPr>
                <w:noProof/>
                <w:webHidden/>
              </w:rPr>
              <w:fldChar w:fldCharType="separate"/>
            </w:r>
            <w:r w:rsidR="007518F5">
              <w:rPr>
                <w:noProof/>
                <w:webHidden/>
              </w:rPr>
              <w:t>3</w:t>
            </w:r>
            <w:r w:rsidR="007518F5">
              <w:rPr>
                <w:noProof/>
                <w:webHidden/>
              </w:rPr>
              <w:fldChar w:fldCharType="end"/>
            </w:r>
          </w:hyperlink>
        </w:p>
        <w:p w14:paraId="16F1A34D" w14:textId="77777777" w:rsidR="007518F5" w:rsidRDefault="007518F5">
          <w:pPr>
            <w:pStyle w:val="TOC1"/>
            <w:tabs>
              <w:tab w:val="right" w:leader="dot" w:pos="9350"/>
            </w:tabs>
            <w:rPr>
              <w:noProof/>
            </w:rPr>
          </w:pPr>
          <w:hyperlink w:anchor="_Toc233057508" w:history="1">
            <w:r w:rsidRPr="00A4051D">
              <w:rPr>
                <w:rStyle w:val="Hyperlink"/>
                <w:noProof/>
              </w:rPr>
              <w:t>Introduction</w:t>
            </w:r>
            <w:r>
              <w:rPr>
                <w:noProof/>
                <w:webHidden/>
              </w:rPr>
              <w:tab/>
            </w:r>
            <w:r>
              <w:rPr>
                <w:noProof/>
                <w:webHidden/>
              </w:rPr>
              <w:fldChar w:fldCharType="begin"/>
            </w:r>
            <w:r>
              <w:rPr>
                <w:noProof/>
                <w:webHidden/>
              </w:rPr>
              <w:instrText xml:space="preserve"> PAGEREF _Toc233057508 \h </w:instrText>
            </w:r>
            <w:r>
              <w:rPr>
                <w:noProof/>
                <w:webHidden/>
              </w:rPr>
            </w:r>
            <w:r>
              <w:rPr>
                <w:noProof/>
                <w:webHidden/>
              </w:rPr>
              <w:fldChar w:fldCharType="separate"/>
            </w:r>
            <w:r>
              <w:rPr>
                <w:noProof/>
                <w:webHidden/>
              </w:rPr>
              <w:t>3</w:t>
            </w:r>
            <w:r>
              <w:rPr>
                <w:noProof/>
                <w:webHidden/>
              </w:rPr>
              <w:fldChar w:fldCharType="end"/>
            </w:r>
          </w:hyperlink>
        </w:p>
        <w:p w14:paraId="4F1283CF" w14:textId="77777777" w:rsidR="007518F5" w:rsidRDefault="007518F5">
          <w:pPr>
            <w:pStyle w:val="TOC2"/>
            <w:tabs>
              <w:tab w:val="right" w:leader="dot" w:pos="9350"/>
            </w:tabs>
            <w:rPr>
              <w:noProof/>
            </w:rPr>
          </w:pPr>
          <w:hyperlink w:anchor="_Toc233057509" w:history="1">
            <w:r w:rsidRPr="00A4051D">
              <w:rPr>
                <w:rStyle w:val="Hyperlink"/>
                <w:noProof/>
              </w:rPr>
              <w:t>Le paradoxe Doliprane</w:t>
            </w:r>
            <w:r>
              <w:rPr>
                <w:noProof/>
                <w:webHidden/>
              </w:rPr>
              <w:tab/>
            </w:r>
            <w:r>
              <w:rPr>
                <w:noProof/>
                <w:webHidden/>
              </w:rPr>
              <w:fldChar w:fldCharType="begin"/>
            </w:r>
            <w:r>
              <w:rPr>
                <w:noProof/>
                <w:webHidden/>
              </w:rPr>
              <w:instrText xml:space="preserve"> PAGEREF _Toc233057509 \h </w:instrText>
            </w:r>
            <w:r>
              <w:rPr>
                <w:noProof/>
                <w:webHidden/>
              </w:rPr>
            </w:r>
            <w:r>
              <w:rPr>
                <w:noProof/>
                <w:webHidden/>
              </w:rPr>
              <w:fldChar w:fldCharType="separate"/>
            </w:r>
            <w:r>
              <w:rPr>
                <w:noProof/>
                <w:webHidden/>
              </w:rPr>
              <w:t>3</w:t>
            </w:r>
            <w:r>
              <w:rPr>
                <w:noProof/>
                <w:webHidden/>
              </w:rPr>
              <w:fldChar w:fldCharType="end"/>
            </w:r>
          </w:hyperlink>
        </w:p>
        <w:p w14:paraId="145776F1" w14:textId="77777777" w:rsidR="007518F5" w:rsidRDefault="007518F5">
          <w:pPr>
            <w:pStyle w:val="TOC2"/>
            <w:tabs>
              <w:tab w:val="right" w:leader="dot" w:pos="9350"/>
            </w:tabs>
            <w:rPr>
              <w:noProof/>
            </w:rPr>
          </w:pPr>
          <w:hyperlink w:anchor="_Toc233057510" w:history="1">
            <w:r w:rsidRPr="00A4051D">
              <w:rPr>
                <w:rStyle w:val="Hyperlink"/>
                <w:noProof/>
              </w:rPr>
              <w:t>Le contrat rompu</w:t>
            </w:r>
            <w:r>
              <w:rPr>
                <w:noProof/>
                <w:webHidden/>
              </w:rPr>
              <w:tab/>
            </w:r>
            <w:r>
              <w:rPr>
                <w:noProof/>
                <w:webHidden/>
              </w:rPr>
              <w:fldChar w:fldCharType="begin"/>
            </w:r>
            <w:r>
              <w:rPr>
                <w:noProof/>
                <w:webHidden/>
              </w:rPr>
              <w:instrText xml:space="preserve"> PAGEREF _Toc233057510 \h </w:instrText>
            </w:r>
            <w:r>
              <w:rPr>
                <w:noProof/>
                <w:webHidden/>
              </w:rPr>
            </w:r>
            <w:r>
              <w:rPr>
                <w:noProof/>
                <w:webHidden/>
              </w:rPr>
              <w:fldChar w:fldCharType="separate"/>
            </w:r>
            <w:r>
              <w:rPr>
                <w:noProof/>
                <w:webHidden/>
              </w:rPr>
              <w:t>5</w:t>
            </w:r>
            <w:r>
              <w:rPr>
                <w:noProof/>
                <w:webHidden/>
              </w:rPr>
              <w:fldChar w:fldCharType="end"/>
            </w:r>
          </w:hyperlink>
        </w:p>
        <w:p w14:paraId="7A7AADC0" w14:textId="77777777" w:rsidR="007518F5" w:rsidRDefault="007518F5">
          <w:pPr>
            <w:pStyle w:val="TOC2"/>
            <w:tabs>
              <w:tab w:val="right" w:leader="dot" w:pos="9350"/>
            </w:tabs>
            <w:rPr>
              <w:noProof/>
            </w:rPr>
          </w:pPr>
          <w:hyperlink w:anchor="_Toc233057511" w:history="1">
            <w:r w:rsidRPr="00A4051D">
              <w:rPr>
                <w:rStyle w:val="Hyperlink"/>
                <w:noProof/>
              </w:rPr>
              <w:t>Deux familles de pays</w:t>
            </w:r>
            <w:r>
              <w:rPr>
                <w:noProof/>
                <w:webHidden/>
              </w:rPr>
              <w:tab/>
            </w:r>
            <w:r>
              <w:rPr>
                <w:noProof/>
                <w:webHidden/>
              </w:rPr>
              <w:fldChar w:fldCharType="begin"/>
            </w:r>
            <w:r>
              <w:rPr>
                <w:noProof/>
                <w:webHidden/>
              </w:rPr>
              <w:instrText xml:space="preserve"> PAGEREF _Toc233057511 \h </w:instrText>
            </w:r>
            <w:r>
              <w:rPr>
                <w:noProof/>
                <w:webHidden/>
              </w:rPr>
            </w:r>
            <w:r>
              <w:rPr>
                <w:noProof/>
                <w:webHidden/>
              </w:rPr>
              <w:fldChar w:fldCharType="separate"/>
            </w:r>
            <w:r>
              <w:rPr>
                <w:noProof/>
                <w:webHidden/>
              </w:rPr>
              <w:t>6</w:t>
            </w:r>
            <w:r>
              <w:rPr>
                <w:noProof/>
                <w:webHidden/>
              </w:rPr>
              <w:fldChar w:fldCharType="end"/>
            </w:r>
          </w:hyperlink>
        </w:p>
        <w:p w14:paraId="4F68936A" w14:textId="77777777" w:rsidR="007518F5" w:rsidRDefault="007518F5">
          <w:pPr>
            <w:pStyle w:val="TOC2"/>
            <w:tabs>
              <w:tab w:val="right" w:leader="dot" w:pos="9350"/>
            </w:tabs>
            <w:rPr>
              <w:noProof/>
            </w:rPr>
          </w:pPr>
          <w:hyperlink w:anchor="_Toc233057512" w:history="1">
            <w:r w:rsidRPr="00A4051D">
              <w:rPr>
                <w:rStyle w:val="Hyperlink"/>
                <w:noProof/>
              </w:rPr>
              <w:t>Les Français sont prêts</w:t>
            </w:r>
            <w:r>
              <w:rPr>
                <w:noProof/>
                <w:webHidden/>
              </w:rPr>
              <w:tab/>
            </w:r>
            <w:r>
              <w:rPr>
                <w:noProof/>
                <w:webHidden/>
              </w:rPr>
              <w:fldChar w:fldCharType="begin"/>
            </w:r>
            <w:r>
              <w:rPr>
                <w:noProof/>
                <w:webHidden/>
              </w:rPr>
              <w:instrText xml:space="preserve"> PAGEREF _Toc233057512 \h </w:instrText>
            </w:r>
            <w:r>
              <w:rPr>
                <w:noProof/>
                <w:webHidden/>
              </w:rPr>
            </w:r>
            <w:r>
              <w:rPr>
                <w:noProof/>
                <w:webHidden/>
              </w:rPr>
              <w:fldChar w:fldCharType="separate"/>
            </w:r>
            <w:r>
              <w:rPr>
                <w:noProof/>
                <w:webHidden/>
              </w:rPr>
              <w:t>7</w:t>
            </w:r>
            <w:r>
              <w:rPr>
                <w:noProof/>
                <w:webHidden/>
              </w:rPr>
              <w:fldChar w:fldCharType="end"/>
            </w:r>
          </w:hyperlink>
        </w:p>
        <w:p w14:paraId="79EC1C4D" w14:textId="77777777" w:rsidR="007518F5" w:rsidRDefault="007518F5">
          <w:pPr>
            <w:pStyle w:val="TOC2"/>
            <w:tabs>
              <w:tab w:val="right" w:leader="dot" w:pos="9350"/>
            </w:tabs>
            <w:rPr>
              <w:noProof/>
            </w:rPr>
          </w:pPr>
          <w:hyperlink w:anchor="_Toc233057513" w:history="1">
            <w:r w:rsidRPr="00A4051D">
              <w:rPr>
                <w:rStyle w:val="Hyperlink"/>
                <w:noProof/>
              </w:rPr>
              <w:t>La capitalisation existe déjà chez nous : le RAFP</w:t>
            </w:r>
            <w:r>
              <w:rPr>
                <w:noProof/>
                <w:webHidden/>
              </w:rPr>
              <w:tab/>
            </w:r>
            <w:r>
              <w:rPr>
                <w:noProof/>
                <w:webHidden/>
              </w:rPr>
              <w:fldChar w:fldCharType="begin"/>
            </w:r>
            <w:r>
              <w:rPr>
                <w:noProof/>
                <w:webHidden/>
              </w:rPr>
              <w:instrText xml:space="preserve"> PAGEREF _Toc233057513 \h </w:instrText>
            </w:r>
            <w:r>
              <w:rPr>
                <w:noProof/>
                <w:webHidden/>
              </w:rPr>
            </w:r>
            <w:r>
              <w:rPr>
                <w:noProof/>
                <w:webHidden/>
              </w:rPr>
              <w:fldChar w:fldCharType="separate"/>
            </w:r>
            <w:r>
              <w:rPr>
                <w:noProof/>
                <w:webHidden/>
              </w:rPr>
              <w:t>8</w:t>
            </w:r>
            <w:r>
              <w:rPr>
                <w:noProof/>
                <w:webHidden/>
              </w:rPr>
              <w:fldChar w:fldCharType="end"/>
            </w:r>
          </w:hyperlink>
        </w:p>
        <w:p w14:paraId="7206AB28" w14:textId="77777777" w:rsidR="007518F5" w:rsidRDefault="007518F5">
          <w:pPr>
            <w:pStyle w:val="TOC2"/>
            <w:tabs>
              <w:tab w:val="right" w:leader="dot" w:pos="9350"/>
            </w:tabs>
            <w:rPr>
              <w:noProof/>
            </w:rPr>
          </w:pPr>
          <w:hyperlink w:anchor="_Toc233057514" w:history="1">
            <w:r w:rsidRPr="00A4051D">
              <w:rPr>
                <w:rStyle w:val="Hyperlink"/>
                <w:noProof/>
              </w:rPr>
              <w:t>La grande illusion</w:t>
            </w:r>
            <w:r>
              <w:rPr>
                <w:noProof/>
                <w:webHidden/>
              </w:rPr>
              <w:tab/>
            </w:r>
            <w:r>
              <w:rPr>
                <w:noProof/>
                <w:webHidden/>
              </w:rPr>
              <w:fldChar w:fldCharType="begin"/>
            </w:r>
            <w:r>
              <w:rPr>
                <w:noProof/>
                <w:webHidden/>
              </w:rPr>
              <w:instrText xml:space="preserve"> PAGEREF _Toc233057514 \h </w:instrText>
            </w:r>
            <w:r>
              <w:rPr>
                <w:noProof/>
                <w:webHidden/>
              </w:rPr>
            </w:r>
            <w:r>
              <w:rPr>
                <w:noProof/>
                <w:webHidden/>
              </w:rPr>
              <w:fldChar w:fldCharType="separate"/>
            </w:r>
            <w:r>
              <w:rPr>
                <w:noProof/>
                <w:webHidden/>
              </w:rPr>
              <w:t>9</w:t>
            </w:r>
            <w:r>
              <w:rPr>
                <w:noProof/>
                <w:webHidden/>
              </w:rPr>
              <w:fldChar w:fldCharType="end"/>
            </w:r>
          </w:hyperlink>
        </w:p>
        <w:p w14:paraId="04E12109" w14:textId="77777777" w:rsidR="007518F5" w:rsidRDefault="007518F5">
          <w:pPr>
            <w:pStyle w:val="TOC2"/>
            <w:tabs>
              <w:tab w:val="right" w:leader="dot" w:pos="9350"/>
            </w:tabs>
            <w:rPr>
              <w:noProof/>
            </w:rPr>
          </w:pPr>
          <w:hyperlink w:anchor="_Toc233057515" w:history="1">
            <w:r w:rsidRPr="00A4051D">
              <w:rPr>
                <w:rStyle w:val="Hyperlink"/>
                <w:noProof/>
              </w:rPr>
              <w:t>L’objectif du livre</w:t>
            </w:r>
            <w:r>
              <w:rPr>
                <w:noProof/>
                <w:webHidden/>
              </w:rPr>
              <w:tab/>
            </w:r>
            <w:r>
              <w:rPr>
                <w:noProof/>
                <w:webHidden/>
              </w:rPr>
              <w:fldChar w:fldCharType="begin"/>
            </w:r>
            <w:r>
              <w:rPr>
                <w:noProof/>
                <w:webHidden/>
              </w:rPr>
              <w:instrText xml:space="preserve"> PAGEREF _Toc233057515 \h </w:instrText>
            </w:r>
            <w:r>
              <w:rPr>
                <w:noProof/>
                <w:webHidden/>
              </w:rPr>
            </w:r>
            <w:r>
              <w:rPr>
                <w:noProof/>
                <w:webHidden/>
              </w:rPr>
              <w:fldChar w:fldCharType="separate"/>
            </w:r>
            <w:r>
              <w:rPr>
                <w:noProof/>
                <w:webHidden/>
              </w:rPr>
              <w:t>10</w:t>
            </w:r>
            <w:r>
              <w:rPr>
                <w:noProof/>
                <w:webHidden/>
              </w:rPr>
              <w:fldChar w:fldCharType="end"/>
            </w:r>
          </w:hyperlink>
        </w:p>
        <w:p w14:paraId="4BBD015A" w14:textId="77777777" w:rsidR="007518F5" w:rsidRDefault="007518F5">
          <w:pPr>
            <w:pStyle w:val="TOC2"/>
            <w:tabs>
              <w:tab w:val="right" w:leader="dot" w:pos="9350"/>
            </w:tabs>
            <w:rPr>
              <w:noProof/>
            </w:rPr>
          </w:pPr>
          <w:hyperlink w:anchor="_Toc233057516" w:history="1">
            <w:r w:rsidRPr="00A4051D">
              <w:rPr>
                <w:rStyle w:val="Hyperlink"/>
                <w:noProof/>
              </w:rPr>
              <w:t>Plan de l’ouvrage</w:t>
            </w:r>
            <w:r>
              <w:rPr>
                <w:noProof/>
                <w:webHidden/>
              </w:rPr>
              <w:tab/>
            </w:r>
            <w:r>
              <w:rPr>
                <w:noProof/>
                <w:webHidden/>
              </w:rPr>
              <w:fldChar w:fldCharType="begin"/>
            </w:r>
            <w:r>
              <w:rPr>
                <w:noProof/>
                <w:webHidden/>
              </w:rPr>
              <w:instrText xml:space="preserve"> PAGEREF _Toc233057516 \h </w:instrText>
            </w:r>
            <w:r>
              <w:rPr>
                <w:noProof/>
                <w:webHidden/>
              </w:rPr>
            </w:r>
            <w:r>
              <w:rPr>
                <w:noProof/>
                <w:webHidden/>
              </w:rPr>
              <w:fldChar w:fldCharType="separate"/>
            </w:r>
            <w:r>
              <w:rPr>
                <w:noProof/>
                <w:webHidden/>
              </w:rPr>
              <w:t>10</w:t>
            </w:r>
            <w:r>
              <w:rPr>
                <w:noProof/>
                <w:webHidden/>
              </w:rPr>
              <w:fldChar w:fldCharType="end"/>
            </w:r>
          </w:hyperlink>
        </w:p>
        <w:p w14:paraId="2CE9C48B" w14:textId="77777777" w:rsidR="007518F5" w:rsidRDefault="007518F5">
          <w:pPr>
            <w:pStyle w:val="TOC1"/>
            <w:tabs>
              <w:tab w:val="right" w:leader="dot" w:pos="9350"/>
            </w:tabs>
            <w:rPr>
              <w:noProof/>
            </w:rPr>
          </w:pPr>
          <w:hyperlink w:anchor="_Toc233057517" w:history="1">
            <w:r w:rsidRPr="00A4051D">
              <w:rPr>
                <w:rStyle w:val="Hyperlink"/>
                <w:noProof/>
              </w:rPr>
              <w:t>Partie 1 — Un système de retraite à bout de souffle</w:t>
            </w:r>
            <w:r>
              <w:rPr>
                <w:noProof/>
                <w:webHidden/>
              </w:rPr>
              <w:tab/>
            </w:r>
            <w:r>
              <w:rPr>
                <w:noProof/>
                <w:webHidden/>
              </w:rPr>
              <w:fldChar w:fldCharType="begin"/>
            </w:r>
            <w:r>
              <w:rPr>
                <w:noProof/>
                <w:webHidden/>
              </w:rPr>
              <w:instrText xml:space="preserve"> PAGEREF _Toc233057517 \h </w:instrText>
            </w:r>
            <w:r>
              <w:rPr>
                <w:noProof/>
                <w:webHidden/>
              </w:rPr>
            </w:r>
            <w:r>
              <w:rPr>
                <w:noProof/>
                <w:webHidden/>
              </w:rPr>
              <w:fldChar w:fldCharType="separate"/>
            </w:r>
            <w:r>
              <w:rPr>
                <w:noProof/>
                <w:webHidden/>
              </w:rPr>
              <w:t>11</w:t>
            </w:r>
            <w:r>
              <w:rPr>
                <w:noProof/>
                <w:webHidden/>
              </w:rPr>
              <w:fldChar w:fldCharType="end"/>
            </w:r>
          </w:hyperlink>
        </w:p>
        <w:p w14:paraId="1F25E316" w14:textId="77777777" w:rsidR="007518F5" w:rsidRDefault="007518F5">
          <w:pPr>
            <w:pStyle w:val="TOC2"/>
            <w:tabs>
              <w:tab w:val="right" w:leader="dot" w:pos="9350"/>
            </w:tabs>
            <w:rPr>
              <w:noProof/>
            </w:rPr>
          </w:pPr>
          <w:hyperlink w:anchor="_Toc233057518" w:history="1">
            <w:r w:rsidRPr="00A4051D">
              <w:rPr>
                <w:rStyle w:val="Hyperlink"/>
                <w:noProof/>
              </w:rPr>
              <w:t>Le système actuel est dans une impasse</w:t>
            </w:r>
            <w:r>
              <w:rPr>
                <w:noProof/>
                <w:webHidden/>
              </w:rPr>
              <w:tab/>
            </w:r>
            <w:r>
              <w:rPr>
                <w:noProof/>
                <w:webHidden/>
              </w:rPr>
              <w:fldChar w:fldCharType="begin"/>
            </w:r>
            <w:r>
              <w:rPr>
                <w:noProof/>
                <w:webHidden/>
              </w:rPr>
              <w:instrText xml:space="preserve"> PAGEREF _Toc233057518 \h </w:instrText>
            </w:r>
            <w:r>
              <w:rPr>
                <w:noProof/>
                <w:webHidden/>
              </w:rPr>
            </w:r>
            <w:r>
              <w:rPr>
                <w:noProof/>
                <w:webHidden/>
              </w:rPr>
              <w:fldChar w:fldCharType="separate"/>
            </w:r>
            <w:r>
              <w:rPr>
                <w:noProof/>
                <w:webHidden/>
              </w:rPr>
              <w:t>11</w:t>
            </w:r>
            <w:r>
              <w:rPr>
                <w:noProof/>
                <w:webHidden/>
              </w:rPr>
              <w:fldChar w:fldCharType="end"/>
            </w:r>
          </w:hyperlink>
        </w:p>
        <w:p w14:paraId="0B858DA0" w14:textId="77777777" w:rsidR="007518F5" w:rsidRDefault="007518F5">
          <w:pPr>
            <w:pStyle w:val="TOC3"/>
            <w:tabs>
              <w:tab w:val="right" w:leader="dot" w:pos="9350"/>
            </w:tabs>
            <w:rPr>
              <w:noProof/>
            </w:rPr>
          </w:pPr>
          <w:hyperlink w:anchor="_Toc233057519" w:history="1">
            <w:r w:rsidRPr="00A4051D">
              <w:rPr>
                <w:rStyle w:val="Hyperlink"/>
                <w:noProof/>
              </w:rPr>
              <w:t>Le grand vieillissement : quand la pyramide s’inverse</w:t>
            </w:r>
            <w:r>
              <w:rPr>
                <w:noProof/>
                <w:webHidden/>
              </w:rPr>
              <w:tab/>
            </w:r>
            <w:r>
              <w:rPr>
                <w:noProof/>
                <w:webHidden/>
              </w:rPr>
              <w:fldChar w:fldCharType="begin"/>
            </w:r>
            <w:r>
              <w:rPr>
                <w:noProof/>
                <w:webHidden/>
              </w:rPr>
              <w:instrText xml:space="preserve"> PAGEREF _Toc233057519 \h </w:instrText>
            </w:r>
            <w:r>
              <w:rPr>
                <w:noProof/>
                <w:webHidden/>
              </w:rPr>
            </w:r>
            <w:r>
              <w:rPr>
                <w:noProof/>
                <w:webHidden/>
              </w:rPr>
              <w:fldChar w:fldCharType="separate"/>
            </w:r>
            <w:r>
              <w:rPr>
                <w:noProof/>
                <w:webHidden/>
              </w:rPr>
              <w:t>11</w:t>
            </w:r>
            <w:r>
              <w:rPr>
                <w:noProof/>
                <w:webHidden/>
              </w:rPr>
              <w:fldChar w:fldCharType="end"/>
            </w:r>
          </w:hyperlink>
        </w:p>
        <w:p w14:paraId="1D96E34E" w14:textId="77777777" w:rsidR="007518F5" w:rsidRDefault="007518F5">
          <w:pPr>
            <w:pStyle w:val="TOC3"/>
            <w:tabs>
              <w:tab w:val="right" w:leader="dot" w:pos="9350"/>
            </w:tabs>
            <w:rPr>
              <w:noProof/>
            </w:rPr>
          </w:pPr>
          <w:hyperlink w:anchor="_Toc233057520" w:history="1">
            <w:r w:rsidRPr="00A4051D">
              <w:rPr>
                <w:rStyle w:val="Hyperlink"/>
                <w:noProof/>
              </w:rPr>
              <w:t>Le déficit caché</w:t>
            </w:r>
            <w:r>
              <w:rPr>
                <w:noProof/>
                <w:webHidden/>
              </w:rPr>
              <w:tab/>
            </w:r>
            <w:r>
              <w:rPr>
                <w:noProof/>
                <w:webHidden/>
              </w:rPr>
              <w:fldChar w:fldCharType="begin"/>
            </w:r>
            <w:r>
              <w:rPr>
                <w:noProof/>
                <w:webHidden/>
              </w:rPr>
              <w:instrText xml:space="preserve"> PAGEREF _Toc233057520 \h </w:instrText>
            </w:r>
            <w:r>
              <w:rPr>
                <w:noProof/>
                <w:webHidden/>
              </w:rPr>
            </w:r>
            <w:r>
              <w:rPr>
                <w:noProof/>
                <w:webHidden/>
              </w:rPr>
              <w:fldChar w:fldCharType="separate"/>
            </w:r>
            <w:r>
              <w:rPr>
                <w:noProof/>
                <w:webHidden/>
              </w:rPr>
              <w:t>14</w:t>
            </w:r>
            <w:r>
              <w:rPr>
                <w:noProof/>
                <w:webHidden/>
              </w:rPr>
              <w:fldChar w:fldCharType="end"/>
            </w:r>
          </w:hyperlink>
        </w:p>
        <w:p w14:paraId="409AF94F" w14:textId="77777777" w:rsidR="007518F5" w:rsidRDefault="007518F5">
          <w:pPr>
            <w:pStyle w:val="TOC3"/>
            <w:tabs>
              <w:tab w:val="right" w:leader="dot" w:pos="9350"/>
            </w:tabs>
            <w:rPr>
              <w:noProof/>
            </w:rPr>
          </w:pPr>
          <w:hyperlink w:anchor="_Toc233057521" w:history="1">
            <w:r w:rsidRPr="00A4051D">
              <w:rPr>
                <w:rStyle w:val="Hyperlink"/>
                <w:noProof/>
              </w:rPr>
              <w:t>Comment on en est arrivé là</w:t>
            </w:r>
            <w:r>
              <w:rPr>
                <w:noProof/>
                <w:webHidden/>
              </w:rPr>
              <w:tab/>
            </w:r>
            <w:r>
              <w:rPr>
                <w:noProof/>
                <w:webHidden/>
              </w:rPr>
              <w:fldChar w:fldCharType="begin"/>
            </w:r>
            <w:r>
              <w:rPr>
                <w:noProof/>
                <w:webHidden/>
              </w:rPr>
              <w:instrText xml:space="preserve"> PAGEREF _Toc233057521 \h </w:instrText>
            </w:r>
            <w:r>
              <w:rPr>
                <w:noProof/>
                <w:webHidden/>
              </w:rPr>
            </w:r>
            <w:r>
              <w:rPr>
                <w:noProof/>
                <w:webHidden/>
              </w:rPr>
              <w:fldChar w:fldCharType="separate"/>
            </w:r>
            <w:r>
              <w:rPr>
                <w:noProof/>
                <w:webHidden/>
              </w:rPr>
              <w:t>16</w:t>
            </w:r>
            <w:r>
              <w:rPr>
                <w:noProof/>
                <w:webHidden/>
              </w:rPr>
              <w:fldChar w:fldCharType="end"/>
            </w:r>
          </w:hyperlink>
        </w:p>
        <w:p w14:paraId="145B1A9A" w14:textId="77777777" w:rsidR="007518F5" w:rsidRDefault="007518F5">
          <w:pPr>
            <w:pStyle w:val="TOC2"/>
            <w:tabs>
              <w:tab w:val="right" w:leader="dot" w:pos="9350"/>
            </w:tabs>
            <w:rPr>
              <w:noProof/>
            </w:rPr>
          </w:pPr>
          <w:hyperlink w:anchor="_Toc233057522" w:history="1">
            <w:r w:rsidRPr="00A4051D">
              <w:rPr>
                <w:rStyle w:val="Hyperlink"/>
                <w:noProof/>
              </w:rPr>
              <w:t>Ces réformes paramétriques qui n’en sont pas</w:t>
            </w:r>
            <w:r>
              <w:rPr>
                <w:noProof/>
                <w:webHidden/>
              </w:rPr>
              <w:tab/>
            </w:r>
            <w:r>
              <w:rPr>
                <w:noProof/>
                <w:webHidden/>
              </w:rPr>
              <w:fldChar w:fldCharType="begin"/>
            </w:r>
            <w:r>
              <w:rPr>
                <w:noProof/>
                <w:webHidden/>
              </w:rPr>
              <w:instrText xml:space="preserve"> PAGEREF _Toc233057522 \h </w:instrText>
            </w:r>
            <w:r>
              <w:rPr>
                <w:noProof/>
                <w:webHidden/>
              </w:rPr>
            </w:r>
            <w:r>
              <w:rPr>
                <w:noProof/>
                <w:webHidden/>
              </w:rPr>
              <w:fldChar w:fldCharType="separate"/>
            </w:r>
            <w:r>
              <w:rPr>
                <w:noProof/>
                <w:webHidden/>
              </w:rPr>
              <w:t>20</w:t>
            </w:r>
            <w:r>
              <w:rPr>
                <w:noProof/>
                <w:webHidden/>
              </w:rPr>
              <w:fldChar w:fldCharType="end"/>
            </w:r>
          </w:hyperlink>
        </w:p>
        <w:p w14:paraId="061843B1" w14:textId="77777777" w:rsidR="007518F5" w:rsidRDefault="007518F5">
          <w:pPr>
            <w:pStyle w:val="TOC2"/>
            <w:tabs>
              <w:tab w:val="right" w:leader="dot" w:pos="9350"/>
            </w:tabs>
            <w:rPr>
              <w:noProof/>
            </w:rPr>
          </w:pPr>
          <w:hyperlink w:anchor="_Toc233057523" w:history="1">
            <w:r w:rsidRPr="00A4051D">
              <w:rPr>
                <w:rStyle w:val="Hyperlink"/>
                <w:noProof/>
              </w:rPr>
              <w:t>C’est Nicolas qui paie</w:t>
            </w:r>
            <w:r>
              <w:rPr>
                <w:noProof/>
                <w:webHidden/>
              </w:rPr>
              <w:tab/>
            </w:r>
            <w:r>
              <w:rPr>
                <w:noProof/>
                <w:webHidden/>
              </w:rPr>
              <w:fldChar w:fldCharType="begin"/>
            </w:r>
            <w:r>
              <w:rPr>
                <w:noProof/>
                <w:webHidden/>
              </w:rPr>
              <w:instrText xml:space="preserve"> PAGEREF _Toc233057523 \h </w:instrText>
            </w:r>
            <w:r>
              <w:rPr>
                <w:noProof/>
                <w:webHidden/>
              </w:rPr>
            </w:r>
            <w:r>
              <w:rPr>
                <w:noProof/>
                <w:webHidden/>
              </w:rPr>
              <w:fldChar w:fldCharType="separate"/>
            </w:r>
            <w:r>
              <w:rPr>
                <w:noProof/>
                <w:webHidden/>
              </w:rPr>
              <w:t>21</w:t>
            </w:r>
            <w:r>
              <w:rPr>
                <w:noProof/>
                <w:webHidden/>
              </w:rPr>
              <w:fldChar w:fldCharType="end"/>
            </w:r>
          </w:hyperlink>
        </w:p>
        <w:p w14:paraId="6BE98430" w14:textId="77777777" w:rsidR="007518F5" w:rsidRDefault="007518F5">
          <w:pPr>
            <w:pStyle w:val="TOC1"/>
            <w:tabs>
              <w:tab w:val="right" w:leader="dot" w:pos="9350"/>
            </w:tabs>
            <w:rPr>
              <w:noProof/>
            </w:rPr>
          </w:pPr>
          <w:hyperlink w:anchor="_Toc233057524" w:history="1">
            <w:r w:rsidRPr="00A4051D">
              <w:rPr>
                <w:rStyle w:val="Hyperlink"/>
                <w:noProof/>
              </w:rPr>
              <w:t>Partie 2 — Comprendre la capitalisation</w:t>
            </w:r>
            <w:r>
              <w:rPr>
                <w:noProof/>
                <w:webHidden/>
              </w:rPr>
              <w:tab/>
            </w:r>
            <w:r>
              <w:rPr>
                <w:noProof/>
                <w:webHidden/>
              </w:rPr>
              <w:fldChar w:fldCharType="begin"/>
            </w:r>
            <w:r>
              <w:rPr>
                <w:noProof/>
                <w:webHidden/>
              </w:rPr>
              <w:instrText xml:space="preserve"> PAGEREF _Toc233057524 \h </w:instrText>
            </w:r>
            <w:r>
              <w:rPr>
                <w:noProof/>
                <w:webHidden/>
              </w:rPr>
            </w:r>
            <w:r>
              <w:rPr>
                <w:noProof/>
                <w:webHidden/>
              </w:rPr>
              <w:fldChar w:fldCharType="separate"/>
            </w:r>
            <w:r>
              <w:rPr>
                <w:noProof/>
                <w:webHidden/>
              </w:rPr>
              <w:t>26</w:t>
            </w:r>
            <w:r>
              <w:rPr>
                <w:noProof/>
                <w:webHidden/>
              </w:rPr>
              <w:fldChar w:fldCharType="end"/>
            </w:r>
          </w:hyperlink>
        </w:p>
        <w:p w14:paraId="788109B0" w14:textId="77777777" w:rsidR="007518F5" w:rsidRDefault="007518F5">
          <w:pPr>
            <w:pStyle w:val="TOC2"/>
            <w:tabs>
              <w:tab w:val="right" w:leader="dot" w:pos="9350"/>
            </w:tabs>
            <w:rPr>
              <w:noProof/>
            </w:rPr>
          </w:pPr>
          <w:hyperlink w:anchor="_Toc233057525" w:history="1">
            <w:r w:rsidRPr="00A4051D">
              <w:rPr>
                <w:rStyle w:val="Hyperlink"/>
                <w:noProof/>
              </w:rPr>
              <w:t>Anatomie d’un euro cotisé</w:t>
            </w:r>
            <w:r>
              <w:rPr>
                <w:noProof/>
                <w:webHidden/>
              </w:rPr>
              <w:tab/>
            </w:r>
            <w:r>
              <w:rPr>
                <w:noProof/>
                <w:webHidden/>
              </w:rPr>
              <w:fldChar w:fldCharType="begin"/>
            </w:r>
            <w:r>
              <w:rPr>
                <w:noProof/>
                <w:webHidden/>
              </w:rPr>
              <w:instrText xml:space="preserve"> PAGEREF _Toc233057525 \h </w:instrText>
            </w:r>
            <w:r>
              <w:rPr>
                <w:noProof/>
                <w:webHidden/>
              </w:rPr>
            </w:r>
            <w:r>
              <w:rPr>
                <w:noProof/>
                <w:webHidden/>
              </w:rPr>
              <w:fldChar w:fldCharType="separate"/>
            </w:r>
            <w:r>
              <w:rPr>
                <w:noProof/>
                <w:webHidden/>
              </w:rPr>
              <w:t>27</w:t>
            </w:r>
            <w:r>
              <w:rPr>
                <w:noProof/>
                <w:webHidden/>
              </w:rPr>
              <w:fldChar w:fldCharType="end"/>
            </w:r>
          </w:hyperlink>
        </w:p>
        <w:p w14:paraId="095DA67E" w14:textId="77777777" w:rsidR="007518F5" w:rsidRDefault="007518F5">
          <w:pPr>
            <w:pStyle w:val="TOC2"/>
            <w:tabs>
              <w:tab w:val="right" w:leader="dot" w:pos="9350"/>
            </w:tabs>
            <w:rPr>
              <w:noProof/>
            </w:rPr>
          </w:pPr>
          <w:hyperlink w:anchor="_Toc233057526" w:history="1">
            <w:r w:rsidRPr="00A4051D">
              <w:rPr>
                <w:rStyle w:val="Hyperlink"/>
                <w:noProof/>
              </w:rPr>
              <w:t>Ce que la capitalisation n’est pas</w:t>
            </w:r>
            <w:r>
              <w:rPr>
                <w:noProof/>
                <w:webHidden/>
              </w:rPr>
              <w:tab/>
            </w:r>
            <w:r>
              <w:rPr>
                <w:noProof/>
                <w:webHidden/>
              </w:rPr>
              <w:fldChar w:fldCharType="begin"/>
            </w:r>
            <w:r>
              <w:rPr>
                <w:noProof/>
                <w:webHidden/>
              </w:rPr>
              <w:instrText xml:space="preserve"> PAGEREF _Toc233057526 \h </w:instrText>
            </w:r>
            <w:r>
              <w:rPr>
                <w:noProof/>
                <w:webHidden/>
              </w:rPr>
            </w:r>
            <w:r>
              <w:rPr>
                <w:noProof/>
                <w:webHidden/>
              </w:rPr>
              <w:fldChar w:fldCharType="separate"/>
            </w:r>
            <w:r>
              <w:rPr>
                <w:noProof/>
                <w:webHidden/>
              </w:rPr>
              <w:t>30</w:t>
            </w:r>
            <w:r>
              <w:rPr>
                <w:noProof/>
                <w:webHidden/>
              </w:rPr>
              <w:fldChar w:fldCharType="end"/>
            </w:r>
          </w:hyperlink>
        </w:p>
        <w:p w14:paraId="68C8E57F" w14:textId="77777777" w:rsidR="007518F5" w:rsidRDefault="007518F5">
          <w:pPr>
            <w:pStyle w:val="TOC2"/>
            <w:tabs>
              <w:tab w:val="right" w:leader="dot" w:pos="9350"/>
            </w:tabs>
            <w:rPr>
              <w:noProof/>
            </w:rPr>
          </w:pPr>
          <w:hyperlink w:anchor="_Toc233057527" w:history="1">
            <w:r w:rsidRPr="00A4051D">
              <w:rPr>
                <w:rStyle w:val="Hyperlink"/>
                <w:noProof/>
              </w:rPr>
              <w:t>Le RAFP : ce mécanisme à l’œuvre chez nous</w:t>
            </w:r>
            <w:r>
              <w:rPr>
                <w:noProof/>
                <w:webHidden/>
              </w:rPr>
              <w:tab/>
            </w:r>
            <w:r>
              <w:rPr>
                <w:noProof/>
                <w:webHidden/>
              </w:rPr>
              <w:fldChar w:fldCharType="begin"/>
            </w:r>
            <w:r>
              <w:rPr>
                <w:noProof/>
                <w:webHidden/>
              </w:rPr>
              <w:instrText xml:space="preserve"> PAGEREF _Toc233057527 \h </w:instrText>
            </w:r>
            <w:r>
              <w:rPr>
                <w:noProof/>
                <w:webHidden/>
              </w:rPr>
            </w:r>
            <w:r>
              <w:rPr>
                <w:noProof/>
                <w:webHidden/>
              </w:rPr>
              <w:fldChar w:fldCharType="separate"/>
            </w:r>
            <w:r>
              <w:rPr>
                <w:noProof/>
                <w:webHidden/>
              </w:rPr>
              <w:t>33</w:t>
            </w:r>
            <w:r>
              <w:rPr>
                <w:noProof/>
                <w:webHidden/>
              </w:rPr>
              <w:fldChar w:fldCharType="end"/>
            </w:r>
          </w:hyperlink>
        </w:p>
        <w:p w14:paraId="7E191C0A" w14:textId="77777777" w:rsidR="007518F5" w:rsidRDefault="007518F5">
          <w:pPr>
            <w:pStyle w:val="TOC2"/>
            <w:tabs>
              <w:tab w:val="right" w:leader="dot" w:pos="9350"/>
            </w:tabs>
            <w:rPr>
              <w:noProof/>
            </w:rPr>
          </w:pPr>
          <w:hyperlink w:anchor="_Toc233057528" w:history="1">
            <w:r w:rsidRPr="00A4051D">
              <w:rPr>
                <w:rStyle w:val="Hyperlink"/>
                <w:noProof/>
              </w:rPr>
              <w:t>Cotiser moins pour gagner plus</w:t>
            </w:r>
            <w:r>
              <w:rPr>
                <w:noProof/>
                <w:webHidden/>
              </w:rPr>
              <w:tab/>
            </w:r>
            <w:r>
              <w:rPr>
                <w:noProof/>
                <w:webHidden/>
              </w:rPr>
              <w:fldChar w:fldCharType="begin"/>
            </w:r>
            <w:r>
              <w:rPr>
                <w:noProof/>
                <w:webHidden/>
              </w:rPr>
              <w:instrText xml:space="preserve"> PAGEREF _Toc233057528 \h </w:instrText>
            </w:r>
            <w:r>
              <w:rPr>
                <w:noProof/>
                <w:webHidden/>
              </w:rPr>
            </w:r>
            <w:r>
              <w:rPr>
                <w:noProof/>
                <w:webHidden/>
              </w:rPr>
              <w:fldChar w:fldCharType="separate"/>
            </w:r>
            <w:r>
              <w:rPr>
                <w:noProof/>
                <w:webHidden/>
              </w:rPr>
              <w:t>34</w:t>
            </w:r>
            <w:r>
              <w:rPr>
                <w:noProof/>
                <w:webHidden/>
              </w:rPr>
              <w:fldChar w:fldCharType="end"/>
            </w:r>
          </w:hyperlink>
        </w:p>
        <w:p w14:paraId="2455A2D9" w14:textId="77777777" w:rsidR="007518F5" w:rsidRDefault="007518F5">
          <w:pPr>
            <w:pStyle w:val="TOC2"/>
            <w:tabs>
              <w:tab w:val="right" w:leader="dot" w:pos="9350"/>
            </w:tabs>
            <w:rPr>
              <w:noProof/>
            </w:rPr>
          </w:pPr>
          <w:hyperlink w:anchor="_Toc233057529" w:history="1">
            <w:r w:rsidRPr="00A4051D">
              <w:rPr>
                <w:rStyle w:val="Hyperlink"/>
                <w:noProof/>
              </w:rPr>
              <w:t>Ce que ça change pour le système</w:t>
            </w:r>
            <w:r>
              <w:rPr>
                <w:noProof/>
                <w:webHidden/>
              </w:rPr>
              <w:tab/>
            </w:r>
            <w:r>
              <w:rPr>
                <w:noProof/>
                <w:webHidden/>
              </w:rPr>
              <w:fldChar w:fldCharType="begin"/>
            </w:r>
            <w:r>
              <w:rPr>
                <w:noProof/>
                <w:webHidden/>
              </w:rPr>
              <w:instrText xml:space="preserve"> PAGEREF _Toc233057529 \h </w:instrText>
            </w:r>
            <w:r>
              <w:rPr>
                <w:noProof/>
                <w:webHidden/>
              </w:rPr>
            </w:r>
            <w:r>
              <w:rPr>
                <w:noProof/>
                <w:webHidden/>
              </w:rPr>
              <w:fldChar w:fldCharType="separate"/>
            </w:r>
            <w:r>
              <w:rPr>
                <w:noProof/>
                <w:webHidden/>
              </w:rPr>
              <w:t>37</w:t>
            </w:r>
            <w:r>
              <w:rPr>
                <w:noProof/>
                <w:webHidden/>
              </w:rPr>
              <w:fldChar w:fldCharType="end"/>
            </w:r>
          </w:hyperlink>
        </w:p>
        <w:p w14:paraId="04551203" w14:textId="77777777" w:rsidR="007518F5" w:rsidRDefault="007518F5">
          <w:pPr>
            <w:pStyle w:val="TOC1"/>
            <w:tabs>
              <w:tab w:val="right" w:leader="dot" w:pos="9350"/>
            </w:tabs>
            <w:rPr>
              <w:noProof/>
            </w:rPr>
          </w:pPr>
          <w:hyperlink w:anchor="_Toc233057530" w:history="1">
            <w:r w:rsidRPr="00A4051D">
              <w:rPr>
                <w:rStyle w:val="Hyperlink"/>
                <w:noProof/>
              </w:rPr>
              <w:t>Partie 3 — La capitalisation permet d’avoir des fonds de pension</w:t>
            </w:r>
            <w:r>
              <w:rPr>
                <w:noProof/>
                <w:webHidden/>
              </w:rPr>
              <w:tab/>
            </w:r>
            <w:r>
              <w:rPr>
                <w:noProof/>
                <w:webHidden/>
              </w:rPr>
              <w:fldChar w:fldCharType="begin"/>
            </w:r>
            <w:r>
              <w:rPr>
                <w:noProof/>
                <w:webHidden/>
              </w:rPr>
              <w:instrText xml:space="preserve"> PAGEREF _Toc233057530 \h </w:instrText>
            </w:r>
            <w:r>
              <w:rPr>
                <w:noProof/>
                <w:webHidden/>
              </w:rPr>
            </w:r>
            <w:r>
              <w:rPr>
                <w:noProof/>
                <w:webHidden/>
              </w:rPr>
              <w:fldChar w:fldCharType="separate"/>
            </w:r>
            <w:r>
              <w:rPr>
                <w:noProof/>
                <w:webHidden/>
              </w:rPr>
              <w:t>38</w:t>
            </w:r>
            <w:r>
              <w:rPr>
                <w:noProof/>
                <w:webHidden/>
              </w:rPr>
              <w:fldChar w:fldCharType="end"/>
            </w:r>
          </w:hyperlink>
        </w:p>
        <w:p w14:paraId="4EA0B2E3" w14:textId="77777777" w:rsidR="007518F5" w:rsidRDefault="007518F5">
          <w:pPr>
            <w:pStyle w:val="TOC2"/>
            <w:tabs>
              <w:tab w:val="right" w:leader="dot" w:pos="9350"/>
            </w:tabs>
            <w:rPr>
              <w:noProof/>
            </w:rPr>
          </w:pPr>
          <w:hyperlink w:anchor="_Toc233057531" w:history="1">
            <w:r w:rsidRPr="00A4051D">
              <w:rPr>
                <w:rStyle w:val="Hyperlink"/>
                <w:noProof/>
              </w:rPr>
              <w:t>Qu’est-ce qu’un fonds de pension ? Les trois familles</w:t>
            </w:r>
            <w:r>
              <w:rPr>
                <w:noProof/>
                <w:webHidden/>
              </w:rPr>
              <w:tab/>
            </w:r>
            <w:r>
              <w:rPr>
                <w:noProof/>
                <w:webHidden/>
              </w:rPr>
              <w:fldChar w:fldCharType="begin"/>
            </w:r>
            <w:r>
              <w:rPr>
                <w:noProof/>
                <w:webHidden/>
              </w:rPr>
              <w:instrText xml:space="preserve"> PAGEREF _Toc233057531 \h </w:instrText>
            </w:r>
            <w:r>
              <w:rPr>
                <w:noProof/>
                <w:webHidden/>
              </w:rPr>
            </w:r>
            <w:r>
              <w:rPr>
                <w:noProof/>
                <w:webHidden/>
              </w:rPr>
              <w:fldChar w:fldCharType="separate"/>
            </w:r>
            <w:r>
              <w:rPr>
                <w:noProof/>
                <w:webHidden/>
              </w:rPr>
              <w:t>38</w:t>
            </w:r>
            <w:r>
              <w:rPr>
                <w:noProof/>
                <w:webHidden/>
              </w:rPr>
              <w:fldChar w:fldCharType="end"/>
            </w:r>
          </w:hyperlink>
        </w:p>
        <w:p w14:paraId="05FB9858" w14:textId="77777777" w:rsidR="007518F5" w:rsidRDefault="007518F5">
          <w:pPr>
            <w:pStyle w:val="TOC2"/>
            <w:tabs>
              <w:tab w:val="right" w:leader="dot" w:pos="9350"/>
            </w:tabs>
            <w:rPr>
              <w:noProof/>
            </w:rPr>
          </w:pPr>
          <w:hyperlink w:anchor="_Toc233057532" w:history="1">
            <w:r w:rsidRPr="00A4051D">
              <w:rPr>
                <w:rStyle w:val="Hyperlink"/>
                <w:noProof/>
              </w:rPr>
              <w:t>Le capital qui nous échappe</w:t>
            </w:r>
            <w:r>
              <w:rPr>
                <w:noProof/>
                <w:webHidden/>
              </w:rPr>
              <w:tab/>
            </w:r>
            <w:r>
              <w:rPr>
                <w:noProof/>
                <w:webHidden/>
              </w:rPr>
              <w:fldChar w:fldCharType="begin"/>
            </w:r>
            <w:r>
              <w:rPr>
                <w:noProof/>
                <w:webHidden/>
              </w:rPr>
              <w:instrText xml:space="preserve"> PAGEREF _Toc233057532 \h </w:instrText>
            </w:r>
            <w:r>
              <w:rPr>
                <w:noProof/>
                <w:webHidden/>
              </w:rPr>
            </w:r>
            <w:r>
              <w:rPr>
                <w:noProof/>
                <w:webHidden/>
              </w:rPr>
              <w:fldChar w:fldCharType="separate"/>
            </w:r>
            <w:r>
              <w:rPr>
                <w:noProof/>
                <w:webHidden/>
              </w:rPr>
              <w:t>41</w:t>
            </w:r>
            <w:r>
              <w:rPr>
                <w:noProof/>
                <w:webHidden/>
              </w:rPr>
              <w:fldChar w:fldCharType="end"/>
            </w:r>
          </w:hyperlink>
        </w:p>
        <w:p w14:paraId="20100E56" w14:textId="77777777" w:rsidR="007518F5" w:rsidRDefault="007518F5">
          <w:pPr>
            <w:pStyle w:val="TOC3"/>
            <w:tabs>
              <w:tab w:val="right" w:leader="dot" w:pos="9350"/>
            </w:tabs>
            <w:rPr>
              <w:noProof/>
            </w:rPr>
          </w:pPr>
          <w:hyperlink w:anchor="_Toc233057533" w:history="1">
            <w:r w:rsidRPr="00A4051D">
              <w:rPr>
                <w:rStyle w:val="Hyperlink"/>
                <w:noProof/>
              </w:rPr>
              <w:t>Six mille milliards qui dorment</w:t>
            </w:r>
            <w:r>
              <w:rPr>
                <w:noProof/>
                <w:webHidden/>
              </w:rPr>
              <w:tab/>
            </w:r>
            <w:r>
              <w:rPr>
                <w:noProof/>
                <w:webHidden/>
              </w:rPr>
              <w:fldChar w:fldCharType="begin"/>
            </w:r>
            <w:r>
              <w:rPr>
                <w:noProof/>
                <w:webHidden/>
              </w:rPr>
              <w:instrText xml:space="preserve"> PAGEREF _Toc233057533 \h </w:instrText>
            </w:r>
            <w:r>
              <w:rPr>
                <w:noProof/>
                <w:webHidden/>
              </w:rPr>
            </w:r>
            <w:r>
              <w:rPr>
                <w:noProof/>
                <w:webHidden/>
              </w:rPr>
              <w:fldChar w:fldCharType="separate"/>
            </w:r>
            <w:r>
              <w:rPr>
                <w:noProof/>
                <w:webHidden/>
              </w:rPr>
              <w:t>41</w:t>
            </w:r>
            <w:r>
              <w:rPr>
                <w:noProof/>
                <w:webHidden/>
              </w:rPr>
              <w:fldChar w:fldCharType="end"/>
            </w:r>
          </w:hyperlink>
        </w:p>
        <w:p w14:paraId="2302ACB8" w14:textId="77777777" w:rsidR="007518F5" w:rsidRDefault="007518F5">
          <w:pPr>
            <w:pStyle w:val="TOC2"/>
            <w:tabs>
              <w:tab w:val="right" w:leader="dot" w:pos="9350"/>
            </w:tabs>
            <w:rPr>
              <w:noProof/>
            </w:rPr>
          </w:pPr>
          <w:hyperlink w:anchor="_Toc233057534" w:history="1">
            <w:r w:rsidRPr="00A4051D">
              <w:rPr>
                <w:rStyle w:val="Hyperlink"/>
                <w:noProof/>
              </w:rPr>
              <w:t>La vague des cessions silencieuses</w:t>
            </w:r>
            <w:r>
              <w:rPr>
                <w:noProof/>
                <w:webHidden/>
              </w:rPr>
              <w:tab/>
            </w:r>
            <w:r>
              <w:rPr>
                <w:noProof/>
                <w:webHidden/>
              </w:rPr>
              <w:fldChar w:fldCharType="begin"/>
            </w:r>
            <w:r>
              <w:rPr>
                <w:noProof/>
                <w:webHidden/>
              </w:rPr>
              <w:instrText xml:space="preserve"> PAGEREF _Toc233057534 \h </w:instrText>
            </w:r>
            <w:r>
              <w:rPr>
                <w:noProof/>
                <w:webHidden/>
              </w:rPr>
            </w:r>
            <w:r>
              <w:rPr>
                <w:noProof/>
                <w:webHidden/>
              </w:rPr>
              <w:fldChar w:fldCharType="separate"/>
            </w:r>
            <w:r>
              <w:rPr>
                <w:noProof/>
                <w:webHidden/>
              </w:rPr>
              <w:t>44</w:t>
            </w:r>
            <w:r>
              <w:rPr>
                <w:noProof/>
                <w:webHidden/>
              </w:rPr>
              <w:fldChar w:fldCharType="end"/>
            </w:r>
          </w:hyperlink>
        </w:p>
        <w:p w14:paraId="38A8E084" w14:textId="77777777" w:rsidR="007518F5" w:rsidRDefault="007518F5">
          <w:pPr>
            <w:pStyle w:val="TOC3"/>
            <w:tabs>
              <w:tab w:val="right" w:leader="dot" w:pos="9350"/>
            </w:tabs>
            <w:rPr>
              <w:noProof/>
            </w:rPr>
          </w:pPr>
          <w:hyperlink w:anchor="_Toc233057535" w:history="1">
            <w:r w:rsidRPr="00A4051D">
              <w:rPr>
                <w:rStyle w:val="Hyperlink"/>
                <w:noProof/>
              </w:rPr>
              <w:t>Le hold-up silencieux, opération par opération</w:t>
            </w:r>
            <w:r>
              <w:rPr>
                <w:noProof/>
                <w:webHidden/>
              </w:rPr>
              <w:tab/>
            </w:r>
            <w:r>
              <w:rPr>
                <w:noProof/>
                <w:webHidden/>
              </w:rPr>
              <w:fldChar w:fldCharType="begin"/>
            </w:r>
            <w:r>
              <w:rPr>
                <w:noProof/>
                <w:webHidden/>
              </w:rPr>
              <w:instrText xml:space="preserve"> PAGEREF _Toc233057535 \h </w:instrText>
            </w:r>
            <w:r>
              <w:rPr>
                <w:noProof/>
                <w:webHidden/>
              </w:rPr>
            </w:r>
            <w:r>
              <w:rPr>
                <w:noProof/>
                <w:webHidden/>
              </w:rPr>
              <w:fldChar w:fldCharType="separate"/>
            </w:r>
            <w:r>
              <w:rPr>
                <w:noProof/>
                <w:webHidden/>
              </w:rPr>
              <w:t>46</w:t>
            </w:r>
            <w:r>
              <w:rPr>
                <w:noProof/>
                <w:webHidden/>
              </w:rPr>
              <w:fldChar w:fldCharType="end"/>
            </w:r>
          </w:hyperlink>
        </w:p>
        <w:p w14:paraId="41BA0158" w14:textId="77777777" w:rsidR="007518F5" w:rsidRDefault="007518F5">
          <w:pPr>
            <w:pStyle w:val="TOC2"/>
            <w:tabs>
              <w:tab w:val="right" w:leader="dot" w:pos="9350"/>
            </w:tabs>
            <w:rPr>
              <w:noProof/>
            </w:rPr>
          </w:pPr>
          <w:hyperlink w:anchor="_Toc233057536" w:history="1">
            <w:r w:rsidRPr="00A4051D">
              <w:rPr>
                <w:rStyle w:val="Hyperlink"/>
                <w:noProof/>
              </w:rPr>
              <w:t>Si la France avait des fonds de pension</w:t>
            </w:r>
            <w:r>
              <w:rPr>
                <w:noProof/>
                <w:webHidden/>
              </w:rPr>
              <w:tab/>
            </w:r>
            <w:r>
              <w:rPr>
                <w:noProof/>
                <w:webHidden/>
              </w:rPr>
              <w:fldChar w:fldCharType="begin"/>
            </w:r>
            <w:r>
              <w:rPr>
                <w:noProof/>
                <w:webHidden/>
              </w:rPr>
              <w:instrText xml:space="preserve"> PAGEREF _Toc233057536 \h </w:instrText>
            </w:r>
            <w:r>
              <w:rPr>
                <w:noProof/>
                <w:webHidden/>
              </w:rPr>
            </w:r>
            <w:r>
              <w:rPr>
                <w:noProof/>
                <w:webHidden/>
              </w:rPr>
              <w:fldChar w:fldCharType="separate"/>
            </w:r>
            <w:r>
              <w:rPr>
                <w:noProof/>
                <w:webHidden/>
              </w:rPr>
              <w:t>49</w:t>
            </w:r>
            <w:r>
              <w:rPr>
                <w:noProof/>
                <w:webHidden/>
              </w:rPr>
              <w:fldChar w:fldCharType="end"/>
            </w:r>
          </w:hyperlink>
        </w:p>
        <w:p w14:paraId="17D25B32" w14:textId="77777777" w:rsidR="007518F5" w:rsidRDefault="007518F5">
          <w:pPr>
            <w:pStyle w:val="TOC3"/>
            <w:tabs>
              <w:tab w:val="right" w:leader="dot" w:pos="9350"/>
            </w:tabs>
            <w:rPr>
              <w:noProof/>
            </w:rPr>
          </w:pPr>
          <w:hyperlink w:anchor="_Toc233057537" w:history="1">
            <w:r w:rsidRPr="00A4051D">
              <w:rPr>
                <w:rStyle w:val="Hyperlink"/>
                <w:noProof/>
              </w:rPr>
              <w:t>Une décision politique, pas une fatalité</w:t>
            </w:r>
            <w:r>
              <w:rPr>
                <w:noProof/>
                <w:webHidden/>
              </w:rPr>
              <w:tab/>
            </w:r>
            <w:r>
              <w:rPr>
                <w:noProof/>
                <w:webHidden/>
              </w:rPr>
              <w:fldChar w:fldCharType="begin"/>
            </w:r>
            <w:r>
              <w:rPr>
                <w:noProof/>
                <w:webHidden/>
              </w:rPr>
              <w:instrText xml:space="preserve"> PAGEREF _Toc233057537 \h </w:instrText>
            </w:r>
            <w:r>
              <w:rPr>
                <w:noProof/>
                <w:webHidden/>
              </w:rPr>
            </w:r>
            <w:r>
              <w:rPr>
                <w:noProof/>
                <w:webHidden/>
              </w:rPr>
              <w:fldChar w:fldCharType="separate"/>
            </w:r>
            <w:r>
              <w:rPr>
                <w:noProof/>
                <w:webHidden/>
              </w:rPr>
              <w:t>52</w:t>
            </w:r>
            <w:r>
              <w:rPr>
                <w:noProof/>
                <w:webHidden/>
              </w:rPr>
              <w:fldChar w:fldCharType="end"/>
            </w:r>
          </w:hyperlink>
        </w:p>
        <w:p w14:paraId="7C0158EA" w14:textId="77777777" w:rsidR="007518F5" w:rsidRDefault="007518F5">
          <w:pPr>
            <w:pStyle w:val="TOC3"/>
            <w:tabs>
              <w:tab w:val="right" w:leader="dot" w:pos="9350"/>
            </w:tabs>
            <w:rPr>
              <w:noProof/>
            </w:rPr>
          </w:pPr>
          <w:hyperlink w:anchor="_Toc233057538" w:history="1">
            <w:r w:rsidRPr="00A4051D">
              <w:rPr>
                <w:rStyle w:val="Hyperlink"/>
                <w:noProof/>
              </w:rPr>
              <w:t>Trois bénéfices de plus : dépenses, recettes, croissance</w:t>
            </w:r>
            <w:r>
              <w:rPr>
                <w:noProof/>
                <w:webHidden/>
              </w:rPr>
              <w:tab/>
            </w:r>
            <w:r>
              <w:rPr>
                <w:noProof/>
                <w:webHidden/>
              </w:rPr>
              <w:fldChar w:fldCharType="begin"/>
            </w:r>
            <w:r>
              <w:rPr>
                <w:noProof/>
                <w:webHidden/>
              </w:rPr>
              <w:instrText xml:space="preserve"> PAGEREF _Toc233057538 \h </w:instrText>
            </w:r>
            <w:r>
              <w:rPr>
                <w:noProof/>
                <w:webHidden/>
              </w:rPr>
            </w:r>
            <w:r>
              <w:rPr>
                <w:noProof/>
                <w:webHidden/>
              </w:rPr>
              <w:fldChar w:fldCharType="separate"/>
            </w:r>
            <w:r>
              <w:rPr>
                <w:noProof/>
                <w:webHidden/>
              </w:rPr>
              <w:t>52</w:t>
            </w:r>
            <w:r>
              <w:rPr>
                <w:noProof/>
                <w:webHidden/>
              </w:rPr>
              <w:fldChar w:fldCharType="end"/>
            </w:r>
          </w:hyperlink>
        </w:p>
        <w:p w14:paraId="5ABCFB59" w14:textId="77777777" w:rsidR="007518F5" w:rsidRDefault="007518F5">
          <w:pPr>
            <w:pStyle w:val="TOC1"/>
            <w:tabs>
              <w:tab w:val="right" w:leader="dot" w:pos="9350"/>
            </w:tabs>
            <w:rPr>
              <w:noProof/>
            </w:rPr>
          </w:pPr>
          <w:hyperlink w:anchor="_Toc233057539" w:history="1">
            <w:r w:rsidRPr="00A4051D">
              <w:rPr>
                <w:rStyle w:val="Hyperlink"/>
                <w:noProof/>
              </w:rPr>
              <w:t>Partie 4 — Comment on y arrive : ce que les autres pays nous apprennent</w:t>
            </w:r>
            <w:r>
              <w:rPr>
                <w:noProof/>
                <w:webHidden/>
              </w:rPr>
              <w:tab/>
            </w:r>
            <w:r>
              <w:rPr>
                <w:noProof/>
                <w:webHidden/>
              </w:rPr>
              <w:fldChar w:fldCharType="begin"/>
            </w:r>
            <w:r>
              <w:rPr>
                <w:noProof/>
                <w:webHidden/>
              </w:rPr>
              <w:instrText xml:space="preserve"> PAGEREF _Toc233057539 \h </w:instrText>
            </w:r>
            <w:r>
              <w:rPr>
                <w:noProof/>
                <w:webHidden/>
              </w:rPr>
            </w:r>
            <w:r>
              <w:rPr>
                <w:noProof/>
                <w:webHidden/>
              </w:rPr>
              <w:fldChar w:fldCharType="separate"/>
            </w:r>
            <w:r>
              <w:rPr>
                <w:noProof/>
                <w:webHidden/>
              </w:rPr>
              <w:t>54</w:t>
            </w:r>
            <w:r>
              <w:rPr>
                <w:noProof/>
                <w:webHidden/>
              </w:rPr>
              <w:fldChar w:fldCharType="end"/>
            </w:r>
          </w:hyperlink>
        </w:p>
        <w:p w14:paraId="1F036637" w14:textId="77777777" w:rsidR="007518F5" w:rsidRDefault="007518F5">
          <w:pPr>
            <w:pStyle w:val="TOC2"/>
            <w:tabs>
              <w:tab w:val="right" w:leader="dot" w:pos="9350"/>
            </w:tabs>
            <w:rPr>
              <w:noProof/>
            </w:rPr>
          </w:pPr>
          <w:hyperlink w:anchor="_Toc233057540" w:history="1">
            <w:r w:rsidRPr="00A4051D">
              <w:rPr>
                <w:rStyle w:val="Hyperlink"/>
                <w:noProof/>
              </w:rPr>
              <w:t>Quatre trajectoires : Suède, Australie, Singapour, Chili</w:t>
            </w:r>
            <w:r>
              <w:rPr>
                <w:noProof/>
                <w:webHidden/>
              </w:rPr>
              <w:tab/>
            </w:r>
            <w:r>
              <w:rPr>
                <w:noProof/>
                <w:webHidden/>
              </w:rPr>
              <w:fldChar w:fldCharType="begin"/>
            </w:r>
            <w:r>
              <w:rPr>
                <w:noProof/>
                <w:webHidden/>
              </w:rPr>
              <w:instrText xml:space="preserve"> PAGEREF _Toc233057540 \h </w:instrText>
            </w:r>
            <w:r>
              <w:rPr>
                <w:noProof/>
                <w:webHidden/>
              </w:rPr>
            </w:r>
            <w:r>
              <w:rPr>
                <w:noProof/>
                <w:webHidden/>
              </w:rPr>
              <w:fldChar w:fldCharType="separate"/>
            </w:r>
            <w:r>
              <w:rPr>
                <w:noProof/>
                <w:webHidden/>
              </w:rPr>
              <w:t>54</w:t>
            </w:r>
            <w:r>
              <w:rPr>
                <w:noProof/>
                <w:webHidden/>
              </w:rPr>
              <w:fldChar w:fldCharType="end"/>
            </w:r>
          </w:hyperlink>
        </w:p>
        <w:p w14:paraId="6075207F" w14:textId="77777777" w:rsidR="007518F5" w:rsidRDefault="007518F5">
          <w:pPr>
            <w:pStyle w:val="TOC3"/>
            <w:tabs>
              <w:tab w:val="right" w:leader="dot" w:pos="9350"/>
            </w:tabs>
            <w:rPr>
              <w:noProof/>
            </w:rPr>
          </w:pPr>
          <w:hyperlink w:anchor="_Toc233057541" w:history="1">
            <w:r w:rsidRPr="00A4051D">
              <w:rPr>
                <w:rStyle w:val="Hyperlink"/>
                <w:noProof/>
              </w:rPr>
              <w:t>Suède : la preuve par neuf</w:t>
            </w:r>
            <w:r>
              <w:rPr>
                <w:noProof/>
                <w:webHidden/>
              </w:rPr>
              <w:tab/>
            </w:r>
            <w:r>
              <w:rPr>
                <w:noProof/>
                <w:webHidden/>
              </w:rPr>
              <w:fldChar w:fldCharType="begin"/>
            </w:r>
            <w:r>
              <w:rPr>
                <w:noProof/>
                <w:webHidden/>
              </w:rPr>
              <w:instrText xml:space="preserve"> PAGEREF _Toc233057541 \h </w:instrText>
            </w:r>
            <w:r>
              <w:rPr>
                <w:noProof/>
                <w:webHidden/>
              </w:rPr>
            </w:r>
            <w:r>
              <w:rPr>
                <w:noProof/>
                <w:webHidden/>
              </w:rPr>
              <w:fldChar w:fldCharType="separate"/>
            </w:r>
            <w:r>
              <w:rPr>
                <w:noProof/>
                <w:webHidden/>
              </w:rPr>
              <w:t>54</w:t>
            </w:r>
            <w:r>
              <w:rPr>
                <w:noProof/>
                <w:webHidden/>
              </w:rPr>
              <w:fldChar w:fldCharType="end"/>
            </w:r>
          </w:hyperlink>
        </w:p>
        <w:p w14:paraId="086CA426" w14:textId="77777777" w:rsidR="007518F5" w:rsidRDefault="007518F5">
          <w:pPr>
            <w:pStyle w:val="TOC3"/>
            <w:tabs>
              <w:tab w:val="right" w:leader="dot" w:pos="9350"/>
            </w:tabs>
            <w:rPr>
              <w:noProof/>
            </w:rPr>
          </w:pPr>
          <w:hyperlink w:anchor="_Toc233057542" w:history="1">
            <w:r w:rsidRPr="00A4051D">
              <w:rPr>
                <w:rStyle w:val="Hyperlink"/>
                <w:noProof/>
              </w:rPr>
              <w:t>Australie : l’auto-enrolment patronal</w:t>
            </w:r>
            <w:r>
              <w:rPr>
                <w:noProof/>
                <w:webHidden/>
              </w:rPr>
              <w:tab/>
            </w:r>
            <w:r>
              <w:rPr>
                <w:noProof/>
                <w:webHidden/>
              </w:rPr>
              <w:fldChar w:fldCharType="begin"/>
            </w:r>
            <w:r>
              <w:rPr>
                <w:noProof/>
                <w:webHidden/>
              </w:rPr>
              <w:instrText xml:space="preserve"> PAGEREF _Toc233057542 \h </w:instrText>
            </w:r>
            <w:r>
              <w:rPr>
                <w:noProof/>
                <w:webHidden/>
              </w:rPr>
            </w:r>
            <w:r>
              <w:rPr>
                <w:noProof/>
                <w:webHidden/>
              </w:rPr>
              <w:fldChar w:fldCharType="separate"/>
            </w:r>
            <w:r>
              <w:rPr>
                <w:noProof/>
                <w:webHidden/>
              </w:rPr>
              <w:t>58</w:t>
            </w:r>
            <w:r>
              <w:rPr>
                <w:noProof/>
                <w:webHidden/>
              </w:rPr>
              <w:fldChar w:fldCharType="end"/>
            </w:r>
          </w:hyperlink>
        </w:p>
        <w:p w14:paraId="4AE1EA85" w14:textId="77777777" w:rsidR="007518F5" w:rsidRDefault="007518F5">
          <w:pPr>
            <w:pStyle w:val="TOC3"/>
            <w:tabs>
              <w:tab w:val="right" w:leader="dot" w:pos="9350"/>
            </w:tabs>
            <w:rPr>
              <w:noProof/>
            </w:rPr>
          </w:pPr>
          <w:hyperlink w:anchor="_Toc233057543" w:history="1">
            <w:r w:rsidRPr="00A4051D">
              <w:rPr>
                <w:rStyle w:val="Hyperlink"/>
                <w:noProof/>
              </w:rPr>
              <w:t>Singapour : le modèle asiatique mature</w:t>
            </w:r>
            <w:r>
              <w:rPr>
                <w:noProof/>
                <w:webHidden/>
              </w:rPr>
              <w:tab/>
            </w:r>
            <w:r>
              <w:rPr>
                <w:noProof/>
                <w:webHidden/>
              </w:rPr>
              <w:fldChar w:fldCharType="begin"/>
            </w:r>
            <w:r>
              <w:rPr>
                <w:noProof/>
                <w:webHidden/>
              </w:rPr>
              <w:instrText xml:space="preserve"> PAGEREF _Toc233057543 \h </w:instrText>
            </w:r>
            <w:r>
              <w:rPr>
                <w:noProof/>
                <w:webHidden/>
              </w:rPr>
            </w:r>
            <w:r>
              <w:rPr>
                <w:noProof/>
                <w:webHidden/>
              </w:rPr>
              <w:fldChar w:fldCharType="separate"/>
            </w:r>
            <w:r>
              <w:rPr>
                <w:noProof/>
                <w:webHidden/>
              </w:rPr>
              <w:t>61</w:t>
            </w:r>
            <w:r>
              <w:rPr>
                <w:noProof/>
                <w:webHidden/>
              </w:rPr>
              <w:fldChar w:fldCharType="end"/>
            </w:r>
          </w:hyperlink>
        </w:p>
        <w:p w14:paraId="57EECA4E" w14:textId="77777777" w:rsidR="007518F5" w:rsidRDefault="007518F5">
          <w:pPr>
            <w:pStyle w:val="TOC3"/>
            <w:tabs>
              <w:tab w:val="right" w:leader="dot" w:pos="9350"/>
            </w:tabs>
            <w:rPr>
              <w:noProof/>
            </w:rPr>
          </w:pPr>
          <w:hyperlink w:anchor="_Toc233057544" w:history="1">
            <w:r w:rsidRPr="00A4051D">
              <w:rPr>
                <w:rStyle w:val="Hyperlink"/>
                <w:noProof/>
              </w:rPr>
              <w:t>Chili : l’expérience unique du tout-capitalisation</w:t>
            </w:r>
            <w:r>
              <w:rPr>
                <w:noProof/>
                <w:webHidden/>
              </w:rPr>
              <w:tab/>
            </w:r>
            <w:r>
              <w:rPr>
                <w:noProof/>
                <w:webHidden/>
              </w:rPr>
              <w:fldChar w:fldCharType="begin"/>
            </w:r>
            <w:r>
              <w:rPr>
                <w:noProof/>
                <w:webHidden/>
              </w:rPr>
              <w:instrText xml:space="preserve"> PAGEREF _Toc233057544 \h </w:instrText>
            </w:r>
            <w:r>
              <w:rPr>
                <w:noProof/>
                <w:webHidden/>
              </w:rPr>
            </w:r>
            <w:r>
              <w:rPr>
                <w:noProof/>
                <w:webHidden/>
              </w:rPr>
              <w:fldChar w:fldCharType="separate"/>
            </w:r>
            <w:r>
              <w:rPr>
                <w:noProof/>
                <w:webHidden/>
              </w:rPr>
              <w:t>64</w:t>
            </w:r>
            <w:r>
              <w:rPr>
                <w:noProof/>
                <w:webHidden/>
              </w:rPr>
              <w:fldChar w:fldCharType="end"/>
            </w:r>
          </w:hyperlink>
        </w:p>
        <w:p w14:paraId="7ED3F1F1" w14:textId="77777777" w:rsidR="007518F5" w:rsidRDefault="007518F5">
          <w:pPr>
            <w:pStyle w:val="TOC2"/>
            <w:tabs>
              <w:tab w:val="right" w:leader="dot" w:pos="9350"/>
            </w:tabs>
            <w:rPr>
              <w:noProof/>
            </w:rPr>
          </w:pPr>
          <w:hyperlink w:anchor="_Toc233057545" w:history="1">
            <w:r w:rsidRPr="00A4051D">
              <w:rPr>
                <w:rStyle w:val="Hyperlink"/>
                <w:noProof/>
              </w:rPr>
              <w:t>Quatre leçons pour la France</w:t>
            </w:r>
            <w:r>
              <w:rPr>
                <w:noProof/>
                <w:webHidden/>
              </w:rPr>
              <w:tab/>
            </w:r>
            <w:r>
              <w:rPr>
                <w:noProof/>
                <w:webHidden/>
              </w:rPr>
              <w:fldChar w:fldCharType="begin"/>
            </w:r>
            <w:r>
              <w:rPr>
                <w:noProof/>
                <w:webHidden/>
              </w:rPr>
              <w:instrText xml:space="preserve"> PAGEREF _Toc233057545 \h </w:instrText>
            </w:r>
            <w:r>
              <w:rPr>
                <w:noProof/>
                <w:webHidden/>
              </w:rPr>
            </w:r>
            <w:r>
              <w:rPr>
                <w:noProof/>
                <w:webHidden/>
              </w:rPr>
              <w:fldChar w:fldCharType="separate"/>
            </w:r>
            <w:r>
              <w:rPr>
                <w:noProof/>
                <w:webHidden/>
              </w:rPr>
              <w:t>68</w:t>
            </w:r>
            <w:r>
              <w:rPr>
                <w:noProof/>
                <w:webHidden/>
              </w:rPr>
              <w:fldChar w:fldCharType="end"/>
            </w:r>
          </w:hyperlink>
        </w:p>
        <w:p w14:paraId="23F5A210" w14:textId="77777777" w:rsidR="007518F5" w:rsidRDefault="007518F5">
          <w:pPr>
            <w:pStyle w:val="TOC2"/>
            <w:tabs>
              <w:tab w:val="right" w:leader="dot" w:pos="9350"/>
            </w:tabs>
            <w:rPr>
              <w:noProof/>
            </w:rPr>
          </w:pPr>
          <w:hyperlink w:anchor="_Toc233057546" w:history="1">
            <w:r w:rsidRPr="00A4051D">
              <w:rPr>
                <w:rStyle w:val="Hyperlink"/>
                <w:noProof/>
              </w:rPr>
              <w:t>Les enjeux à arbitrer</w:t>
            </w:r>
            <w:r>
              <w:rPr>
                <w:noProof/>
                <w:webHidden/>
              </w:rPr>
              <w:tab/>
            </w:r>
            <w:r>
              <w:rPr>
                <w:noProof/>
                <w:webHidden/>
              </w:rPr>
              <w:fldChar w:fldCharType="begin"/>
            </w:r>
            <w:r>
              <w:rPr>
                <w:noProof/>
                <w:webHidden/>
              </w:rPr>
              <w:instrText xml:space="preserve"> PAGEREF _Toc233057546 \h </w:instrText>
            </w:r>
            <w:r>
              <w:rPr>
                <w:noProof/>
                <w:webHidden/>
              </w:rPr>
            </w:r>
            <w:r>
              <w:rPr>
                <w:noProof/>
                <w:webHidden/>
              </w:rPr>
              <w:fldChar w:fldCharType="separate"/>
            </w:r>
            <w:r>
              <w:rPr>
                <w:noProof/>
                <w:webHidden/>
              </w:rPr>
              <w:t>69</w:t>
            </w:r>
            <w:r>
              <w:rPr>
                <w:noProof/>
                <w:webHidden/>
              </w:rPr>
              <w:fldChar w:fldCharType="end"/>
            </w:r>
          </w:hyperlink>
        </w:p>
        <w:p w14:paraId="21570EDD" w14:textId="77777777" w:rsidR="007518F5" w:rsidRDefault="007518F5">
          <w:pPr>
            <w:pStyle w:val="TOC2"/>
            <w:tabs>
              <w:tab w:val="right" w:leader="dot" w:pos="9350"/>
            </w:tabs>
            <w:rPr>
              <w:noProof/>
            </w:rPr>
          </w:pPr>
          <w:hyperlink w:anchor="_Toc233057547" w:history="1">
            <w:r w:rsidRPr="00A4051D">
              <w:rPr>
                <w:rStyle w:val="Hyperlink"/>
                <w:noProof/>
              </w:rPr>
              <w:t>La méthode politique</w:t>
            </w:r>
            <w:r>
              <w:rPr>
                <w:noProof/>
                <w:webHidden/>
              </w:rPr>
              <w:tab/>
            </w:r>
            <w:r>
              <w:rPr>
                <w:noProof/>
                <w:webHidden/>
              </w:rPr>
              <w:fldChar w:fldCharType="begin"/>
            </w:r>
            <w:r>
              <w:rPr>
                <w:noProof/>
                <w:webHidden/>
              </w:rPr>
              <w:instrText xml:space="preserve"> PAGEREF _Toc233057547 \h </w:instrText>
            </w:r>
            <w:r>
              <w:rPr>
                <w:noProof/>
                <w:webHidden/>
              </w:rPr>
            </w:r>
            <w:r>
              <w:rPr>
                <w:noProof/>
                <w:webHidden/>
              </w:rPr>
              <w:fldChar w:fldCharType="separate"/>
            </w:r>
            <w:r>
              <w:rPr>
                <w:noProof/>
                <w:webHidden/>
              </w:rPr>
              <w:t>73</w:t>
            </w:r>
            <w:r>
              <w:rPr>
                <w:noProof/>
                <w:webHidden/>
              </w:rPr>
              <w:fldChar w:fldCharType="end"/>
            </w:r>
          </w:hyperlink>
        </w:p>
        <w:p w14:paraId="23E1FFF7" w14:textId="77777777" w:rsidR="007518F5" w:rsidRDefault="007518F5">
          <w:pPr>
            <w:pStyle w:val="TOC2"/>
            <w:tabs>
              <w:tab w:val="right" w:leader="dot" w:pos="9350"/>
            </w:tabs>
            <w:rPr>
              <w:noProof/>
            </w:rPr>
          </w:pPr>
          <w:hyperlink w:anchor="_Toc233057548" w:history="1">
            <w:r w:rsidRPr="00A4051D">
              <w:rPr>
                <w:rStyle w:val="Hyperlink"/>
                <w:noProof/>
              </w:rPr>
              <w:t>L’agenda 2027-2052 : douze propositions</w:t>
            </w:r>
            <w:r>
              <w:rPr>
                <w:noProof/>
                <w:webHidden/>
              </w:rPr>
              <w:tab/>
            </w:r>
            <w:r>
              <w:rPr>
                <w:noProof/>
                <w:webHidden/>
              </w:rPr>
              <w:fldChar w:fldCharType="begin"/>
            </w:r>
            <w:r>
              <w:rPr>
                <w:noProof/>
                <w:webHidden/>
              </w:rPr>
              <w:instrText xml:space="preserve"> PAGEREF _Toc233057548 \h </w:instrText>
            </w:r>
            <w:r>
              <w:rPr>
                <w:noProof/>
                <w:webHidden/>
              </w:rPr>
            </w:r>
            <w:r>
              <w:rPr>
                <w:noProof/>
                <w:webHidden/>
              </w:rPr>
              <w:fldChar w:fldCharType="separate"/>
            </w:r>
            <w:r>
              <w:rPr>
                <w:noProof/>
                <w:webHidden/>
              </w:rPr>
              <w:t>75</w:t>
            </w:r>
            <w:r>
              <w:rPr>
                <w:noProof/>
                <w:webHidden/>
              </w:rPr>
              <w:fldChar w:fldCharType="end"/>
            </w:r>
          </w:hyperlink>
        </w:p>
        <w:p w14:paraId="30256BBE" w14:textId="77777777" w:rsidR="007518F5" w:rsidRDefault="007518F5">
          <w:pPr>
            <w:pStyle w:val="TOC2"/>
            <w:tabs>
              <w:tab w:val="right" w:leader="dot" w:pos="9350"/>
            </w:tabs>
            <w:rPr>
              <w:noProof/>
            </w:rPr>
          </w:pPr>
          <w:hyperlink w:anchor="_Toc233057549" w:history="1">
            <w:r w:rsidRPr="00A4051D">
              <w:rPr>
                <w:rStyle w:val="Hyperlink"/>
                <w:noProof/>
              </w:rPr>
              <w:t>La transition</w:t>
            </w:r>
            <w:r>
              <w:rPr>
                <w:noProof/>
                <w:webHidden/>
              </w:rPr>
              <w:tab/>
            </w:r>
            <w:r>
              <w:rPr>
                <w:noProof/>
                <w:webHidden/>
              </w:rPr>
              <w:fldChar w:fldCharType="begin"/>
            </w:r>
            <w:r>
              <w:rPr>
                <w:noProof/>
                <w:webHidden/>
              </w:rPr>
              <w:instrText xml:space="preserve"> PAGEREF _Toc233057549 \h </w:instrText>
            </w:r>
            <w:r>
              <w:rPr>
                <w:noProof/>
                <w:webHidden/>
              </w:rPr>
            </w:r>
            <w:r>
              <w:rPr>
                <w:noProof/>
                <w:webHidden/>
              </w:rPr>
              <w:fldChar w:fldCharType="separate"/>
            </w:r>
            <w:r>
              <w:rPr>
                <w:noProof/>
                <w:webHidden/>
              </w:rPr>
              <w:t>77</w:t>
            </w:r>
            <w:r>
              <w:rPr>
                <w:noProof/>
                <w:webHidden/>
              </w:rPr>
              <w:fldChar w:fldCharType="end"/>
            </w:r>
          </w:hyperlink>
        </w:p>
        <w:p w14:paraId="26A316AA" w14:textId="77777777" w:rsidR="007518F5" w:rsidRDefault="007518F5">
          <w:pPr>
            <w:pStyle w:val="TOC1"/>
            <w:tabs>
              <w:tab w:val="right" w:leader="dot" w:pos="9350"/>
            </w:tabs>
            <w:rPr>
              <w:noProof/>
            </w:rPr>
          </w:pPr>
          <w:hyperlink w:anchor="_Toc233057550" w:history="1">
            <w:r w:rsidRPr="00A4051D">
              <w:rPr>
                <w:rStyle w:val="Hyperlink"/>
                <w:noProof/>
              </w:rPr>
              <w:t>Conclusion — Choisir, enfin</w:t>
            </w:r>
            <w:r>
              <w:rPr>
                <w:noProof/>
                <w:webHidden/>
              </w:rPr>
              <w:tab/>
            </w:r>
            <w:r>
              <w:rPr>
                <w:noProof/>
                <w:webHidden/>
              </w:rPr>
              <w:fldChar w:fldCharType="begin"/>
            </w:r>
            <w:r>
              <w:rPr>
                <w:noProof/>
                <w:webHidden/>
              </w:rPr>
              <w:instrText xml:space="preserve"> PAGEREF _Toc233057550 \h </w:instrText>
            </w:r>
            <w:r>
              <w:rPr>
                <w:noProof/>
                <w:webHidden/>
              </w:rPr>
            </w:r>
            <w:r>
              <w:rPr>
                <w:noProof/>
                <w:webHidden/>
              </w:rPr>
              <w:fldChar w:fldCharType="separate"/>
            </w:r>
            <w:r>
              <w:rPr>
                <w:noProof/>
                <w:webHidden/>
              </w:rPr>
              <w:t>80</w:t>
            </w:r>
            <w:r>
              <w:rPr>
                <w:noProof/>
                <w:webHidden/>
              </w:rPr>
              <w:fldChar w:fldCharType="end"/>
            </w:r>
          </w:hyperlink>
        </w:p>
        <w:p w14:paraId="59A94BE7" w14:textId="77777777" w:rsidR="007518F5" w:rsidRDefault="007518F5">
          <w:pPr>
            <w:pStyle w:val="TOC2"/>
            <w:tabs>
              <w:tab w:val="right" w:leader="dot" w:pos="9350"/>
            </w:tabs>
            <w:rPr>
              <w:noProof/>
            </w:rPr>
          </w:pPr>
          <w:hyperlink w:anchor="_Toc233057551" w:history="1">
            <w:r w:rsidRPr="00A4051D">
              <w:rPr>
                <w:rStyle w:val="Hyperlink"/>
                <w:noProof/>
              </w:rPr>
              <w:t>Pourquoi pas la France ? Les quatre verrous historiques</w:t>
            </w:r>
            <w:r>
              <w:rPr>
                <w:noProof/>
                <w:webHidden/>
              </w:rPr>
              <w:tab/>
            </w:r>
            <w:r>
              <w:rPr>
                <w:noProof/>
                <w:webHidden/>
              </w:rPr>
              <w:fldChar w:fldCharType="begin"/>
            </w:r>
            <w:r>
              <w:rPr>
                <w:noProof/>
                <w:webHidden/>
              </w:rPr>
              <w:instrText xml:space="preserve"> PAGEREF _Toc233057551 \h </w:instrText>
            </w:r>
            <w:r>
              <w:rPr>
                <w:noProof/>
                <w:webHidden/>
              </w:rPr>
            </w:r>
            <w:r>
              <w:rPr>
                <w:noProof/>
                <w:webHidden/>
              </w:rPr>
              <w:fldChar w:fldCharType="separate"/>
            </w:r>
            <w:r>
              <w:rPr>
                <w:noProof/>
                <w:webHidden/>
              </w:rPr>
              <w:t>80</w:t>
            </w:r>
            <w:r>
              <w:rPr>
                <w:noProof/>
                <w:webHidden/>
              </w:rPr>
              <w:fldChar w:fldCharType="end"/>
            </w:r>
          </w:hyperlink>
        </w:p>
        <w:p w14:paraId="4ED1B615" w14:textId="77777777" w:rsidR="007518F5" w:rsidRDefault="007518F5">
          <w:pPr>
            <w:pStyle w:val="TOC2"/>
            <w:tabs>
              <w:tab w:val="right" w:leader="dot" w:pos="9350"/>
            </w:tabs>
            <w:rPr>
              <w:noProof/>
            </w:rPr>
          </w:pPr>
          <w:hyperlink w:anchor="_Toc233057552" w:history="1">
            <w:r w:rsidRPr="00A4051D">
              <w:rPr>
                <w:rStyle w:val="Hyperlink"/>
                <w:noProof/>
              </w:rPr>
              <w:t>Pourquoi cette fois c’est différent</w:t>
            </w:r>
            <w:r>
              <w:rPr>
                <w:noProof/>
                <w:webHidden/>
              </w:rPr>
              <w:tab/>
            </w:r>
            <w:r>
              <w:rPr>
                <w:noProof/>
                <w:webHidden/>
              </w:rPr>
              <w:fldChar w:fldCharType="begin"/>
            </w:r>
            <w:r>
              <w:rPr>
                <w:noProof/>
                <w:webHidden/>
              </w:rPr>
              <w:instrText xml:space="preserve"> PAGEREF _Toc233057552 \h </w:instrText>
            </w:r>
            <w:r>
              <w:rPr>
                <w:noProof/>
                <w:webHidden/>
              </w:rPr>
            </w:r>
            <w:r>
              <w:rPr>
                <w:noProof/>
                <w:webHidden/>
              </w:rPr>
              <w:fldChar w:fldCharType="separate"/>
            </w:r>
            <w:r>
              <w:rPr>
                <w:noProof/>
                <w:webHidden/>
              </w:rPr>
              <w:t>83</w:t>
            </w:r>
            <w:r>
              <w:rPr>
                <w:noProof/>
                <w:webHidden/>
              </w:rPr>
              <w:fldChar w:fldCharType="end"/>
            </w:r>
          </w:hyperlink>
        </w:p>
        <w:p w14:paraId="5E432350" w14:textId="77777777" w:rsidR="007518F5" w:rsidRDefault="007518F5">
          <w:pPr>
            <w:pStyle w:val="TOC2"/>
            <w:tabs>
              <w:tab w:val="right" w:leader="dot" w:pos="9350"/>
            </w:tabs>
            <w:rPr>
              <w:noProof/>
            </w:rPr>
          </w:pPr>
          <w:hyperlink w:anchor="_Toc233057553" w:history="1">
            <w:r w:rsidRPr="00A4051D">
              <w:rPr>
                <w:rStyle w:val="Hyperlink"/>
                <w:noProof/>
              </w:rPr>
              <w:t>Trois bénéfices, un seul mécanisme</w:t>
            </w:r>
            <w:r>
              <w:rPr>
                <w:noProof/>
                <w:webHidden/>
              </w:rPr>
              <w:tab/>
            </w:r>
            <w:r>
              <w:rPr>
                <w:noProof/>
                <w:webHidden/>
              </w:rPr>
              <w:fldChar w:fldCharType="begin"/>
            </w:r>
            <w:r>
              <w:rPr>
                <w:noProof/>
                <w:webHidden/>
              </w:rPr>
              <w:instrText xml:space="preserve"> PAGEREF _Toc233057553 \h </w:instrText>
            </w:r>
            <w:r>
              <w:rPr>
                <w:noProof/>
                <w:webHidden/>
              </w:rPr>
            </w:r>
            <w:r>
              <w:rPr>
                <w:noProof/>
                <w:webHidden/>
              </w:rPr>
              <w:fldChar w:fldCharType="separate"/>
            </w:r>
            <w:r>
              <w:rPr>
                <w:noProof/>
                <w:webHidden/>
              </w:rPr>
              <w:t>84</w:t>
            </w:r>
            <w:r>
              <w:rPr>
                <w:noProof/>
                <w:webHidden/>
              </w:rPr>
              <w:fldChar w:fldCharType="end"/>
            </w:r>
          </w:hyperlink>
        </w:p>
        <w:p w14:paraId="50AE8C2D" w14:textId="77777777" w:rsidR="007518F5" w:rsidRDefault="007518F5">
          <w:pPr>
            <w:pStyle w:val="TOC2"/>
            <w:tabs>
              <w:tab w:val="right" w:leader="dot" w:pos="9350"/>
            </w:tabs>
            <w:rPr>
              <w:noProof/>
            </w:rPr>
          </w:pPr>
          <w:hyperlink w:anchor="_Toc233057554" w:history="1">
            <w:r w:rsidRPr="00A4051D">
              <w:rPr>
                <w:rStyle w:val="Hyperlink"/>
                <w:noProof/>
              </w:rPr>
              <w:t>Choisir, enfin</w:t>
            </w:r>
            <w:r>
              <w:rPr>
                <w:noProof/>
                <w:webHidden/>
              </w:rPr>
              <w:tab/>
            </w:r>
            <w:r>
              <w:rPr>
                <w:noProof/>
                <w:webHidden/>
              </w:rPr>
              <w:fldChar w:fldCharType="begin"/>
            </w:r>
            <w:r>
              <w:rPr>
                <w:noProof/>
                <w:webHidden/>
              </w:rPr>
              <w:instrText xml:space="preserve"> PAGEREF _Toc233057554 \h </w:instrText>
            </w:r>
            <w:r>
              <w:rPr>
                <w:noProof/>
                <w:webHidden/>
              </w:rPr>
            </w:r>
            <w:r>
              <w:rPr>
                <w:noProof/>
                <w:webHidden/>
              </w:rPr>
              <w:fldChar w:fldCharType="separate"/>
            </w:r>
            <w:r>
              <w:rPr>
                <w:noProof/>
                <w:webHidden/>
              </w:rPr>
              <w:t>84</w:t>
            </w:r>
            <w:r>
              <w:rPr>
                <w:noProof/>
                <w:webHidden/>
              </w:rPr>
              <w:fldChar w:fldCharType="end"/>
            </w:r>
          </w:hyperlink>
        </w:p>
        <w:p w14:paraId="53448B90" w14:textId="77777777" w:rsidR="007518F5" w:rsidRDefault="007518F5">
          <w:pPr>
            <w:pStyle w:val="TOC1"/>
            <w:tabs>
              <w:tab w:val="right" w:leader="dot" w:pos="9350"/>
            </w:tabs>
            <w:rPr>
              <w:noProof/>
            </w:rPr>
          </w:pPr>
          <w:hyperlink w:anchor="_Toc233057555" w:history="1">
            <w:r w:rsidRPr="00A4051D">
              <w:rPr>
                <w:rStyle w:val="Hyperlink"/>
                <w:noProof/>
              </w:rPr>
              <w:t>Appendice — Cinq mensonges qui ont coûté trente ans</w:t>
            </w:r>
            <w:r>
              <w:rPr>
                <w:noProof/>
                <w:webHidden/>
              </w:rPr>
              <w:tab/>
            </w:r>
            <w:r>
              <w:rPr>
                <w:noProof/>
                <w:webHidden/>
              </w:rPr>
              <w:fldChar w:fldCharType="begin"/>
            </w:r>
            <w:r>
              <w:rPr>
                <w:noProof/>
                <w:webHidden/>
              </w:rPr>
              <w:instrText xml:space="preserve"> PAGEREF _Toc233057555 \h </w:instrText>
            </w:r>
            <w:r>
              <w:rPr>
                <w:noProof/>
                <w:webHidden/>
              </w:rPr>
            </w:r>
            <w:r>
              <w:rPr>
                <w:noProof/>
                <w:webHidden/>
              </w:rPr>
              <w:fldChar w:fldCharType="separate"/>
            </w:r>
            <w:r>
              <w:rPr>
                <w:noProof/>
                <w:webHidden/>
              </w:rPr>
              <w:t>85</w:t>
            </w:r>
            <w:r>
              <w:rPr>
                <w:noProof/>
                <w:webHidden/>
              </w:rPr>
              <w:fldChar w:fldCharType="end"/>
            </w:r>
          </w:hyperlink>
        </w:p>
        <w:p w14:paraId="07AAFEC3" w14:textId="77777777" w:rsidR="007518F5" w:rsidRDefault="007518F5">
          <w:pPr>
            <w:pStyle w:val="TOC2"/>
            <w:tabs>
              <w:tab w:val="right" w:leader="dot" w:pos="9350"/>
            </w:tabs>
            <w:rPr>
              <w:noProof/>
            </w:rPr>
          </w:pPr>
          <w:hyperlink w:anchor="_Toc233057556" w:history="1">
            <w:r w:rsidRPr="00A4051D">
              <w:rPr>
                <w:rStyle w:val="Hyperlink"/>
                <w:noProof/>
              </w:rPr>
              <w:t>Q.1 — « La bourse, c’est le casino : et si tout s’effondre ? »</w:t>
            </w:r>
            <w:r>
              <w:rPr>
                <w:noProof/>
                <w:webHidden/>
              </w:rPr>
              <w:tab/>
            </w:r>
            <w:r>
              <w:rPr>
                <w:noProof/>
                <w:webHidden/>
              </w:rPr>
              <w:fldChar w:fldCharType="begin"/>
            </w:r>
            <w:r>
              <w:rPr>
                <w:noProof/>
                <w:webHidden/>
              </w:rPr>
              <w:instrText xml:space="preserve"> PAGEREF _Toc233057556 \h </w:instrText>
            </w:r>
            <w:r>
              <w:rPr>
                <w:noProof/>
                <w:webHidden/>
              </w:rPr>
            </w:r>
            <w:r>
              <w:rPr>
                <w:noProof/>
                <w:webHidden/>
              </w:rPr>
              <w:fldChar w:fldCharType="separate"/>
            </w:r>
            <w:r>
              <w:rPr>
                <w:noProof/>
                <w:webHidden/>
              </w:rPr>
              <w:t>85</w:t>
            </w:r>
            <w:r>
              <w:rPr>
                <w:noProof/>
                <w:webHidden/>
              </w:rPr>
              <w:fldChar w:fldCharType="end"/>
            </w:r>
          </w:hyperlink>
        </w:p>
        <w:p w14:paraId="45FC4473" w14:textId="77777777" w:rsidR="007518F5" w:rsidRDefault="007518F5">
          <w:pPr>
            <w:pStyle w:val="TOC2"/>
            <w:tabs>
              <w:tab w:val="right" w:leader="dot" w:pos="9350"/>
            </w:tabs>
            <w:rPr>
              <w:noProof/>
            </w:rPr>
          </w:pPr>
          <w:hyperlink w:anchor="_Toc233057557" w:history="1">
            <w:r w:rsidRPr="00A4051D">
              <w:rPr>
                <w:rStyle w:val="Hyperlink"/>
                <w:noProof/>
              </w:rPr>
              <w:t>Q.2 — « Et Enron, Madoff, Detroit ? »</w:t>
            </w:r>
            <w:r>
              <w:rPr>
                <w:noProof/>
                <w:webHidden/>
              </w:rPr>
              <w:tab/>
            </w:r>
            <w:r>
              <w:rPr>
                <w:noProof/>
                <w:webHidden/>
              </w:rPr>
              <w:fldChar w:fldCharType="begin"/>
            </w:r>
            <w:r>
              <w:rPr>
                <w:noProof/>
                <w:webHidden/>
              </w:rPr>
              <w:instrText xml:space="preserve"> PAGEREF _Toc233057557 \h </w:instrText>
            </w:r>
            <w:r>
              <w:rPr>
                <w:noProof/>
                <w:webHidden/>
              </w:rPr>
            </w:r>
            <w:r>
              <w:rPr>
                <w:noProof/>
                <w:webHidden/>
              </w:rPr>
              <w:fldChar w:fldCharType="separate"/>
            </w:r>
            <w:r>
              <w:rPr>
                <w:noProof/>
                <w:webHidden/>
              </w:rPr>
              <w:t>86</w:t>
            </w:r>
            <w:r>
              <w:rPr>
                <w:noProof/>
                <w:webHidden/>
              </w:rPr>
              <w:fldChar w:fldCharType="end"/>
            </w:r>
          </w:hyperlink>
        </w:p>
        <w:p w14:paraId="79DABFCC" w14:textId="77777777" w:rsidR="007518F5" w:rsidRDefault="007518F5">
          <w:pPr>
            <w:pStyle w:val="TOC2"/>
            <w:tabs>
              <w:tab w:val="right" w:leader="dot" w:pos="9350"/>
            </w:tabs>
            <w:rPr>
              <w:noProof/>
            </w:rPr>
          </w:pPr>
          <w:hyperlink w:anchor="_Toc233057558" w:history="1">
            <w:r w:rsidRPr="00A4051D">
              <w:rPr>
                <w:rStyle w:val="Hyperlink"/>
                <w:noProof/>
              </w:rPr>
              <w:t>Q.3 — « C’est anti-social : ça profite aux riches »</w:t>
            </w:r>
            <w:r>
              <w:rPr>
                <w:noProof/>
                <w:webHidden/>
              </w:rPr>
              <w:tab/>
            </w:r>
            <w:r>
              <w:rPr>
                <w:noProof/>
                <w:webHidden/>
              </w:rPr>
              <w:fldChar w:fldCharType="begin"/>
            </w:r>
            <w:r>
              <w:rPr>
                <w:noProof/>
                <w:webHidden/>
              </w:rPr>
              <w:instrText xml:space="preserve"> PAGEREF _Toc233057558 \h </w:instrText>
            </w:r>
            <w:r>
              <w:rPr>
                <w:noProof/>
                <w:webHidden/>
              </w:rPr>
            </w:r>
            <w:r>
              <w:rPr>
                <w:noProof/>
                <w:webHidden/>
              </w:rPr>
              <w:fldChar w:fldCharType="separate"/>
            </w:r>
            <w:r>
              <w:rPr>
                <w:noProof/>
                <w:webHidden/>
              </w:rPr>
              <w:t>87</w:t>
            </w:r>
            <w:r>
              <w:rPr>
                <w:noProof/>
                <w:webHidden/>
              </w:rPr>
              <w:fldChar w:fldCharType="end"/>
            </w:r>
          </w:hyperlink>
        </w:p>
        <w:p w14:paraId="57FCF503" w14:textId="77777777" w:rsidR="007518F5" w:rsidRDefault="007518F5">
          <w:pPr>
            <w:pStyle w:val="TOC2"/>
            <w:tabs>
              <w:tab w:val="right" w:leader="dot" w:pos="9350"/>
            </w:tabs>
            <w:rPr>
              <w:noProof/>
            </w:rPr>
          </w:pPr>
          <w:hyperlink w:anchor="_Toc233057559" w:history="1">
            <w:r w:rsidRPr="00A4051D">
              <w:rPr>
                <w:rStyle w:val="Hyperlink"/>
                <w:noProof/>
              </w:rPr>
              <w:t>Q.4 — « Le double paiement est insurmontable »</w:t>
            </w:r>
            <w:r>
              <w:rPr>
                <w:noProof/>
                <w:webHidden/>
              </w:rPr>
              <w:tab/>
            </w:r>
            <w:r>
              <w:rPr>
                <w:noProof/>
                <w:webHidden/>
              </w:rPr>
              <w:fldChar w:fldCharType="begin"/>
            </w:r>
            <w:r>
              <w:rPr>
                <w:noProof/>
                <w:webHidden/>
              </w:rPr>
              <w:instrText xml:space="preserve"> PAGEREF _Toc233057559 \h </w:instrText>
            </w:r>
            <w:r>
              <w:rPr>
                <w:noProof/>
                <w:webHidden/>
              </w:rPr>
            </w:r>
            <w:r>
              <w:rPr>
                <w:noProof/>
                <w:webHidden/>
              </w:rPr>
              <w:fldChar w:fldCharType="separate"/>
            </w:r>
            <w:r>
              <w:rPr>
                <w:noProof/>
                <w:webHidden/>
              </w:rPr>
              <w:t>88</w:t>
            </w:r>
            <w:r>
              <w:rPr>
                <w:noProof/>
                <w:webHidden/>
              </w:rPr>
              <w:fldChar w:fldCharType="end"/>
            </w:r>
          </w:hyperlink>
        </w:p>
        <w:p w14:paraId="1E505054" w14:textId="77777777" w:rsidR="007518F5" w:rsidRDefault="007518F5">
          <w:pPr>
            <w:pStyle w:val="TOC2"/>
            <w:tabs>
              <w:tab w:val="right" w:leader="dot" w:pos="9350"/>
            </w:tabs>
            <w:rPr>
              <w:noProof/>
            </w:rPr>
          </w:pPr>
          <w:hyperlink w:anchor="_Toc233057560" w:history="1">
            <w:r w:rsidRPr="00A4051D">
              <w:rPr>
                <w:rStyle w:val="Hyperlink"/>
                <w:noProof/>
              </w:rPr>
              <w:t>Q.5 — « On a déjà essayé : le PER, ça ne marche pas »</w:t>
            </w:r>
            <w:r>
              <w:rPr>
                <w:noProof/>
                <w:webHidden/>
              </w:rPr>
              <w:tab/>
            </w:r>
            <w:r>
              <w:rPr>
                <w:noProof/>
                <w:webHidden/>
              </w:rPr>
              <w:fldChar w:fldCharType="begin"/>
            </w:r>
            <w:r>
              <w:rPr>
                <w:noProof/>
                <w:webHidden/>
              </w:rPr>
              <w:instrText xml:space="preserve"> PAGEREF _Toc233057560 \h </w:instrText>
            </w:r>
            <w:r>
              <w:rPr>
                <w:noProof/>
                <w:webHidden/>
              </w:rPr>
            </w:r>
            <w:r>
              <w:rPr>
                <w:noProof/>
                <w:webHidden/>
              </w:rPr>
              <w:fldChar w:fldCharType="separate"/>
            </w:r>
            <w:r>
              <w:rPr>
                <w:noProof/>
                <w:webHidden/>
              </w:rPr>
              <w:t>89</w:t>
            </w:r>
            <w:r>
              <w:rPr>
                <w:noProof/>
                <w:webHidden/>
              </w:rPr>
              <w:fldChar w:fldCharType="end"/>
            </w:r>
          </w:hyperlink>
        </w:p>
        <w:p w14:paraId="0A2670FF" w14:textId="77777777" w:rsidR="007518F5" w:rsidRDefault="007518F5">
          <w:pPr>
            <w:pStyle w:val="TOC2"/>
            <w:tabs>
              <w:tab w:val="right" w:leader="dot" w:pos="9350"/>
            </w:tabs>
            <w:rPr>
              <w:noProof/>
            </w:rPr>
          </w:pPr>
          <w:hyperlink w:anchor="_Toc233057561" w:history="1">
            <w:r w:rsidRPr="00A4051D">
              <w:rPr>
                <w:rStyle w:val="Hyperlink"/>
                <w:noProof/>
              </w:rPr>
              <w:t>Q.6 — « La France n’a pas la culture financière »</w:t>
            </w:r>
            <w:r>
              <w:rPr>
                <w:noProof/>
                <w:webHidden/>
              </w:rPr>
              <w:tab/>
            </w:r>
            <w:r>
              <w:rPr>
                <w:noProof/>
                <w:webHidden/>
              </w:rPr>
              <w:fldChar w:fldCharType="begin"/>
            </w:r>
            <w:r>
              <w:rPr>
                <w:noProof/>
                <w:webHidden/>
              </w:rPr>
              <w:instrText xml:space="preserve"> PAGEREF _Toc233057561 \h </w:instrText>
            </w:r>
            <w:r>
              <w:rPr>
                <w:noProof/>
                <w:webHidden/>
              </w:rPr>
            </w:r>
            <w:r>
              <w:rPr>
                <w:noProof/>
                <w:webHidden/>
              </w:rPr>
              <w:fldChar w:fldCharType="separate"/>
            </w:r>
            <w:r>
              <w:rPr>
                <w:noProof/>
                <w:webHidden/>
              </w:rPr>
              <w:t>90</w:t>
            </w:r>
            <w:r>
              <w:rPr>
                <w:noProof/>
                <w:webHidden/>
              </w:rPr>
              <w:fldChar w:fldCharType="end"/>
            </w:r>
          </w:hyperlink>
        </w:p>
        <w:p w14:paraId="7FC9AF3D" w14:textId="77777777" w:rsidR="007518F5" w:rsidRDefault="007518F5">
          <w:pPr>
            <w:pStyle w:val="TOC2"/>
            <w:tabs>
              <w:tab w:val="right" w:leader="dot" w:pos="9350"/>
            </w:tabs>
            <w:rPr>
              <w:noProof/>
            </w:rPr>
          </w:pPr>
          <w:hyperlink w:anchor="_Toc233057562" w:history="1">
            <w:r w:rsidRPr="00A4051D">
              <w:rPr>
                <w:rStyle w:val="Hyperlink"/>
                <w:noProof/>
              </w:rPr>
              <w:t>La fenêtre est ouverte</w:t>
            </w:r>
            <w:r>
              <w:rPr>
                <w:noProof/>
                <w:webHidden/>
              </w:rPr>
              <w:tab/>
            </w:r>
            <w:r>
              <w:rPr>
                <w:noProof/>
                <w:webHidden/>
              </w:rPr>
              <w:fldChar w:fldCharType="begin"/>
            </w:r>
            <w:r>
              <w:rPr>
                <w:noProof/>
                <w:webHidden/>
              </w:rPr>
              <w:instrText xml:space="preserve"> PAGEREF _Toc233057562 \h </w:instrText>
            </w:r>
            <w:r>
              <w:rPr>
                <w:noProof/>
                <w:webHidden/>
              </w:rPr>
            </w:r>
            <w:r>
              <w:rPr>
                <w:noProof/>
                <w:webHidden/>
              </w:rPr>
              <w:fldChar w:fldCharType="separate"/>
            </w:r>
            <w:r>
              <w:rPr>
                <w:noProof/>
                <w:webHidden/>
              </w:rPr>
              <w:t>90</w:t>
            </w:r>
            <w:r>
              <w:rPr>
                <w:noProof/>
                <w:webHidden/>
              </w:rPr>
              <w:fldChar w:fldCharType="end"/>
            </w:r>
          </w:hyperlink>
        </w:p>
        <w:p w14:paraId="7754B7BC" w14:textId="77777777" w:rsidR="00534634" w:rsidRDefault="00000000">
          <w:r>
            <w:fldChar w:fldCharType="end"/>
          </w:r>
        </w:p>
      </w:sdtContent>
    </w:sdt>
    <w:p w14:paraId="08199BD0" w14:textId="77777777" w:rsidR="00534634" w:rsidRDefault="00000000">
      <w:pPr>
        <w:pStyle w:val="Heading1"/>
      </w:pPr>
      <w:bookmarkStart w:id="0" w:name="_Toc233057507"/>
      <w:bookmarkStart w:id="1" w:name="avant-propos"/>
      <w:r>
        <w:lastRenderedPageBreak/>
        <w:t>Avant-propos</w:t>
      </w:r>
      <w:bookmarkEnd w:id="0"/>
    </w:p>
    <w:p w14:paraId="597B3F6C" w14:textId="77777777" w:rsidR="00534634" w:rsidRDefault="00000000">
      <w:pPr>
        <w:pStyle w:val="FirstParagraph"/>
      </w:pPr>
      <w:r>
        <w:rPr>
          <w:i/>
          <w:iCs/>
        </w:rPr>
        <w:t>[À rédiger par l’auteur — version personnelle. Le contenu analytique d’origine (Le paradoxe Doliprane + les deux familles de pays) a été déplacé en ouverture de l’introduction le 30 mai 2026.]</w:t>
      </w:r>
    </w:p>
    <w:p w14:paraId="683CE94D" w14:textId="77777777" w:rsidR="00534634" w:rsidRDefault="00000000">
      <w:pPr>
        <w:pStyle w:val="Heading1"/>
      </w:pPr>
      <w:bookmarkStart w:id="2" w:name="_Toc233057508"/>
      <w:bookmarkStart w:id="3" w:name="introduction"/>
      <w:bookmarkEnd w:id="1"/>
      <w:r>
        <w:t>Introduction</w:t>
      </w:r>
      <w:bookmarkEnd w:id="2"/>
    </w:p>
    <w:p w14:paraId="03CF0B5D" w14:textId="77777777" w:rsidR="00534634" w:rsidRDefault="00000000">
      <w:pPr>
        <w:pStyle w:val="Heading2"/>
      </w:pPr>
      <w:bookmarkStart w:id="4" w:name="_Toc233057509"/>
      <w:bookmarkStart w:id="5" w:name="le-paradoxe-doliprane"/>
      <w:r>
        <w:t>Le paradoxe Doliprane</w:t>
      </w:r>
      <w:bookmarkEnd w:id="4"/>
    </w:p>
    <w:p w14:paraId="38F3A0D7" w14:textId="77777777" w:rsidR="00534634" w:rsidRDefault="00000000">
      <w:pPr>
        <w:pStyle w:val="FirstParagraph"/>
      </w:pPr>
      <w:r>
        <w:t xml:space="preserve">Octobre 2024. Sanofi cède le contrôle d’Opella, sa filiale santé grand public — celle qui fabrique le Doliprane, le médicament le plus consommé en France. L’acheteur est Clayton, </w:t>
      </w:r>
      <w:proofErr w:type="spellStart"/>
      <w:r>
        <w:t>Dubilier</w:t>
      </w:r>
      <w:proofErr w:type="spellEnd"/>
      <w:r>
        <w:t xml:space="preserve"> &amp; Rice, un fonds d’investissement américain basé à New York. L’opération valorise Opella à environ seize milliards d’euros ; Sanofi en encaisse une dizaine pour les cinquante pour cent cédés</w:t>
      </w:r>
      <w:r>
        <w:rPr>
          <w:rStyle w:val="FootnoteReference"/>
        </w:rPr>
        <w:footnoteReference w:id="1"/>
      </w:r>
      <w:r>
        <w:t>. Le médicament le plus consommé du pays vient de passer sous contrôle américain.</w:t>
      </w:r>
    </w:p>
    <w:p w14:paraId="756E1877" w14:textId="77777777" w:rsidR="00534634" w:rsidRDefault="00000000">
      <w:pPr>
        <w:pStyle w:val="BodyText"/>
      </w:pPr>
      <w:r>
        <w:t>L’émotion est immédiate : pétitions, députés de gauche et de droite, accord tripartite négocié en urgence par Bercy, entrée symbolique de Bpifrance à 1,8 % au capital. Puis le quotidien reprend ses droits. Et personne, dans l’indignation générale, ne pose la question simple : qui aurait pu acheter à la place ?</w:t>
      </w:r>
    </w:p>
    <w:p w14:paraId="1BAD8E8F" w14:textId="77777777" w:rsidR="00534634" w:rsidRDefault="00000000">
      <w:pPr>
        <w:pStyle w:val="BodyText"/>
      </w:pPr>
      <w:r>
        <w:t>Personne. Aucun investisseur français n’avait, en octobre 2024, les dix milliards d’euros en propre pour reprendre les parts cédées. Le plus gros gestionnaire français de capital-investissement, Ardian, gérait alors environ 176 milliards de dollars</w:t>
      </w:r>
      <w:r>
        <w:rPr>
          <w:rStyle w:val="FootnoteReference"/>
        </w:rPr>
        <w:footnoteReference w:id="2"/>
      </w:r>
      <w:r>
        <w:t xml:space="preserve"> ; CD&amp;R, lui, lève son argent auprès d’investisseurs institutionnels — au premier rang desquels des fonds de pension publics américains. </w:t>
      </w:r>
      <w:r>
        <w:rPr>
          <w:i/>
          <w:iCs/>
        </w:rPr>
        <w:t>CalPERS</w:t>
      </w:r>
      <w:r>
        <w:t xml:space="preserve">, le régime des fonctionnaires de Californie (plus de cinq cents milliards de dollars d’actifs), s’est engagé comme </w:t>
      </w:r>
      <w:proofErr w:type="spellStart"/>
      <w:r>
        <w:rPr>
          <w:i/>
          <w:iCs/>
        </w:rPr>
        <w:t>anchor</w:t>
      </w:r>
      <w:proofErr w:type="spellEnd"/>
      <w:r>
        <w:rPr>
          <w:i/>
          <w:iCs/>
        </w:rPr>
        <w:t xml:space="preserve"> </w:t>
      </w:r>
      <w:proofErr w:type="spellStart"/>
      <w:r>
        <w:rPr>
          <w:i/>
          <w:iCs/>
        </w:rPr>
        <w:t>investor</w:t>
      </w:r>
      <w:proofErr w:type="spellEnd"/>
      <w:r>
        <w:t xml:space="preserve"> du fonds XI de CD&amp;R à hauteur de cinq cents millions de dollars</w:t>
      </w:r>
      <w:r>
        <w:rPr>
          <w:rStyle w:val="FootnoteReference"/>
        </w:rPr>
        <w:footnoteReference w:id="3"/>
      </w:r>
      <w:r>
        <w:t xml:space="preserve">. Ce sont, </w:t>
      </w:r>
      <w:r>
        <w:rPr>
          <w:i/>
          <w:iCs/>
        </w:rPr>
        <w:t>in fine</w:t>
      </w:r>
      <w:r>
        <w:t>, les retraites des fonctionnaires californiens qui rachètent une part du Doliprane.</w:t>
      </w:r>
    </w:p>
    <w:p w14:paraId="6C42CB0E" w14:textId="77777777" w:rsidR="00534634" w:rsidRDefault="00000000">
      <w:pPr>
        <w:pStyle w:val="BodyText"/>
      </w:pPr>
      <w:r>
        <w:lastRenderedPageBreak/>
        <w:t>C’est ici que se joue le paradoxe français. D’un côté, nous détestons les fonds de pension : le mot sent l’anglo-saxon, le capitalisme financier ; toute évocation de la capitalisation déclenche une levée de boucliers, et la loi Thomas de 1997 fut enterrée par Jospin puis abrogée en 2002</w:t>
      </w:r>
      <w:r>
        <w:rPr>
          <w:rStyle w:val="FootnoteReference"/>
        </w:rPr>
        <w:footnoteReference w:id="4"/>
      </w:r>
      <w:r>
        <w:t xml:space="preserve">. De l’autre, nous détestons que des capitaux étrangers rachètent nos entreprises — </w:t>
      </w:r>
      <w:proofErr w:type="spellStart"/>
      <w:r>
        <w:t>Exxelia</w:t>
      </w:r>
      <w:proofErr w:type="spellEnd"/>
      <w:r>
        <w:t xml:space="preserve"> à l’américain Heico</w:t>
      </w:r>
      <w:r>
        <w:rPr>
          <w:rStyle w:val="FootnoteReference"/>
        </w:rPr>
        <w:footnoteReference w:id="5"/>
      </w:r>
      <w:r>
        <w:t xml:space="preserve">, </w:t>
      </w:r>
      <w:proofErr w:type="spellStart"/>
      <w:r>
        <w:t>Photonis</w:t>
      </w:r>
      <w:proofErr w:type="spellEnd"/>
      <w:r>
        <w:t xml:space="preserve"> sauvé in extremis par Bercy</w:t>
      </w:r>
      <w:r>
        <w:rPr>
          <w:rStyle w:val="FootnoteReference"/>
        </w:rPr>
        <w:footnoteReference w:id="6"/>
      </w:r>
      <w:r>
        <w:t xml:space="preserve">, Lafarge, Alstom Énergie, Technip, Doliprane. Nous voulons deux choses incompatibles : que nos entreprises restent françaises, et qu’existe nulle part en France l’instrument qui, partout ailleurs, fait contrepoids aux capitaux étrangers. </w:t>
      </w:r>
      <w:r>
        <w:rPr>
          <w:b/>
          <w:bCs/>
        </w:rPr>
        <w:t>Sortir de ce paradoxe, et défendre la capitalisation comme outil de souveraineté, est le premier point de départ de ce livre.</w:t>
      </w:r>
    </w:p>
    <w:p w14:paraId="5974C063" w14:textId="77777777" w:rsidR="00534634" w:rsidRDefault="00000000">
      <w:pPr>
        <w:pStyle w:val="BodyText"/>
      </w:pPr>
      <w:r>
        <w:t>Le second, c’est une injustice générationnelle au cœur de notre système de retraite.</w:t>
      </w:r>
    </w:p>
    <w:p w14:paraId="6F0569CF" w14:textId="77777777" w:rsidR="00534634" w:rsidRDefault="00000000">
      <w:pPr>
        <w:pStyle w:val="Heading2"/>
      </w:pPr>
      <w:bookmarkStart w:id="49" w:name="_Toc233057510"/>
      <w:bookmarkStart w:id="50" w:name="le-contrat-rompu"/>
      <w:bookmarkEnd w:id="5"/>
      <w:r>
        <w:t>Le contrat rompu</w:t>
      </w:r>
      <w:bookmarkEnd w:id="49"/>
    </w:p>
    <w:p w14:paraId="3DB90DDB" w14:textId="77777777" w:rsidR="00534634" w:rsidRDefault="00000000">
      <w:pPr>
        <w:pStyle w:val="FirstParagraph"/>
      </w:pPr>
      <w:r>
        <w:t>Notre système repose sur un pari démographique : qu’il y ait toujours assez d’actifs pour payer les pensions. Ce pari, la France le perd. On comptait plus de quatre cotisants par retraité en 1965 ; on en compte moins de deux aujourd’hui, et le Conseil d’orientation des retraites n’en projette guère plus d’un et demi en 2070</w:t>
      </w:r>
      <w:r>
        <w:rPr>
          <w:rStyle w:val="FootnoteReference"/>
        </w:rPr>
        <w:footnoteReference w:id="7"/>
      </w:r>
      <w:r>
        <w:t>. En 2025, pour la première fois depuis la fin de la Seconde Guerre mondiale, la France a enregistré plus de décès que de naissances</w:t>
      </w:r>
      <w:r>
        <w:rPr>
          <w:rStyle w:val="FootnoteReference"/>
        </w:rPr>
        <w:footnoteReference w:id="8"/>
      </w:r>
      <w:r>
        <w:t>.</w:t>
      </w:r>
    </w:p>
    <w:p w14:paraId="7F55545C" w14:textId="77777777" w:rsidR="00534634" w:rsidRDefault="00000000">
      <w:pPr>
        <w:pStyle w:val="BodyText"/>
      </w:pPr>
      <w:r>
        <w:t>Mécaniquement, c’est aux jeunes générations qu’on présente l’addition : cotiser plus longtemps, à un taux plus élevé, pour une pension proportionnellement plus faible. Et elles le sentent — soixante-seize pour cent des actifs déclarent avoir le sentiment de cotiser pour un système dont ils ne bénéficieront jamais</w:t>
      </w:r>
      <w:r>
        <w:rPr>
          <w:rStyle w:val="FootnoteReference"/>
        </w:rPr>
        <w:footnoteReference w:id="9"/>
      </w:r>
      <w:r>
        <w:t xml:space="preserve">. Le diagnostic a fini par gagner le </w:t>
      </w:r>
      <w:r>
        <w:lastRenderedPageBreak/>
        <w:t>sommet de l’État : « les premières victimes, ce sont les plus jeunes des Français », reconnaissait le Premier ministre François Bayrou le 27 août 2025 ; « c’est eux qui devront payer la dette pendant toute leur vie […], pour le confort des “boomers” »</w:t>
      </w:r>
      <w:r>
        <w:rPr>
          <w:rStyle w:val="FootnoteReference"/>
        </w:rPr>
        <w:footnoteReference w:id="10"/>
      </w:r>
      <w:r>
        <w:t>. S’y ajoute la dette : chaque année, l’État emprunte des dizaines de milliards pour combler le déficit caché du système</w:t>
      </w:r>
      <w:r>
        <w:rPr>
          <w:rStyle w:val="FootnoteReference"/>
        </w:rPr>
        <w:footnoteReference w:id="11"/>
      </w:r>
      <w:r>
        <w:t xml:space="preserve"> — une facture transférée à ceux qui n’avaient pas l’âge de voter quand les paramètres ont été décidés. C’est cette injustice silencieuse, autant que la question du capital, qui traverse ce livre.</w:t>
      </w:r>
    </w:p>
    <w:p w14:paraId="07924A68" w14:textId="77777777" w:rsidR="00534634" w:rsidRDefault="00000000">
      <w:pPr>
        <w:pStyle w:val="Heading2"/>
      </w:pPr>
      <w:bookmarkStart w:id="86" w:name="_Toc233057511"/>
      <w:bookmarkStart w:id="87" w:name="deux-familles-de-pays"/>
      <w:bookmarkEnd w:id="50"/>
      <w:r>
        <w:t>Deux familles de pays</w:t>
      </w:r>
      <w:bookmarkEnd w:id="86"/>
    </w:p>
    <w:p w14:paraId="123D2A5C" w14:textId="77777777" w:rsidR="00534634" w:rsidRDefault="00000000">
      <w:pPr>
        <w:pStyle w:val="FirstParagraph"/>
      </w:pPr>
      <w:r>
        <w:t>Il existe, dans le monde occidental, deux familles de pays : ceux qui ont des fonds de pension, et ceux qui n’en ont pas. La France appartient, avec l’Italie et l’Allemagne, à la seconde — un trio singulier parmi les grandes économies. Rapportés au PIB, les actifs de pension atteignent 165 % en Suisse, 158 % au Canada, 150 % aux Pays-Bas, 147 % aux États-Unis, 135 % en Australie, 115 % en Suède, 78 % au Royaume-Uni — et dépassent 280 % en Norvège une fois inclus son fonds souverain. La France plafonne à 13 %, au niveau de l’Italie (12 %) et de l’Allemagne (6 %)</w:t>
      </w:r>
      <w:r>
        <w:rPr>
          <w:rStyle w:val="FootnoteReference"/>
        </w:rPr>
        <w:footnoteReference w:id="12"/>
      </w:r>
      <w:r>
        <w:t>.</w:t>
      </w:r>
    </w:p>
    <w:p w14:paraId="4F8ED633" w14:textId="77777777" w:rsidR="00534634" w:rsidRDefault="00000000">
      <w:pPr>
        <w:pStyle w:val="BodyText"/>
      </w:pPr>
      <w:r>
        <w:t xml:space="preserve">Mais le fonds de pension n’est que le véhicule. Derrière lui, un mécanisme : la capitalisation. Là où la France finance ses pensions par la seule répartition — les </w:t>
      </w:r>
      <w:r>
        <w:lastRenderedPageBreak/>
        <w:t>cotisations d’aujourd’hui payant les retraites d’aujourd’hui —, ces pays ont ajouté un second moteur : des cotisations investies dans des actifs productifs, qui fructifient trente ou quarante ans avant de servir une pension. C’est ce mécanisme, bien plus que les fonds qui n’en sont que l’instrument, qui est au cœur de ce livre. Cet écart d’échelle détermine qui détient les entreprises cotées, qui rachète les ETI familiales, et où s’accumule le capital long qui permet à un pays de rester propriétaire de lui-même.</w:t>
      </w:r>
    </w:p>
    <w:p w14:paraId="35BC4702" w14:textId="77777777" w:rsidR="00534634" w:rsidRDefault="00000000">
      <w:pPr>
        <w:pStyle w:val="BodyText"/>
      </w:pPr>
      <w:r>
        <w:t>Pendant trente ans, la France s’est protégée derrière un récit : la capitalisation serait inégalitaire, risquée, contraire à l’esprit de 1945. Ce récit se fissure, parce que les conséquences concrètes du choix français deviennent trop coûteuses pour être ignorées.</w:t>
      </w:r>
    </w:p>
    <w:p w14:paraId="12FCE176" w14:textId="77777777" w:rsidR="00534634" w:rsidRDefault="00000000">
      <w:pPr>
        <w:pStyle w:val="Heading2"/>
      </w:pPr>
      <w:bookmarkStart w:id="109" w:name="_Toc233057512"/>
      <w:bookmarkStart w:id="110" w:name="les-français-sont-prêts"/>
      <w:bookmarkEnd w:id="87"/>
      <w:r>
        <w:t>Les Français sont prêts</w:t>
      </w:r>
      <w:bookmarkEnd w:id="109"/>
    </w:p>
    <w:p w14:paraId="0A621528" w14:textId="77777777" w:rsidR="00534634" w:rsidRDefault="00000000">
      <w:pPr>
        <w:pStyle w:val="FirstParagraph"/>
      </w:pPr>
      <w:r>
        <w:t xml:space="preserve">Le débat sur la capitalisation est, en France, un débat de classe politique, pas d’opinion publique. Les sondages de 2024-2026 — dont aucun n’a été commandé par les promoteurs d’une réforme — convergent. Le baromètre </w:t>
      </w:r>
      <w:proofErr w:type="spellStart"/>
      <w:r>
        <w:t>Odoxa</w:t>
      </w:r>
      <w:proofErr w:type="spellEnd"/>
      <w:r>
        <w:t xml:space="preserve">-Groupama de novembre 2025, mené sur plus de cinq mille répondants, mesure </w:t>
      </w:r>
      <w:r>
        <w:rPr>
          <w:b/>
          <w:bCs/>
        </w:rPr>
        <w:t>57 % de Français favorables à un système mixte</w:t>
      </w:r>
      <w:r>
        <w:t xml:space="preserve"> ; et, pour la première fois depuis qu’on l’enregistre, davantage de partisans de la capitalisation seule (22 %) que de la répartition seule (20 %)</w:t>
      </w:r>
      <w:r>
        <w:rPr>
          <w:rStyle w:val="FootnoteReference"/>
        </w:rPr>
        <w:footnoteReference w:id="13"/>
      </w:r>
      <w:r>
        <w:t>. La donnée est transpartisane — même 47 % des électeurs du Nouveau Front populaire approuvent l’ajout d’une dose de capitalisation</w:t>
      </w:r>
      <w:r>
        <w:rPr>
          <w:rStyle w:val="FootnoteReference"/>
        </w:rPr>
        <w:footnoteReference w:id="14"/>
      </w:r>
      <w:r>
        <w:t>. Plus largement, 87 % des Français se disent inquiets pour l’avenir des retraites</w:t>
      </w:r>
      <w:r>
        <w:rPr>
          <w:rStyle w:val="FootnoteReference"/>
        </w:rPr>
        <w:footnoteReference w:id="15"/>
      </w:r>
      <w:r>
        <w:t>. Ce sont des chiffres qu’on n’avait jamais vus. Les actifs nés après 1980 ne croient plus que le système leur servira la pension promise ; ils attendent qu’on leur propose autre chose.</w:t>
      </w:r>
    </w:p>
    <w:p w14:paraId="6FD2563A" w14:textId="77777777" w:rsidR="00534634" w:rsidRDefault="00000000">
      <w:pPr>
        <w:pStyle w:val="Heading2"/>
      </w:pPr>
      <w:bookmarkStart w:id="150" w:name="_Toc233057513"/>
      <w:bookmarkStart w:id="151" w:name="Xeb0da6155484f37798c6f35fb091f2c4461bfec"/>
      <w:bookmarkEnd w:id="110"/>
      <w:r>
        <w:t>La capitalisation existe déjà chez nous : le RAFP</w:t>
      </w:r>
      <w:bookmarkEnd w:id="150"/>
    </w:p>
    <w:p w14:paraId="7342DFD6" w14:textId="77777777" w:rsidR="00534634" w:rsidRDefault="00000000">
      <w:pPr>
        <w:pStyle w:val="FirstParagraph"/>
      </w:pPr>
      <w:r>
        <w:t xml:space="preserve">Une évidence, enfin, mérite d’être posée. Le débat français se déroule comme si la capitalisation était une infrastructure hypothétique. Or il existe en France, depuis le 1ᵉʳ janvier 2005, un régime obligatoire de retraite par capitalisation qui couvre près de 4,5 millions de cotisants, gère 47,8 milliards d’euros et a rapporté 4,3 % par an depuis </w:t>
      </w:r>
      <w:r>
        <w:lastRenderedPageBreak/>
        <w:t>l’origine</w:t>
      </w:r>
      <w:r>
        <w:rPr>
          <w:rStyle w:val="FootnoteReference"/>
        </w:rPr>
        <w:footnoteReference w:id="16"/>
      </w:r>
      <w:r>
        <w:t>. Il s’appelle le RAFP — Régime additionnel de la fonction publique — et le législateur a soigneusement évité de l’appeler par son nom.</w:t>
      </w:r>
    </w:p>
    <w:p w14:paraId="6791FCD1" w14:textId="77777777" w:rsidR="00534634" w:rsidRDefault="00000000">
      <w:pPr>
        <w:pStyle w:val="BodyText"/>
      </w:pPr>
      <w:r>
        <w:t>Institué par la loi Fillon du 21 août 2003</w:t>
      </w:r>
      <w:r>
        <w:rPr>
          <w:rStyle w:val="FootnoteReference"/>
        </w:rPr>
        <w:footnoteReference w:id="17"/>
      </w:r>
      <w:r>
        <w:t xml:space="preserve">, géré par l’ERAFP avec la Caisse des dépôts, c’est, mécaniquement, un fonds de pension à cotisations définies : fonctionnaire et employeur cotisent chacun 5 % sur les primes, les cotisations sont investies (58 % obligations, 20 % actions, le reste en </w:t>
      </w:r>
      <w:proofErr w:type="spellStart"/>
      <w:r>
        <w:t>non-coté</w:t>
      </w:r>
      <w:proofErr w:type="spellEnd"/>
      <w:r>
        <w:t xml:space="preserve"> et immobilier) et converties en points. Fin 2024 : 47,8 milliards d’euros d’encours, un ratio de couverture de 135,8 % en valeur économique</w:t>
      </w:r>
      <w:r>
        <w:rPr>
          <w:rStyle w:val="FootnoteReference"/>
        </w:rPr>
        <w:footnoteReference w:id="18"/>
      </w:r>
      <w:r>
        <w:t xml:space="preserve"> — le fonds a en réserve plus que ce qu’il doit. Pourtant, la loi le baptise « régime par </w:t>
      </w:r>
      <w:r>
        <w:rPr>
          <w:b/>
          <w:bCs/>
        </w:rPr>
        <w:t>répartition provisionnée</w:t>
      </w:r>
      <w:r>
        <w:t xml:space="preserve"> »</w:t>
      </w:r>
      <w:r>
        <w:rPr>
          <w:rStyle w:val="FootnoteReference"/>
        </w:rPr>
        <w:footnoteReference w:id="19"/>
      </w:r>
      <w:r>
        <w:t xml:space="preserve"> : tout sauf le mot « capitalisation », politiquement intransportable en 2003. Une fiche du COR de 2024 tranche : le RAFP « est géré en capitalisation »</w:t>
      </w:r>
      <w:r>
        <w:rPr>
          <w:rStyle w:val="FootnoteReference"/>
        </w:rPr>
        <w:footnoteReference w:id="20"/>
      </w:r>
      <w:r>
        <w:t>.</w:t>
      </w:r>
    </w:p>
    <w:p w14:paraId="669CC34D" w14:textId="77777777" w:rsidR="00534634" w:rsidRDefault="00000000">
      <w:pPr>
        <w:pStyle w:val="BodyText"/>
      </w:pPr>
      <w:r>
        <w:t>La France a donc un fonds de pension obligatoire pour ses 4,5 millions de fonctionnaires ; elle le refuse à ses vingt millions de salariés du privé, qui n’ont que le PER, dispositif volontaire servant surtout d’optimisation fiscale aux foyers aisés</w:t>
      </w:r>
      <w:r>
        <w:rPr>
          <w:rStyle w:val="FootnoteReference"/>
        </w:rPr>
        <w:footnoteReference w:id="21"/>
      </w:r>
      <w:r>
        <w:t>. Ce qui marche depuis vingt ans pour les uns est interdit aux autres. L’infrastructure existe, la gouvernance existe, la preuve par les chiffres existe</w:t>
      </w:r>
      <w:r>
        <w:rPr>
          <w:rStyle w:val="FootnoteReference"/>
        </w:rPr>
        <w:footnoteReference w:id="22"/>
      </w:r>
      <w:r>
        <w:t>. Il manque la décision de l’élargir.</w:t>
      </w:r>
    </w:p>
    <w:p w14:paraId="26FD57F6" w14:textId="77777777" w:rsidR="00534634" w:rsidRDefault="00000000">
      <w:pPr>
        <w:pStyle w:val="Heading2"/>
      </w:pPr>
      <w:bookmarkStart w:id="219" w:name="_Toc233057514"/>
      <w:bookmarkStart w:id="220" w:name="la-grande-illusion"/>
      <w:bookmarkEnd w:id="151"/>
      <w:r>
        <w:t>La grande illusion</w:t>
      </w:r>
      <w:bookmarkEnd w:id="219"/>
    </w:p>
    <w:p w14:paraId="60243CED" w14:textId="2871ABA5" w:rsidR="00534634" w:rsidRDefault="00000000">
      <w:pPr>
        <w:pStyle w:val="FirstParagraph"/>
      </w:pPr>
      <w:del w:id="221" w:author="emmanuel blezes" w:date="2026-06-22T22:22:00Z" w16du:dateUtc="2026-06-22T20:22:00Z">
        <w:r w:rsidDel="007518F5">
          <w:delText>Reste la question la plus dérangeante</w:delText>
        </w:r>
      </w:del>
      <w:ins w:id="222" w:author="emmanuel blezes" w:date="2026-06-22T22:22:00Z" w16du:dateUtc="2026-06-22T20:22:00Z">
        <w:r w:rsidR="007518F5">
          <w:t>Posons la seule question qui vaille</w:t>
        </w:r>
      </w:ins>
      <w:r>
        <w:t>. Comment un pays qui consacre près de 14 % de son PIB aux pensions</w:t>
      </w:r>
      <w:r>
        <w:rPr>
          <w:rStyle w:val="FootnoteReference"/>
        </w:rPr>
        <w:footnoteReference w:id="23"/>
      </w:r>
      <w:r>
        <w:t xml:space="preserve"> peut-il servir des pensions plus faibles que des pays dont l’État </w:t>
      </w:r>
      <w:r>
        <w:lastRenderedPageBreak/>
        <w:t>dépense moins de la moitié</w:t>
      </w:r>
      <w:r>
        <w:rPr>
          <w:rStyle w:val="FootnoteReference"/>
        </w:rPr>
        <w:footnoteReference w:id="24"/>
      </w:r>
      <w:r>
        <w:t>, pour un effort de cotisation comparable ? La réponse tient en un mot : répartition. Un système où les cotisations d’aujourd’hui paient les pensions d’aujourd’hui, sans que rien ne s’accumule ni ne fructifie. Tant que la démographie le portait, il a tenu ; elle ne le porte plus.</w:t>
      </w:r>
    </w:p>
    <w:p w14:paraId="694231A7" w14:textId="77777777" w:rsidR="00534634" w:rsidRDefault="00000000">
      <w:pPr>
        <w:pStyle w:val="Heading2"/>
      </w:pPr>
      <w:bookmarkStart w:id="247" w:name="_Toc233057515"/>
      <w:bookmarkStart w:id="248" w:name="lobjectif-du-livre"/>
      <w:bookmarkEnd w:id="220"/>
      <w:r>
        <w:t>L’objectif du livre</w:t>
      </w:r>
      <w:bookmarkEnd w:id="247"/>
    </w:p>
    <w:p w14:paraId="2B77C08A" w14:textId="00DE66CF" w:rsidR="00534634" w:rsidRDefault="00000000">
      <w:pPr>
        <w:pStyle w:val="FirstParagraph"/>
      </w:pPr>
      <w:r>
        <w:t>Ce livre démontre une seule thèse : la France n’a pas un problème d’épargne, elle a un problème d’architecture. Le patrimoine financier des ménages dépasse six mille milliards d’euros</w:t>
      </w:r>
      <w:r>
        <w:rPr>
          <w:rStyle w:val="FootnoteReference"/>
        </w:rPr>
        <w:footnoteReference w:id="25"/>
      </w:r>
      <w:r>
        <w:t xml:space="preserve">, mais il dort dans des produits administrés à faible rendement, sans canalisation vers le capital productif national. Le résultat se mesure : pensions plus faibles que chez nos voisins, dépense publique de retraite hors norme, et meilleures entreprises qui basculent une à </w:t>
      </w:r>
      <w:proofErr w:type="gramStart"/>
      <w:r>
        <w:t>une sous pavillon étranger</w:t>
      </w:r>
      <w:proofErr w:type="gramEnd"/>
      <w:r>
        <w:t>. Cette architecture peut être construite — elle l’a été ailleurs, et même chez nous, pour 4,5 millions de fonctionnaires</w:t>
      </w:r>
      <w:del w:id="260" w:author="emmanuel blezes" w:date="2026-06-22T22:23:00Z" w16du:dateUtc="2026-06-22T20:23:00Z">
        <w:r w:rsidDel="007518F5">
          <w:delText>, à bas bruit</w:delText>
        </w:r>
      </w:del>
      <w:r>
        <w:t>.</w:t>
      </w:r>
    </w:p>
    <w:p w14:paraId="2C22450D" w14:textId="77777777" w:rsidR="00534634" w:rsidRDefault="00000000">
      <w:pPr>
        <w:pStyle w:val="Heading2"/>
      </w:pPr>
      <w:bookmarkStart w:id="261" w:name="_Toc233057516"/>
      <w:bookmarkStart w:id="262" w:name="plan-de-louvrage"/>
      <w:bookmarkEnd w:id="248"/>
      <w:r>
        <w:t>Plan de l’ouvrage</w:t>
      </w:r>
      <w:bookmarkEnd w:id="261"/>
    </w:p>
    <w:p w14:paraId="4D79B282" w14:textId="77777777" w:rsidR="00F20A25" w:rsidRDefault="00000000">
      <w:pPr>
        <w:pStyle w:val="FirstParagraph"/>
        <w:rPr>
          <w:ins w:id="263" w:author="emmanuel blezes" w:date="2026-06-22T22:25:00Z" w16du:dateUtc="2026-06-22T20:25:00Z"/>
        </w:rPr>
      </w:pPr>
      <w:r>
        <w:t xml:space="preserve">Le livre se déroule en </w:t>
      </w:r>
      <w:r>
        <w:rPr>
          <w:b/>
          <w:bCs/>
        </w:rPr>
        <w:t>quatre parties</w:t>
      </w:r>
      <w:r>
        <w:t xml:space="preserve">, comme une seule démonstration. </w:t>
      </w:r>
    </w:p>
    <w:p w14:paraId="563E5966" w14:textId="3B65DA6F" w:rsidR="00F20A25" w:rsidRDefault="00000000">
      <w:pPr>
        <w:pStyle w:val="FirstParagraph"/>
        <w:rPr>
          <w:ins w:id="264" w:author="emmanuel blezes" w:date="2026-06-22T22:25:00Z" w16du:dateUtc="2026-06-22T20:25:00Z"/>
        </w:rPr>
      </w:pPr>
      <w:r>
        <w:rPr>
          <w:b/>
          <w:bCs/>
        </w:rPr>
        <w:t>La première</w:t>
      </w:r>
      <w:r>
        <w:t xml:space="preserve"> établit le diagnostic : la répartition pure est dans une impasse </w:t>
      </w:r>
      <w:del w:id="265" w:author="emmanuel blezes" w:date="2026-06-22T22:25:00Z" w16du:dateUtc="2026-06-22T20:25:00Z">
        <w:r w:rsidDel="00F20A25">
          <w:delText>— démographie qui se retourne, déficit chronique projeté jusqu’en 2070, réformes paramétriques épuisées, injustice générationnelle qui s’accumule</w:delText>
        </w:r>
      </w:del>
      <w:ins w:id="266" w:author="emmanuel blezes" w:date="2026-06-22T22:25:00Z" w16du:dateUtc="2026-06-22T20:25:00Z">
        <w:r w:rsidR="00F20A25">
          <w:t>démographique et financière qui provoque une injustice générationnelle</w:t>
        </w:r>
      </w:ins>
      <w:r>
        <w:t xml:space="preserve">. </w:t>
      </w:r>
    </w:p>
    <w:p w14:paraId="57071227" w14:textId="77777777" w:rsidR="00F20A25" w:rsidRDefault="00000000">
      <w:pPr>
        <w:pStyle w:val="FirstParagraph"/>
        <w:rPr>
          <w:ins w:id="267" w:author="emmanuel blezes" w:date="2026-06-22T22:26:00Z" w16du:dateUtc="2026-06-22T20:26:00Z"/>
        </w:rPr>
      </w:pPr>
      <w:r>
        <w:rPr>
          <w:b/>
          <w:bCs/>
        </w:rPr>
        <w:t>La deuxième</w:t>
      </w:r>
      <w:r>
        <w:t xml:space="preserve"> explique la capitalisation — ce qu’elle est, ce qu’elle n’est pas, la preuve qu’elle fonctionne déjà via le RAFP — et montre, sur un cas-type chiffré, qu’un pilier capitalisé même modeste rapporterait à un actif né après 1980 entre cent soixante mille et plus de trois cent vingt-cinq mille euros de retraite cumulée. </w:t>
      </w:r>
      <w:r>
        <w:rPr>
          <w:i/>
          <w:iCs/>
        </w:rPr>
        <w:t>Cotiser moins pour gagner plus.</w:t>
      </w:r>
      <w:r>
        <w:t xml:space="preserve"> </w:t>
      </w:r>
    </w:p>
    <w:p w14:paraId="1C7E29AA" w14:textId="77777777" w:rsidR="00F20A25" w:rsidRDefault="00000000">
      <w:pPr>
        <w:pStyle w:val="FirstParagraph"/>
        <w:rPr>
          <w:ins w:id="268" w:author="emmanuel blezes" w:date="2026-06-22T22:26:00Z" w16du:dateUtc="2026-06-22T20:26:00Z"/>
        </w:rPr>
      </w:pPr>
      <w:r>
        <w:rPr>
          <w:b/>
          <w:bCs/>
        </w:rPr>
        <w:t>La troisième</w:t>
      </w:r>
      <w:r>
        <w:t xml:space="preserve"> montre que la même infrastructure qui sécurise les retraites finance l’économie nationale : six mille milliards d’épargne mal allouée pendant que les fonds étrangers rachètent nos entreprises, et la vague de deux cent quarante mille transmissions sans repreneur français qui s’ouvre dans la décennie. </w:t>
      </w:r>
    </w:p>
    <w:p w14:paraId="7637703F" w14:textId="77777777" w:rsidR="00F20A25" w:rsidRDefault="00000000">
      <w:pPr>
        <w:pStyle w:val="FirstParagraph"/>
        <w:rPr>
          <w:ins w:id="269" w:author="emmanuel blezes" w:date="2026-06-22T22:26:00Z" w16du:dateUtc="2026-06-22T20:26:00Z"/>
        </w:rPr>
      </w:pPr>
      <w:r>
        <w:rPr>
          <w:b/>
          <w:bCs/>
        </w:rPr>
        <w:t>La quatrième</w:t>
      </w:r>
      <w:r>
        <w:t xml:space="preserve"> examine ce qu’ont fait la Suède, l’Australie et Singapour — et l’échec chilien —, en tire quatre invariants et trace une feuille de route sur vingt-cinq ans. </w:t>
      </w:r>
    </w:p>
    <w:p w14:paraId="39BFD22C" w14:textId="34993FF5" w:rsidR="00534634" w:rsidRDefault="00000000">
      <w:pPr>
        <w:pStyle w:val="FirstParagraph"/>
      </w:pPr>
      <w:r>
        <w:t xml:space="preserve">Une </w:t>
      </w:r>
      <w:r>
        <w:rPr>
          <w:b/>
          <w:bCs/>
        </w:rPr>
        <w:t>conclusion</w:t>
      </w:r>
      <w:r>
        <w:t xml:space="preserve"> revient sur les quatre verrous historiques qui ont retenu la France, et un </w:t>
      </w:r>
      <w:r>
        <w:rPr>
          <w:b/>
          <w:bCs/>
        </w:rPr>
        <w:t>appendice</w:t>
      </w:r>
      <w:r>
        <w:t xml:space="preserve"> désamorce, </w:t>
      </w:r>
      <w:proofErr w:type="gramStart"/>
      <w:r>
        <w:t>en questions</w:t>
      </w:r>
      <w:proofErr w:type="gramEnd"/>
      <w:r>
        <w:t>-réponses, les objections récurrentes.</w:t>
      </w:r>
    </w:p>
    <w:p w14:paraId="416A0CF1" w14:textId="77777777" w:rsidR="00F20A25" w:rsidRDefault="00F20A25">
      <w:pPr>
        <w:rPr>
          <w:ins w:id="270" w:author="emmanuel blezes" w:date="2026-06-22T22:27:00Z" w16du:dateUtc="2026-06-22T20:27:00Z"/>
          <w:rFonts w:asciiTheme="majorHAnsi" w:eastAsiaTheme="majorEastAsia" w:hAnsiTheme="majorHAnsi" w:cstheme="majorBidi"/>
          <w:color w:val="0F4761" w:themeColor="accent1" w:themeShade="BF"/>
          <w:sz w:val="40"/>
          <w:szCs w:val="40"/>
        </w:rPr>
      </w:pPr>
      <w:bookmarkStart w:id="271" w:name="_Toc233057517"/>
      <w:bookmarkStart w:id="272" w:name="X7fa69e6198b1bc8ede45b29794a58a271483513"/>
      <w:bookmarkEnd w:id="3"/>
      <w:bookmarkEnd w:id="262"/>
      <w:ins w:id="273" w:author="emmanuel blezes" w:date="2026-06-22T22:27:00Z" w16du:dateUtc="2026-06-22T20:27:00Z">
        <w:r>
          <w:lastRenderedPageBreak/>
          <w:br w:type="page"/>
        </w:r>
      </w:ins>
    </w:p>
    <w:p w14:paraId="0EEEC2A5" w14:textId="17AF76B7" w:rsidR="00534634" w:rsidRDefault="00000000">
      <w:pPr>
        <w:pStyle w:val="Heading1"/>
      </w:pPr>
      <w:r>
        <w:lastRenderedPageBreak/>
        <w:t>Partie 1 — Un système de retraite à bout de souffle</w:t>
      </w:r>
      <w:bookmarkEnd w:id="271"/>
    </w:p>
    <w:p w14:paraId="78ADF38D" w14:textId="77777777" w:rsidR="00534634" w:rsidRDefault="00000000">
      <w:pPr>
        <w:pStyle w:val="BlockText"/>
      </w:pPr>
      <w:r>
        <w:t>« Le système de retraite resterait durablement en besoin de financement quel que soit le scénario. »</w:t>
      </w:r>
    </w:p>
    <w:p w14:paraId="44657098" w14:textId="77777777" w:rsidR="00534634" w:rsidRDefault="00000000">
      <w:pPr>
        <w:pStyle w:val="BlockText"/>
      </w:pPr>
      <w:r>
        <w:t>— Conseil d’orientation des retraites, rapport annuel, juin 2025</w:t>
      </w:r>
      <w:r>
        <w:rPr>
          <w:rStyle w:val="FootnoteReference"/>
        </w:rPr>
        <w:footnoteReference w:id="26"/>
      </w:r>
    </w:p>
    <w:p w14:paraId="503D207F" w14:textId="77777777" w:rsidR="00F20A25" w:rsidRDefault="00000000">
      <w:pPr>
        <w:pStyle w:val="FirstParagraph"/>
        <w:rPr>
          <w:ins w:id="281" w:author="emmanuel blezes" w:date="2026-06-22T22:27:00Z" w16du:dateUtc="2026-06-22T20:27:00Z"/>
        </w:rPr>
      </w:pPr>
      <w:r>
        <w:t xml:space="preserve">Le système français de retraite repose sur le transfert intergénérationnel : ceux qui travaillent paient les pensions de ceux qui ne travaillent plus. C’est la « répartition ». </w:t>
      </w:r>
    </w:p>
    <w:p w14:paraId="029D412D" w14:textId="72E63730" w:rsidR="00534634" w:rsidRDefault="00F20A25">
      <w:pPr>
        <w:pStyle w:val="FirstParagraph"/>
      </w:pPr>
      <w:ins w:id="282" w:author="emmanuel blezes" w:date="2026-06-22T22:27:00Z" w16du:dateUtc="2026-06-22T20:27:00Z">
        <w:r>
          <w:t>C</w:t>
        </w:r>
      </w:ins>
      <w:del w:id="283" w:author="emmanuel blezes" w:date="2026-06-22T22:27:00Z" w16du:dateUtc="2026-06-22T20:27:00Z">
        <w:r w:rsidDel="00F20A25">
          <w:delText>L</w:delText>
        </w:r>
      </w:del>
      <w:r>
        <w:t>e système</w:t>
      </w:r>
      <w:ins w:id="284" w:author="emmanuel blezes" w:date="2026-06-22T22:27:00Z" w16du:dateUtc="2026-06-22T20:27:00Z">
        <w:r>
          <w:t xml:space="preserve">, qui </w:t>
        </w:r>
      </w:ins>
      <w:del w:id="285" w:author="emmanuel blezes" w:date="2026-06-22T22:27:00Z" w16du:dateUtc="2026-06-22T20:27:00Z">
        <w:r w:rsidDel="00F20A25">
          <w:delText xml:space="preserve"> </w:delText>
        </w:r>
      </w:del>
      <w:r>
        <w:t>fonctionne comme un tuyau — tout ce qui entre au mois M en ressort le même mois</w:t>
      </w:r>
      <w:ins w:id="286" w:author="emmanuel blezes" w:date="2026-06-22T22:27:00Z" w16du:dateUtc="2026-06-22T20:27:00Z">
        <w:r>
          <w:t>,</w:t>
        </w:r>
      </w:ins>
      <w:del w:id="287" w:author="emmanuel blezes" w:date="2026-06-22T22:27:00Z" w16du:dateUtc="2026-06-22T20:27:00Z">
        <w:r w:rsidDel="00F20A25">
          <w:delText xml:space="preserve"> — et</w:delText>
        </w:r>
      </w:del>
      <w:r>
        <w:t xml:space="preserve"> présente deux qualités : solidarité immédiate, lisibilité administrative. Mais il contient une fragilité que ses fondateurs voyaient parfaitement : il dépend en permanence du rapport entre les actifs qui versent et les retraités qui touchent. Quand ce rapport se dégrade, aucune réforme paramétrique ne renverse la logique ; elle en ralentit au mieux les effets.</w:t>
      </w:r>
    </w:p>
    <w:p w14:paraId="65DA1989" w14:textId="278E7275" w:rsidR="00534634" w:rsidRDefault="00000000">
      <w:pPr>
        <w:pStyle w:val="BodyText"/>
      </w:pPr>
      <w:r>
        <w:t xml:space="preserve">Or ce rapport s’effondre. </w:t>
      </w:r>
      <w:ins w:id="288" w:author="emmanuel blezes" w:date="2026-06-22T22:28:00Z" w16du:dateUtc="2026-06-22T20:28:00Z">
        <w:r w:rsidR="00F20A25">
          <w:t xml:space="preserve">La </w:t>
        </w:r>
      </w:ins>
      <w:del w:id="289" w:author="emmanuel blezes" w:date="2026-06-22T22:28:00Z" w16du:dateUtc="2026-06-22T20:28:00Z">
        <w:r w:rsidDel="00F20A25">
          <w:delText>Le COR projette un déficit chronique jusqu’en 2070 ; la Cour des comptes parle de trente milliards d’euros annuels en 2045</w:delText>
        </w:r>
        <w:r w:rsidDel="00F20A25">
          <w:rPr>
            <w:rStyle w:val="FootnoteReference"/>
          </w:rPr>
          <w:footnoteReference w:id="27"/>
        </w:r>
        <w:r w:rsidDel="00F20A25">
          <w:delText xml:space="preserve"> ; le FMI, dans sa consultation Article IV de mai 2025, range les régimes de retraite parmi les postes à réformer pour la soutenabilité budgétaire</w:delText>
        </w:r>
        <w:r w:rsidDel="00F20A25">
          <w:rPr>
            <w:rStyle w:val="FootnoteReference"/>
          </w:rPr>
          <w:footnoteReference w:id="28"/>
        </w:r>
        <w:r w:rsidDel="00F20A25">
          <w:delText xml:space="preserve">. Le diagnostic converge : la </w:delText>
        </w:r>
      </w:del>
      <w:r>
        <w:t xml:space="preserve">trajectoire actuelle transfère </w:t>
      </w:r>
      <w:del w:id="313" w:author="emmanuel blezes" w:date="2026-06-22T22:28:00Z" w16du:dateUtc="2026-06-22T20:28:00Z">
        <w:r w:rsidDel="00F20A25">
          <w:delText xml:space="preserve">silencieusement </w:delText>
        </w:r>
      </w:del>
      <w:r>
        <w:t>une dette colossale à des générations qui n’ont rien demandé.</w:t>
      </w:r>
    </w:p>
    <w:p w14:paraId="7B1293D4" w14:textId="77777777" w:rsidR="00534634" w:rsidRDefault="00000000">
      <w:pPr>
        <w:pStyle w:val="Heading2"/>
      </w:pPr>
      <w:bookmarkStart w:id="314" w:name="_Toc233057518"/>
      <w:bookmarkStart w:id="315" w:name="le-système-actuel-est-dans-une-impasse"/>
      <w:r>
        <w:t>Le système actuel est dans une impasse</w:t>
      </w:r>
      <w:bookmarkEnd w:id="314"/>
    </w:p>
    <w:p w14:paraId="12BE34EA" w14:textId="77777777" w:rsidR="00534634" w:rsidRDefault="00000000">
      <w:pPr>
        <w:pStyle w:val="Heading3"/>
      </w:pPr>
      <w:bookmarkStart w:id="316" w:name="_Toc233057519"/>
      <w:bookmarkStart w:id="317" w:name="X1a04d3701d8bea55b793490772ebe5b42e85bf8"/>
      <w:r>
        <w:t>Le grand vieillissement : quand la pyramide s’inverse</w:t>
      </w:r>
      <w:bookmarkEnd w:id="316"/>
    </w:p>
    <w:p w14:paraId="2600A317" w14:textId="77777777" w:rsidR="00534634" w:rsidRDefault="00000000">
      <w:pPr>
        <w:pStyle w:val="FirstParagraph"/>
      </w:pPr>
      <w:r>
        <w:t xml:space="preserve">Le </w:t>
      </w:r>
      <w:r>
        <w:rPr>
          <w:i/>
          <w:iCs/>
        </w:rPr>
        <w:t>Bilan démographique</w:t>
      </w:r>
      <w:r>
        <w:t xml:space="preserve"> de l’INSEE consacré à 2025, paru en janvier 2026, contient un chiffre qui aurait dû ouvrir tous les journaux : le solde naturel — l’écart entre naissances et décès — s’est établi à </w:t>
      </w:r>
      <w:r>
        <w:rPr>
          <w:b/>
          <w:bCs/>
        </w:rPr>
        <w:t>−6 000</w:t>
      </w:r>
      <w:r>
        <w:t>. Pour la première fois depuis la fin de la Seconde Guerre mondiale, la France enregistre plus de décès que de naissances</w:t>
      </w:r>
      <w:r>
        <w:rPr>
          <w:rStyle w:val="FootnoteReference"/>
        </w:rPr>
        <w:footnoteReference w:id="29"/>
      </w:r>
      <w:r>
        <w:t xml:space="preserve"> ; elle ne se renouvelle plus que par l’immigration nette</w:t>
      </w:r>
      <w:r>
        <w:rPr>
          <w:rStyle w:val="FootnoteReference"/>
        </w:rPr>
        <w:footnoteReference w:id="30"/>
      </w:r>
      <w:r>
        <w:t>.</w:t>
      </w:r>
    </w:p>
    <w:p w14:paraId="2184E65F" w14:textId="77777777" w:rsidR="00F20A25" w:rsidRDefault="00000000">
      <w:pPr>
        <w:pStyle w:val="BodyText"/>
        <w:rPr>
          <w:ins w:id="330" w:author="emmanuel blezes" w:date="2026-06-22T22:29:00Z" w16du:dateUtc="2026-06-22T20:29:00Z"/>
        </w:rPr>
      </w:pPr>
      <w:r>
        <w:t xml:space="preserve">Deux mouvements produisent ce « grand vieillissement ». </w:t>
      </w:r>
      <w:r>
        <w:rPr>
          <w:b/>
          <w:bCs/>
        </w:rPr>
        <w:t>D’abord, l’effondrement de la fécondité</w:t>
      </w:r>
      <w:r>
        <w:t xml:space="preserve"> : l’indice conjoncturel est passé de 2,00 en 2014 à 1,61 en 2024, puis </w:t>
      </w:r>
      <w:r>
        <w:rPr>
          <w:b/>
          <w:bCs/>
        </w:rPr>
        <w:t>1,56 en 2025</w:t>
      </w:r>
      <w:r>
        <w:rPr>
          <w:rStyle w:val="FootnoteReference"/>
        </w:rPr>
        <w:footnoteReference w:id="31"/>
      </w:r>
      <w:r>
        <w:t xml:space="preserve"> — le plus bas depuis la fin de la Première Guerre mondiale. La France reste en tête de l’Union européenne, devant l’Allemagne (1,36) et l’Italie (1,18)</w:t>
      </w:r>
      <w:r>
        <w:rPr>
          <w:rStyle w:val="FootnoteReference"/>
        </w:rPr>
        <w:footnoteReference w:id="32"/>
      </w:r>
      <w:r>
        <w:t xml:space="preserve">, mais elle a quitté le </w:t>
      </w:r>
      <w:r>
        <w:lastRenderedPageBreak/>
        <w:t xml:space="preserve">seuil de remplacement (2,1) depuis le milieu des années 1970 ; elle décroît plus lentement que l’Italie, mais elle décroît. </w:t>
      </w:r>
    </w:p>
    <w:p w14:paraId="017D7809" w14:textId="0286A1BB" w:rsidR="00534634" w:rsidRDefault="00000000">
      <w:pPr>
        <w:pStyle w:val="BodyText"/>
      </w:pPr>
      <w:r>
        <w:rPr>
          <w:b/>
          <w:bCs/>
        </w:rPr>
        <w:t>Ensuite, l’allongement de la vie</w:t>
      </w:r>
      <w:r>
        <w:t xml:space="preserve"> : une femme née en 2025 peut espérer vivre 85,9 ans, un homme 80,3 ans — plus de seize années gagnées depuis 1950</w:t>
      </w:r>
      <w:r>
        <w:rPr>
          <w:rStyle w:val="FootnoteReference"/>
        </w:rPr>
        <w:footnoteReference w:id="33"/>
      </w:r>
      <w:r>
        <w:t>. Le « système Laroque » de 1945 fut pensé pour une France où l’on sortait de la vie active à soixante-cinq ans avec une dizaine d’années à vivre pour un homme, une quinzaine pour une femme</w:t>
      </w:r>
      <w:r>
        <w:rPr>
          <w:rStyle w:val="FootnoteReference"/>
        </w:rPr>
        <w:footnoteReference w:id="34"/>
      </w:r>
      <w:r>
        <w:t xml:space="preserve"> ; à soixante-cinq ans, une Française a aujourd’hui près de vingt-quatre années devant elle, un homme vingt</w:t>
      </w:r>
      <w:r>
        <w:rPr>
          <w:rStyle w:val="FootnoteReference"/>
        </w:rPr>
        <w:footnoteReference w:id="35"/>
      </w:r>
      <w:r>
        <w:t xml:space="preserve"> — plus de moitié de plus qu’à la création du régime.</w:t>
      </w:r>
    </w:p>
    <w:p w14:paraId="45729A1B" w14:textId="77777777" w:rsidR="00534634" w:rsidRDefault="00000000">
      <w:pPr>
        <w:pStyle w:val="BodyText"/>
      </w:pPr>
      <w:r>
        <w:t>L’addition des deux mouvements défait la pyramide des âges. Au 1ᵉʳ janvier 2026, 22,2 % des Français ont au moins soixante-cinq ans, contre 16,4 % il y a vingt ans</w:t>
      </w:r>
      <w:r>
        <w:rPr>
          <w:rStyle w:val="FootnoteReference"/>
        </w:rPr>
        <w:footnoteReference w:id="36"/>
      </w:r>
      <w:r>
        <w:t xml:space="preserve"> ; pour la première fois sous la République, les plus de soixante-cinq ans (22,2 %) sont presque aussi nombreux que les moins de vingt ans (22,5 %). La Commission européenne projette que le ratio de dépendance des personnes âgées passera de 38,2 % en 2022 à 57,8 % en 2070</w:t>
      </w:r>
      <w:r>
        <w:rPr>
          <w:rStyle w:val="FootnoteReference"/>
        </w:rPr>
        <w:footnoteReference w:id="37"/>
      </w:r>
      <w:r>
        <w:t>.</w:t>
      </w:r>
    </w:p>
    <w:p w14:paraId="588ED76C" w14:textId="77777777" w:rsidR="00534634" w:rsidRDefault="00000000">
      <w:pPr>
        <w:pStyle w:val="BodyText"/>
      </w:pPr>
      <w:r>
        <w:t xml:space="preserve">Dans les comptes du système, ce basculement tient en une statistique : le ratio cotisants/retraités. En 1965, </w:t>
      </w:r>
      <w:r>
        <w:rPr>
          <w:b/>
          <w:bCs/>
        </w:rPr>
        <w:t>4,29 cotisants pour un retraité</w:t>
      </w:r>
      <w:r>
        <w:rPr>
          <w:rStyle w:val="FootnoteReference"/>
        </w:rPr>
        <w:footnoteReference w:id="38"/>
      </w:r>
      <w:r>
        <w:t xml:space="preserve"> — à ce niveau, le système pouvait promettre 75 % du dernier salaire et des départs à soixante ans. En 2024, </w:t>
      </w:r>
      <w:r>
        <w:rPr>
          <w:b/>
          <w:bCs/>
        </w:rPr>
        <w:t>1,79</w:t>
      </w:r>
      <w:r>
        <w:rPr>
          <w:rStyle w:val="FootnoteReference"/>
        </w:rPr>
        <w:footnoteReference w:id="39"/>
      </w:r>
      <w:r>
        <w:t xml:space="preserve">. Le COR retient un scénario central à </w:t>
      </w:r>
      <w:r>
        <w:rPr>
          <w:b/>
          <w:bCs/>
        </w:rPr>
        <w:t>1,40 en 2070</w:t>
      </w:r>
      <w:r>
        <w:rPr>
          <w:rStyle w:val="FootnoteReference"/>
        </w:rPr>
        <w:footnoteReference w:id="40"/>
      </w:r>
      <w:r>
        <w:t xml:space="preserve"> : l’impossibilité mathématique de tenir, à droit constant, la promesse de 1945. Tout système adossé à ce ratio doit baisser ses pensions, augmenter ses cotisations, reculer l’âge — ou les trois. C’est exactement ce qu’ont fait les cinq dernières réformes.</w:t>
      </w:r>
    </w:p>
    <w:p w14:paraId="7AEB38D3" w14:textId="77777777" w:rsidR="00534634" w:rsidRDefault="00000000">
      <w:pPr>
        <w:pStyle w:val="BodyText"/>
      </w:pPr>
      <w:r>
        <w:lastRenderedPageBreak/>
        <w:t>Une remarque, enfin, pour situer le débat. Le COR projette sur quatre hypothèses : fécondité 1,80, solde migratoire +70 000/an, chômage 7 %, productivité +0,7 %/an</w:t>
      </w:r>
      <w:r>
        <w:rPr>
          <w:rStyle w:val="FootnoteReference"/>
        </w:rPr>
        <w:footnoteReference w:id="41"/>
      </w:r>
      <w:r>
        <w:t>. L’une est déjà démentie : la fécondité observée en 2025 (1,56) est très inférieure au 1,80 retenu — un écart qui pèsera, à terme, au-delà du scénario de référence. Le débat part sur de mauvaises bases.</w:t>
      </w:r>
    </w:p>
    <w:p w14:paraId="2CEFFAC1" w14:textId="77777777" w:rsidR="00534634" w:rsidRDefault="00000000">
      <w:pPr>
        <w:pStyle w:val="Heading3"/>
      </w:pPr>
      <w:bookmarkStart w:id="393" w:name="_Toc233057520"/>
      <w:bookmarkStart w:id="394" w:name="le-déficit-caché"/>
      <w:bookmarkEnd w:id="317"/>
      <w:r>
        <w:t>Le déficit caché</w:t>
      </w:r>
      <w:bookmarkEnd w:id="393"/>
    </w:p>
    <w:p w14:paraId="0D737A95" w14:textId="77777777" w:rsidR="00534634" w:rsidRDefault="00000000">
      <w:pPr>
        <w:pStyle w:val="FirstParagraph"/>
      </w:pPr>
      <w:r>
        <w:t xml:space="preserve">À combien s’élève le déficit annuel du système ? Réponse souvent entendue : quelques milliards. C’est faux — et c’est sans doute le mensonge le plus coûteux qu’aient produit, en trente ans, les conventions comptables françaises. La Cour des comptes annonce 6,6 milliards d’euros pour 2025, le COR 1,7 pour 2024. Mais ces chiffres mesurent ce qu’il reste à combler </w:t>
      </w:r>
      <w:r>
        <w:rPr>
          <w:b/>
          <w:bCs/>
        </w:rPr>
        <w:t>une fois que l’État, employeur des fonctionnaires, a déjà versé sa contribution annuelle</w:t>
      </w:r>
      <w:r>
        <w:t xml:space="preserve"> — plus de cinquante milliards d’euros</w:t>
      </w:r>
      <w:r>
        <w:rPr>
          <w:rStyle w:val="FootnoteReference"/>
        </w:rPr>
        <w:footnoteReference w:id="42"/>
      </w:r>
      <w:r>
        <w:t>. Pour ses fonctionnaires civils, l’État verse en effet une « cotisation employeur » de 74,28 % du traitement indiciaire en 2024, portée à 78,28 % en 2025 puis 82,28 % en 2026 par décret</w:t>
      </w:r>
      <w:r>
        <w:rPr>
          <w:rStyle w:val="FootnoteReference"/>
        </w:rPr>
        <w:footnoteReference w:id="43"/>
      </w:r>
      <w:r>
        <w:t xml:space="preserve"> — contre environ 16 % pour un employeur privé. Selon Beaufret, environ 80 % de cette cotisation est en réalité une subvention d’équilibre déguisée : un maquillage de 34 milliards d’euros en 2022, qui, recalculé en clair, porte le déficit consolidé des caisses publiques à −29 milliards</w:t>
      </w:r>
      <w:r>
        <w:rPr>
          <w:rStyle w:val="FootnoteReference"/>
        </w:rPr>
        <w:footnoteReference w:id="44"/>
      </w:r>
      <w:r>
        <w:t>.</w:t>
      </w:r>
    </w:p>
    <w:p w14:paraId="22327003" w14:textId="77777777" w:rsidR="00534634" w:rsidRDefault="00000000">
      <w:pPr>
        <w:pStyle w:val="BodyText"/>
      </w:pPr>
      <w:r>
        <w:t xml:space="preserve">Mesuré en consolidant toutes les dépenses et en éliminant les transferts entre administrations — méthode </w:t>
      </w:r>
      <w:proofErr w:type="spellStart"/>
      <w:r>
        <w:t>Beaufret</w:t>
      </w:r>
      <w:proofErr w:type="spellEnd"/>
      <w:r>
        <w:t xml:space="preserve"> —, le déficit n’est pas de 6,6 milliards : il est de </w:t>
      </w:r>
      <w:r>
        <w:rPr>
          <w:b/>
          <w:bCs/>
        </w:rPr>
        <w:t>quatre-vingt-un milliards d’euros</w:t>
      </w:r>
      <w:r>
        <w:rPr>
          <w:rStyle w:val="FootnoteReference"/>
        </w:rPr>
        <w:footnoteReference w:id="45"/>
      </w:r>
      <w:r>
        <w:t>, davantage que le budget de la défense</w:t>
      </w:r>
      <w:r>
        <w:rPr>
          <w:rStyle w:val="FootnoteReference"/>
        </w:rPr>
        <w:footnoteReference w:id="46"/>
      </w:r>
      <w:r>
        <w:t xml:space="preserve">. Sur ces 81 milliards, environ 56 relèvent des régimes des fonctionnaires, 17 du régime général, 9 des régimes spéciaux — et ce, malgré un taux de cotisation déjà élevé. La vraie question n’est </w:t>
      </w:r>
      <w:r>
        <w:lastRenderedPageBreak/>
        <w:t>donc pas de décaler l’âge de soixante-quatre à soixante-cinq ans : c’est de savoir combien de temps un État peut emprunter quatre-vingts milliards par an pour payer des retraites sans y laisser sa souveraineté budgétaire.</w:t>
      </w:r>
    </w:p>
    <w:p w14:paraId="03FFDA51" w14:textId="77777777" w:rsidR="00534634" w:rsidRDefault="00000000">
      <w:pPr>
        <w:pStyle w:val="BodyText"/>
      </w:pPr>
      <w:r>
        <w:t xml:space="preserve">La Cour des comptes, en février 2025, a répondu à </w:t>
      </w:r>
      <w:proofErr w:type="spellStart"/>
      <w:r>
        <w:t>Beaufret</w:t>
      </w:r>
      <w:proofErr w:type="spellEnd"/>
      <w:r>
        <w:t xml:space="preserve"> sans le nommer : changer le taux employeur ne supprimerait pas ce coût, cela ne ferait que le déplacer</w:t>
      </w:r>
      <w:r>
        <w:rPr>
          <w:rStyle w:val="FootnoteReference"/>
        </w:rPr>
        <w:footnoteReference w:id="47"/>
      </w:r>
      <w:r>
        <w:t>. Exact — et c’est précisément ce qu’on demande : que le coût soit inscrit là où il est, dans le déficit public consolidé, et non dissimulé dans une convention comptable. Pierre Moscovici, premier président de la Cour, juge la dégradation « nette, rapide, croissante » et conclut que « le statu quo n’est pas possible »</w:t>
      </w:r>
      <w:r>
        <w:rPr>
          <w:rStyle w:val="FootnoteReference"/>
        </w:rPr>
        <w:footnoteReference w:id="48"/>
      </w:r>
      <w:r>
        <w:t>. Le COR ajoute une phrase à prendre au pied de la lettre : « le système resterait durablement en besoin de financement quel que soit le scénario »</w:t>
      </w:r>
      <w:r>
        <w:rPr>
          <w:rStyle w:val="FootnoteReference"/>
        </w:rPr>
        <w:footnoteReference w:id="49"/>
      </w:r>
      <w:r>
        <w:t>.</w:t>
      </w:r>
    </w:p>
    <w:p w14:paraId="096703E3" w14:textId="77777777" w:rsidR="00534634" w:rsidRDefault="00000000">
      <w:pPr>
        <w:pStyle w:val="Heading3"/>
      </w:pPr>
      <w:bookmarkStart w:id="447" w:name="_Toc233057521"/>
      <w:bookmarkStart w:id="448" w:name="comment-on-en-est-arrivé-là"/>
      <w:bookmarkEnd w:id="394"/>
      <w:r>
        <w:t>Comment on en est arrivé là</w:t>
      </w:r>
      <w:bookmarkEnd w:id="447"/>
    </w:p>
    <w:p w14:paraId="500CC041" w14:textId="77777777" w:rsidR="00534634" w:rsidRDefault="00000000">
      <w:pPr>
        <w:pStyle w:val="FirstParagraph"/>
      </w:pPr>
      <w:r>
        <w:t>On l’oublie souvent : la France n’a pas toujours eu un système par répartition. Avant 1941, c’était une mosaïque : une caisse de retraite par capitalisation ouverte à tous — la Caisse de retraites pour la vieillesse, créée par la loi du 18 juin 1850, gérée par la Caisse des dépôts (née de la loi du 28 avril 1816)</w:t>
      </w:r>
      <w:r>
        <w:rPr>
          <w:rStyle w:val="FootnoteReference"/>
        </w:rPr>
        <w:footnoteReference w:id="50"/>
      </w:r>
      <w:r>
        <w:t xml:space="preserve"> —, des régimes spéciaux de marins hérités de l’édit de Colbert d’avril 1670</w:t>
      </w:r>
      <w:r>
        <w:rPr>
          <w:rStyle w:val="FootnoteReference"/>
        </w:rPr>
        <w:footnoteReference w:id="51"/>
      </w:r>
      <w:r>
        <w:t>, des mutuelles, des caisses patronales, un marché d’assurance-vie, et, à partir de 1928-1930, un régime généralisé d’assurances sociales par capitalisation pour les salariés du commerce et de l’industrie</w:t>
      </w:r>
      <w:r>
        <w:rPr>
          <w:rStyle w:val="FootnoteReference"/>
        </w:rPr>
        <w:footnoteReference w:id="52"/>
      </w:r>
      <w:r>
        <w:t xml:space="preserve">. Ce dernier n’a jamais vraiment fonctionné : emporté par la crise de 1929 puis par l’inflation d’après-guerre, ses réserves ne valaient plus, en 1940, qu’une fraction de leur valeur. C’est dans ce contexte </w:t>
      </w:r>
      <w:r>
        <w:lastRenderedPageBreak/>
        <w:t>— pays ruiné, monnaie effondrée — que Vichy promulgue, le 14 mars 1941, l’</w:t>
      </w:r>
      <w:r>
        <w:rPr>
          <w:b/>
          <w:bCs/>
        </w:rPr>
        <w:t>Allocation aux vieux travailleurs salariés</w:t>
      </w:r>
      <w:r>
        <w:rPr>
          <w:rStyle w:val="FootnoteReference"/>
        </w:rPr>
        <w:footnoteReference w:id="53"/>
      </w:r>
      <w:r>
        <w:t>, première retraite par répartition obligatoire : on ne peut plus rien capitaliser, alors on transfère.</w:t>
      </w:r>
    </w:p>
    <w:p w14:paraId="14385E93" w14:textId="77777777" w:rsidR="00534634" w:rsidRDefault="00000000">
      <w:pPr>
        <w:pStyle w:val="BodyText"/>
      </w:pPr>
      <w:r>
        <w:t>À la Libération, les architectes de la Sécurité sociale font le même choix, mais assumé. Pierre Laroque, nommé directeur général des assurances sociales par le ministre du Travail Alexandre Parodi, en conçoit l’architecture ; Ambroise Croizat, ministre du Travail à partir de novembre 1945, en pilote la mise en œuvre</w:t>
      </w:r>
      <w:r>
        <w:rPr>
          <w:rStyle w:val="FootnoteReference"/>
        </w:rPr>
        <w:footnoteReference w:id="54"/>
      </w:r>
      <w:r>
        <w:t>. L’ordonnance n° 45-2250 du 4 octobre 1945 fonde la Sécurité sociale et un régime obligatoire par répartition</w:t>
      </w:r>
      <w:r>
        <w:rPr>
          <w:rStyle w:val="FootnoteReference"/>
        </w:rPr>
        <w:footnoteReference w:id="55"/>
      </w:r>
      <w:r>
        <w:t>. L’argument de Laroque, resté célèbre, est honnête : les bénéficiaires sont des gens pauvres à qui il faut d’abord assurer des moyens de subsistance ; une fois les allocations versées, il ne reste rien à mettre de côté pour un régime de capitalisation</w:t>
      </w:r>
      <w:r>
        <w:rPr>
          <w:rStyle w:val="FootnoteReference"/>
        </w:rPr>
        <w:footnoteReference w:id="56"/>
      </w:r>
      <w:r>
        <w:t>.</w:t>
      </w:r>
    </w:p>
    <w:p w14:paraId="5190E287" w14:textId="77777777" w:rsidR="00534634" w:rsidRDefault="00000000">
      <w:pPr>
        <w:pStyle w:val="BodyText"/>
      </w:pPr>
      <w:r>
        <w:t>Pendant trente ans, ce choix tient. Les Trente Glorieuses, c’est une croissance moyenne de 5,3 % par an entre 1949 et 1973</w:t>
      </w:r>
      <w:r>
        <w:rPr>
          <w:rStyle w:val="FootnoteReference"/>
        </w:rPr>
        <w:footnoteReference w:id="57"/>
      </w:r>
      <w:r>
        <w:t>, le plein emploi, un baby-boom qui porte le ratio à 4,29 cotisants par retraité en 1965</w:t>
      </w:r>
      <w:r>
        <w:rPr>
          <w:rStyle w:val="FootnoteReference"/>
        </w:rPr>
        <w:footnoteReference w:id="58"/>
      </w:r>
      <w:r>
        <w:t>, et une espérance de vie à 65 ans encore limitée — de l’ordre de douze ans pour les hommes, quinze pour les femmes</w:t>
      </w:r>
      <w:r>
        <w:rPr>
          <w:rStyle w:val="FootnoteReference"/>
        </w:rPr>
        <w:footnoteReference w:id="59"/>
      </w:r>
      <w:r>
        <w:t xml:space="preserve">. À ce rythme, on crée </w:t>
      </w:r>
      <w:r>
        <w:lastRenderedPageBreak/>
        <w:t>sans forcer la retraite complémentaire des cadres (AGIRC) le 14 mars 1947</w:t>
      </w:r>
      <w:r>
        <w:rPr>
          <w:rStyle w:val="FootnoteReference"/>
        </w:rPr>
        <w:footnoteReference w:id="60"/>
      </w:r>
      <w:r>
        <w:t>, celle des non-cadres (ARRCO) le 8 décembre 1961</w:t>
      </w:r>
      <w:r>
        <w:rPr>
          <w:rStyle w:val="FootnoteReference"/>
        </w:rPr>
        <w:footnoteReference w:id="61"/>
      </w:r>
      <w:r>
        <w:t>, et l’on abaisse l’âge légal à soixante ans par l’ordonnance du 26 mars 1982 sous Mitterrand et le ministre Jean Auroux</w:t>
      </w:r>
      <w:r>
        <w:rPr>
          <w:rStyle w:val="FootnoteReference"/>
        </w:rPr>
        <w:footnoteReference w:id="62"/>
      </w:r>
      <w:r>
        <w:t>. Le rendement implicite des premières cohortes est très élevé — propre à un régime naissant, qui sert des pensions à des retraités n’ayant presque pas cotisé</w:t>
      </w:r>
      <w:r>
        <w:rPr>
          <w:rStyle w:val="FootnoteReference"/>
        </w:rPr>
        <w:footnoteReference w:id="63"/>
      </w:r>
      <w:r>
        <w:t>. C’est l’âge d’or de la répartition ; mais un âge d’or qui, par construction, ne pouvait pas durer. De cette période, et d’elle seule, vient l’idée que la répartition serait par nature plus juste et plus sûre que la capitalisation. Quand le contexte a changé — au milieu des années 1970 —, l’idée, elle, est restée.</w:t>
      </w:r>
    </w:p>
    <w:p w14:paraId="3E4F2691" w14:textId="77777777" w:rsidR="00534634" w:rsidRDefault="00000000">
      <w:pPr>
        <w:pStyle w:val="BodyText"/>
      </w:pPr>
      <w:r>
        <w:t>Le tournant arrive en deux temps. Conjoncturel d’abord : 1975, la croissance s’effondre dans le sillage du premier choc pétrolier, le chômage devient structurel, l’AGIRC et l’ARRCO enregistrent leurs premiers déficits techniques. Démographique ensuite : la fécondité passe sous 2,1 dès le milieu des années 1970 et s’y installe</w:t>
      </w:r>
      <w:r>
        <w:rPr>
          <w:rStyle w:val="FootnoteReference"/>
        </w:rPr>
        <w:footnoteReference w:id="64"/>
      </w:r>
      <w:r>
        <w:t>. Tout cela est documenté de longue date — Raoul Briet, commissaire-adjoint au Plan, le note en 1995 dans un rapport remis à Alain Juppé</w:t>
      </w:r>
      <w:r>
        <w:rPr>
          <w:rStyle w:val="FootnoteReference"/>
        </w:rPr>
        <w:footnoteReference w:id="65"/>
      </w:r>
      <w:r>
        <w:t xml:space="preserve"> ; Jean-Michel Charpin le démontre sur 264 pages dans un rapport remis à Lionel Jospin en mai 1999</w:t>
      </w:r>
      <w:r>
        <w:rPr>
          <w:rStyle w:val="FootnoteReference"/>
        </w:rPr>
        <w:footnoteReference w:id="66"/>
      </w:r>
      <w:r>
        <w:t>. Ni l’un ni l’autre n’envisage un retour au capitalisé : la répartition est devenue une institution sacrée, qu’on ajuste par paramètres sans jamais en interroger la raison d’être. C’est dans cet état d’esprit que se succèdent, à partir de 1993, les cinq réformes paramétriques.</w:t>
      </w:r>
    </w:p>
    <w:p w14:paraId="7D875420" w14:textId="77777777" w:rsidR="00534634" w:rsidRDefault="00000000">
      <w:pPr>
        <w:pStyle w:val="Heading2"/>
      </w:pPr>
      <w:bookmarkStart w:id="560" w:name="_Toc233057522"/>
      <w:bookmarkStart w:id="561" w:name="Xa313c04bb82f2ddd2bcff30fff76f17b77d4062"/>
      <w:bookmarkEnd w:id="315"/>
      <w:bookmarkEnd w:id="448"/>
      <w:r>
        <w:lastRenderedPageBreak/>
        <w:t>Ces réformes paramétriques qui n’en sont pas</w:t>
      </w:r>
      <w:bookmarkEnd w:id="560"/>
    </w:p>
    <w:p w14:paraId="4BB34C75" w14:textId="77777777" w:rsidR="00534634" w:rsidRDefault="00000000">
      <w:pPr>
        <w:pStyle w:val="FirstParagraph"/>
      </w:pPr>
      <w:r>
        <w:t>Aucun gouvernement, depuis Édouard Balladur, n’a ignoré le problème ; tous l’ont traité de la même manière, en ajustant les paramètres — l’âge, la durée, le mode de calcul — sans toucher à la nature du système.</w:t>
      </w:r>
    </w:p>
    <w:p w14:paraId="3888EF82" w14:textId="77777777" w:rsidR="00534634" w:rsidRDefault="00000000">
      <w:pPr>
        <w:pStyle w:val="BodyText"/>
      </w:pPr>
      <w:r>
        <w:rPr>
          <w:b/>
          <w:bCs/>
        </w:rPr>
        <w:t>Juillet 1993, Balladur</w:t>
      </w:r>
      <w:r>
        <w:t xml:space="preserve"> : la durée d’assurance du privé passe de 150 à 160 trimestres (37,5 à 40 ans), la base de calcul des dix aux vingt-cinq meilleures années, et l’indexation des pensions est alignée sur les prix et non plus les salaires — la décision la plus lourde de conséquences pour le pouvoir d’achat des retraités d’aujourd’hui</w:t>
      </w:r>
      <w:r>
        <w:rPr>
          <w:rStyle w:val="FootnoteReference"/>
        </w:rPr>
        <w:footnoteReference w:id="67"/>
      </w:r>
      <w:r>
        <w:t xml:space="preserve">. </w:t>
      </w:r>
      <w:r>
        <w:rPr>
          <w:b/>
          <w:bCs/>
        </w:rPr>
        <w:t>Août 2003, Fillon</w:t>
      </w:r>
      <w:r>
        <w:t xml:space="preserve"> : les règles de durée sont étendues à la fonction publique, jusque-là protégée ; la durée requise montera à 41 annuités d’ici 2012</w:t>
      </w:r>
      <w:r>
        <w:rPr>
          <w:rStyle w:val="FootnoteReference"/>
        </w:rPr>
        <w:footnoteReference w:id="68"/>
      </w:r>
      <w:r>
        <w:t xml:space="preserve">. </w:t>
      </w:r>
      <w:r>
        <w:rPr>
          <w:b/>
          <w:bCs/>
        </w:rPr>
        <w:t>Novembre 2010, Woerth</w:t>
      </w:r>
      <w:r>
        <w:t xml:space="preserve"> : l’âge légal passe de soixante à soixante-deux ans (2011-2017), l’âge du taux plein de soixante-cinq à soixante-sept ; plusieurs semaines de grèves reconductibles n’y changent rien</w:t>
      </w:r>
      <w:r>
        <w:rPr>
          <w:rStyle w:val="FootnoteReference"/>
        </w:rPr>
        <w:footnoteReference w:id="69"/>
      </w:r>
      <w:r>
        <w:t xml:space="preserve">. </w:t>
      </w:r>
      <w:r>
        <w:rPr>
          <w:b/>
          <w:bCs/>
        </w:rPr>
        <w:t>Janvier 2014, Touraine</w:t>
      </w:r>
      <w:r>
        <w:t xml:space="preserve"> : la durée de cotisation monte à 43 ans pour les générations nées à partir de 1973 — réforme presque silencieuse, mais qui pèsera le plus lourd à long terme</w:t>
      </w:r>
      <w:r>
        <w:rPr>
          <w:rStyle w:val="FootnoteReference"/>
        </w:rPr>
        <w:footnoteReference w:id="70"/>
      </w:r>
      <w:r>
        <w:t xml:space="preserve">. </w:t>
      </w:r>
      <w:r>
        <w:rPr>
          <w:b/>
          <w:bCs/>
        </w:rPr>
        <w:t>Avril 2023, Borne</w:t>
      </w:r>
      <w:r>
        <w:t xml:space="preserve"> : l’âge légal passe de soixante-deux à soixante-quatre ans, et les 43 annuités s’appliquent dès la génération 1965 ; la mobilisation est sans précédent depuis 1995 — le 7 mars 2023, 3,5 millions de manifestants selon l’intersyndicale, 1,28 million selon l’Intérieur</w:t>
      </w:r>
      <w:r>
        <w:rPr>
          <w:rStyle w:val="FootnoteReference"/>
        </w:rPr>
        <w:footnoteReference w:id="71"/>
      </w:r>
      <w:r>
        <w:t>, 59 % des Français opposés et 60 % soutenant le mouvement</w:t>
      </w:r>
      <w:r>
        <w:rPr>
          <w:rStyle w:val="FootnoteReference"/>
        </w:rPr>
        <w:footnoteReference w:id="72"/>
      </w:r>
      <w:r>
        <w:t xml:space="preserve"> ; le 16 mars, le gouvernement engage sa responsabilité par le 49.3.</w:t>
      </w:r>
    </w:p>
    <w:p w14:paraId="7859213E" w14:textId="77777777" w:rsidR="00534634" w:rsidRDefault="00000000">
      <w:pPr>
        <w:pStyle w:val="BodyText"/>
      </w:pPr>
      <w:r>
        <w:t>Cinq actes, trente ans, trois paramètres. Et déjà un sixième en germe : à l’automne 2025, le Parti socialiste a négocié le gel temporaire de l’âge à 62 ans et 9 mois jusqu’en janvier 2028, contre le non-recours à la censure budgétaire</w:t>
      </w:r>
      <w:r>
        <w:rPr>
          <w:rStyle w:val="FootnoteReference"/>
        </w:rPr>
        <w:footnoteReference w:id="73"/>
      </w:r>
      <w:r>
        <w:t xml:space="preserve">. Ce que dit cette séquence, c’est </w:t>
      </w:r>
      <w:r>
        <w:lastRenderedPageBreak/>
        <w:t xml:space="preserve">que </w:t>
      </w:r>
      <w:r>
        <w:rPr>
          <w:b/>
          <w:bCs/>
        </w:rPr>
        <w:t>sans sortir du tout-répartition, ces réformes sont la seule chose qu’on puisse faire</w:t>
      </w:r>
      <w:r>
        <w:t xml:space="preserve"> : il n’existe que trois leviers — l’âge, la durée, le niveau des pensions —, plus, en arrière-plan, le niveau des cotisations. Et à chaque acte, le coût est reporté sur les générations suivantes. Le baby-boomer parti en 1995 à soixante ans, 150 trimestres, calcul sur dix ans ; l’actif né en 1980 partira à soixante-quatre ans, 172 trimestres, calcul sur vingt-cinq ans. Deux configurations, deux contrats. Les quatre-vingts milliards empruntés chaque année pour combler le trou seront remboursés par ceux qui n’avaient pas le droit de vote quand les paramètres ont été décidés.</w:t>
      </w:r>
    </w:p>
    <w:p w14:paraId="0E5D519F" w14:textId="77777777" w:rsidR="00534634" w:rsidRDefault="00000000">
      <w:pPr>
        <w:pStyle w:val="Heading2"/>
      </w:pPr>
      <w:bookmarkStart w:id="603" w:name="_Toc233057523"/>
      <w:bookmarkStart w:id="604" w:name="cest-nicolas-qui-paie"/>
      <w:bookmarkEnd w:id="561"/>
      <w:r>
        <w:t>C’est Nicolas qui paie</w:t>
      </w:r>
      <w:bookmarkEnd w:id="603"/>
    </w:p>
    <w:p w14:paraId="2D10EB3F" w14:textId="77777777" w:rsidR="00534634" w:rsidRDefault="00000000">
      <w:pPr>
        <w:pStyle w:val="FirstParagraph"/>
      </w:pPr>
      <w:r>
        <w:t>Le résultat est une fracture générationnelle sans précédent. Olivier Blanchard, ancien chef économiste du FMI, estime à 120 milliards d’euros — quatre points de PIB — l’effort de stabilisation budgétaire que la France devra produire dans la décennie, et compte les retraites parmi ses principaux leviers</w:t>
      </w:r>
      <w:r>
        <w:rPr>
          <w:rStyle w:val="FootnoteReference"/>
        </w:rPr>
        <w:footnoteReference w:id="74"/>
      </w:r>
      <w:r>
        <w:t>.</w:t>
      </w:r>
    </w:p>
    <w:p w14:paraId="7D1DA959" w14:textId="77777777" w:rsidR="00534634" w:rsidRDefault="00000000">
      <w:pPr>
        <w:pStyle w:val="BodyText"/>
      </w:pPr>
      <w:r>
        <w:t xml:space="preserve">Pour mesurer cette fracture, un indicateur : le </w:t>
      </w:r>
      <w:r>
        <w:rPr>
          <w:b/>
          <w:bCs/>
        </w:rPr>
        <w:t>taux de rendement interne</w:t>
      </w:r>
      <w:r>
        <w:t xml:space="preserve"> du système — le rendement annualisé des cotisations versées sur une vie, comparé aux pensions reçues. Pour la cohorte née en 1950, l’INSEE (modèle </w:t>
      </w:r>
      <w:r>
        <w:rPr>
          <w:i/>
          <w:iCs/>
        </w:rPr>
        <w:t>Destinie 2</w:t>
      </w:r>
      <w:r>
        <w:t>) l’établit autour de 2,5 % par an ; pour les cohortes nées à partir de 1970, autour de 1,75 %</w:t>
      </w:r>
      <w:r>
        <w:rPr>
          <w:rStyle w:val="FootnoteReference"/>
        </w:rPr>
        <w:footnoteReference w:id="75"/>
      </w:r>
      <w:r>
        <w:t>. La décroissance est inhérente à la répartition : le rendement converge vers le taux de croissance de l’économie (~1,4 %), et ne peut durablement offrir davantage. Dit autrement : un né-1950 récupère environ 159 centimes par euro cotisé ; un né-1980, 117</w:t>
      </w:r>
      <w:r>
        <w:rPr>
          <w:rStyle w:val="FootnoteReference"/>
        </w:rPr>
        <w:footnoteReference w:id="76"/>
      </w:r>
      <w:r>
        <w:t>. « Tu cotises maintenant, tu toucheras plus tard » est devenu « tu toucheras peut-être ».</w:t>
      </w:r>
    </w:p>
    <w:p w14:paraId="75F6B6E3" w14:textId="77777777" w:rsidR="00534634" w:rsidRDefault="00000000">
      <w:pPr>
        <w:pStyle w:val="BodyText"/>
      </w:pPr>
      <w:r>
        <w:t xml:space="preserve">Deux mouvements l’expliquent. </w:t>
      </w:r>
      <w:r>
        <w:rPr>
          <w:b/>
          <w:bCs/>
        </w:rPr>
        <w:t>La hausse des cotisations</w:t>
      </w:r>
      <w:r>
        <w:t xml:space="preserve"> : les plus de soixante-dix ans ont cotisé, en moyenne de carrière, entre 14 % et 18 % de leur salaire — environ un sixième </w:t>
      </w:r>
      <w:r>
        <w:lastRenderedPageBreak/>
        <w:t>du revenu d’activité avec la part patronale ; les actifs d’aujourd’hui cotisent 27,8 %</w:t>
      </w:r>
      <w:r>
        <w:rPr>
          <w:rStyle w:val="FootnoteReference"/>
        </w:rPr>
        <w:footnoteReference w:id="77"/>
      </w:r>
      <w:r>
        <w:t xml:space="preserve">, plus du quart, sans que la pension promise soit proportionnellement plus généreuse. </w:t>
      </w:r>
      <w:r>
        <w:rPr>
          <w:b/>
          <w:bCs/>
        </w:rPr>
        <w:t>La baisse du niveau relatif des pensions</w:t>
      </w:r>
      <w:r>
        <w:t xml:space="preserve"> : à législation inchangée, le COR projette la pension moyenne rapportée au revenu d’activité de 52,3 % en 2023 à 45,1 % en 2070</w:t>
      </w:r>
      <w:r>
        <w:rPr>
          <w:rStyle w:val="FootnoteReference"/>
        </w:rPr>
        <w:footnoteReference w:id="78"/>
      </w:r>
      <w:r>
        <w:t>, et le niveau de vie relatif des plus de soixante-cinq ans de 97 % aujourd’hui à 87,5 % en 2070</w:t>
      </w:r>
      <w:r>
        <w:rPr>
          <w:rStyle w:val="FootnoteReference"/>
        </w:rPr>
        <w:footnoteReference w:id="79"/>
      </w:r>
      <w:r>
        <w:t>. Personne n’a décidé d’appauvrir les retraités de 2070 ; tout le monde a refusé, trente ans durant, les mesures qui l’auraient évité.</w:t>
      </w:r>
    </w:p>
    <w:p w14:paraId="14D3108A" w14:textId="77777777" w:rsidR="00534634" w:rsidRDefault="00000000">
      <w:pPr>
        <w:pStyle w:val="BodyText"/>
      </w:pPr>
      <w:r>
        <w:t>Et ces deux mouvements ne disent que la retraite. Ils ne disent rien de ce que vivent, maintenant, ceux qui paient — et qui n’ont jamais eu aussi peu à leur âge. En 1970, un ménage de moins de trente ans disposait de 102 % du revenu moyen ; en 2013, de 60 %. Dans le même intervalle, le revenu relatif des ménages de soixante-dix à soixante-dix-neuf ans passait de 57 % à 86 %</w:t>
      </w:r>
      <w:r>
        <w:rPr>
          <w:rStyle w:val="FootnoteReference"/>
        </w:rPr>
        <w:footnoteReference w:id="80"/>
      </w:r>
      <w:r>
        <w:t>. Les jeunes se sont appauvris exactement quand leurs aînés s’enrichissaient — relativement, ce qui est la seule mesure qui vaille quand on partage un même budget et un même système de retraite. Le logement a verrouillé l’écart : rapporté au revenu, le prix des logements a quitté au tournant des années 2000 le « tunnel » où il évoluait depuis 1965, pour se figer sur un plateau que l’économiste Jacques Friggit qualifie d</w:t>
      </w:r>
      <w:proofErr w:type="gramStart"/>
      <w:r>
        <w:t>’«</w:t>
      </w:r>
      <w:proofErr w:type="gramEnd"/>
      <w:r>
        <w:t xml:space="preserve"> exception française »</w:t>
      </w:r>
      <w:r>
        <w:rPr>
          <w:rStyle w:val="FootnoteReference"/>
        </w:rPr>
        <w:footnoteReference w:id="81"/>
      </w:r>
      <w:r>
        <w:t>. Parmi les moins de trente ans, la part de locataires est passée de 74 % en 1970 à 81 % en 2013 : moins d’un sur cinq est propriétaire. L’ascenseur patrimonial de la génération du baby-boom est devenu, pour ses petits-enfants, un mur.</w:t>
      </w:r>
    </w:p>
    <w:p w14:paraId="002E2B2B" w14:textId="77777777" w:rsidR="00534634" w:rsidRDefault="00000000">
      <w:pPr>
        <w:pStyle w:val="BodyText"/>
      </w:pPr>
      <w:r>
        <w:t>Voilà ce que recouvre « C’est Nicolas qui paie », expression surgie sur les réseaux sociaux en 2025</w:t>
      </w:r>
      <w:r>
        <w:rPr>
          <w:rStyle w:val="FootnoteReference"/>
        </w:rPr>
        <w:footnoteReference w:id="82"/>
      </w:r>
      <w:r>
        <w:t xml:space="preserve"> : une génération qui cotise plus que toutes les précédentes pour une pension </w:t>
      </w:r>
      <w:r>
        <w:lastRenderedPageBreak/>
        <w:t>annoncée plus faible, tout en peinant à se loger dans le pays qu’elle finance. On cotise plus pour gagner moins — ce n’est pas un slogan, c’est ce que disent les chiffres.</w:t>
      </w:r>
    </w:p>
    <w:p w14:paraId="063ACA78" w14:textId="77777777" w:rsidR="00534634" w:rsidRDefault="00000000">
      <w:pPr>
        <w:pStyle w:val="BodyText"/>
      </w:pPr>
      <w:r>
        <w:t xml:space="preserve">Sur un point, la France est un cas singulier de l’OCDE. Le </w:t>
      </w:r>
      <w:r>
        <w:rPr>
          <w:i/>
          <w:iCs/>
        </w:rPr>
        <w:t>Mercer CFA Institute Global Pension Index 2025</w:t>
      </w:r>
      <w:r>
        <w:t xml:space="preserve"> lui attribue une note globale honorable, 70,3 sur 100, tirée par l’adéquation de ses pensions (85,2) ; mais le sous-indice « viabilité » la situe à 48,6, contre 85,0 pour le Danemark et 83,5 pour les Pays-Bas</w:t>
      </w:r>
      <w:r>
        <w:rPr>
          <w:rStyle w:val="FootnoteReference"/>
        </w:rPr>
        <w:footnoteReference w:id="83"/>
      </w:r>
      <w:r>
        <w:t>. C’est précisément sur la capacité à tenir dans la durée que la France décroche. Et la comparaison avec la Suède est sans appel : une cohorte suédoise, dans un système qui adjoint à la répartition une part de capitalisation, obtient un rendement implicite d’environ 3,1 %</w:t>
      </w:r>
      <w:r>
        <w:rPr>
          <w:rStyle w:val="FootnoteReference"/>
        </w:rPr>
        <w:footnoteReference w:id="84"/>
      </w:r>
      <w:r>
        <w:t xml:space="preserve"> — plus d’une fois et demie le rendement français — en cotisant </w:t>
      </w:r>
      <w:r>
        <w:rPr>
          <w:i/>
          <w:iCs/>
        </w:rPr>
        <w:t>moins</w:t>
      </w:r>
      <w:r>
        <w:t xml:space="preserve"> : une jeune Suédoise née en 1990 verse environ 22 % au total, contre 28 % pour son équivalente française</w:t>
      </w:r>
      <w:r>
        <w:rPr>
          <w:rStyle w:val="FootnoteReference"/>
        </w:rPr>
        <w:footnoteReference w:id="85"/>
      </w:r>
      <w:r>
        <w:t>. La différence ne tient ni à la générosité des contribuables ni à la productivité : elle tient à l’instrument.</w:t>
      </w:r>
    </w:p>
    <w:p w14:paraId="187619C4" w14:textId="77777777" w:rsidR="00534634" w:rsidRDefault="00000000">
      <w:pPr>
        <w:pStyle w:val="BodyText"/>
      </w:pPr>
      <w:r>
        <w:t xml:space="preserve">L’opinion l’a compris. Selon le baromètre </w:t>
      </w:r>
      <w:proofErr w:type="spellStart"/>
      <w:r>
        <w:t>Odoxa</w:t>
      </w:r>
      <w:proofErr w:type="spellEnd"/>
      <w:r>
        <w:t xml:space="preserve">-Groupama de novembre 2025, </w:t>
      </w:r>
      <w:r>
        <w:rPr>
          <w:b/>
          <w:bCs/>
        </w:rPr>
        <w:t>57 % des Français sont favorables à un système mixte</w:t>
      </w:r>
      <w:r>
        <w:t>, contre 22 % pour la capitalisation seule et 20 % pour la répartition seule</w:t>
      </w:r>
      <w:r>
        <w:rPr>
          <w:rStyle w:val="FootnoteReference"/>
        </w:rPr>
        <w:footnoteReference w:id="86"/>
      </w:r>
      <w:r>
        <w:t xml:space="preserve"> : pour la première fois, la capitalisation dépasse la répartition pure. Chez les vingt-cinq–trente-cinq ans, la rupture est plus nette encore</w:t>
      </w:r>
      <w:r>
        <w:rPr>
          <w:rStyle w:val="FootnoteReference"/>
        </w:rPr>
        <w:footnoteReference w:id="87"/>
      </w:r>
      <w:r>
        <w:t>.</w:t>
      </w:r>
    </w:p>
    <w:p w14:paraId="05C73096" w14:textId="77777777" w:rsidR="00534634" w:rsidRDefault="00000000">
      <w:pPr>
        <w:pStyle w:val="BodyText"/>
      </w:pPr>
      <w:r>
        <w:t>Le tableau n’est pas dramatique ; il est sans issue dans le cadre actuel. L’âge légal atteindra soixante-quatre ans en 2030, contre soixante-sept en Allemagne, en Italie, au Royaume-Uni, au Danemark et aux Pays-Bas</w:t>
      </w:r>
      <w:r>
        <w:rPr>
          <w:rStyle w:val="FootnoteReference"/>
        </w:rPr>
        <w:footnoteReference w:id="88"/>
      </w:r>
      <w:r>
        <w:t xml:space="preserve"> — théoriquement, la France peut monter. En pratique, le taux d’emploi des 60-64 ans n’atteint que 42,4 % en 2024</w:t>
      </w:r>
      <w:r>
        <w:rPr>
          <w:rStyle w:val="FootnoteReference"/>
        </w:rPr>
        <w:footnoteReference w:id="89"/>
      </w:r>
      <w:r>
        <w:t xml:space="preserve"> et 26 % des </w:t>
      </w:r>
      <w:r>
        <w:lastRenderedPageBreak/>
        <w:t>cadres seniors sont en chômage de longue durée</w:t>
      </w:r>
      <w:r>
        <w:rPr>
          <w:rStyle w:val="FootnoteReference"/>
        </w:rPr>
        <w:footnoteReference w:id="90"/>
      </w:r>
      <w:r>
        <w:t xml:space="preserve"> : repousser l’âge sans politique d’emploi des seniors n’allonge pas la cotisation effective, il allonge le chômage de fin de carrière. « Cinquante pour cent des personnes qui liquident leur retraite à 62 ans n’ont plus d’emploi », résumait Frédéric Souillot (FO) en février 2023</w:t>
      </w:r>
      <w:r>
        <w:rPr>
          <w:rStyle w:val="FootnoteReference"/>
        </w:rPr>
        <w:footnoteReference w:id="91"/>
      </w:r>
      <w:r>
        <w:t>. Allonger la durée n’est pas davantage une issue — la France est déjà parmi les plus élevées d’Europe avec 43 années requises</w:t>
      </w:r>
      <w:r>
        <w:rPr>
          <w:rStyle w:val="FootnoteReference"/>
        </w:rPr>
        <w:footnoteReference w:id="92"/>
      </w:r>
      <w:r>
        <w:t>. Augmenter les cotisations asphyxie le coût du travail ; baisser les pensions, le système le fait déjà tout seul. Aucun levier, aucune combinaison plausible ne ramène le système à l’équilibre durable. La France a passé trente ans à perfectionner un outil qui ne peut, par construction, résoudre le problème posé. Et chaque année ajoute à la facture.</w:t>
      </w:r>
    </w:p>
    <w:p w14:paraId="0775A0A0" w14:textId="77777777" w:rsidR="00C17E78" w:rsidRDefault="00C17E78">
      <w:pPr>
        <w:rPr>
          <w:ins w:id="727" w:author="emmanuel blezes" w:date="2026-06-22T22:42:00Z" w16du:dateUtc="2026-06-22T20:42:00Z"/>
          <w:rFonts w:asciiTheme="majorHAnsi" w:eastAsiaTheme="majorEastAsia" w:hAnsiTheme="majorHAnsi" w:cstheme="majorBidi"/>
          <w:color w:val="0F4761" w:themeColor="accent1" w:themeShade="BF"/>
          <w:sz w:val="40"/>
          <w:szCs w:val="40"/>
        </w:rPr>
      </w:pPr>
      <w:bookmarkStart w:id="728" w:name="_Toc233057524"/>
      <w:bookmarkStart w:id="729" w:name="partie-2-comprendre-la-capitalisation"/>
      <w:bookmarkEnd w:id="272"/>
      <w:bookmarkEnd w:id="604"/>
      <w:ins w:id="730" w:author="emmanuel blezes" w:date="2026-06-22T22:42:00Z" w16du:dateUtc="2026-06-22T20:42:00Z">
        <w:r>
          <w:br w:type="page"/>
        </w:r>
      </w:ins>
    </w:p>
    <w:p w14:paraId="459F9683" w14:textId="7B550389" w:rsidR="00534634" w:rsidRDefault="00000000">
      <w:pPr>
        <w:pStyle w:val="Heading1"/>
      </w:pPr>
      <w:r>
        <w:lastRenderedPageBreak/>
        <w:t>Partie 2 — Comprendre la capitalisation</w:t>
      </w:r>
      <w:bookmarkEnd w:id="728"/>
    </w:p>
    <w:p w14:paraId="165E01A3" w14:textId="77777777" w:rsidR="00534634" w:rsidRDefault="00000000">
      <w:pPr>
        <w:pStyle w:val="FirstParagraph"/>
      </w:pPr>
      <w:r>
        <w:rPr>
          <w:i/>
          <w:iCs/>
        </w:rPr>
        <w:t>Le mot tabou</w:t>
      </w:r>
    </w:p>
    <w:p w14:paraId="615BC78A" w14:textId="3DA15211" w:rsidR="00C17E78" w:rsidRDefault="00000000">
      <w:pPr>
        <w:pStyle w:val="BodyText"/>
        <w:rPr>
          <w:ins w:id="731" w:author="emmanuel blezes" w:date="2026-06-22T22:45:00Z" w16du:dateUtc="2026-06-22T20:45:00Z"/>
        </w:rPr>
      </w:pPr>
      <w:r>
        <w:t xml:space="preserve">« Capitalisation ». </w:t>
      </w:r>
      <w:ins w:id="732" w:author="emmanuel blezes" w:date="2026-06-23T09:52:00Z" w16du:dateUtc="2026-06-23T07:52:00Z">
        <w:r w:rsidR="00DC1698">
          <w:t>C</w:t>
        </w:r>
      </w:ins>
      <w:del w:id="733" w:author="emmanuel blezes" w:date="2026-06-23T09:52:00Z" w16du:dateUtc="2026-06-23T07:52:00Z">
        <w:r w:rsidDel="00DC1698">
          <w:delText>L</w:delText>
        </w:r>
      </w:del>
      <w:r>
        <w:t xml:space="preserve">e </w:t>
      </w:r>
      <w:ins w:id="734" w:author="emmanuel blezes" w:date="2026-06-23T09:52:00Z" w16du:dateUtc="2026-06-23T07:52:00Z">
        <w:r w:rsidR="00DC1698">
          <w:t xml:space="preserve">seul </w:t>
        </w:r>
      </w:ins>
      <w:r>
        <w:t xml:space="preserve">mot suffit à </w:t>
      </w:r>
      <w:del w:id="735" w:author="emmanuel blezes" w:date="2026-06-22T22:42:00Z" w16du:dateUtc="2026-06-22T20:42:00Z">
        <w:r w:rsidDel="00C17E78">
          <w:delText xml:space="preserve">déployer </w:delText>
        </w:r>
      </w:del>
      <w:ins w:id="736" w:author="emmanuel blezes" w:date="2026-06-22T22:42:00Z" w16du:dateUtc="2026-06-22T20:42:00Z">
        <w:r w:rsidR="00C17E78">
          <w:t>invoquer d</w:t>
        </w:r>
      </w:ins>
      <w:del w:id="737" w:author="emmanuel blezes" w:date="2026-06-22T22:42:00Z" w16du:dateUtc="2026-06-22T20:42:00Z">
        <w:r w:rsidDel="00C17E78">
          <w:delText>l</w:delText>
        </w:r>
      </w:del>
      <w:r>
        <w:t>es caricatures</w:t>
      </w:r>
      <w:ins w:id="738" w:author="emmanuel blezes" w:date="2026-06-23T09:52:00Z" w16du:dateUtc="2026-06-23T07:52:00Z">
        <w:r w:rsidR="00DC1698">
          <w:t xml:space="preserve"> bien connues</w:t>
        </w:r>
      </w:ins>
      <w:r>
        <w:t xml:space="preserve"> : les </w:t>
      </w:r>
      <w:r>
        <w:rPr>
          <w:i/>
          <w:iCs/>
        </w:rPr>
        <w:t>traders</w:t>
      </w:r>
      <w:r>
        <w:t xml:space="preserve"> du Loup de Wall Street, les </w:t>
      </w:r>
      <w:proofErr w:type="spellStart"/>
      <w:r>
        <w:rPr>
          <w:i/>
          <w:iCs/>
        </w:rPr>
        <w:t>subprimes</w:t>
      </w:r>
      <w:proofErr w:type="spellEnd"/>
      <w:r>
        <w:t xml:space="preserve">, Enron, Madoff. Dans l’imaginaire français, capitaliser pour sa retraite se situe quelque part entre prier le veau d’or et parier au PMU. Ce rejet a pourtant une origine précise, et d’abord historique. </w:t>
      </w:r>
    </w:p>
    <w:p w14:paraId="2F718483" w14:textId="3045EAF0" w:rsidR="00534634" w:rsidRDefault="00000000">
      <w:pPr>
        <w:pStyle w:val="BodyText"/>
      </w:pPr>
      <w:r>
        <w:t>Les premières retraites françaises, instituées par les lois de 1910 et de 1928-1930, fonctionnaient par capitalisation ; ce capital fut anéanti par l’inflation des deux guerres. Face au désastre, la loi du 14 mars 1941 puis l’ordonnance du 4 octobre 1945 substituent définitivement la répartition à la capitalisation</w:t>
      </w:r>
      <w:r>
        <w:rPr>
          <w:rStyle w:val="FootnoteReference"/>
        </w:rPr>
        <w:footnoteReference w:id="93"/>
      </w:r>
      <w:r>
        <w:t xml:space="preserve">. Le choix de 1945 était rationnel : dans un pays ruiné, sans marchés profonds, où l’inflation venait de pulvériser deux fois l’épargne longue, la solidarité immédiate était la seule promesse crédible. Mais ce contexte n’est plus le nôtre — l’inflation à deux chiffres a disparu depuis plus de quarante ans, les marchés sont profonds et mondiaux, la démographie s’est retournée. Le tabou français est, pour une bonne part, </w:t>
      </w:r>
      <w:del w:id="744" w:author="emmanuel blezes" w:date="2026-06-23T09:53:00Z" w16du:dateUtc="2026-06-23T07:53:00Z">
        <w:r w:rsidDel="00DC1698">
          <w:delText>le fossile d’une catastrophe que plus personne n’a connue</w:delText>
        </w:r>
      </w:del>
      <w:ins w:id="745" w:author="emmanuel blezes" w:date="2026-06-23T09:53:00Z" w16du:dateUtc="2026-06-23T07:53:00Z">
        <w:r w:rsidR="00DC1698">
          <w:t>injustifié</w:t>
        </w:r>
      </w:ins>
      <w:r>
        <w:t>.</w:t>
      </w:r>
    </w:p>
    <w:p w14:paraId="77492B2B" w14:textId="1412865D" w:rsidR="00DC1698" w:rsidRDefault="00000000">
      <w:pPr>
        <w:pStyle w:val="BodyText"/>
        <w:rPr>
          <w:ins w:id="746" w:author="emmanuel blezes" w:date="2026-06-23T09:54:00Z" w16du:dateUtc="2026-06-23T07:54:00Z"/>
        </w:rPr>
      </w:pPr>
      <w:r>
        <w:t>Définissons donc. La retraite par capitalisation est un mécanisme à quatre temps : 1/ on cotise pendant la vie active ; 2/ les cotisations sont investies dans un portefeuille diversifié — actions, obligations, immobilier, infrastructures — sur trente ou quarante ans ; 3/ ce portefeuille produit chaque année un rendement qui s’ajoute au capital, c’est le rendement composé ; 4/ à la retraite, le capita</w:t>
      </w:r>
      <w:ins w:id="747" w:author="emmanuel blezes" w:date="2026-06-23T09:54:00Z" w16du:dateUtc="2026-06-23T07:54:00Z">
        <w:r w:rsidR="00DC1698">
          <w:t xml:space="preserve">l </w:t>
        </w:r>
      </w:ins>
      <w:del w:id="748" w:author="emmanuel blezes" w:date="2026-06-23T09:54:00Z" w16du:dateUtc="2026-06-23T07:54:00Z">
        <w:r w:rsidDel="00DC1698">
          <w:delText xml:space="preserve">l </w:delText>
        </w:r>
      </w:del>
      <w:r>
        <w:t>se transforme en rente versée jusqu’au décès</w:t>
      </w:r>
      <w:r>
        <w:rPr>
          <w:rStyle w:val="FootnoteReference"/>
        </w:rPr>
        <w:footnoteReference w:id="94"/>
      </w:r>
      <w:r>
        <w:t xml:space="preserve">. </w:t>
      </w:r>
    </w:p>
    <w:p w14:paraId="5DBCC280" w14:textId="77777777" w:rsidR="00DC1698" w:rsidRDefault="00000000">
      <w:pPr>
        <w:pStyle w:val="BodyText"/>
        <w:rPr>
          <w:ins w:id="758" w:author="emmanuel blezes" w:date="2026-06-23T09:54:00Z" w16du:dateUtc="2026-06-23T07:54:00Z"/>
        </w:rPr>
      </w:pPr>
      <w:r>
        <w:t>C’est de l’arithmétique appliquée au temps long — exactement l’inverse de la répartition, où les cotisations de juin 2026 paient les pensions de juin 2026</w:t>
      </w:r>
      <w:r>
        <w:rPr>
          <w:rStyle w:val="FootnoteReference"/>
        </w:rPr>
        <w:footnoteReference w:id="95"/>
      </w:r>
      <w:r>
        <w:t xml:space="preserve">. La répartition agit comme un tuyau, la capitalisation comme un coffre. </w:t>
      </w:r>
    </w:p>
    <w:p w14:paraId="30F55535" w14:textId="1F1C7BEA" w:rsidR="00534634" w:rsidRDefault="00DC1698">
      <w:pPr>
        <w:pStyle w:val="BodyText"/>
      </w:pPr>
      <w:ins w:id="768" w:author="emmanuel blezes" w:date="2026-06-23T09:54:00Z" w16du:dateUtc="2026-06-23T07:54:00Z">
        <w:r>
          <w:t>D’ailleurs, il ne s’agit pas ici de substituer un système à l’a</w:t>
        </w:r>
      </w:ins>
      <w:ins w:id="769" w:author="emmanuel blezes" w:date="2026-06-23T09:55:00Z" w16du:dateUtc="2026-06-23T07:55:00Z">
        <w:r>
          <w:t xml:space="preserve">utre. Peut-être oui que demain l’inflation galopante et une guerre de haute intensité </w:t>
        </w:r>
        <w:proofErr w:type="spellStart"/>
        <w:r>
          <w:t>renviendront</w:t>
        </w:r>
        <w:proofErr w:type="spellEnd"/>
        <w:r>
          <w:t xml:space="preserve">. </w:t>
        </w:r>
      </w:ins>
      <w:r w:rsidR="00000000">
        <w:t xml:space="preserve">Aucun système sérieux </w:t>
      </w:r>
      <w:del w:id="770" w:author="emmanuel blezes" w:date="2026-06-23T09:55:00Z" w16du:dateUtc="2026-06-23T07:55:00Z">
        <w:r w:rsidR="00000000" w:rsidDel="00DC1698">
          <w:delText>ne les oppose</w:delText>
        </w:r>
      </w:del>
      <w:ins w:id="771" w:author="emmanuel blezes" w:date="2026-06-23T09:55:00Z" w16du:dateUtc="2026-06-23T07:55:00Z">
        <w:r>
          <w:t>n’oppose les deux syst</w:t>
        </w:r>
      </w:ins>
      <w:ins w:id="772" w:author="emmanuel blezes" w:date="2026-06-23T09:56:00Z" w16du:dateUtc="2026-06-23T07:56:00Z">
        <w:r>
          <w:t>èmes</w:t>
        </w:r>
      </w:ins>
      <w:r w:rsidR="00000000">
        <w:t xml:space="preserve"> : tous les pays comparables combinent un pilier de répartition </w:t>
      </w:r>
      <w:r w:rsidR="00000000">
        <w:lastRenderedPageBreak/>
        <w:t xml:space="preserve">(solidarité immédiate) et un pilier de capitalisation (accumulation longue). </w:t>
      </w:r>
      <w:del w:id="773" w:author="emmanuel blezes" w:date="2026-06-23T09:56:00Z" w16du:dateUtc="2026-06-23T07:56:00Z">
        <w:r w:rsidR="00000000" w:rsidDel="00DC1698">
          <w:delText>La France n’a que le premier</w:delText>
        </w:r>
      </w:del>
      <w:ins w:id="774" w:author="emmanuel blezes" w:date="2026-06-23T09:56:00Z" w16du:dateUtc="2026-06-23T07:56:00Z">
        <w:r>
          <w:t>C’est ce que propose ce livre</w:t>
        </w:r>
      </w:ins>
      <w:r w:rsidR="00000000">
        <w:t>.</w:t>
      </w:r>
    </w:p>
    <w:p w14:paraId="4ED28DE5" w14:textId="77777777" w:rsidR="00534634" w:rsidRDefault="00000000">
      <w:pPr>
        <w:pStyle w:val="Heading2"/>
      </w:pPr>
      <w:bookmarkStart w:id="775" w:name="_Toc233057525"/>
      <w:bookmarkStart w:id="776" w:name="anatomie-dun-euro-cotisé"/>
      <w:r>
        <w:t>Anatomie d’un euro cotisé</w:t>
      </w:r>
      <w:bookmarkEnd w:id="775"/>
    </w:p>
    <w:p w14:paraId="16411F3B" w14:textId="268A26C9" w:rsidR="00DC1698" w:rsidRDefault="00000000">
      <w:pPr>
        <w:pStyle w:val="FirstParagraph"/>
        <w:rPr>
          <w:ins w:id="777" w:author="emmanuel blezes" w:date="2026-06-23T09:57:00Z" w16du:dateUtc="2026-06-23T07:57:00Z"/>
        </w:rPr>
      </w:pPr>
      <w:del w:id="778" w:author="emmanuel blezes" w:date="2026-06-23T09:56:00Z" w16du:dateUtc="2026-06-23T07:56:00Z">
        <w:r w:rsidDel="00DC1698">
          <w:delText>Suivons une cotisation</w:delText>
        </w:r>
      </w:del>
      <w:ins w:id="779" w:author="emmanuel blezes" w:date="2026-06-23T10:05:00Z" w16du:dateUtc="2026-06-23T08:05:00Z">
        <w:r w:rsidR="00A918D0">
          <w:t>La magie des intérêts composés. C</w:t>
        </w:r>
      </w:ins>
      <w:ins w:id="780" w:author="emmanuel blezes" w:date="2026-06-23T10:06:00Z" w16du:dateUtc="2026-06-23T08:06:00Z">
        <w:r w:rsidR="00A918D0">
          <w:t>e l’objet de mon premier cours de finance à HEC, lorsque j’ai rejoint l’école située à Jouy-en-Josas en 2014. Ce cours était animé par Sylvain Catherine, économiste, lui aussi très engagé sur le sujet des retraites et de l’éq</w:t>
        </w:r>
      </w:ins>
      <w:ins w:id="781" w:author="emmanuel blezes" w:date="2026-06-23T10:07:00Z" w16du:dateUtc="2026-06-23T08:07:00Z">
        <w:r w:rsidR="00A918D0">
          <w:t>uité générationnelle.</w:t>
        </w:r>
      </w:ins>
    </w:p>
    <w:p w14:paraId="6A320919" w14:textId="77777777" w:rsidR="005C4622" w:rsidRDefault="00000000">
      <w:pPr>
        <w:pStyle w:val="FirstParagraph"/>
        <w:rPr>
          <w:ins w:id="782" w:author="emmanuel blezes" w:date="2026-06-23T09:59:00Z" w16du:dateUtc="2026-06-23T07:59:00Z"/>
        </w:rPr>
      </w:pPr>
      <w:del w:id="783" w:author="emmanuel blezes" w:date="2026-06-23T09:57:00Z" w16du:dateUtc="2026-06-23T07:57:00Z">
        <w:r w:rsidDel="00DC1698">
          <w:delText>.</w:delText>
        </w:r>
      </w:del>
      <w:del w:id="784" w:author="emmanuel blezes" w:date="2026-06-23T09:58:00Z" w16du:dateUtc="2026-06-23T07:58:00Z">
        <w:r w:rsidDel="005C4622">
          <w:delText xml:space="preserve"> </w:delText>
        </w:r>
      </w:del>
      <w:ins w:id="785" w:author="emmanuel blezes" w:date="2026-06-23T09:58:00Z" w16du:dateUtc="2026-06-23T07:58:00Z">
        <w:r w:rsidR="005C4622">
          <w:t>Prenons u</w:t>
        </w:r>
      </w:ins>
      <w:del w:id="786" w:author="emmanuel blezes" w:date="2026-06-23T09:58:00Z" w16du:dateUtc="2026-06-23T07:58:00Z">
        <w:r w:rsidDel="005C4622">
          <w:delText>Juin 2026, u</w:delText>
        </w:r>
      </w:del>
      <w:r>
        <w:t xml:space="preserve">n salarié de trente ans au salaire moyen (~3 400 € brut/mois) : </w:t>
      </w:r>
      <w:ins w:id="787" w:author="emmanuel blezes" w:date="2026-06-23T09:58:00Z" w16du:dateUtc="2026-06-23T07:58:00Z">
        <w:r w:rsidR="005C4622">
          <w:t xml:space="preserve">il cotise actuellement environ </w:t>
        </w:r>
      </w:ins>
      <w:del w:id="788" w:author="emmanuel blezes" w:date="2026-06-23T09:58:00Z" w16du:dateUtc="2026-06-23T07:58:00Z">
        <w:r w:rsidDel="005C4622">
          <w:delText xml:space="preserve">environ 390 € de cotisation retraite salariale, plus environ 570 € de part patronale — près de </w:delText>
        </w:r>
      </w:del>
      <w:r>
        <w:t>960 €</w:t>
      </w:r>
      <w:ins w:id="789" w:author="emmanuel blezes" w:date="2026-06-23T09:59:00Z" w16du:dateUtc="2026-06-23T07:59:00Z">
        <w:r w:rsidR="005C4622">
          <w:t xml:space="preserve"> chaque mois dans le système français de retraite par répartition.</w:t>
        </w:r>
      </w:ins>
      <w:del w:id="790" w:author="emmanuel blezes" w:date="2026-06-23T09:58:00Z" w16du:dateUtc="2026-06-23T07:58:00Z">
        <w:r w:rsidDel="005C4622">
          <w:delText xml:space="preserve"> au total chaque moi</w:delText>
        </w:r>
      </w:del>
      <w:ins w:id="791" w:author="emmanuel blezes" w:date="2026-06-23T09:59:00Z" w16du:dateUtc="2026-06-23T07:59:00Z">
        <w:r w:rsidR="005C4622">
          <w:t xml:space="preserve"> A</w:t>
        </w:r>
      </w:ins>
      <w:del w:id="792" w:author="emmanuel blezes" w:date="2026-06-23T09:58:00Z" w16du:dateUtc="2026-06-23T07:58:00Z">
        <w:r w:rsidDel="005C4622">
          <w:delText>s</w:delText>
        </w:r>
      </w:del>
      <w:del w:id="793" w:author="emmanuel blezes" w:date="2026-06-23T09:59:00Z" w16du:dateUtc="2026-06-23T07:59:00Z">
        <w:r w:rsidDel="005C4622">
          <w:delText>, a</w:delText>
        </w:r>
      </w:del>
      <w:r>
        <w:t>rrondis</w:t>
      </w:r>
      <w:ins w:id="794" w:author="emmanuel blezes" w:date="2026-06-23T09:59:00Z" w16du:dateUtc="2026-06-23T07:59:00Z">
        <w:r w:rsidR="005C4622">
          <w:t>sons</w:t>
        </w:r>
      </w:ins>
      <w:r>
        <w:t xml:space="preserve"> à 1 000 €.</w:t>
      </w:r>
      <w:ins w:id="795" w:author="emmanuel blezes" w:date="2026-06-23T09:58:00Z" w16du:dateUtc="2026-06-23T07:58:00Z">
        <w:r w:rsidR="005C4622">
          <w:rPr>
            <w:rStyle w:val="FootnoteReference"/>
          </w:rPr>
          <w:footnoteReference w:id="96"/>
        </w:r>
      </w:ins>
      <w:r>
        <w:t xml:space="preserve"> En répartition, </w:t>
      </w:r>
      <w:del w:id="797" w:author="emmanuel blezes" w:date="2026-06-23T09:59:00Z" w16du:dateUtc="2026-06-23T07:59:00Z">
        <w:r w:rsidDel="005C4622">
          <w:delText xml:space="preserve">le voyage est court : </w:delText>
        </w:r>
      </w:del>
      <w:ins w:id="798" w:author="emmanuel blezes" w:date="2026-06-23T09:59:00Z" w16du:dateUtc="2026-06-23T07:59:00Z">
        <w:r w:rsidR="005C4622">
          <w:t xml:space="preserve">cet </w:t>
        </w:r>
      </w:ins>
      <w:del w:id="799" w:author="emmanuel blezes" w:date="2026-06-23T09:59:00Z" w16du:dateUtc="2026-06-23T07:59:00Z">
        <w:r w:rsidDel="005C4622">
          <w:delText>l’</w:delText>
        </w:r>
      </w:del>
      <w:r>
        <w:t>argent arrive à la CNAV et à l’AGIRC-ARRCO, et repart le mois suivant payer les retraités</w:t>
      </w:r>
      <w:del w:id="800" w:author="emmanuel blezes" w:date="2026-06-23T09:59:00Z" w16du:dateUtc="2026-06-23T07:59:00Z">
        <w:r w:rsidDel="005C4622">
          <w:delText xml:space="preserve"> du moment</w:delText>
        </w:r>
      </w:del>
      <w:r>
        <w:t xml:space="preserve">. </w:t>
      </w:r>
    </w:p>
    <w:p w14:paraId="7E9A7A81" w14:textId="44D423E8" w:rsidR="00534634" w:rsidRDefault="00000000">
      <w:pPr>
        <w:pStyle w:val="FirstParagraph"/>
      </w:pPr>
      <w:r>
        <w:t>À la place du capital, le cotisant accumule</w:t>
      </w:r>
      <w:ins w:id="801" w:author="emmanuel blezes" w:date="2026-06-23T10:00:00Z" w16du:dateUtc="2026-06-23T08:00:00Z">
        <w:r w:rsidR="005C4622">
          <w:t xml:space="preserve"> </w:t>
        </w:r>
      </w:ins>
      <w:del w:id="802" w:author="emmanuel blezes" w:date="2026-06-23T10:00:00Z" w16du:dateUtc="2026-06-23T08:00:00Z">
        <w:r w:rsidDel="005C4622">
          <w:delText xml:space="preserve"> des points — </w:delText>
        </w:r>
      </w:del>
      <w:r>
        <w:t xml:space="preserve">une promesse de l’État, </w:t>
      </w:r>
      <w:del w:id="803" w:author="emmanuel blezes" w:date="2026-06-23T10:00:00Z" w16du:dateUtc="2026-06-23T08:00:00Z">
        <w:r w:rsidDel="005C4622">
          <w:delText>pas une créance financière</w:delText>
        </w:r>
      </w:del>
      <w:ins w:id="804" w:author="emmanuel blezes" w:date="2026-06-23T10:00:00Z" w16du:dateUtc="2026-06-23T08:00:00Z">
        <w:r w:rsidR="005C4622">
          <w:t>celle d’obtenir un jour une retraite</w:t>
        </w:r>
      </w:ins>
      <w:r>
        <w:t>. Le rendement implicite de cette promesse, pour les générations actuelles, est estimé entre 1 % et 2 % par an</w:t>
      </w:r>
      <w:r>
        <w:rPr>
          <w:rStyle w:val="FootnoteReference"/>
        </w:rPr>
        <w:footnoteReference w:id="97"/>
      </w:r>
      <w:ins w:id="816" w:author="emmanuel blezes" w:date="2026-06-23T10:01:00Z" w16du:dateUtc="2026-06-23T08:01:00Z">
        <w:r w:rsidR="005C4622">
          <w:t>.</w:t>
        </w:r>
      </w:ins>
      <w:del w:id="817" w:author="emmanuel blezes" w:date="2026-06-23T10:01:00Z" w16du:dateUtc="2026-06-23T08:01:00Z">
        <w:r w:rsidDel="005C4622">
          <w:delText>,</w:delText>
        </w:r>
      </w:del>
      <w:r>
        <w:t xml:space="preserve"> </w:t>
      </w:r>
      <w:del w:id="818" w:author="emmanuel blezes" w:date="2026-06-23T10:01:00Z" w16du:dateUtc="2026-06-23T08:01:00Z">
        <w:r w:rsidDel="005C4622">
          <w:delText>avec en prime le risque démographique.</w:delText>
        </w:r>
      </w:del>
    </w:p>
    <w:p w14:paraId="333EBC21" w14:textId="77777777" w:rsidR="005C4622" w:rsidRDefault="00000000">
      <w:pPr>
        <w:pStyle w:val="BodyText"/>
        <w:rPr>
          <w:ins w:id="819" w:author="emmanuel blezes" w:date="2026-06-23T10:02:00Z" w16du:dateUtc="2026-06-23T08:02:00Z"/>
        </w:rPr>
      </w:pPr>
      <w:r>
        <w:t xml:space="preserve">En capitalisation, les 1 000 € </w:t>
      </w:r>
      <w:del w:id="820" w:author="emmanuel blezes" w:date="2026-06-23T10:01:00Z" w16du:dateUtc="2026-06-23T08:01:00Z">
        <w:r w:rsidDel="005C4622">
          <w:delText xml:space="preserve">arrivent </w:delText>
        </w:r>
      </w:del>
      <w:ins w:id="821" w:author="emmanuel blezes" w:date="2026-06-23T10:01:00Z" w16du:dateUtc="2026-06-23T08:01:00Z">
        <w:r w:rsidR="005C4622">
          <w:t>sont fléchés vers</w:t>
        </w:r>
      </w:ins>
      <w:del w:id="822" w:author="emmanuel blezes" w:date="2026-06-23T10:01:00Z" w16du:dateUtc="2026-06-23T08:01:00Z">
        <w:r w:rsidDel="005C4622">
          <w:delText>à</w:delText>
        </w:r>
      </w:del>
      <w:r>
        <w:t xml:space="preserve"> un fonds qui les investit aussitôt : actions cotées, obligations, immobilier</w:t>
      </w:r>
      <w:ins w:id="823" w:author="emmanuel blezes" w:date="2026-06-23T10:01:00Z" w16du:dateUtc="2026-06-23T08:01:00Z">
        <w:r w:rsidR="005C4622">
          <w:t xml:space="preserve"> et </w:t>
        </w:r>
      </w:ins>
      <w:del w:id="824" w:author="emmanuel blezes" w:date="2026-06-23T10:01:00Z" w16du:dateUtc="2026-06-23T08:01:00Z">
        <w:r w:rsidDel="005C4622">
          <w:delText xml:space="preserve">, </w:delText>
        </w:r>
      </w:del>
      <w:r>
        <w:t>une part marginale de liquidités</w:t>
      </w:r>
      <w:r>
        <w:rPr>
          <w:rStyle w:val="FootnoteReference"/>
        </w:rPr>
        <w:footnoteReference w:id="98"/>
      </w:r>
      <w:r>
        <w:t>. Le cotisant devient actionnaire. Et cet argent travaille : à 4 % de rendement réel, les 1 000 € deviennent 1 040 € après un an, 1 082 € après deux, 1 125 € après trois — et, sur quarante ans, environ 4 800 € en euros constants</w:t>
      </w:r>
      <w:r>
        <w:rPr>
          <w:rStyle w:val="FootnoteReference"/>
        </w:rPr>
        <w:footnoteReference w:id="99"/>
      </w:r>
      <w:r>
        <w:t xml:space="preserve">. Ce sont les intérêts composés. Sur dix ans à 4 %, l’écart avec l’intérêt simple reste </w:t>
      </w:r>
      <w:del w:id="845" w:author="emmanuel blezes" w:date="2026-06-23T10:02:00Z" w16du:dateUtc="2026-06-23T08:02:00Z">
        <w:r w:rsidDel="005C4622">
          <w:delText xml:space="preserve">discret </w:delText>
        </w:r>
      </w:del>
      <w:ins w:id="846" w:author="emmanuel blezes" w:date="2026-06-23T10:02:00Z" w16du:dateUtc="2026-06-23T08:02:00Z">
        <w:r w:rsidR="005C4622">
          <w:t>modeste</w:t>
        </w:r>
        <w:r w:rsidR="005C4622">
          <w:t xml:space="preserve"> </w:t>
        </w:r>
      </w:ins>
      <w:r>
        <w:t>(1 480 € contre 1 400 €) ; mais sur vingt ans le capital double, sur trente il triple, sur quarante il est multiplié par 4,8, sur cinquante par 7,1</w:t>
      </w:r>
      <w:r>
        <w:rPr>
          <w:rStyle w:val="FootnoteReference"/>
        </w:rPr>
        <w:footnoteReference w:id="100"/>
      </w:r>
      <w:r>
        <w:t xml:space="preserve">. </w:t>
      </w:r>
    </w:p>
    <w:p w14:paraId="075AB1C9" w14:textId="0A2B5C7D" w:rsidR="00534634" w:rsidRDefault="00000000">
      <w:pPr>
        <w:pStyle w:val="BodyText"/>
      </w:pPr>
      <w:r>
        <w:lastRenderedPageBreak/>
        <w:t>Même taux, même placement : seul le temps change. Une cotisation versée à 25 ans travaille quarante ans ; versée à 55 ans, dix ans — à taux égal, la première vaut plus de trois fois la seconde</w:t>
      </w:r>
      <w:r>
        <w:rPr>
          <w:rStyle w:val="FootnoteReference"/>
        </w:rPr>
        <w:footnoteReference w:id="101"/>
      </w:r>
      <w:r>
        <w:t xml:space="preserve">. </w:t>
      </w:r>
      <w:del w:id="861" w:author="emmanuel blezes" w:date="2026-06-23T10:02:00Z" w16du:dateUtc="2026-06-23T08:02:00Z">
        <w:r w:rsidDel="005C4622">
          <w:delText>(La « huitième merveille du monde » attribuée à Einstein, elle, est apocryphe</w:delText>
        </w:r>
        <w:r w:rsidDel="005C4622">
          <w:rPr>
            <w:rStyle w:val="FootnoteReference"/>
          </w:rPr>
          <w:footnoteReference w:id="102"/>
        </w:r>
        <w:r w:rsidDel="005C4622">
          <w:delText xml:space="preserve"> : le mécanisme n’a pas besoin de caution.)</w:delText>
        </w:r>
      </w:del>
    </w:p>
    <w:p w14:paraId="44696825" w14:textId="77777777" w:rsidR="005C4622" w:rsidRDefault="00000000">
      <w:pPr>
        <w:pStyle w:val="BodyText"/>
        <w:rPr>
          <w:ins w:id="868" w:author="emmanuel blezes" w:date="2026-06-23T10:03:00Z" w16du:dateUtc="2026-06-23T08:03:00Z"/>
        </w:rPr>
      </w:pPr>
      <w:r>
        <w:t xml:space="preserve">C’est la traduction concrète de l’inégalité </w:t>
      </w:r>
      <w:r>
        <w:rPr>
          <w:i/>
          <w:iCs/>
        </w:rPr>
        <w:t>r &gt; g</w:t>
      </w:r>
      <w:r>
        <w:t xml:space="preserve"> observée par Thomas Piketty : le rendement du capital dépasse durablement la croissance économique</w:t>
      </w:r>
      <w:r>
        <w:rPr>
          <w:rStyle w:val="FootnoteReference"/>
        </w:rPr>
        <w:footnoteReference w:id="103"/>
      </w:r>
      <w:r>
        <w:t xml:space="preserve">. Un système qui fait travailler le capital produit donc, à long terme, davantage qu’un système qui prélève sur la masse salariale courante. </w:t>
      </w:r>
    </w:p>
    <w:p w14:paraId="3D63165B" w14:textId="1C17CE2E" w:rsidR="00534634" w:rsidRDefault="00000000">
      <w:pPr>
        <w:pStyle w:val="BodyText"/>
      </w:pPr>
      <w:r>
        <w:t xml:space="preserve">Les ordres de grandeur se vérifient sur données longues : le </w:t>
      </w:r>
      <w:r>
        <w:rPr>
          <w:i/>
          <w:iCs/>
        </w:rPr>
        <w:t xml:space="preserve">Global Investment </w:t>
      </w:r>
      <w:proofErr w:type="spellStart"/>
      <w:r>
        <w:rPr>
          <w:i/>
          <w:iCs/>
        </w:rPr>
        <w:t>Returns</w:t>
      </w:r>
      <w:proofErr w:type="spellEnd"/>
      <w:r>
        <w:rPr>
          <w:i/>
          <w:iCs/>
        </w:rPr>
        <w:t xml:space="preserve"> </w:t>
      </w:r>
      <w:proofErr w:type="spellStart"/>
      <w:r>
        <w:rPr>
          <w:i/>
          <w:iCs/>
        </w:rPr>
        <w:t>Yearbook</w:t>
      </w:r>
      <w:proofErr w:type="spellEnd"/>
      <w:r>
        <w:t xml:space="preserve"> (UBS, avec Dimson, Marsh et Staunton) calcule, sur 35 marchés et </w:t>
      </w:r>
      <w:del w:id="874" w:author="emmanuel blezes" w:date="2026-06-23T10:03:00Z" w16du:dateUtc="2026-06-23T08:03:00Z">
        <w:r w:rsidDel="005C4622">
          <w:delText xml:space="preserve">cent vingt-cinq </w:delText>
        </w:r>
      </w:del>
      <w:ins w:id="875" w:author="emmanuel blezes" w:date="2026-06-23T10:03:00Z" w16du:dateUtc="2026-06-23T08:03:00Z">
        <w:r w:rsidR="005C4622">
          <w:t xml:space="preserve">125 </w:t>
        </w:r>
      </w:ins>
      <w:r>
        <w:t xml:space="preserve">ans (1900-2024), un rendement réel annualisé de </w:t>
      </w:r>
      <w:r>
        <w:rPr>
          <w:b/>
          <w:bCs/>
        </w:rPr>
        <w:t>5,2 % pour les actions mondiales, 1,7 % pour les obligations, 0,5 % pour les bons du Trésor</w:t>
      </w:r>
      <w:r>
        <w:rPr>
          <w:rStyle w:val="FootnoteReference"/>
        </w:rPr>
        <w:footnoteReference w:id="104"/>
      </w:r>
      <w:r>
        <w:t xml:space="preserve"> — guerres, 1929, stagflation, 2000, 2008 inclus. Les fonds de pension qui projettent 4 % réel net sur quarante ans retiennent donc une valeur prudente, sous la moyenne historique. C’est cette zone de 3 à 5 % réel que tous les calculs sérieux retiennent.</w:t>
      </w:r>
    </w:p>
    <w:p w14:paraId="52BB6664" w14:textId="77777777" w:rsidR="005C4622" w:rsidRDefault="00000000">
      <w:pPr>
        <w:pStyle w:val="BodyText"/>
        <w:rPr>
          <w:ins w:id="882" w:author="emmanuel blezes" w:date="2026-06-23T10:04:00Z" w16du:dateUtc="2026-06-23T08:04:00Z"/>
        </w:rPr>
      </w:pPr>
      <w:r>
        <w:t xml:space="preserve">Reste l’objection la plus légitime : « et si les marchés s’effondrent juste avant mon départ ? » C’est le </w:t>
      </w:r>
      <w:r>
        <w:rPr>
          <w:i/>
          <w:iCs/>
        </w:rPr>
        <w:t>risque de séquence</w:t>
      </w:r>
      <w:r>
        <w:t xml:space="preserve"> — un krach à soixante-trois ans, capital au maximum, fait infiniment plus de dégâts qu’à trente ans. La réponse n’est pas « </w:t>
      </w:r>
      <w:proofErr w:type="gramStart"/>
      <w:r>
        <w:t>croisons</w:t>
      </w:r>
      <w:proofErr w:type="gramEnd"/>
      <w:r>
        <w:t xml:space="preserve"> les doigts », c’est la </w:t>
      </w:r>
      <w:r>
        <w:rPr>
          <w:b/>
          <w:bCs/>
        </w:rPr>
        <w:t>gestion en cycle de vie</w:t>
      </w:r>
      <w:r>
        <w:t xml:space="preserve"> : jeune, l’épargne est massivement en actions ; à l’approche de la retraite, le fonds réduit mécaniquement les actions au profit des obligations. </w:t>
      </w:r>
    </w:p>
    <w:p w14:paraId="1D5D6C97" w14:textId="3C680895" w:rsidR="00534634" w:rsidRDefault="00000000">
      <w:pPr>
        <w:pStyle w:val="BodyText"/>
      </w:pPr>
      <w:r>
        <w:t>C’est</w:t>
      </w:r>
      <w:ins w:id="883" w:author="emmanuel blezes" w:date="2026-06-23T10:04:00Z" w16du:dateUtc="2026-06-23T08:04:00Z">
        <w:r w:rsidR="005C4622">
          <w:t xml:space="preserve"> ainsi que fonctionne</w:t>
        </w:r>
      </w:ins>
      <w:r>
        <w:t xml:space="preserve"> le fonds par défaut suédois AP7 </w:t>
      </w:r>
      <w:proofErr w:type="spellStart"/>
      <w:r>
        <w:t>Såfa</w:t>
      </w:r>
      <w:proofErr w:type="spellEnd"/>
      <w:r>
        <w:t xml:space="preserve"> : 100 % actions jusqu’à cinquante-cinq ans (avec un levier d’environ 1,25), puis glissement annuel vers les obligations jusqu’à deux tiers de taux fixe à soixante-quinze ans</w:t>
      </w:r>
      <w:r>
        <w:rPr>
          <w:rStyle w:val="FootnoteReference"/>
        </w:rPr>
        <w:footnoteReference w:id="105"/>
      </w:r>
      <w:r>
        <w:t xml:space="preserve">. S’y ajoute, dans les régimes collectifs, la mutualisation : un mauvais millésime est absorbé par la masse et amorti par le coussin de </w:t>
      </w:r>
      <w:proofErr w:type="spellStart"/>
      <w:r>
        <w:t>surcouverture</w:t>
      </w:r>
      <w:proofErr w:type="spellEnd"/>
      <w:r>
        <w:t xml:space="preserve"> — celui que le RAFP affiche à 135 % de sa valeur économique. Le risque de « tomber au mauvais moment », réel pour l’épargnant solitaire, est largement neutralisé dans un régime collectif.</w:t>
      </w:r>
    </w:p>
    <w:p w14:paraId="21EBE19D" w14:textId="77777777" w:rsidR="00A918D0" w:rsidRDefault="00000000">
      <w:pPr>
        <w:pStyle w:val="BodyText"/>
        <w:rPr>
          <w:ins w:id="887" w:author="emmanuel blezes" w:date="2026-06-23T10:05:00Z" w16du:dateUtc="2026-06-23T08:05:00Z"/>
        </w:rPr>
      </w:pPr>
      <w:r>
        <w:lastRenderedPageBreak/>
        <w:t xml:space="preserve">Deux différences, </w:t>
      </w:r>
      <w:del w:id="888" w:author="emmanuel blezes" w:date="2026-06-23T10:05:00Z" w16du:dateUtc="2026-06-23T08:05:00Z">
        <w:r w:rsidDel="00A918D0">
          <w:delText>enfin, méritent d’être nommées</w:delText>
        </w:r>
      </w:del>
      <w:ins w:id="889" w:author="emmanuel blezes" w:date="2026-06-23T10:05:00Z" w16du:dateUtc="2026-06-23T08:05:00Z">
        <w:r w:rsidR="00A918D0">
          <w:t>donc</w:t>
        </w:r>
      </w:ins>
      <w:r>
        <w:t xml:space="preserve">. </w:t>
      </w:r>
      <w:r>
        <w:rPr>
          <w:b/>
          <w:bCs/>
        </w:rPr>
        <w:t>Temporelle</w:t>
      </w:r>
      <w:r>
        <w:t xml:space="preserve"> : la répartition fait transiter l’argent, la capitalisation le fait travailler trente ou quarante ans. </w:t>
      </w:r>
      <w:r>
        <w:rPr>
          <w:b/>
          <w:bCs/>
        </w:rPr>
        <w:t>Juridique</w:t>
      </w:r>
      <w:r>
        <w:t xml:space="preserve"> : la répartition crée un droit politique, révisable par une loi ; la capitalisation crée une créance financière, propriété de son titulaire même si l’État change. </w:t>
      </w:r>
    </w:p>
    <w:p w14:paraId="241B93EE" w14:textId="34FE7C1B" w:rsidR="00534634" w:rsidRDefault="00000000">
      <w:pPr>
        <w:pStyle w:val="BodyText"/>
      </w:pPr>
      <w:r>
        <w:t>Aucun système viable ne fonctionne intégralement avec l’un ou l’autre. La Suède combine répartition et capitalisation au premier pilier plus une couche professionnelle obligatoire</w:t>
      </w:r>
      <w:r>
        <w:rPr>
          <w:rStyle w:val="FootnoteReference"/>
        </w:rPr>
        <w:footnoteReference w:id="106"/>
      </w:r>
      <w:r>
        <w:t xml:space="preserve"> ; les Pays-Bas, une base de répartition modeste sous un étage capitalisé sectoriel couvrant 85 % des salariés</w:t>
      </w:r>
      <w:r>
        <w:rPr>
          <w:rStyle w:val="FootnoteReference"/>
        </w:rPr>
        <w:footnoteReference w:id="107"/>
      </w:r>
      <w:r>
        <w:t xml:space="preserve"> ; l’Australie, 12 % de cotisation patronale en pure capitalisation plus </w:t>
      </w:r>
      <w:proofErr w:type="gramStart"/>
      <w:r>
        <w:t xml:space="preserve">une </w:t>
      </w:r>
      <w:r>
        <w:rPr>
          <w:i/>
          <w:iCs/>
        </w:rPr>
        <w:t>Age Pension</w:t>
      </w:r>
      <w:r>
        <w:t xml:space="preserve"> publique</w:t>
      </w:r>
      <w:proofErr w:type="gramEnd"/>
      <w:r>
        <w:rPr>
          <w:rStyle w:val="FootnoteReference"/>
        </w:rPr>
        <w:footnoteReference w:id="108"/>
      </w:r>
      <w:r>
        <w:t>. Aucun n’a démantelé sa répartition : tous ont ajouté un coffre à côté du tuyau. La France, depuis 1945, n’a qu’un tuyau — et la démographie cesse de l’alimenter.</w:t>
      </w:r>
    </w:p>
    <w:p w14:paraId="5106D858" w14:textId="77777777" w:rsidR="00534634" w:rsidRDefault="00000000">
      <w:pPr>
        <w:pStyle w:val="Heading2"/>
      </w:pPr>
      <w:bookmarkStart w:id="920" w:name="_Toc233057526"/>
      <w:bookmarkStart w:id="921" w:name="ce-que-la-capitalisation-nest-pas"/>
      <w:bookmarkEnd w:id="776"/>
      <w:r>
        <w:t>Ce que la capitalisation n’est pas</w:t>
      </w:r>
      <w:bookmarkEnd w:id="920"/>
    </w:p>
    <w:p w14:paraId="0EA67B5E" w14:textId="61704105" w:rsidR="00534634" w:rsidRDefault="00000000">
      <w:pPr>
        <w:pStyle w:val="FirstParagraph"/>
      </w:pPr>
      <w:r>
        <w:t xml:space="preserve">Une bonne </w:t>
      </w:r>
      <w:del w:id="922" w:author="emmanuel blezes" w:date="2026-06-23T10:07:00Z" w16du:dateUtc="2026-06-23T08:07:00Z">
        <w:r w:rsidDel="00CC4446">
          <w:delText xml:space="preserve">moitié </w:delText>
        </w:r>
      </w:del>
      <w:ins w:id="923" w:author="emmanuel blezes" w:date="2026-06-23T10:07:00Z" w16du:dateUtc="2026-06-23T08:07:00Z">
        <w:r w:rsidR="00CC4446">
          <w:t>partie</w:t>
        </w:r>
        <w:r w:rsidR="00CC4446">
          <w:t xml:space="preserve"> </w:t>
        </w:r>
      </w:ins>
      <w:r>
        <w:t xml:space="preserve">du débat français </w:t>
      </w:r>
      <w:del w:id="924" w:author="emmanuel blezes" w:date="2026-06-23T10:07:00Z" w16du:dateUtc="2026-06-23T08:07:00Z">
        <w:r w:rsidDel="00CC4446">
          <w:delText>dénonce des choses qui ne sont pas de la capitalisation. Cinq malentendus l’encombrent</w:delText>
        </w:r>
      </w:del>
      <w:ins w:id="925" w:author="emmanuel blezes" w:date="2026-06-23T10:07:00Z" w16du:dateUtc="2026-06-23T08:07:00Z">
        <w:r w:rsidR="00CC4446">
          <w:t>repose sur des confusions, en assimilant la cap</w:t>
        </w:r>
      </w:ins>
      <w:ins w:id="926" w:author="emmanuel blezes" w:date="2026-06-23T10:08:00Z" w16du:dateUtc="2026-06-23T08:08:00Z">
        <w:r w:rsidR="00CC4446">
          <w:t>italisation</w:t>
        </w:r>
      </w:ins>
      <w:ins w:id="927" w:author="emmanuel blezes" w:date="2026-06-23T10:07:00Z" w16du:dateUtc="2026-06-23T08:07:00Z">
        <w:r w:rsidR="00CC4446">
          <w:t xml:space="preserve"> à </w:t>
        </w:r>
      </w:ins>
      <w:ins w:id="928" w:author="emmanuel blezes" w:date="2026-06-23T10:08:00Z" w16du:dateUtc="2026-06-23T08:08:00Z">
        <w:r w:rsidR="00CC4446">
          <w:t>ce</w:t>
        </w:r>
      </w:ins>
      <w:ins w:id="929" w:author="emmanuel blezes" w:date="2026-06-23T10:07:00Z" w16du:dateUtc="2026-06-23T08:07:00Z">
        <w:r w:rsidR="00CC4446">
          <w:t xml:space="preserve"> qu’elle n’est pas</w:t>
        </w:r>
      </w:ins>
      <w:r>
        <w:t>.</w:t>
      </w:r>
    </w:p>
    <w:p w14:paraId="23D77EFF" w14:textId="77777777" w:rsidR="00534634" w:rsidRDefault="00000000">
      <w:pPr>
        <w:pStyle w:val="BodyText"/>
      </w:pPr>
      <w:r>
        <w:rPr>
          <w:b/>
          <w:bCs/>
        </w:rPr>
        <w:t>Un, l’assurance-vie individuelle.</w:t>
      </w:r>
      <w:r>
        <w:t xml:space="preserve"> Le produit d’épargne le plus diffusé du pays — environ 1 989 milliards d’euros d’encours fin 2024, dont 1 178 milliards en fonds euros individuels</w:t>
      </w:r>
      <w:r>
        <w:rPr>
          <w:rStyle w:val="FootnoteReference"/>
        </w:rPr>
        <w:footnoteReference w:id="109"/>
      </w:r>
      <w:r>
        <w:t xml:space="preserve"> — n’est pas un système de retraite par capitalisation : épargne volontaire, individuelle, dominée par les obligations d’État (les fonds euros)</w:t>
      </w:r>
      <w:r>
        <w:rPr>
          <w:rStyle w:val="FootnoteReference"/>
        </w:rPr>
        <w:footnoteReference w:id="110"/>
      </w:r>
      <w:r>
        <w:t>. Rendement brut des fonds euros en 2024 : 2,63 %</w:t>
      </w:r>
      <w:r>
        <w:rPr>
          <w:rStyle w:val="FootnoteReference"/>
        </w:rPr>
        <w:footnoteReference w:id="111"/>
      </w:r>
      <w:r>
        <w:t xml:space="preserve"> ; net des prélèvements sociaux et de l’inflation, proche de zéro, parfois négatif</w:t>
      </w:r>
      <w:r>
        <w:rPr>
          <w:rStyle w:val="FootnoteReference"/>
        </w:rPr>
        <w:footnoteReference w:id="112"/>
      </w:r>
      <w:r>
        <w:t>. Un livret amélioré, pas un fonds de pension.</w:t>
      </w:r>
    </w:p>
    <w:p w14:paraId="1D2FB8CE" w14:textId="6F9A7DBF" w:rsidR="00534634" w:rsidRDefault="00000000">
      <w:pPr>
        <w:pStyle w:val="BodyText"/>
      </w:pPr>
      <w:r>
        <w:rPr>
          <w:b/>
          <w:bCs/>
        </w:rPr>
        <w:lastRenderedPageBreak/>
        <w:t>Deux, le PER</w:t>
      </w:r>
      <w:ins w:id="952" w:author="emmanuel blezes" w:date="2026-06-23T10:08:00Z" w16du:dateUtc="2026-06-23T08:08:00Z">
        <w:r w:rsidR="00CC4446">
          <w:rPr>
            <w:b/>
            <w:bCs/>
          </w:rPr>
          <w:t xml:space="preserve"> (Plan </w:t>
        </w:r>
        <w:proofErr w:type="spellStart"/>
        <w:r w:rsidR="00CC4446">
          <w:rPr>
            <w:b/>
            <w:bCs/>
          </w:rPr>
          <w:t>Epargne</w:t>
        </w:r>
        <w:proofErr w:type="spellEnd"/>
        <w:r w:rsidR="00CC4446">
          <w:rPr>
            <w:b/>
            <w:bCs/>
          </w:rPr>
          <w:t xml:space="preserve"> Retraite)</w:t>
        </w:r>
      </w:ins>
      <w:r>
        <w:rPr>
          <w:b/>
          <w:bCs/>
        </w:rPr>
        <w:t>.</w:t>
      </w:r>
      <w:r>
        <w:t xml:space="preserve"> Créé par la loi Pacte en 2019, il compte 11,2 millions de titulaires et 118,9 milliards d’euros fin T3 2024</w:t>
      </w:r>
      <w:r>
        <w:rPr>
          <w:rStyle w:val="FootnoteReference"/>
        </w:rPr>
        <w:footnoteReference w:id="113"/>
      </w:r>
      <w:r>
        <w:t xml:space="preserve"> — mais c’est un produit d’épargne individuelle, volontaire, sans gouvernance paritaire ni fléchage : l’équivalent du Roth IRA américain, pas du NEST, de l’ABP ou de la </w:t>
      </w:r>
      <w:proofErr w:type="spellStart"/>
      <w:r>
        <w:rPr>
          <w:i/>
          <w:iCs/>
        </w:rPr>
        <w:t>Superannuation</w:t>
      </w:r>
      <w:proofErr w:type="spellEnd"/>
      <w:r>
        <w:rPr>
          <w:rStyle w:val="FootnoteReference"/>
        </w:rPr>
        <w:footnoteReference w:id="114"/>
      </w:r>
      <w:r>
        <w:t xml:space="preserve">. L’encours moyen — environ 10 600 € par titulaire — </w:t>
      </w:r>
      <w:del w:id="967" w:author="emmanuel blezes" w:date="2026-06-23T10:09:00Z" w16du:dateUtc="2026-06-23T08:09:00Z">
        <w:r w:rsidDel="004C3770">
          <w:delText>le dit, contre</w:delText>
        </w:r>
      </w:del>
      <w:ins w:id="968" w:author="emmanuel blezes" w:date="2026-06-23T10:09:00Z" w16du:dateUtc="2026-06-23T08:09:00Z">
        <w:r w:rsidR="004C3770">
          <w:t>est à mettre au regard des</w:t>
        </w:r>
      </w:ins>
      <w:r>
        <w:t xml:space="preserve"> plusieurs dizaines de milliers d’euros par compte néerlandais ou australien à mi-carrière.</w:t>
      </w:r>
    </w:p>
    <w:p w14:paraId="4AD18B34" w14:textId="20D9878E" w:rsidR="00534634" w:rsidRDefault="00000000">
      <w:pPr>
        <w:pStyle w:val="BodyText"/>
      </w:pPr>
      <w:r>
        <w:rPr>
          <w:b/>
          <w:bCs/>
        </w:rPr>
        <w:t>Trois, le livret réglementé.</w:t>
      </w:r>
      <w:r>
        <w:t xml:space="preserve"> Le Livret A répond à un besoin d’épargne de précaution, pas de retraite : un rendement administré</w:t>
      </w:r>
      <w:ins w:id="969" w:author="emmanuel blezes" w:date="2026-06-23T10:10:00Z" w16du:dateUtc="2026-06-23T08:10:00Z">
        <w:r w:rsidR="004C3770">
          <w:t>, fixé par l’</w:t>
        </w:r>
        <w:proofErr w:type="spellStart"/>
        <w:r w:rsidR="004C3770">
          <w:t>Etat</w:t>
        </w:r>
        <w:proofErr w:type="spellEnd"/>
        <w:r w:rsidR="004C3770">
          <w:t>,</w:t>
        </w:r>
      </w:ins>
      <w:r>
        <w:t xml:space="preserve"> ne peut durablement dépasser celui du capital productif. Quand le Livret A </w:t>
      </w:r>
      <w:proofErr w:type="spellStart"/>
      <w:r>
        <w:t>rapporte</w:t>
      </w:r>
      <w:proofErr w:type="spellEnd"/>
      <w:r>
        <w:t xml:space="preserve"> 1,5 % — son taux depuis février 2026 — et que l’inflation repasse au-dessus de 2 %, son détenteur perd chaque année du pouvoir d’achat</w:t>
      </w:r>
      <w:r>
        <w:rPr>
          <w:rStyle w:val="FootnoteReference"/>
        </w:rPr>
        <w:footnoteReference w:id="115"/>
      </w:r>
      <w:r>
        <w:t>.</w:t>
      </w:r>
    </w:p>
    <w:p w14:paraId="63D637F5" w14:textId="49DEE684" w:rsidR="00534634" w:rsidRDefault="00000000">
      <w:pPr>
        <w:pStyle w:val="BodyText"/>
      </w:pPr>
      <w:r>
        <w:rPr>
          <w:b/>
          <w:bCs/>
        </w:rPr>
        <w:t>Quatre, la bourse individuelle.</w:t>
      </w:r>
      <w:r>
        <w:t xml:space="preserve"> Un fonds de pension </w:t>
      </w:r>
      <w:del w:id="975" w:author="emmanuel blezes" w:date="2026-06-23T10:10:00Z" w16du:dateUtc="2026-06-23T08:10:00Z">
        <w:r w:rsidDel="004C3770">
          <w:delText xml:space="preserve">public </w:delText>
        </w:r>
      </w:del>
      <w:r>
        <w:t>n’envoie pas votre cotisation chez un courtier : il agrège des millions de cotisations dans un véhicule collectif diversifié sur des milliers de lignes</w:t>
      </w:r>
      <w:r>
        <w:rPr>
          <w:rStyle w:val="FootnoteReference"/>
        </w:rPr>
        <w:footnoteReference w:id="116"/>
      </w:r>
      <w:r>
        <w:t>, encadré par un régulateur et des règles strictes (couverture minimale, plan de redressement, supervision continue)</w:t>
      </w:r>
      <w:r>
        <w:rPr>
          <w:rStyle w:val="FootnoteReference"/>
        </w:rPr>
        <w:footnoteReference w:id="117"/>
      </w:r>
      <w:r>
        <w:t xml:space="preserve">. La </w:t>
      </w:r>
      <w:proofErr w:type="spellStart"/>
      <w:r>
        <w:rPr>
          <w:i/>
          <w:iCs/>
        </w:rPr>
        <w:t>Norges</w:t>
      </w:r>
      <w:proofErr w:type="spellEnd"/>
      <w:r>
        <w:rPr>
          <w:i/>
          <w:iCs/>
        </w:rPr>
        <w:t xml:space="preserve"> Bank Investment Management</w:t>
      </w:r>
      <w:r>
        <w:t xml:space="preserve"> emploie plus de six cent cinquante professionnels ; AP7 a un coût total inférieur à 0,1 % d’encours par an</w:t>
      </w:r>
      <w:r>
        <w:rPr>
          <w:rStyle w:val="FootnoteReference"/>
        </w:rPr>
        <w:footnoteReference w:id="118"/>
      </w:r>
      <w:r>
        <w:t>. C’est le contraire d’une logique spéculative individuelle.</w:t>
      </w:r>
    </w:p>
    <w:p w14:paraId="3B191A52" w14:textId="77777777" w:rsidR="004C3770" w:rsidRDefault="00000000">
      <w:pPr>
        <w:pStyle w:val="BodyText"/>
        <w:rPr>
          <w:ins w:id="999" w:author="emmanuel blezes" w:date="2026-06-23T10:11:00Z" w16du:dateUtc="2026-06-23T08:11:00Z"/>
        </w:rPr>
      </w:pPr>
      <w:r>
        <w:rPr>
          <w:b/>
          <w:bCs/>
        </w:rPr>
        <w:t>Cinq, le démantèlement de la répartition.</w:t>
      </w:r>
      <w:r>
        <w:t xml:space="preserve"> « Capitaliser, c’est privatiser les retraites. » Faux, et même l’inverse : aucun pays cité ici n’a démantelé sa répartition. La Suède a </w:t>
      </w:r>
      <w:r>
        <w:rPr>
          <w:i/>
          <w:iCs/>
        </w:rPr>
        <w:t>adossé</w:t>
      </w:r>
      <w:r>
        <w:t xml:space="preserve"> un étage capitalisé à ses comptes notionnels publics ; les Pays-Bas ont gardé l’AOW par répartition </w:t>
      </w:r>
      <w:r>
        <w:rPr>
          <w:i/>
          <w:iCs/>
        </w:rPr>
        <w:t>sous</w:t>
      </w:r>
      <w:r>
        <w:t xml:space="preserve"> leur deuxième pilier ; l’Australie verse </w:t>
      </w:r>
      <w:proofErr w:type="gramStart"/>
      <w:r>
        <w:t xml:space="preserve">une </w:t>
      </w:r>
      <w:r>
        <w:rPr>
          <w:i/>
          <w:iCs/>
        </w:rPr>
        <w:t>Age Pension</w:t>
      </w:r>
      <w:proofErr w:type="gramEnd"/>
      <w:r>
        <w:t xml:space="preserve"> </w:t>
      </w:r>
      <w:r>
        <w:rPr>
          <w:i/>
          <w:iCs/>
        </w:rPr>
        <w:t>à côté</w:t>
      </w:r>
      <w:r>
        <w:t xml:space="preserve"> de la </w:t>
      </w:r>
      <w:proofErr w:type="spellStart"/>
      <w:r>
        <w:rPr>
          <w:i/>
          <w:iCs/>
        </w:rPr>
        <w:t>Superannuation</w:t>
      </w:r>
      <w:proofErr w:type="spellEnd"/>
      <w:r>
        <w:t xml:space="preserve">. Le seul pays à avoir tenté le tout-capitalisation — le Chili de 1981 — est précisément le contre-exemple à ne pas suivre. </w:t>
      </w:r>
      <w:del w:id="1000" w:author="emmanuel blezes" w:date="2026-06-23T10:11:00Z" w16du:dateUtc="2026-06-23T08:11:00Z">
        <w:r w:rsidDel="004C3770">
          <w:delText xml:space="preserve">Ajouter un coffre n’est pas casser le tuyau. </w:delText>
        </w:r>
      </w:del>
      <w:r>
        <w:t xml:space="preserve">Et la capitalisation n’est pas davantage </w:t>
      </w:r>
      <w:r>
        <w:lastRenderedPageBreak/>
        <w:t xml:space="preserve">inégalitaire : l’argument vaut pour le PER, volontaire, qui bénéficie aux foyers aisés ; il tombe dès lors qu’elle est obligatoire et universelle. </w:t>
      </w:r>
    </w:p>
    <w:p w14:paraId="2C2DABB0" w14:textId="66EA83EC" w:rsidR="00534634" w:rsidRDefault="00000000">
      <w:pPr>
        <w:pStyle w:val="BodyText"/>
      </w:pPr>
      <w:r>
        <w:t xml:space="preserve">Le rendement </w:t>
      </w:r>
      <w:del w:id="1001" w:author="emmanuel blezes" w:date="2026-06-23T10:11:00Z" w16du:dateUtc="2026-06-23T08:11:00Z">
        <w:r w:rsidDel="004C3770">
          <w:delText>ne connaît pas</w:delText>
        </w:r>
      </w:del>
      <w:ins w:id="1002" w:author="emmanuel blezes" w:date="2026-06-23T10:11:00Z" w16du:dateUtc="2026-06-23T08:11:00Z">
        <w:r w:rsidR="004C3770">
          <w:t>ignore</w:t>
        </w:r>
      </w:ins>
      <w:r>
        <w:t xml:space="preserve"> les classes</w:t>
      </w:r>
      <w:ins w:id="1003" w:author="emmanuel blezes" w:date="2026-06-23T10:11:00Z" w16du:dateUtc="2026-06-23T08:11:00Z">
        <w:r w:rsidR="004C3770">
          <w:t xml:space="preserve"> sociales</w:t>
        </w:r>
      </w:ins>
      <w:del w:id="1004" w:author="emmanuel blezes" w:date="2026-06-23T10:11:00Z" w16du:dateUtc="2026-06-23T08:11:00Z">
        <w:r w:rsidDel="004C3770">
          <w:delText xml:space="preserve"> : 4 % sur mille euros comme sur cent mille</w:delText>
        </w:r>
      </w:del>
      <w:r>
        <w:t>. Mieux : couplée à un plancher public, la capitalisation corrige un biais que la répartition entretient — celle-ci récompense la longévité, or les cadres vivent plus longtemps que les ouvriers (à trente-cinq ans, 5,3 années de plus pour les hommes</w:t>
      </w:r>
      <w:r>
        <w:rPr>
          <w:rStyle w:val="FootnoteReference"/>
        </w:rPr>
        <w:footnoteReference w:id="119"/>
      </w:r>
      <w:r>
        <w:t>) et touchent donc leur pension plus longtemps ; le capital, lui, appartient à son titulaire dès le premier jour et reste transmissible. Sur ce point, c’est la capitalisation qui est la plus juste.</w:t>
      </w:r>
    </w:p>
    <w:p w14:paraId="6F20582D" w14:textId="77777777" w:rsidR="00534634" w:rsidRDefault="00000000">
      <w:pPr>
        <w:pStyle w:val="Heading2"/>
      </w:pPr>
      <w:bookmarkStart w:id="1008" w:name="_Toc233057527"/>
      <w:bookmarkStart w:id="1009" w:name="le-rafp-ce-mécanisme-à-lœuvre-chez-nous"/>
      <w:bookmarkEnd w:id="921"/>
      <w:r>
        <w:t>Le RAFP : ce mécanisme à l’œuvre chez nous</w:t>
      </w:r>
      <w:bookmarkEnd w:id="1008"/>
    </w:p>
    <w:p w14:paraId="564B904C" w14:textId="77777777" w:rsidR="0044326D" w:rsidRDefault="00000000">
      <w:pPr>
        <w:pStyle w:val="FirstParagraph"/>
        <w:rPr>
          <w:ins w:id="1010" w:author="emmanuel blezes" w:date="2026-06-23T10:13:00Z" w16du:dateUtc="2026-06-23T08:13:00Z"/>
        </w:rPr>
      </w:pPr>
      <w:r>
        <w:t xml:space="preserve">Tout ce qui précède n’a rien d’hypothétique : cela existe en France, sous statut public, depuis vingt ans. Le RAFP — régime de retraite additionnelle de la fonction publique — capitalise depuis 2005 les cotisations de </w:t>
      </w:r>
      <w:del w:id="1011" w:author="emmanuel blezes" w:date="2026-06-23T10:12:00Z" w16du:dateUtc="2026-06-23T08:12:00Z">
        <w:r w:rsidDel="004C3770">
          <w:delText>quatre millions et demi</w:delText>
        </w:r>
      </w:del>
      <w:ins w:id="1012" w:author="emmanuel blezes" w:date="2026-06-23T10:12:00Z" w16du:dateUtc="2026-06-23T08:12:00Z">
        <w:r w:rsidR="004C3770">
          <w:t>4,5 millions</w:t>
        </w:r>
      </w:ins>
      <w:r>
        <w:t xml:space="preserve"> d’agents publics, gère près de </w:t>
      </w:r>
      <w:del w:id="1013" w:author="emmanuel blezes" w:date="2026-06-23T10:12:00Z" w16du:dateUtc="2026-06-23T08:12:00Z">
        <w:r w:rsidDel="004C3770">
          <w:delText xml:space="preserve">cinquante </w:delText>
        </w:r>
      </w:del>
      <w:ins w:id="1014" w:author="emmanuel blezes" w:date="2026-06-23T10:12:00Z" w16du:dateUtc="2026-06-23T08:12:00Z">
        <w:r w:rsidR="004C3770">
          <w:t xml:space="preserve">50 </w:t>
        </w:r>
      </w:ins>
      <w:r>
        <w:t>milliards d’euros et a rapporté 4,3 % par an</w:t>
      </w:r>
      <w:r>
        <w:rPr>
          <w:rStyle w:val="FootnoteReference"/>
        </w:rPr>
        <w:footnoteReference w:id="120"/>
      </w:r>
      <w:r>
        <w:t xml:space="preserve">. </w:t>
      </w:r>
    </w:p>
    <w:p w14:paraId="46E39D00" w14:textId="3030AC37" w:rsidR="00534634" w:rsidRDefault="00000000">
      <w:pPr>
        <w:pStyle w:val="FirstParagraph"/>
      </w:pPr>
      <w:r>
        <w:t>C’est le banc d’essai de tout ce que ce chapitre a exposé : cotisations investies plutôt que reversées, portefeuille diversifié (obligations, actions, capital-investissement, immobilier), coussin de lissage — un taux de couverture supérieur à 135 % en valeur de marché</w:t>
      </w:r>
      <w:r>
        <w:rPr>
          <w:rStyle w:val="FootnoteReference"/>
        </w:rPr>
        <w:footnoteReference w:id="121"/>
      </w:r>
      <w:r>
        <w:t xml:space="preserve"> —, et des frais de gestion d’environ 0,18 % de l’encours</w:t>
      </w:r>
      <w:r>
        <w:rPr>
          <w:rStyle w:val="FootnoteReference"/>
        </w:rPr>
        <w:footnoteReference w:id="122"/>
      </w:r>
      <w:r>
        <w:t>, dix fois moins que l’épargne grand public.</w:t>
      </w:r>
    </w:p>
    <w:p w14:paraId="74F72B2C" w14:textId="77777777" w:rsidR="004362A2" w:rsidRDefault="00000000">
      <w:pPr>
        <w:pStyle w:val="BodyText"/>
        <w:rPr>
          <w:ins w:id="1050" w:author="emmanuel blezes" w:date="2026-06-23T10:27:00Z" w16du:dateUtc="2026-06-23T08:27:00Z"/>
        </w:rPr>
      </w:pPr>
      <w:del w:id="1051" w:author="emmanuel blezes" w:date="2026-06-23T10:26:00Z" w16du:dateUtc="2026-06-23T08:26:00Z">
        <w:r w:rsidDel="004362A2">
          <w:delText>Il répond aussi aux deux objections récurrentes. « Qui contrôlera</w:delText>
        </w:r>
      </w:del>
      <w:ins w:id="1052" w:author="emmanuel blezes" w:date="2026-06-23T10:26:00Z" w16du:dateUtc="2026-06-23T08:26:00Z">
        <w:r w:rsidR="004362A2">
          <w:t>Qui contrôle</w:t>
        </w:r>
      </w:ins>
      <w:r>
        <w:t xml:space="preserve"> ce capital ?</w:t>
      </w:r>
      <w:del w:id="1053" w:author="emmanuel blezes" w:date="2026-06-23T10:26:00Z" w16du:dateUtc="2026-06-23T08:26:00Z">
        <w:r w:rsidDel="004362A2">
          <w:delText xml:space="preserve"> » </w:delText>
        </w:r>
      </w:del>
      <w:ins w:id="1054" w:author="emmanuel blezes" w:date="2026-06-23T10:26:00Z" w16du:dateUtc="2026-06-23T08:26:00Z">
        <w:r w:rsidR="004362A2">
          <w:t xml:space="preserve"> En l’occurrence</w:t>
        </w:r>
      </w:ins>
      <w:del w:id="1055" w:author="emmanuel blezes" w:date="2026-06-23T10:26:00Z" w16du:dateUtc="2026-06-23T08:26:00Z">
        <w:r w:rsidDel="004362A2">
          <w:delText>:</w:delText>
        </w:r>
      </w:del>
      <w:r>
        <w:t xml:space="preserve"> un établissement public, l’ERAFP, au conseil d’administration paritaire de </w:t>
      </w:r>
      <w:del w:id="1056" w:author="emmanuel blezes" w:date="2026-06-23T10:26:00Z" w16du:dateUtc="2026-06-23T08:26:00Z">
        <w:r w:rsidDel="004362A2">
          <w:delText>dix-neuf</w:delText>
        </w:r>
      </w:del>
      <w:ins w:id="1057" w:author="emmanuel blezes" w:date="2026-06-23T10:26:00Z" w16du:dateUtc="2026-06-23T08:26:00Z">
        <w:r w:rsidR="004362A2">
          <w:t>19</w:t>
        </w:r>
      </w:ins>
      <w:r>
        <w:t xml:space="preserve"> membres — huit représentants des cotisants, huit des employeurs publics, trois personnalités qualifiées</w:t>
      </w:r>
      <w:r>
        <w:rPr>
          <w:rStyle w:val="FootnoteReference"/>
        </w:rPr>
        <w:footnoteReference w:id="123"/>
      </w:r>
      <w:r>
        <w:t xml:space="preserve">. Le capital des fonctionnaires est </w:t>
      </w:r>
      <w:r>
        <w:lastRenderedPageBreak/>
        <w:t xml:space="preserve">piloté par les fonctionnaires et leurs employeurs, sous contrôle de l’État. </w:t>
      </w:r>
      <w:del w:id="1063" w:author="emmanuel blezes" w:date="2026-06-23T10:26:00Z" w16du:dateUtc="2026-06-23T08:26:00Z">
        <w:r w:rsidDel="004362A2">
          <w:delText>« N’est-ce pas trahir nos valeurs ? » : le</w:delText>
        </w:r>
      </w:del>
      <w:ins w:id="1064" w:author="emmanuel blezes" w:date="2026-06-23T10:26:00Z" w16du:dateUtc="2026-06-23T08:26:00Z">
        <w:r w:rsidR="004362A2">
          <w:t>Le</w:t>
        </w:r>
      </w:ins>
      <w:r>
        <w:t xml:space="preserve"> RAFP fut</w:t>
      </w:r>
      <w:ins w:id="1065" w:author="emmanuel blezes" w:date="2026-06-23T10:26:00Z" w16du:dateUtc="2026-06-23T08:26:00Z">
        <w:r w:rsidR="004362A2">
          <w:t xml:space="preserve"> par ailleurs</w:t>
        </w:r>
      </w:ins>
      <w:r>
        <w:t xml:space="preserve"> l’un des tout premiers fonds publics au monde à appliquer une charte d’investissement socialement responsable à 100 % de ses actifs</w:t>
      </w:r>
      <w:r>
        <w:rPr>
          <w:rStyle w:val="FootnoteReference"/>
        </w:rPr>
        <w:footnoteReference w:id="124"/>
      </w:r>
      <w:r>
        <w:t xml:space="preserve">. </w:t>
      </w:r>
    </w:p>
    <w:p w14:paraId="250ADCFF" w14:textId="69EE89CC" w:rsidR="00534634" w:rsidRDefault="00000000">
      <w:pPr>
        <w:pStyle w:val="BodyText"/>
      </w:pPr>
      <w:r>
        <w:t xml:space="preserve">Reste la seule question qui vaille : pourquoi ce qui fonctionne pour quatre millions et demi de fonctionnaires est-il refusé aux vingt millions de salariés du privé ? </w:t>
      </w:r>
      <w:del w:id="1071" w:author="emmanuel blezes" w:date="2026-06-23T10:27:00Z" w16du:dateUtc="2026-06-23T08:27:00Z">
        <w:r w:rsidDel="004362A2">
          <w:delText>La réponse, désormais, en euros.</w:delText>
        </w:r>
      </w:del>
    </w:p>
    <w:p w14:paraId="2CCCEDDE" w14:textId="77777777" w:rsidR="00534634" w:rsidRDefault="00000000">
      <w:pPr>
        <w:pStyle w:val="Heading2"/>
      </w:pPr>
      <w:bookmarkStart w:id="1072" w:name="_Toc233057528"/>
      <w:bookmarkStart w:id="1073" w:name="cotiser-moins-pour-gagner-plus"/>
      <w:bookmarkEnd w:id="1009"/>
      <w:r>
        <w:t>Cotiser moins pour gagner plus</w:t>
      </w:r>
      <w:bookmarkEnd w:id="1072"/>
    </w:p>
    <w:p w14:paraId="4CCE1F36" w14:textId="73AEF823" w:rsidR="00534634" w:rsidRDefault="00000000">
      <w:pPr>
        <w:pStyle w:val="FirstParagraph"/>
      </w:pPr>
      <w:r>
        <w:t xml:space="preserve">Tout ce qui précède est de la pédagogie. Cette section </w:t>
      </w:r>
      <w:del w:id="1074" w:author="emmanuel blezes" w:date="2026-06-23T10:27:00Z" w16du:dateUtc="2026-06-23T08:27:00Z">
        <w:r w:rsidDel="004E0F68">
          <w:delText xml:space="preserve">est de l’arithmétique </w:delText>
        </w:r>
      </w:del>
      <w:ins w:id="1075" w:author="emmanuel blezes" w:date="2026-06-23T10:27:00Z" w16du:dateUtc="2026-06-23T08:27:00Z">
        <w:r w:rsidR="004E0F68">
          <w:t>rentre dans le concret :</w:t>
        </w:r>
      </w:ins>
      <w:del w:id="1076" w:author="emmanuel blezes" w:date="2026-06-23T10:27:00Z" w16du:dateUtc="2026-06-23T08:27:00Z">
        <w:r w:rsidDel="004E0F68">
          <w:delText>—</w:delText>
        </w:r>
      </w:del>
      <w:r>
        <w:t xml:space="preserve"> </w:t>
      </w:r>
      <w:del w:id="1077" w:author="emmanuel blezes" w:date="2026-06-23T10:51:00Z" w16du:dateUtc="2026-06-23T08:51:00Z">
        <w:r w:rsidDel="004E0F68">
          <w:delText>un cas-type chiffré, suivi sur quarante-trois ans, qui dit en euros ce que coûte à un actif né en 1996 le choix du tout-répartition</w:delText>
        </w:r>
      </w:del>
      <w:ins w:id="1078" w:author="emmanuel blezes" w:date="2026-06-23T10:51:00Z" w16du:dateUtc="2026-06-23T08:51:00Z">
        <w:r w:rsidR="004E0F68">
          <w:t>les Fr</w:t>
        </w:r>
      </w:ins>
      <w:ins w:id="1079" w:author="emmanuel blezes" w:date="2026-06-23T10:52:00Z" w16du:dateUtc="2026-06-23T08:52:00Z">
        <w:r w:rsidR="004E0F68">
          <w:t>ançais auront de meilleures retraites grâce à la capitalisation</w:t>
        </w:r>
      </w:ins>
      <w:r>
        <w:t>.</w:t>
      </w:r>
    </w:p>
    <w:p w14:paraId="1A9031FC" w14:textId="1DE2D89D" w:rsidR="00534634" w:rsidRDefault="00000000">
      <w:pPr>
        <w:pStyle w:val="BodyText"/>
      </w:pPr>
      <w:del w:id="1080" w:author="emmanuel blezes" w:date="2026-06-23T10:52:00Z" w16du:dateUtc="2026-06-23T08:52:00Z">
        <w:r w:rsidDel="004E0F68">
          <w:delText>Le décor : un</w:delText>
        </w:r>
      </w:del>
      <w:ins w:id="1081" w:author="emmanuel blezes" w:date="2026-06-23T10:52:00Z" w16du:dateUtc="2026-06-23T08:52:00Z">
        <w:r w:rsidR="004E0F68">
          <w:t>Prenons un</w:t>
        </w:r>
      </w:ins>
      <w:r>
        <w:t xml:space="preserve"> actif de trente ans en 2026, salaire brut annuel de 35 000 € — proche du salaire médian, le moyen s’établissant autour de 41 000 €</w:t>
      </w:r>
      <w:r>
        <w:rPr>
          <w:rStyle w:val="FootnoteReference"/>
        </w:rPr>
        <w:footnoteReference w:id="125"/>
      </w:r>
      <w:r>
        <w:t>. Carrière complète de 43 ans</w:t>
      </w:r>
      <w:del w:id="1087" w:author="emmanuel blezes" w:date="2026-06-23T10:52:00Z" w16du:dateUtc="2026-06-23T08:52:00Z">
        <w:r w:rsidDel="004E0F68">
          <w:delText>, chiffres en euros constants 2026</w:delText>
        </w:r>
      </w:del>
      <w:r>
        <w:t>, salaire croissant de 0,5 % par an en termes réels (scénario médian du COR), cotisation vieillesse totale de 28 % du brut</w:t>
      </w:r>
      <w:r>
        <w:rPr>
          <w:rStyle w:val="FootnoteReference"/>
        </w:rPr>
        <w:footnoteReference w:id="126"/>
      </w:r>
      <w:r>
        <w:t>. Trois scénarios.</w:t>
      </w:r>
    </w:p>
    <w:p w14:paraId="28DA6272" w14:textId="1F1798A3" w:rsidR="00534634" w:rsidRDefault="00000000">
      <w:pPr>
        <w:pStyle w:val="BodyText"/>
      </w:pPr>
      <w:r>
        <w:rPr>
          <w:b/>
          <w:bCs/>
        </w:rPr>
        <w:t>Scénario A — statu quo, tout en répartition.</w:t>
      </w:r>
      <w:r>
        <w:t xml:space="preserve"> </w:t>
      </w:r>
      <w:del w:id="1095" w:author="emmanuel blezes" w:date="2026-06-23T10:53:00Z" w16du:dateUtc="2026-06-23T08:53:00Z">
        <w:r w:rsidDel="007620AC">
          <w:delText>Cent pour cent</w:delText>
        </w:r>
      </w:del>
      <w:ins w:id="1096" w:author="emmanuel blezes" w:date="2026-06-23T10:53:00Z" w16du:dateUtc="2026-06-23T08:53:00Z">
        <w:r w:rsidR="007620AC">
          <w:t>100%</w:t>
        </w:r>
      </w:ins>
      <w:r>
        <w:t xml:space="preserve"> des 28 % alimentent la répartition</w:t>
      </w:r>
      <w:del w:id="1097" w:author="emmanuel blezes" w:date="2026-06-23T10:53:00Z" w16du:dateUtc="2026-06-23T08:53:00Z">
        <w:r w:rsidDel="007620AC">
          <w:delText xml:space="preserve"> ; aucun capital ne s’accumule</w:delText>
        </w:r>
      </w:del>
      <w:r>
        <w:t>. À la retraite, sur les hypothèses centrales du COR, un taux de remplacement net de 70 %</w:t>
      </w:r>
      <w:r>
        <w:rPr>
          <w:rStyle w:val="FootnoteReference"/>
        </w:rPr>
        <w:footnoteReference w:id="127"/>
      </w:r>
      <w:r>
        <w:t>, soit une pension de 23 261 € par an (1 938 €/mois nets). Départ à taux plein à 64 ans après 43 annuités</w:t>
      </w:r>
      <w:r>
        <w:rPr>
          <w:rStyle w:val="FootnoteReference"/>
        </w:rPr>
        <w:footnoteReference w:id="128"/>
      </w:r>
      <w:r>
        <w:t xml:space="preserve">, espérance de vie résiduelle d’environ vingt-quatre ans (cohorte projetée d’un né-1996 partant vers 2060) : total cumulé </w:t>
      </w:r>
      <w:r>
        <w:rPr>
          <w:b/>
          <w:bCs/>
        </w:rPr>
        <w:t>558 264 €</w:t>
      </w:r>
      <w:r>
        <w:t>.</w:t>
      </w:r>
    </w:p>
    <w:p w14:paraId="5CFF7758" w14:textId="5B927514" w:rsidR="00534634" w:rsidRDefault="00000000">
      <w:pPr>
        <w:pStyle w:val="BodyText"/>
      </w:pPr>
      <w:r>
        <w:rPr>
          <w:b/>
          <w:bCs/>
        </w:rPr>
        <w:t>Scénario B — logique suédoise.</w:t>
      </w:r>
      <w:r>
        <w:t xml:space="preserve"> </w:t>
      </w:r>
      <w:del w:id="1108" w:author="emmanuel blezes" w:date="2026-06-23T10:53:00Z" w16du:dateUtc="2026-06-23T08:53:00Z">
        <w:r w:rsidDel="007620AC">
          <w:delText>Quatre-vingts pour cent</w:delText>
        </w:r>
      </w:del>
      <w:ins w:id="1109" w:author="emmanuel blezes" w:date="2026-06-23T10:53:00Z" w16du:dateUtc="2026-06-23T08:53:00Z">
        <w:r w:rsidR="007620AC">
          <w:t>80%</w:t>
        </w:r>
      </w:ins>
      <w:r>
        <w:t xml:space="preserve"> des cotisations restent en répartition, </w:t>
      </w:r>
      <w:del w:id="1110" w:author="emmanuel blezes" w:date="2026-06-23T10:53:00Z" w16du:dateUtc="2026-06-23T08:53:00Z">
        <w:r w:rsidDel="007620AC">
          <w:delText>vingt pour cent parten</w:delText>
        </w:r>
      </w:del>
      <w:ins w:id="1111" w:author="emmanuel blezes" w:date="2026-06-23T10:53:00Z" w16du:dateUtc="2026-06-23T08:53:00Z">
        <w:r w:rsidR="007620AC">
          <w:t>20%</w:t>
        </w:r>
      </w:ins>
      <w:del w:id="1112" w:author="emmanuel blezes" w:date="2026-06-23T10:53:00Z" w16du:dateUtc="2026-06-23T08:53:00Z">
        <w:r w:rsidDel="007620AC">
          <w:delText>t</w:delText>
        </w:r>
      </w:del>
      <w:r>
        <w:t xml:space="preserve"> en capitalisation — soit 5,6 % du brut, 1 960 € la première année. Investis à 4 % de rendement </w:t>
      </w:r>
      <w:r>
        <w:lastRenderedPageBreak/>
        <w:t>réel brut, moins 0,3 % de frais (davantage qu’AP7 à 0,07 %, donc prudent</w:t>
      </w:r>
      <w:r>
        <w:rPr>
          <w:rStyle w:val="FootnoteReference"/>
        </w:rPr>
        <w:footnoteReference w:id="129"/>
      </w:r>
      <w:r>
        <w:t xml:space="preserve">), le capital atteint 216 240 € à 64 ans. Transformé en rente sur vingt-quatre ans à 2 % réel, il sert 953 €/mois. Ajoutés à la répartition réduite à 80 % (18 609 €/an), cela donne une pension totale de 30 042 €/an (2 503 €/mois), soit 721 005 € sur la retraite. </w:t>
      </w:r>
      <w:r>
        <w:rPr>
          <w:b/>
          <w:bCs/>
        </w:rPr>
        <w:t>Différence avec A : +162 741 €.</w:t>
      </w:r>
    </w:p>
    <w:p w14:paraId="4F925332" w14:textId="519B33E5" w:rsidR="00534634" w:rsidRDefault="00000000">
      <w:pPr>
        <w:pStyle w:val="BodyText"/>
      </w:pPr>
      <w:r>
        <w:rPr>
          <w:b/>
          <w:bCs/>
        </w:rPr>
        <w:t>Scénario C — logique néerlandaise.</w:t>
      </w:r>
      <w:r>
        <w:t xml:space="preserve"> </w:t>
      </w:r>
      <w:del w:id="1120" w:author="emmanuel blezes" w:date="2026-06-23T10:54:00Z" w16du:dateUtc="2026-06-23T08:54:00Z">
        <w:r w:rsidDel="007620AC">
          <w:delText>Soixante pour cent</w:delText>
        </w:r>
      </w:del>
      <w:ins w:id="1121" w:author="emmanuel blezes" w:date="2026-06-23T10:54:00Z" w16du:dateUtc="2026-06-23T08:54:00Z">
        <w:r w:rsidR="007620AC">
          <w:t>60%</w:t>
        </w:r>
      </w:ins>
      <w:r>
        <w:t xml:space="preserve"> en répartition, </w:t>
      </w:r>
      <w:del w:id="1122" w:author="emmanuel blezes" w:date="2026-06-23T10:54:00Z" w16du:dateUtc="2026-06-23T08:54:00Z">
        <w:r w:rsidDel="007620AC">
          <w:delText xml:space="preserve">quarante pour cent </w:delText>
        </w:r>
      </w:del>
      <w:ins w:id="1123" w:author="emmanuel blezes" w:date="2026-06-23T10:54:00Z" w16du:dateUtc="2026-06-23T08:54:00Z">
        <w:r w:rsidR="007620AC">
          <w:t xml:space="preserve">40% </w:t>
        </w:r>
      </w:ins>
      <w:r>
        <w:t xml:space="preserve">en capitalisation. La cotisation capitalisée double (3 920 €/an), le capital aussi : 432 480 € à 64 ans, soit une rente de 1 905 €/mois. Pension totale 36 823 €/an (3 069 €/mois), cumul 883 745 €. </w:t>
      </w:r>
      <w:r>
        <w:rPr>
          <w:b/>
          <w:bCs/>
        </w:rPr>
        <w:t>Différence avec A : +325 481 €</w:t>
      </w:r>
      <w:r>
        <w:rPr>
          <w:rStyle w:val="FootnoteReference"/>
        </w:rPr>
        <w:footnoteReference w:id="130"/>
      </w:r>
      <w:r>
        <w:t>.</w:t>
      </w:r>
    </w:p>
    <w:p w14:paraId="5E883BAF" w14:textId="77777777" w:rsidR="007620AC" w:rsidRDefault="00000000">
      <w:pPr>
        <w:pStyle w:val="BodyText"/>
        <w:rPr>
          <w:ins w:id="1133" w:author="emmanuel blezes" w:date="2026-06-23T10:55:00Z" w16du:dateUtc="2026-06-23T08:55:00Z"/>
        </w:rPr>
      </w:pPr>
      <w:r>
        <w:t xml:space="preserve">Pour un actif de trente ans au salaire médian, orienter un cinquième de </w:t>
      </w:r>
      <w:ins w:id="1134" w:author="emmanuel blezes" w:date="2026-06-23T10:55:00Z" w16du:dateUtc="2026-06-23T08:55:00Z">
        <w:r w:rsidR="007620AC">
          <w:t>ses</w:t>
        </w:r>
      </w:ins>
      <w:del w:id="1135" w:author="emmanuel blezes" w:date="2026-06-23T10:55:00Z" w16du:dateUtc="2026-06-23T08:55:00Z">
        <w:r w:rsidDel="007620AC">
          <w:delText>la</w:delText>
        </w:r>
      </w:del>
      <w:r>
        <w:t xml:space="preserve"> cotisation</w:t>
      </w:r>
      <w:ins w:id="1136" w:author="emmanuel blezes" w:date="2026-06-23T10:55:00Z" w16du:dateUtc="2026-06-23T08:55:00Z">
        <w:r w:rsidR="007620AC">
          <w:t>s</w:t>
        </w:r>
      </w:ins>
      <w:r>
        <w:t xml:space="preserve"> vers un pilier capitalisé pendant </w:t>
      </w:r>
      <w:del w:id="1137" w:author="emmanuel blezes" w:date="2026-06-23T10:55:00Z" w16du:dateUtc="2026-06-23T08:55:00Z">
        <w:r w:rsidDel="007620AC">
          <w:delText>quarante-trois</w:delText>
        </w:r>
      </w:del>
      <w:ins w:id="1138" w:author="emmanuel blezes" w:date="2026-06-23T10:55:00Z" w16du:dateUtc="2026-06-23T08:55:00Z">
        <w:r w:rsidR="007620AC">
          <w:t>43</w:t>
        </w:r>
      </w:ins>
      <w:r>
        <w:t xml:space="preserve"> ans rapporte donc de l’ordre de </w:t>
      </w:r>
      <w:r>
        <w:rPr>
          <w:b/>
          <w:bCs/>
        </w:rPr>
        <w:t>163 000 €</w:t>
      </w:r>
      <w:r>
        <w:t xml:space="preserve"> de retraite cumulée (scénario suédois), et plus de </w:t>
      </w:r>
      <w:r>
        <w:rPr>
          <w:b/>
          <w:bCs/>
        </w:rPr>
        <w:t>325 000 €</w:t>
      </w:r>
      <w:r>
        <w:t xml:space="preserve"> dans le scénario néerlandais. </w:t>
      </w:r>
      <w:del w:id="1139" w:author="emmanuel blezes" w:date="2026-06-23T10:55:00Z" w16du:dateUtc="2026-06-23T08:55:00Z">
        <w:r w:rsidDel="007620AC">
          <w:delText>On ne parle plus de pourcentages, mais d’achats immobiliers complets.</w:delText>
        </w:r>
      </w:del>
      <w:ins w:id="1140" w:author="emmanuel blezes" w:date="2026-06-23T10:55:00Z" w16du:dateUtc="2026-06-23T08:55:00Z">
        <w:r w:rsidR="007620AC">
          <w:t>C’est la valeur d’un logement, loin d’être négligeable.</w:t>
        </w:r>
      </w:ins>
      <w:r>
        <w:t xml:space="preserve"> </w:t>
      </w:r>
    </w:p>
    <w:p w14:paraId="3B8E720B" w14:textId="1C212F9A" w:rsidR="00534634" w:rsidRDefault="00000000">
      <w:pPr>
        <w:pStyle w:val="BodyText"/>
      </w:pPr>
      <w:r>
        <w:t>L’effort, lui, est mesuré : dans le scénario B, le cumul des cotisations capitalisées sur 43 ans s’élève à 93 766 €</w:t>
      </w:r>
      <w:ins w:id="1141" w:author="emmanuel blezes" w:date="2026-06-23T10:56:00Z" w16du:dateUtc="2026-06-23T08:56:00Z">
        <w:r w:rsidR="007620AC">
          <w:t>. Ai</w:t>
        </w:r>
      </w:ins>
      <w:ins w:id="1142" w:author="emmanuel blezes" w:date="2026-06-23T11:00:00Z" w16du:dateUtc="2026-06-23T09:00:00Z">
        <w:r w:rsidR="00EA481D">
          <w:t>n</w:t>
        </w:r>
      </w:ins>
      <w:ins w:id="1143" w:author="emmanuel blezes" w:date="2026-06-23T10:56:00Z" w16du:dateUtc="2026-06-23T08:56:00Z">
        <w:r w:rsidR="007620AC">
          <w:t>s</w:t>
        </w:r>
      </w:ins>
      <w:ins w:id="1144" w:author="emmanuel blezes" w:date="2026-06-23T11:00:00Z" w16du:dateUtc="2026-06-23T09:00:00Z">
        <w:r w:rsidR="00EA481D">
          <w:t>i</w:t>
        </w:r>
      </w:ins>
      <w:ins w:id="1145" w:author="emmanuel blezes" w:date="2026-06-23T10:56:00Z" w16du:dateUtc="2026-06-23T08:56:00Z">
        <w:r w:rsidR="007620AC">
          <w:t>, p</w:t>
        </w:r>
      </w:ins>
      <w:del w:id="1146" w:author="emmanuel blezes" w:date="2026-06-23T10:56:00Z" w16du:dateUtc="2026-06-23T08:56:00Z">
        <w:r w:rsidDel="007620AC">
          <w:delText xml:space="preserve"> — p</w:delText>
        </w:r>
      </w:del>
      <w:r>
        <w:t xml:space="preserve">our 94 000 € versés, 163 000 € </w:t>
      </w:r>
      <w:ins w:id="1147" w:author="emmanuel blezes" w:date="2026-06-23T10:56:00Z" w16du:dateUtc="2026-06-23T08:56:00Z">
        <w:r w:rsidR="007620AC">
          <w:t xml:space="preserve">sont </w:t>
        </w:r>
      </w:ins>
      <w:r>
        <w:t>récupérés, un levier de 1,7</w:t>
      </w:r>
      <w:r>
        <w:rPr>
          <w:rStyle w:val="FootnoteReference"/>
        </w:rPr>
        <w:footnoteReference w:id="131"/>
      </w:r>
      <w:del w:id="1157" w:author="emmanuel blezes" w:date="2026-06-23T11:01:00Z" w16du:dateUtc="2026-06-23T09:01:00Z">
        <w:r w:rsidDel="00EA481D">
          <w:delText>. Ce levier ne vient pas d’une magie financière, mais du temps</w:delText>
        </w:r>
      </w:del>
      <w:r>
        <w:t>.</w:t>
      </w:r>
    </w:p>
    <w:p w14:paraId="62B9D168" w14:textId="2ABAC521" w:rsidR="00534634" w:rsidRDefault="00000000">
      <w:pPr>
        <w:pStyle w:val="BodyText"/>
      </w:pPr>
      <w:r>
        <w:t xml:space="preserve">Le calcul </w:t>
      </w:r>
      <w:proofErr w:type="gramStart"/>
      <w:r>
        <w:t xml:space="preserve">est </w:t>
      </w:r>
      <w:ins w:id="1158" w:author="emmanuel blezes" w:date="2026-06-23T11:01:00Z" w16du:dateUtc="2026-06-23T09:01:00Z">
        <w:r w:rsidR="00EA481D">
          <w:t xml:space="preserve"> évidemment</w:t>
        </w:r>
        <w:proofErr w:type="gramEnd"/>
        <w:r w:rsidR="00EA481D">
          <w:t xml:space="preserve"> </w:t>
        </w:r>
      </w:ins>
      <w:r>
        <w:t xml:space="preserve">sensible au rendement. À 3 % réel brut — scénario pessimiste, sous la moyenne historique —, le capital du scénario B tombe à 169 731 € et le gain à 103 724 € ; à 5 % réel, le capital monte à 278 461 € et le gain à 241 693 €. Un repère français : le RAFP, à allocation prudente (un cinquième d’actions), a délivré 4,3 % nominal depuis 2005, soit ~2,7 % réel net ; même à ce rendement, le gain du scénario B reste d’environ 100 000 €. La conclusion ne change pas : </w:t>
      </w:r>
      <w:del w:id="1159" w:author="emmanuel blezes" w:date="2026-06-23T11:02:00Z" w16du:dateUtc="2026-06-23T09:02:00Z">
        <w:r w:rsidRPr="00EA481D" w:rsidDel="00EA481D">
          <w:rPr>
            <w:b/>
            <w:bCs/>
            <w:rPrChange w:id="1160" w:author="emmanuel blezes" w:date="2026-06-23T11:02:00Z" w16du:dateUtc="2026-06-23T09:02:00Z">
              <w:rPr/>
            </w:rPrChange>
          </w:rPr>
          <w:delText xml:space="preserve">dans </w:delText>
        </w:r>
      </w:del>
      <w:ins w:id="1161" w:author="emmanuel blezes" w:date="2026-06-23T11:02:00Z" w16du:dateUtc="2026-06-23T09:02:00Z">
        <w:r w:rsidR="00EA481D" w:rsidRPr="00EA481D">
          <w:rPr>
            <w:b/>
            <w:bCs/>
            <w:rPrChange w:id="1162" w:author="emmanuel blezes" w:date="2026-06-23T11:02:00Z" w16du:dateUtc="2026-06-23T09:02:00Z">
              <w:rPr/>
            </w:rPrChange>
          </w:rPr>
          <w:t>en</w:t>
        </w:r>
        <w:r w:rsidR="00EA481D" w:rsidRPr="00EA481D">
          <w:rPr>
            <w:b/>
            <w:bCs/>
            <w:rPrChange w:id="1163" w:author="emmanuel blezes" w:date="2026-06-23T11:02:00Z" w16du:dateUtc="2026-06-23T09:02:00Z">
              <w:rPr/>
            </w:rPrChange>
          </w:rPr>
          <w:t xml:space="preserve"> </w:t>
        </w:r>
      </w:ins>
      <w:r w:rsidRPr="00EA481D">
        <w:rPr>
          <w:b/>
          <w:bCs/>
          <w:rPrChange w:id="1164" w:author="emmanuel blezes" w:date="2026-06-23T11:02:00Z" w16du:dateUtc="2026-06-23T09:02:00Z">
            <w:rPr/>
          </w:rPrChange>
        </w:rPr>
        <w:t xml:space="preserve">toutes </w:t>
      </w:r>
      <w:del w:id="1165" w:author="emmanuel blezes" w:date="2026-06-23T11:02:00Z" w16du:dateUtc="2026-06-23T09:02:00Z">
        <w:r w:rsidRPr="00EA481D" w:rsidDel="00EA481D">
          <w:rPr>
            <w:b/>
            <w:bCs/>
            <w:rPrChange w:id="1166" w:author="emmanuel blezes" w:date="2026-06-23T11:02:00Z" w16du:dateUtc="2026-06-23T09:02:00Z">
              <w:rPr/>
            </w:rPrChange>
          </w:rPr>
          <w:delText xml:space="preserve">les </w:delText>
        </w:r>
      </w:del>
      <w:r w:rsidRPr="00EA481D">
        <w:rPr>
          <w:b/>
          <w:bCs/>
          <w:rPrChange w:id="1167" w:author="emmanuel blezes" w:date="2026-06-23T11:02:00Z" w16du:dateUtc="2026-06-23T09:02:00Z">
            <w:rPr/>
          </w:rPrChange>
        </w:rPr>
        <w:t>hypothèses</w:t>
      </w:r>
      <w:del w:id="1168" w:author="emmanuel blezes" w:date="2026-06-23T11:02:00Z" w16du:dateUtc="2026-06-23T09:02:00Z">
        <w:r w:rsidRPr="00EA481D" w:rsidDel="00EA481D">
          <w:rPr>
            <w:b/>
            <w:bCs/>
            <w:rPrChange w:id="1169" w:author="emmanuel blezes" w:date="2026-06-23T11:02:00Z" w16du:dateUtc="2026-06-23T09:02:00Z">
              <w:rPr/>
            </w:rPrChange>
          </w:rPr>
          <w:delText xml:space="preserve"> raisonnables</w:delText>
        </w:r>
      </w:del>
      <w:r w:rsidRPr="00EA481D">
        <w:rPr>
          <w:b/>
          <w:bCs/>
          <w:rPrChange w:id="1170" w:author="emmanuel blezes" w:date="2026-06-23T11:02:00Z" w16du:dateUtc="2026-06-23T09:02:00Z">
            <w:rPr/>
          </w:rPrChange>
        </w:rPr>
        <w:t xml:space="preserve">, le </w:t>
      </w:r>
      <w:ins w:id="1171" w:author="emmanuel blezes" w:date="2026-06-23T11:02:00Z" w16du:dateUtc="2026-06-23T09:02:00Z">
        <w:r w:rsidR="00EA481D" w:rsidRPr="00EA481D">
          <w:rPr>
            <w:b/>
            <w:bCs/>
            <w:rPrChange w:id="1172" w:author="emmanuel blezes" w:date="2026-06-23T11:02:00Z" w16du:dateUtc="2026-06-23T09:02:00Z">
              <w:rPr/>
            </w:rPrChange>
          </w:rPr>
          <w:t xml:space="preserve">système </w:t>
        </w:r>
      </w:ins>
      <w:r w:rsidRPr="00EA481D">
        <w:rPr>
          <w:b/>
          <w:bCs/>
          <w:rPrChange w:id="1173" w:author="emmanuel blezes" w:date="2026-06-23T11:02:00Z" w16du:dateUtc="2026-06-23T09:02:00Z">
            <w:rPr/>
          </w:rPrChange>
        </w:rPr>
        <w:t>mixte domine la répartition pure.</w:t>
      </w:r>
      <w:r>
        <w:t xml:space="preserve"> Les grands fonds étrangers confirment l’</w:t>
      </w:r>
      <w:proofErr w:type="spellStart"/>
      <w:r>
        <w:t>atteignabilité</w:t>
      </w:r>
      <w:proofErr w:type="spellEnd"/>
      <w:r>
        <w:t xml:space="preserve"> — 4,1 % réel net pour le GPFG, 8,3 % nominal pour le CPPIB, 7,94 % pour </w:t>
      </w:r>
      <w:proofErr w:type="spellStart"/>
      <w:r>
        <w:t>AustralianSuper</w:t>
      </w:r>
      <w:proofErr w:type="spellEnd"/>
      <w:r>
        <w:t>, environ 14 % nominal depuis 2010 pour</w:t>
      </w:r>
      <w:ins w:id="1174" w:author="emmanuel blezes" w:date="2026-06-23T11:02:00Z" w16du:dateUtc="2026-06-23T09:02:00Z">
        <w:r w:rsidR="00EA481D">
          <w:t xml:space="preserve"> le fonds suédois</w:t>
        </w:r>
      </w:ins>
      <w:r>
        <w:t xml:space="preserve"> AP7</w:t>
      </w:r>
      <w:r>
        <w:rPr>
          <w:rStyle w:val="FootnoteReference"/>
        </w:rPr>
        <w:footnoteReference w:id="132"/>
      </w:r>
      <w:r>
        <w:t>.</w:t>
      </w:r>
    </w:p>
    <w:p w14:paraId="0DA37294" w14:textId="10D6BAFB" w:rsidR="00534634" w:rsidRDefault="00000000">
      <w:pPr>
        <w:pStyle w:val="BodyText"/>
      </w:pPr>
      <w:r>
        <w:t xml:space="preserve">Voilà ce que coûte le choix du tout-répartition : entre </w:t>
      </w:r>
      <w:del w:id="1192" w:author="emmanuel blezes" w:date="2026-06-23T11:02:00Z" w16du:dateUtc="2026-06-23T09:02:00Z">
        <w:r w:rsidDel="00377A5D">
          <w:delText>cent soixante</w:delText>
        </w:r>
      </w:del>
      <w:ins w:id="1193" w:author="emmanuel blezes" w:date="2026-06-23T11:02:00Z" w16du:dateUtc="2026-06-23T09:02:00Z">
        <w:r w:rsidR="00377A5D">
          <w:t>160 000</w:t>
        </w:r>
      </w:ins>
      <w:r>
        <w:t xml:space="preserve"> et </w:t>
      </w:r>
      <w:del w:id="1194" w:author="emmanuel blezes" w:date="2026-06-23T11:03:00Z" w16du:dateUtc="2026-06-23T09:03:00Z">
        <w:r w:rsidDel="00377A5D">
          <w:delText>trois cent vingt-cinq mille</w:delText>
        </w:r>
      </w:del>
      <w:ins w:id="1195" w:author="emmanuel blezes" w:date="2026-06-23T11:03:00Z" w16du:dateUtc="2026-06-23T09:03:00Z">
        <w:r w:rsidR="00377A5D">
          <w:t>325 000</w:t>
        </w:r>
      </w:ins>
      <w:r>
        <w:t xml:space="preserve"> euros sur une retraite. C’est, très précisément, le patrimoine dont on prive la génération qui cotise le plus</w:t>
      </w:r>
      <w:del w:id="1196" w:author="emmanuel blezes" w:date="2026-06-23T11:03:00Z" w16du:dateUtc="2026-06-23T09:03:00Z">
        <w:r w:rsidDel="00377A5D">
          <w:delText xml:space="preserve"> pour la pension la plus incertaine — celle qui se loge déjà plus mal que toutes les précéde</w:delText>
        </w:r>
      </w:del>
      <w:ins w:id="1197" w:author="emmanuel blezes" w:date="2026-06-23T11:03:00Z" w16du:dateUtc="2026-06-23T09:03:00Z">
        <w:r w:rsidR="00377A5D">
          <w:t>, la génération « Nicolas », qui paie pour ne rien recevoir en retour.</w:t>
        </w:r>
      </w:ins>
      <w:del w:id="1198" w:author="emmanuel blezes" w:date="2026-06-23T11:03:00Z" w16du:dateUtc="2026-06-23T09:03:00Z">
        <w:r w:rsidDel="00377A5D">
          <w:delText>ntes.</w:delText>
        </w:r>
      </w:del>
      <w:r>
        <w:t xml:space="preserve"> Le capital du </w:t>
      </w:r>
      <w:r>
        <w:lastRenderedPageBreak/>
        <w:t>scénario B (216 240 €) représente, pour elle, un apport immobilier, une dépendance financée, un héritage transmissible. « Cotiser moins pour gagner plus » n’est pas un slogan : c’est, pour les actifs nés après 1980, la différence entre posséder et ne rien posséder.</w:t>
      </w:r>
    </w:p>
    <w:p w14:paraId="526F4B8A" w14:textId="77777777" w:rsidR="00534634" w:rsidRDefault="00000000">
      <w:pPr>
        <w:pStyle w:val="Heading2"/>
      </w:pPr>
      <w:bookmarkStart w:id="1199" w:name="_Toc233057529"/>
      <w:bookmarkStart w:id="1200" w:name="ce-que-ça-change-pour-le-système"/>
      <w:bookmarkEnd w:id="1073"/>
      <w:r>
        <w:t>Ce que ça change pour le système</w:t>
      </w:r>
      <w:bookmarkEnd w:id="1199"/>
    </w:p>
    <w:p w14:paraId="4DE5452B" w14:textId="77777777" w:rsidR="00325B76" w:rsidRDefault="00000000">
      <w:pPr>
        <w:pStyle w:val="FirstParagraph"/>
        <w:rPr>
          <w:ins w:id="1201" w:author="emmanuel blezes" w:date="2026-06-23T11:04:00Z" w16du:dateUtc="2026-06-23T09:04:00Z"/>
        </w:rPr>
      </w:pPr>
      <w:r>
        <w:t xml:space="preserve">Cet effet individuel n’est que la moitié du tableau. </w:t>
      </w:r>
      <w:r>
        <w:rPr>
          <w:b/>
          <w:bCs/>
        </w:rPr>
        <w:t>D’abord, les cotisations peuvent baisser.</w:t>
      </w:r>
      <w:r>
        <w:t xml:space="preserve"> Un salarié français et son employeur versent ensemble 28 % du brut au financement des retraites</w:t>
      </w:r>
      <w:r>
        <w:rPr>
          <w:rStyle w:val="FootnoteReference"/>
        </w:rPr>
        <w:footnoteReference w:id="133"/>
      </w:r>
      <w:r>
        <w:t xml:space="preserve"> — l’un des taux les plus élevés au monde, contre environ 22 % en Suède (18,5 % public + régimes de branche), 26 % aux Pays-Bas et 12 % de cotisation patronale en Australie. </w:t>
      </w:r>
    </w:p>
    <w:p w14:paraId="3A687DBB" w14:textId="77777777" w:rsidR="00325B76" w:rsidRDefault="00000000">
      <w:pPr>
        <w:pStyle w:val="FirstParagraph"/>
        <w:rPr>
          <w:ins w:id="1207" w:author="emmanuel blezes" w:date="2026-06-23T11:08:00Z" w16du:dateUtc="2026-06-23T09:08:00Z"/>
        </w:rPr>
      </w:pPr>
      <w:r>
        <w:t xml:space="preserve">En répartition pure, ce sont les actifs qui financent intégralement les pensions ; quand la démographie se dégrade, les cotisations montent. En système mixte, le capital prend une part de la charge. </w:t>
      </w:r>
    </w:p>
    <w:p w14:paraId="12B1DAAE" w14:textId="03040C35" w:rsidR="00534634" w:rsidRDefault="00325B76">
      <w:pPr>
        <w:pStyle w:val="FirstParagraph"/>
      </w:pPr>
      <w:ins w:id="1208" w:author="emmanuel blezes" w:date="2026-06-23T11:08:00Z" w16du:dateUtc="2026-06-23T09:08:00Z">
        <w:r>
          <w:t xml:space="preserve">L’horizon est celui de la baisse des charges pesant sur les actifs. </w:t>
        </w:r>
      </w:ins>
      <w:r w:rsidR="00000000">
        <w:t>Une fois le pilier capitalisé mûr, la France pourra</w:t>
      </w:r>
      <w:del w:id="1209" w:author="emmanuel blezes" w:date="2026-06-23T11:08:00Z" w16du:dateUtc="2026-06-23T09:08:00Z">
        <w:r w:rsidR="00000000" w:rsidDel="00325B76">
          <w:delText>it</w:delText>
        </w:r>
      </w:del>
      <w:r w:rsidR="00000000">
        <w:t xml:space="preserve"> réduire son taux total de plusieurs points sans baisse des pensions</w:t>
      </w:r>
      <w:r w:rsidR="00000000">
        <w:rPr>
          <w:rStyle w:val="FootnoteReference"/>
        </w:rPr>
        <w:footnoteReference w:id="134"/>
      </w:r>
      <w:r w:rsidR="00000000">
        <w:t xml:space="preserve"> : trois points redonneraient de l’ordre de 40 milliards d’euros par an de pouvoir d’achat ou de capacité d’embauche</w:t>
      </w:r>
      <w:del w:id="1213" w:author="emmanuel blezes" w:date="2026-06-23T11:09:00Z" w16du:dateUtc="2026-06-23T09:09:00Z">
        <w:r w:rsidR="00000000" w:rsidDel="002262DD">
          <w:delText xml:space="preserve"> — l’équivalent du budget de la Défense</w:delText>
        </w:r>
      </w:del>
      <w:r w:rsidR="00000000">
        <w:t>. Bertrand Martinot (</w:t>
      </w:r>
      <w:proofErr w:type="spellStart"/>
      <w:r w:rsidR="00000000">
        <w:t>Fondapol</w:t>
      </w:r>
      <w:proofErr w:type="spellEnd"/>
      <w:r w:rsidR="00000000">
        <w:t>) chiffre même une baisse pouvant dépasser six points à long terme, le taux repassant sous son niveau actuel dès les années 2050</w:t>
      </w:r>
      <w:r w:rsidR="00000000">
        <w:rPr>
          <w:rStyle w:val="FootnoteReference"/>
        </w:rPr>
        <w:footnoteReference w:id="135"/>
      </w:r>
      <w:r w:rsidR="00000000">
        <w:t>.</w:t>
      </w:r>
    </w:p>
    <w:p w14:paraId="4C1F0E1E" w14:textId="27D99A83" w:rsidR="00534634" w:rsidRDefault="00000000">
      <w:pPr>
        <w:pStyle w:val="BodyText"/>
      </w:pPr>
      <w:r>
        <w:rPr>
          <w:b/>
          <w:bCs/>
        </w:rPr>
        <w:t xml:space="preserve">Ensuite, le choc démographique </w:t>
      </w:r>
      <w:ins w:id="1217" w:author="emmanuel blezes" w:date="2026-06-23T11:09:00Z" w16du:dateUtc="2026-06-23T09:09:00Z">
        <w:r w:rsidR="005B1E2B">
          <w:rPr>
            <w:b/>
            <w:bCs/>
          </w:rPr>
          <w:t xml:space="preserve">n’est </w:t>
        </w:r>
      </w:ins>
      <w:del w:id="1218" w:author="emmanuel blezes" w:date="2026-06-23T11:09:00Z" w16du:dateUtc="2026-06-23T09:09:00Z">
        <w:r w:rsidDel="005B1E2B">
          <w:rPr>
            <w:b/>
            <w:bCs/>
          </w:rPr>
          <w:delText xml:space="preserve">est encaissé, </w:delText>
        </w:r>
      </w:del>
      <w:r>
        <w:rPr>
          <w:b/>
          <w:bCs/>
        </w:rPr>
        <w:t>plus subi.</w:t>
      </w:r>
      <w:r>
        <w:t xml:space="preserve"> Le ratio cotisants/retraités, qui dépassait quatre pour un dans les années 1960, n’est plus que de 1,8 et sera de 1,4 en 2070</w:t>
      </w:r>
      <w:r>
        <w:rPr>
          <w:rStyle w:val="FootnoteReference"/>
        </w:rPr>
        <w:footnoteReference w:id="136"/>
      </w:r>
      <w:r>
        <w:t xml:space="preserve">. En répartition pure, l’équation est sans échappatoire. Mais un euro capitalisé ne dépend pas du nombre d’actifs présents au moment où il est reversé : il dépend du capital </w:t>
      </w:r>
      <w:r>
        <w:lastRenderedPageBreak/>
        <w:t>qu’il a accumulé pendant quarante ans. Le pilier capitalisé est, par construction, immunisé contre le retournement démographique. Cela ne supprime pas le problème — la part restée en répartition y demeure exposée — mais le borne : plus la part capitalisée est élevée, plus le choc est amorti. Le RAFP, surcapitalisé à 135 %, en est la preuve : il n’a pas besoin d’un seul cotisant de plus pour honorer ce qu’il doit.</w:t>
      </w:r>
    </w:p>
    <w:p w14:paraId="7AA929C0" w14:textId="77777777" w:rsidR="00340B92" w:rsidRDefault="00000000">
      <w:pPr>
        <w:pStyle w:val="BodyText"/>
        <w:rPr>
          <w:ins w:id="1224" w:author="emmanuel blezes" w:date="2026-06-23T11:10:00Z" w16du:dateUtc="2026-06-23T09:10:00Z"/>
        </w:rPr>
      </w:pPr>
      <w:r>
        <w:t xml:space="preserve">Plusieurs centaines de milliers d’euros de pension pour les actifs d’aujourd’hui, une dépense publique de retraite qui se contracte, un choc démographique amorti, et la preuve française par vingt ans de chiffres : quatre bénéfices déjà décisifs. Mais la capitalisation fait, dans les pays qui l’ont adoptée, autre chose encore — elle structure </w:t>
      </w:r>
      <w:ins w:id="1225" w:author="emmanuel blezes" w:date="2026-06-23T11:10:00Z" w16du:dateUtc="2026-06-23T09:10:00Z">
        <w:r w:rsidR="00340B92">
          <w:t xml:space="preserve">et irrigue </w:t>
        </w:r>
      </w:ins>
      <w:r>
        <w:t>l’économie entière</w:t>
      </w:r>
      <w:ins w:id="1226" w:author="emmanuel blezes" w:date="2026-06-23T11:10:00Z" w16du:dateUtc="2026-06-23T09:10:00Z">
        <w:r w:rsidR="00340B92">
          <w:t xml:space="preserve">. </w:t>
        </w:r>
      </w:ins>
    </w:p>
    <w:p w14:paraId="5E6D649F" w14:textId="548D1B53" w:rsidR="00534634" w:rsidRDefault="00000000">
      <w:pPr>
        <w:pStyle w:val="BodyText"/>
      </w:pPr>
      <w:del w:id="1227" w:author="emmanuel blezes" w:date="2026-06-23T11:10:00Z" w16du:dateUtc="2026-06-23T09:10:00Z">
        <w:r w:rsidDel="00340B92">
          <w:delText xml:space="preserve"> : qui détient les entreprises cotées, qui reprend les ETI, qui finance les startups. </w:delText>
        </w:r>
        <w:r w:rsidDel="001015E0">
          <w:delText xml:space="preserve">Pendant que la France n’a, hors RAFP, pas de pilier d’envergure, les fonds néerlandais, norvégiens, canadiens et californiens font ce travail à sa place, sur ses propres entreprises. </w:delText>
        </w:r>
      </w:del>
      <w:r>
        <w:t>C’est l’objet de la partie suivante.</w:t>
      </w:r>
    </w:p>
    <w:p w14:paraId="04423E7F" w14:textId="77777777" w:rsidR="001015E0" w:rsidRDefault="001015E0">
      <w:pPr>
        <w:rPr>
          <w:ins w:id="1228" w:author="emmanuel blezes" w:date="2026-06-23T11:11:00Z" w16du:dateUtc="2026-06-23T09:11:00Z"/>
          <w:rFonts w:asciiTheme="majorHAnsi" w:eastAsiaTheme="majorEastAsia" w:hAnsiTheme="majorHAnsi" w:cstheme="majorBidi"/>
          <w:color w:val="0F4761" w:themeColor="accent1" w:themeShade="BF"/>
          <w:sz w:val="40"/>
          <w:szCs w:val="40"/>
        </w:rPr>
      </w:pPr>
      <w:bookmarkStart w:id="1229" w:name="_Toc233057530"/>
      <w:bookmarkStart w:id="1230" w:name="X0036c895ec64327b5faf3402ab61797114f3f6b"/>
      <w:bookmarkEnd w:id="729"/>
      <w:bookmarkEnd w:id="1200"/>
      <w:ins w:id="1231" w:author="emmanuel blezes" w:date="2026-06-23T11:11:00Z" w16du:dateUtc="2026-06-23T09:11:00Z">
        <w:r>
          <w:br w:type="page"/>
        </w:r>
      </w:ins>
    </w:p>
    <w:p w14:paraId="25BA0BCB" w14:textId="0744DE55" w:rsidR="00534634" w:rsidRDefault="00000000">
      <w:pPr>
        <w:pStyle w:val="Heading1"/>
      </w:pPr>
      <w:r>
        <w:lastRenderedPageBreak/>
        <w:t>Partie 3 — L</w:t>
      </w:r>
      <w:del w:id="1232" w:author="emmanuel blezes" w:date="2026-06-23T11:11:00Z" w16du:dateUtc="2026-06-23T09:11:00Z">
        <w:r w:rsidDel="001015E0">
          <w:delText>a capitalisation permet d’avoir des fonds de pension</w:delText>
        </w:r>
      </w:del>
      <w:bookmarkEnd w:id="1229"/>
      <w:proofErr w:type="gramStart"/>
      <w:ins w:id="1233" w:author="emmanuel blezes" w:date="2026-06-23T11:11:00Z" w16du:dateUtc="2026-06-23T09:11:00Z">
        <w:r w:rsidR="001015E0">
          <w:t>a</w:t>
        </w:r>
        <w:proofErr w:type="gramEnd"/>
        <w:r w:rsidR="001015E0">
          <w:t xml:space="preserve"> France a besoin de fonds de pension</w:t>
        </w:r>
      </w:ins>
      <w:ins w:id="1234" w:author="emmanuel blezes" w:date="2026-06-23T11:20:00Z" w16du:dateUtc="2026-06-23T09:20:00Z">
        <w:r w:rsidR="00647BBB">
          <w:t xml:space="preserve"> : </w:t>
        </w:r>
        <w:r w:rsidR="00647BBB" w:rsidRPr="00647BBB">
          <w:rPr>
            <w:highlight w:val="yellow"/>
            <w:rPrChange w:id="1235" w:author="emmanuel blezes" w:date="2026-06-23T11:20:00Z" w16du:dateUtc="2026-06-23T09:20:00Z">
              <w:rPr/>
            </w:rPrChange>
          </w:rPr>
          <w:t>il faut reprendre toute cette partie</w:t>
        </w:r>
      </w:ins>
    </w:p>
    <w:p w14:paraId="5E326D52" w14:textId="3DA9B48A" w:rsidR="001015E0" w:rsidRDefault="00000000" w:rsidP="001015E0">
      <w:pPr>
        <w:pStyle w:val="FirstParagraph"/>
        <w:rPr>
          <w:ins w:id="1236" w:author="emmanuel blezes" w:date="2026-06-23T11:12:00Z" w16du:dateUtc="2026-06-23T09:12:00Z"/>
        </w:rPr>
      </w:pPr>
      <w:r>
        <w:t>Pendant que nous ne capitalisons pas, les autres le font à notre place</w:t>
      </w:r>
      <w:ins w:id="1237" w:author="emmanuel blezes" w:date="2026-06-23T11:11:00Z" w16du:dateUtc="2026-06-23T09:11:00Z">
        <w:r w:rsidR="001015E0">
          <w:t xml:space="preserve">. </w:t>
        </w:r>
      </w:ins>
      <w:del w:id="1238" w:author="emmanuel blezes" w:date="2026-06-23T11:11:00Z" w16du:dateUtc="2026-06-23T09:11:00Z">
        <w:r w:rsidDel="001015E0">
          <w:delText xml:space="preserve"> — avec notre épargne, sur nos entreprises. </w:delText>
        </w:r>
      </w:del>
      <w:r>
        <w:t>Le résultat est un grand transfert silencieux : six mille milliards d’euros qui dorment chez nous, et nos plus belles ETI</w:t>
      </w:r>
      <w:ins w:id="1239" w:author="emmanuel blezes" w:date="2026-06-23T11:11:00Z" w16du:dateUtc="2026-06-23T09:11:00Z">
        <w:r w:rsidR="001015E0">
          <w:t xml:space="preserve"> louvoyées par des fonds étrangers</w:t>
        </w:r>
      </w:ins>
      <w:del w:id="1240" w:author="emmanuel blezes" w:date="2026-06-23T11:11:00Z" w16du:dateUtc="2026-06-23T09:11:00Z">
        <w:r w:rsidDel="001015E0">
          <w:delText xml:space="preserve"> qui se vendent à des fonds qui n’auront jamais à payer de retraite française. Cette partie le documente</w:delText>
        </w:r>
      </w:del>
      <w:ins w:id="1241" w:author="emmanuel blezes" w:date="2026-06-23T11:12:00Z" w16du:dateUtc="2026-06-23T09:12:00Z">
        <w:r w:rsidR="001015E0">
          <w:t>.</w:t>
        </w:r>
      </w:ins>
      <w:del w:id="1242" w:author="emmanuel blezes" w:date="2026-06-23T11:11:00Z" w16du:dateUtc="2026-06-23T09:11:00Z">
        <w:r w:rsidDel="001015E0">
          <w:delText>.</w:delText>
        </w:r>
      </w:del>
    </w:p>
    <w:p w14:paraId="186B0D70" w14:textId="4714EAEF" w:rsidR="001015E0" w:rsidRPr="00907144" w:rsidRDefault="001015E0" w:rsidP="001015E0">
      <w:pPr>
        <w:pStyle w:val="BodyText"/>
        <w:rPr>
          <w:ins w:id="1243" w:author="emmanuel blezes" w:date="2026-06-23T11:12:00Z" w16du:dateUtc="2026-06-23T09:12:00Z"/>
          <w:i/>
          <w:iCs/>
          <w:highlight w:val="yellow"/>
          <w:rPrChange w:id="1244" w:author="emmanuel blezes" w:date="2026-06-23T11:18:00Z" w16du:dateUtc="2026-06-23T09:18:00Z">
            <w:rPr>
              <w:ins w:id="1245" w:author="emmanuel blezes" w:date="2026-06-23T11:12:00Z" w16du:dateUtc="2026-06-23T09:12:00Z"/>
            </w:rPr>
          </w:rPrChange>
        </w:rPr>
      </w:pPr>
      <w:ins w:id="1246" w:author="emmanuel blezes" w:date="2026-06-23T11:12:00Z" w16du:dateUtc="2026-06-23T09:12:00Z">
        <w:r w:rsidRPr="001015E0">
          <w:rPr>
            <w:i/>
            <w:iCs/>
            <w:highlight w:val="yellow"/>
            <w:rPrChange w:id="1247" w:author="emmanuel blezes" w:date="2026-06-23T11:13:00Z" w16du:dateUtc="2026-06-23T09:13:00Z">
              <w:rPr/>
            </w:rPrChange>
          </w:rPr>
          <w:t xml:space="preserve">Dans cette partie, il faut aussi nuancer et insister sur le fait qu’on ne va pas seulement investir en France. On va aussi investir à l’étranger, parce que le propre d’un fonds d’investissement, c’est aussi d’aller chercher les meilleurs rendements. Ils ne sont pas tous en France, et ces rendements importants reviendront en France sous forme de dividendes. Ils irrigueront l’économie, les retraites, et on gagne sur tous les plans, parce </w:t>
        </w:r>
        <w:r w:rsidRPr="00907144">
          <w:rPr>
            <w:i/>
            <w:iCs/>
            <w:highlight w:val="yellow"/>
            <w:rPrChange w:id="1248" w:author="emmanuel blezes" w:date="2026-06-23T11:18:00Z" w16du:dateUtc="2026-06-23T09:18:00Z">
              <w:rPr/>
            </w:rPrChange>
          </w:rPr>
          <w:t>qu’on peut financer nos entreprises si tant est qu’elles soient rentables, sinon ce n’est pas intéressant.</w:t>
        </w:r>
      </w:ins>
    </w:p>
    <w:p w14:paraId="30AC77E7" w14:textId="5DEF4D4A" w:rsidR="001015E0" w:rsidRPr="00907144" w:rsidRDefault="001015E0" w:rsidP="001015E0">
      <w:pPr>
        <w:pStyle w:val="BodyText"/>
        <w:rPr>
          <w:i/>
          <w:iCs/>
          <w:rPrChange w:id="1249" w:author="emmanuel blezes" w:date="2026-06-23T11:18:00Z" w16du:dateUtc="2026-06-23T09:18:00Z">
            <w:rPr/>
          </w:rPrChange>
        </w:rPr>
        <w:pPrChange w:id="1250" w:author="emmanuel blezes" w:date="2026-06-23T11:12:00Z" w16du:dateUtc="2026-06-23T09:12:00Z">
          <w:pPr>
            <w:pStyle w:val="FirstParagraph"/>
          </w:pPr>
        </w:pPrChange>
      </w:pPr>
      <w:ins w:id="1251" w:author="emmanuel blezes" w:date="2026-06-23T11:12:00Z" w16du:dateUtc="2026-06-23T09:12:00Z">
        <w:r w:rsidRPr="00907144">
          <w:rPr>
            <w:i/>
            <w:iCs/>
            <w:highlight w:val="yellow"/>
            <w:rPrChange w:id="1252" w:author="emmanuel blezes" w:date="2026-06-23T11:18:00Z" w16du:dateUtc="2026-06-23T09:18:00Z">
              <w:rPr/>
            </w:rPrChange>
          </w:rPr>
          <w:t>Cela signifie, par ailleurs, que ça doit s’inscrire dans une logique globale d’une bonne politique économique qui nous permettra d’avoir une économie française rentable. Sinon, aucun intérêt à investir en France. Mais, par ailleurs, c’est du capital disponible pour investir là où il y a du rendement élevé, et ce rendement élevé revient chez nous, donc c’est bénéfique à l’économie française.</w:t>
        </w:r>
      </w:ins>
    </w:p>
    <w:p w14:paraId="115CC1EC" w14:textId="77777777" w:rsidR="00534634" w:rsidRDefault="00000000">
      <w:pPr>
        <w:pStyle w:val="Heading2"/>
      </w:pPr>
      <w:bookmarkStart w:id="1253" w:name="_Toc233057531"/>
      <w:bookmarkStart w:id="1254" w:name="Xb52c284d2ae5b63f604fe3f33abe494a05821fe"/>
      <w:r>
        <w:t>Qu’est-ce qu’un fonds de pension ? Les trois familles</w:t>
      </w:r>
      <w:bookmarkEnd w:id="1253"/>
    </w:p>
    <w:p w14:paraId="57ACCEC4" w14:textId="77777777" w:rsidR="00907144" w:rsidRDefault="00907144">
      <w:pPr>
        <w:pStyle w:val="FirstParagraph"/>
        <w:rPr>
          <w:ins w:id="1255" w:author="emmanuel blezes" w:date="2026-06-23T11:19:00Z" w16du:dateUtc="2026-06-23T09:19:00Z"/>
        </w:rPr>
      </w:pPr>
      <w:ins w:id="1256" w:author="emmanuel blezes" w:date="2026-06-23T11:18:00Z" w16du:dateUtc="2026-06-23T09:18:00Z">
        <w:r>
          <w:t xml:space="preserve">« Fonds de pension ». Encore un mot qui fait peur. </w:t>
        </w:r>
      </w:ins>
    </w:p>
    <w:p w14:paraId="3EC985AC" w14:textId="7244B8A7" w:rsidR="00907144" w:rsidRDefault="00000000">
      <w:pPr>
        <w:pStyle w:val="FirstParagraph"/>
        <w:rPr>
          <w:ins w:id="1257" w:author="emmanuel blezes" w:date="2026-06-23T11:19:00Z" w16du:dateUtc="2026-06-23T09:19:00Z"/>
        </w:rPr>
      </w:pPr>
      <w:del w:id="1258" w:author="emmanuel blezes" w:date="2026-06-23T11:18:00Z" w16du:dateUtc="2026-06-23T09:18:00Z">
        <w:r w:rsidDel="00907144">
          <w:delText>Avant de regarder pourquoi la France perd son capital, posons ce qu’est concrètement un</w:delText>
        </w:r>
      </w:del>
      <w:ins w:id="1259" w:author="emmanuel blezes" w:date="2026-06-23T11:18:00Z" w16du:dateUtc="2026-06-23T09:18:00Z">
        <w:r w:rsidR="00907144">
          <w:t>Qu’est-ce qu’un</w:t>
        </w:r>
      </w:ins>
      <w:r>
        <w:t xml:space="preserve"> fonds de pension</w:t>
      </w:r>
      <w:del w:id="1260" w:author="emmanuel blezes" w:date="2026-06-23T11:19:00Z" w16du:dateUtc="2026-06-23T09:19:00Z">
        <w:r w:rsidDel="00907144">
          <w:delText xml:space="preserve"> </w:delText>
        </w:r>
      </w:del>
      <w:ins w:id="1261" w:author="emmanuel blezes" w:date="2026-06-23T11:19:00Z" w16du:dateUtc="2026-06-23T09:19:00Z">
        <w:r w:rsidR="00907144">
          <w:t> ? U</w:t>
        </w:r>
      </w:ins>
      <w:del w:id="1262" w:author="emmanuel blezes" w:date="2026-06-23T11:19:00Z" w16du:dateUtc="2026-06-23T09:19:00Z">
        <w:r w:rsidDel="00907144">
          <w:delText>: u</w:delText>
        </w:r>
      </w:del>
      <w:r>
        <w:t>n organisme d’investissement collectif qui gère, sur plusieurs décennies, les cotisations retraite d’une population définie — salariés d’un secteur, fonctionnaires, cotisants d’un régime entier. Ces cotisations ne sont pas redistribuées le mois suivant ; elles sont investies — actions, obligations, immobilier, infrastructures, capital-investissement — et produisent un rendement qui s’accumule, jusqu’à se convertir en rente</w:t>
      </w:r>
      <w:ins w:id="1263" w:author="emmanuel blezes" w:date="2026-06-23T11:19:00Z" w16du:dateUtc="2026-06-23T09:19:00Z">
        <w:r w:rsidR="00907144">
          <w:t xml:space="preserve"> ou capital</w:t>
        </w:r>
      </w:ins>
      <w:r>
        <w:t xml:space="preserve"> à la retraite. </w:t>
      </w:r>
    </w:p>
    <w:p w14:paraId="5C30A2C5" w14:textId="77777777" w:rsidR="00907144" w:rsidRDefault="00000000">
      <w:pPr>
        <w:pStyle w:val="FirstParagraph"/>
        <w:rPr>
          <w:ins w:id="1264" w:author="emmanuel blezes" w:date="2026-06-23T11:19:00Z" w16du:dateUtc="2026-06-23T09:19:00Z"/>
        </w:rPr>
      </w:pPr>
      <w:r>
        <w:t xml:space="preserve">Un tel fonds remplit quatre fonctions simultanées : </w:t>
      </w:r>
      <w:r>
        <w:rPr>
          <w:b/>
          <w:bCs/>
        </w:rPr>
        <w:t>sociale</w:t>
      </w:r>
      <w:r>
        <w:t xml:space="preserve"> (assurer un revenu de retraite), </w:t>
      </w:r>
      <w:r>
        <w:rPr>
          <w:b/>
          <w:bCs/>
        </w:rPr>
        <w:t>financière</w:t>
      </w:r>
      <w:r>
        <w:t xml:space="preserve"> (le démultiplier par le rendement composé</w:t>
      </w:r>
      <w:del w:id="1265" w:author="emmanuel blezes" w:date="2026-06-23T11:19:00Z" w16du:dateUtc="2026-06-23T09:19:00Z">
        <w:r w:rsidDel="00907144">
          <w:delText>, d’un facteur deux à cinq selon les durées</w:delText>
        </w:r>
      </w:del>
      <w:r>
        <w:t xml:space="preserve">), </w:t>
      </w:r>
      <w:r>
        <w:rPr>
          <w:b/>
          <w:bCs/>
        </w:rPr>
        <w:t>macroéconomique</w:t>
      </w:r>
      <w:r>
        <w:t xml:space="preserve"> (transformer l’épargne nationale en force productive) et </w:t>
      </w:r>
      <w:r>
        <w:rPr>
          <w:b/>
          <w:bCs/>
        </w:rPr>
        <w:t>politique</w:t>
      </w:r>
      <w:r>
        <w:t xml:space="preserve"> (garder la maîtrise du capital national, éviter que les meilleures entreprises basculent par défaut sous contrôle étranger). </w:t>
      </w:r>
    </w:p>
    <w:p w14:paraId="2E882F43" w14:textId="2338FC38" w:rsidR="00534634" w:rsidRDefault="00000000">
      <w:pPr>
        <w:pStyle w:val="FirstParagraph"/>
      </w:pPr>
      <w:r>
        <w:t>C’est cet enjeu de souveraineté qui structure toute la suite.</w:t>
      </w:r>
    </w:p>
    <w:p w14:paraId="3989DD7B" w14:textId="77777777" w:rsidR="00534634" w:rsidRDefault="00000000">
      <w:pPr>
        <w:pStyle w:val="BodyText"/>
      </w:pPr>
      <w:r>
        <w:t>La France, on l’a vu, dispose déjà d’un tel fonds : le RAFP, qui capitalise depuis 2005 les cotisations de 4,5 millions de fonctionnaires, gère 47,8 milliards d’euros et rapporte 4,3 % nets par an. Ce n’est pas un objet exotique, c’est l’exemple français du modèle — soigneusement maintenu hors du radar politique. La question est de savoir pourquoi la France se l’interdit pour les autres.</w:t>
      </w:r>
    </w:p>
    <w:p w14:paraId="79027DBD" w14:textId="77777777" w:rsidR="00534634" w:rsidRDefault="00000000">
      <w:pPr>
        <w:pStyle w:val="BodyText"/>
      </w:pPr>
      <w:r>
        <w:lastRenderedPageBreak/>
        <w:t xml:space="preserve">Les pays qui ont adopté un pilier capitalisé n’ont pas tous fait la même chose, et c’est en soi instructif : cela ruine l’idée que « la capitalisation, c’est anglo-saxon ». Trois familles ressortent. </w:t>
      </w:r>
      <w:r>
        <w:rPr>
          <w:b/>
          <w:bCs/>
        </w:rPr>
        <w:t>Les fonds publics, parfois souverains</w:t>
      </w:r>
      <w:r>
        <w:t xml:space="preserve"> : le </w:t>
      </w:r>
      <w:proofErr w:type="spellStart"/>
      <w:r>
        <w:rPr>
          <w:i/>
          <w:iCs/>
        </w:rPr>
        <w:t>Government</w:t>
      </w:r>
      <w:proofErr w:type="spellEnd"/>
      <w:r>
        <w:rPr>
          <w:i/>
          <w:iCs/>
        </w:rPr>
        <w:t xml:space="preserve"> Pension Fund Global</w:t>
      </w:r>
      <w:r>
        <w:t xml:space="preserve"> norvégien, qui gérait fin 2024 environ 1 675 milliards d’euros dans près de 8 700 sociétés et 71 pays, pour un rendement réel net de 4,1 % par an depuis 1998</w:t>
      </w:r>
      <w:r>
        <w:rPr>
          <w:rStyle w:val="FootnoteReference"/>
        </w:rPr>
        <w:footnoteReference w:id="137"/>
      </w:r>
      <w:r>
        <w:t xml:space="preserve"> ; la Caisse de dépôt et placement du Québec (473 milliards de dollars canadiens, 7,1 % sur dix ans)</w:t>
      </w:r>
      <w:r>
        <w:rPr>
          <w:rStyle w:val="FootnoteReference"/>
        </w:rPr>
        <w:footnoteReference w:id="138"/>
      </w:r>
      <w:r>
        <w:t xml:space="preserve"> ; le </w:t>
      </w:r>
      <w:r>
        <w:rPr>
          <w:i/>
          <w:iCs/>
        </w:rPr>
        <w:t>Canada Pension Plan Investment Board</w:t>
      </w:r>
      <w:r>
        <w:t xml:space="preserve"> (714 milliards de dollars canadiens, 8,3 % nets sur dix ans)</w:t>
      </w:r>
      <w:r>
        <w:rPr>
          <w:rStyle w:val="FootnoteReference"/>
        </w:rPr>
        <w:footnoteReference w:id="139"/>
      </w:r>
      <w:r>
        <w:t xml:space="preserve"> ; les AP-fonds suédois, fonds-tampons du régime public</w:t>
      </w:r>
      <w:r>
        <w:rPr>
          <w:rStyle w:val="FootnoteReference"/>
        </w:rPr>
        <w:footnoteReference w:id="140"/>
      </w:r>
      <w:r>
        <w:t xml:space="preserve">. </w:t>
      </w:r>
      <w:r>
        <w:rPr>
          <w:b/>
          <w:bCs/>
        </w:rPr>
        <w:t>Les fonds sectoriels paritaires</w:t>
      </w:r>
      <w:r>
        <w:t>, modèle néerlandais : ABP, la caisse des fonctionnaires et enseignants, gère 542 milliards d’euros pour 2,9 millions d’affiliés (8,6 % en 2024) ; PFZW, celle de la santé, 259 milliards pour près de 2,9 millions d’affiliés</w:t>
      </w:r>
      <w:r>
        <w:rPr>
          <w:rStyle w:val="FootnoteReference"/>
        </w:rPr>
        <w:footnoteReference w:id="141"/>
      </w:r>
      <w:r>
        <w:t xml:space="preserve"> ; plus de 85 % des salariés néerlandais sont couverts, ce qui place le pays en tête du classement Mercer mondial</w:t>
      </w:r>
      <w:r>
        <w:rPr>
          <w:rStyle w:val="FootnoteReference"/>
        </w:rPr>
        <w:footnoteReference w:id="142"/>
      </w:r>
      <w:r>
        <w:t xml:space="preserve">. </w:t>
      </w:r>
      <w:r>
        <w:rPr>
          <w:b/>
          <w:bCs/>
        </w:rPr>
        <w:t>L’auto-</w:t>
      </w:r>
      <w:proofErr w:type="spellStart"/>
      <w:r>
        <w:rPr>
          <w:b/>
          <w:bCs/>
        </w:rPr>
        <w:t>enrolment</w:t>
      </w:r>
      <w:proofErr w:type="spellEnd"/>
      <w:r>
        <w:t>, trouvaille britannique de 2012 : l’employeur inscrit par défaut le salarié, qui peut sortir, mais neuf sur dix restent</w:t>
      </w:r>
      <w:r>
        <w:rPr>
          <w:rStyle w:val="FootnoteReference"/>
        </w:rPr>
        <w:footnoteReference w:id="143"/>
      </w:r>
      <w:r>
        <w:t xml:space="preserve"> ; le fonds NEST gère 49,7 milliards de livres pour 13,8 millions de membres</w:t>
      </w:r>
      <w:r>
        <w:rPr>
          <w:rStyle w:val="FootnoteReference"/>
        </w:rPr>
        <w:footnoteReference w:id="144"/>
      </w:r>
      <w:r>
        <w:t>. L’Australie pousse la logique plus loin, sans droit de sortie, avec une cotisation patronale portée à 12 % en juillet 2025</w:t>
      </w:r>
      <w:r>
        <w:rPr>
          <w:rStyle w:val="FootnoteReference"/>
        </w:rPr>
        <w:footnoteReference w:id="145"/>
      </w:r>
      <w:r>
        <w:t>.</w:t>
      </w:r>
    </w:p>
    <w:p w14:paraId="6F9EB57E" w14:textId="77777777" w:rsidR="00534634" w:rsidRDefault="00000000">
      <w:pPr>
        <w:pStyle w:val="BodyText"/>
      </w:pPr>
      <w:r>
        <w:t xml:space="preserve">Ces familles se combinent — la Suède a les trois à la fois. Et aucun de ces pays n’est jamais revenu en arrière. C’est peut-être le plus parlant : les piliers capitalisés des pays cités ici n’ont jamais été démantelés, même après une alternance ; la capitalisation y est </w:t>
      </w:r>
      <w:r>
        <w:lastRenderedPageBreak/>
        <w:t xml:space="preserve">devenue consensuelle, comme la Sécurité sociale chez nous. Les seules réversions dans l’OCDE concernent un modèle tout différent — les </w:t>
      </w:r>
      <w:proofErr w:type="spellStart"/>
      <w:r>
        <w:rPr>
          <w:i/>
          <w:iCs/>
        </w:rPr>
        <w:t>carve</w:t>
      </w:r>
      <w:proofErr w:type="spellEnd"/>
      <w:r>
        <w:rPr>
          <w:i/>
          <w:iCs/>
        </w:rPr>
        <w:t>-out</w:t>
      </w:r>
      <w:r>
        <w:t xml:space="preserve"> d’Europe centrale des années 1990, qui détournaient des cotisations de répartition existantes vers des comptes privés sans ressource nouvelle, et que la Hongrie (2010-2011) puis la Pologne (2013-2014) ont défaits sous la pression budgétaire</w:t>
      </w:r>
      <w:r>
        <w:rPr>
          <w:rStyle w:val="FootnoteReference"/>
        </w:rPr>
        <w:footnoteReference w:id="146"/>
      </w:r>
      <w:r>
        <w:t xml:space="preserve">. Bâtir un étage capitalisé en </w:t>
      </w:r>
      <w:r>
        <w:rPr>
          <w:i/>
          <w:iCs/>
        </w:rPr>
        <w:t>vidant</w:t>
      </w:r>
      <w:r>
        <w:t xml:space="preserve"> la répartition : c’est précisément ce qu’aucun système solide n’a fait, et ce que ce livre ne recommande pas.</w:t>
      </w:r>
    </w:p>
    <w:p w14:paraId="36A589F3" w14:textId="77777777" w:rsidR="00534634" w:rsidRDefault="00000000">
      <w:pPr>
        <w:pStyle w:val="Heading2"/>
      </w:pPr>
      <w:bookmarkStart w:id="1356" w:name="_Toc233057532"/>
      <w:bookmarkStart w:id="1357" w:name="le-capital-qui-nous-échappe"/>
      <w:bookmarkEnd w:id="1254"/>
      <w:r>
        <w:t>Le capital qui nous échappe</w:t>
      </w:r>
      <w:bookmarkEnd w:id="1356"/>
    </w:p>
    <w:p w14:paraId="07AA0DC4" w14:textId="77777777" w:rsidR="00534634" w:rsidRDefault="00000000">
      <w:pPr>
        <w:pStyle w:val="FirstParagraph"/>
      </w:pPr>
      <w:r>
        <w:t xml:space="preserve">Première observation, brutale. À fin 2024, la moitié du capital des grandes sociétés du CAC 40 est détenue par des non-résidents. Le fonds souverain norvégien détient à lui seul environ 35 milliards d’euros d’actions françaises ; l’ABP néerlandais est au capital de Schneider, L’Oréal, Sanofi, Saint-Gobain, BNP Paribas, Air Liquide, AXA, Danone ; </w:t>
      </w:r>
      <w:r>
        <w:rPr>
          <w:i/>
          <w:iCs/>
        </w:rPr>
        <w:t>CPP Investments</w:t>
      </w:r>
      <w:r>
        <w:t xml:space="preserve">, </w:t>
      </w:r>
      <w:proofErr w:type="spellStart"/>
      <w:r>
        <w:rPr>
          <w:i/>
          <w:iCs/>
        </w:rPr>
        <w:t>AustralianSuper</w:t>
      </w:r>
      <w:proofErr w:type="spellEnd"/>
      <w:r>
        <w:t xml:space="preserve">, les </w:t>
      </w:r>
      <w:proofErr w:type="spellStart"/>
      <w:r>
        <w:rPr>
          <w:i/>
          <w:iCs/>
        </w:rPr>
        <w:t>teachers</w:t>
      </w:r>
      <w:proofErr w:type="spellEnd"/>
      <w:r>
        <w:rPr>
          <w:i/>
          <w:iCs/>
        </w:rPr>
        <w:t>’ pensions</w:t>
      </w:r>
      <w:r>
        <w:t xml:space="preserve"> du Texas et de l’Ontario, </w:t>
      </w:r>
      <w:proofErr w:type="spellStart"/>
      <w:r>
        <w:rPr>
          <w:i/>
          <w:iCs/>
        </w:rPr>
        <w:t>BlackRock</w:t>
      </w:r>
      <w:proofErr w:type="spellEnd"/>
      <w:r>
        <w:t xml:space="preserve"> et </w:t>
      </w:r>
      <w:proofErr w:type="spellStart"/>
      <w:r>
        <w:rPr>
          <w:i/>
          <w:iCs/>
        </w:rPr>
        <w:t>Vanguard</w:t>
      </w:r>
      <w:proofErr w:type="spellEnd"/>
      <w:r>
        <w:t xml:space="preserve"> y figurent tous. Les bénéficiaires ultimes de leur rendement sont, par construction, des retraités étrangers.</w:t>
      </w:r>
    </w:p>
    <w:p w14:paraId="21DECD8E" w14:textId="77777777" w:rsidR="00534634" w:rsidRDefault="00000000">
      <w:pPr>
        <w:pStyle w:val="BodyText"/>
      </w:pPr>
      <w:r>
        <w:t>Le mécanisme est limpide : les fonds de pension étrangers ont besoin d’investir leurs cotisations dans des actifs cotés performants ; nos grandes entreprises en sont ; donc ils investissent chez nous. Et il n’y a, en face, personne pour faire contrepoids : Ardian, premier gestionnaire français de capital-investissement, gère environ 200 milliards de dollars — de l’ordre d’un dixième du seul fonds norvégien. Résultat : sur les 73 milliards d’euros de dividendes versés en 2024 par le CAC 40, plus de 36 milliards — près de la moitié — sont partis à l’étranger. Chaque année, les bénéfices de nos plus grandes entreprises financent les retraites néerlandaises, les universités californiennes, les pensions de l’Ontario.</w:t>
      </w:r>
    </w:p>
    <w:p w14:paraId="7B8080A5" w14:textId="77777777" w:rsidR="00534634" w:rsidRDefault="00000000">
      <w:pPr>
        <w:pStyle w:val="BodyText"/>
      </w:pPr>
      <w:r>
        <w:t>Le paradoxe central tient en une phrase : ce n’est pas que la France n’a pas d’épargne — elle en a plus de six mille milliards d’euros. C’est que cette épargne ne va pas là où elle financerait le capital national. Elle est immobilisée, mal canalisée, sous-rémunérée.</w:t>
      </w:r>
    </w:p>
    <w:p w14:paraId="0BD445C3" w14:textId="77777777" w:rsidR="00534634" w:rsidRDefault="00000000">
      <w:pPr>
        <w:pStyle w:val="Heading3"/>
      </w:pPr>
      <w:bookmarkStart w:id="1358" w:name="_Toc233057533"/>
      <w:bookmarkStart w:id="1359" w:name="six-mille-milliards-qui-dorment"/>
      <w:r>
        <w:t>Six mille milliards qui dorment</w:t>
      </w:r>
      <w:bookmarkEnd w:id="1358"/>
    </w:p>
    <w:p w14:paraId="6984FB11" w14:textId="77777777" w:rsidR="00534634" w:rsidRDefault="00000000">
      <w:pPr>
        <w:pStyle w:val="FirstParagraph"/>
      </w:pPr>
      <w:r>
        <w:t>Les ménages français épargnent beaucoup : sur 100 euros gagnés, près de 20 sont mis de côté</w:t>
      </w:r>
      <w:r>
        <w:rPr>
          <w:rStyle w:val="FootnoteReference"/>
        </w:rPr>
        <w:footnoteReference w:id="147"/>
      </w:r>
      <w:r>
        <w:t xml:space="preserve">. Et pourtant, quand Sanofi a cédé Opella en octobre 2024, aucun acheteur français </w:t>
      </w:r>
      <w:r>
        <w:lastRenderedPageBreak/>
        <w:t xml:space="preserve">n’a levé la main — le pays le plus épargnant d’Europe occidentale n’avait personne à mettre face à un fonds new-yorkais. La France a l’argent ; elle ne s’en sert pas ; et parce qu’elle ne s’en sert pas, ses entreprises se vendent à ceux qui, eux, s’en servent. C’est le </w:t>
      </w:r>
      <w:r>
        <w:rPr>
          <w:i/>
          <w:iCs/>
        </w:rPr>
        <w:t>hold-up silencieux</w:t>
      </w:r>
      <w:r>
        <w:t>.</w:t>
      </w:r>
    </w:p>
    <w:p w14:paraId="2DA0A1FB" w14:textId="77777777" w:rsidR="00534634" w:rsidRDefault="00000000">
      <w:pPr>
        <w:pStyle w:val="BodyText"/>
      </w:pPr>
      <w:r>
        <w:t>Le patrimoine financier brut des ménages atteignait 6 356 milliards d’euros fin 2024</w:t>
      </w:r>
      <w:r>
        <w:rPr>
          <w:rStyle w:val="FootnoteReference"/>
        </w:rPr>
        <w:footnoteReference w:id="148"/>
      </w:r>
      <w:r>
        <w:t xml:space="preserve"> — plus de deux fois le PIB, environ 93 000 euros par habitant. Aucun pays comparable n’en a autant en proportion. Et pourtant ce stock est presque inerte. Où </w:t>
      </w:r>
      <w:proofErr w:type="spellStart"/>
      <w:r>
        <w:t>dort-il</w:t>
      </w:r>
      <w:proofErr w:type="spellEnd"/>
      <w:r>
        <w:t xml:space="preserve"> ? Un tiers (environ 2 100 milliards) sur des dépôts à vue qui ne rapportent rien ; un autre tiers (près de 2 000 milliards) en assurance-vie, dont 1 178 milliards en fonds euros majoritairement investis en obligations d’État</w:t>
      </w:r>
      <w:r>
        <w:rPr>
          <w:rStyle w:val="FootnoteReference"/>
        </w:rPr>
        <w:footnoteReference w:id="149"/>
      </w:r>
      <w:r>
        <w:t xml:space="preserve"> ; près de 700 milliards sur les livrets réglementés. Le reste seulement — un quart — en actions, OPC, PEA, PER</w:t>
      </w:r>
      <w:r>
        <w:rPr>
          <w:rStyle w:val="FootnoteReference"/>
        </w:rPr>
        <w:footnoteReference w:id="150"/>
      </w:r>
      <w:r>
        <w:t>. Pour cent euros d’épargne financière, le ménage français en place vingt-sept en actions ; l’Américain, cinquante. La préférence française, depuis quarante ans, est limpide : le moins possible dans le capital productif, le plus possible dans des supports administrés à rendement quasi nul.</w:t>
      </w:r>
    </w:p>
    <w:p w14:paraId="0672D5C1" w14:textId="77777777" w:rsidR="00534634" w:rsidRDefault="00000000">
      <w:pPr>
        <w:pStyle w:val="BodyText"/>
      </w:pPr>
      <w:r>
        <w:t>Le coût se chiffre. Le rendement brut des fonds euros en 2024 fut de 2,63 % ; net des 17,2 % de prélèvements sociaux et de l’inflation, le rendement réel ressort à 0,15 %</w:t>
      </w:r>
      <w:r>
        <w:rPr>
          <w:rStyle w:val="FootnoteReference"/>
        </w:rPr>
        <w:footnoteReference w:id="151"/>
      </w:r>
      <w:r>
        <w:t xml:space="preserve"> — sur la décennie 2014-2024, proche de zéro. Or les Français continuent d’y verser l’essentiel de leur épargne nouvelle. Sur vingt ans, 1 000 euros placés en fonds euros (2 % par an) deviennent 1 561 euros ; dans un portefeuille équilibré 60 % actions (5,6 % annualisé), 3 247 euros ; en actions mondiales (6,8 %), 4 156 euros — un manque à gagner de 1 686 à 2 595 euros par millier placé</w:t>
      </w:r>
      <w:r>
        <w:rPr>
          <w:rStyle w:val="FootnoteReference"/>
        </w:rPr>
        <w:footnoteReference w:id="152"/>
      </w:r>
      <w:r>
        <w:t>. Démultiplié par six mille milliards et par quarante ans, c’est le premier coût caché du choix français : on épargne pour quarante ans avec un produit conçu pour trois mois.</w:t>
      </w:r>
    </w:p>
    <w:p w14:paraId="7E7F1018" w14:textId="77777777" w:rsidR="00534634" w:rsidRDefault="00000000">
      <w:pPr>
        <w:pStyle w:val="BodyText"/>
      </w:pPr>
      <w:r>
        <w:t xml:space="preserve">Et l’argent ainsi capté ne dort pas tout à fait — il finance la dette publique. La Caisse des dépôts oriente le Livret A vers le logement social et les collectivités ; les assureurs placent </w:t>
      </w:r>
      <w:r>
        <w:lastRenderedPageBreak/>
        <w:t>35 à 45 % des fonds euros en obligations d’État</w:t>
      </w:r>
      <w:r>
        <w:rPr>
          <w:rStyle w:val="FootnoteReference"/>
        </w:rPr>
        <w:footnoteReference w:id="153"/>
      </w:r>
      <w:r>
        <w:t xml:space="preserve">. L’épargne populaire finance, par circuits administrés, la dette de l’État. Cette architecture a deux cents ans : le Livret A, créé en 1818, avait pour mission d’encourager l’épargne populaire </w:t>
      </w:r>
      <w:r>
        <w:rPr>
          <w:i/>
          <w:iCs/>
        </w:rPr>
        <w:t>et</w:t>
      </w:r>
      <w:r>
        <w:t xml:space="preserve"> de la placer en rentes publiques</w:t>
      </w:r>
      <w:r>
        <w:rPr>
          <w:rStyle w:val="FootnoteReference"/>
        </w:rPr>
        <w:footnoteReference w:id="154"/>
      </w:r>
      <w:r>
        <w:t>. Deux siècles plus tard, le pacte tient toujours, et le Livret A est devenu un totem politique intouchable — non pour son rendement, proche de zéro en réel, mais parce qu’y porter la main expose à un procès en « attaque de l’épargne populaire ». Ce verrouillage culturel s’est doublé de traumatismes boursiers mal digérés (le krach 2000-2002, Vivendi, France Télécom, Eurotunnel), qui ont consolidé un récit : l’action est un casino, le Livret A est sûr. Récit partiel : il oublie l’horizon — une action française détenue de 1985 à 2025, dividendes réinvestis, rapporte environ 8 % nominal par an, et la probabilité de perte réelle d’un portefeuille diversifié tombe sous 5 % à vingt ans</w:t>
      </w:r>
      <w:r>
        <w:rPr>
          <w:rStyle w:val="FootnoteReference"/>
        </w:rPr>
        <w:footnoteReference w:id="155"/>
      </w:r>
      <w:r>
        <w:t xml:space="preserve"> — et il oublie l’intermédiation : un fonds de pension agrège, diversifie, lisse les cycles, là où le ménage isolé ne le peut pas.</w:t>
      </w:r>
    </w:p>
    <w:p w14:paraId="6B9977C1" w14:textId="77777777" w:rsidR="00534634" w:rsidRDefault="00000000">
      <w:pPr>
        <w:pStyle w:val="BodyText"/>
      </w:pPr>
      <w:r>
        <w:t xml:space="preserve">Cette épargne mal allouée </w:t>
      </w:r>
      <w:proofErr w:type="spellStart"/>
      <w:r>
        <w:t>a</w:t>
      </w:r>
      <w:proofErr w:type="spellEnd"/>
      <w:r>
        <w:t xml:space="preserve"> une conséquence directe : la Bourse de Paris se rétracte. Sa capitalisation rapportée au PIB oscille entre 103 % et 124 % en 2024, contre plus de 200 % aux États-Unis et plus de 220 % aux Pays-Bas en pointe</w:t>
      </w:r>
      <w:r>
        <w:rPr>
          <w:rStyle w:val="FootnoteReference"/>
        </w:rPr>
        <w:footnoteReference w:id="156"/>
      </w:r>
      <w:r>
        <w:t>. Le marché primaire tourne au ralenti, les champions partent se coter ailleurs — Iliad retiré en 2021, Vivendi éclaté fin 2024 entre Londres, Amsterdam et Paris, Mistral AI lorgnant le Nasdaq</w:t>
      </w:r>
      <w:r>
        <w:rPr>
          <w:rStyle w:val="FootnoteReference"/>
        </w:rPr>
        <w:footnoteReference w:id="157"/>
      </w:r>
      <w:r>
        <w:t>. Euronext Paris compte environ sept cents sociétés cotées, dont 318 sur le marché régulé</w:t>
      </w:r>
      <w:r>
        <w:rPr>
          <w:rStyle w:val="FootnoteReference"/>
        </w:rPr>
        <w:footnoteReference w:id="158"/>
      </w:r>
      <w:r>
        <w:t xml:space="preserve"> — six fois moins que les 2 400 du NYSE. Pourquoi cette rétraction ? Une Bourse profonde a besoin d’investisseurs nationaux de long terme : New York s’appuie sur les </w:t>
      </w:r>
      <w:r>
        <w:rPr>
          <w:i/>
          <w:iCs/>
        </w:rPr>
        <w:t>401(k)</w:t>
      </w:r>
      <w:r>
        <w:t xml:space="preserve">, Londres sur ses </w:t>
      </w:r>
      <w:r>
        <w:rPr>
          <w:i/>
          <w:iCs/>
        </w:rPr>
        <w:t xml:space="preserve">pension </w:t>
      </w:r>
      <w:proofErr w:type="spellStart"/>
      <w:r>
        <w:rPr>
          <w:i/>
          <w:iCs/>
        </w:rPr>
        <w:t>schemes</w:t>
      </w:r>
      <w:proofErr w:type="spellEnd"/>
      <w:r>
        <w:t xml:space="preserve">, Amsterdam sur l’ABP. Paris n’a que des assureurs contraints en obligations et des fonds non-résidents qui détiennent la moitié du CAC 40. Cercle vicieux : moins de profondeur, moins de valorisation, moins d’IPO, encore moins de profondeur. Rapporté à la tête d’habitant, l’écart est embarrassant : la France détient 25 200 euros d’actions par habitant, la Suède 40 000 — alors même que le patrimoine financier total </w:t>
      </w:r>
      <w:r>
        <w:lastRenderedPageBreak/>
        <w:t>français est cinq fois supérieur à celui de la Suède</w:t>
      </w:r>
      <w:r>
        <w:rPr>
          <w:rStyle w:val="FootnoteReference"/>
        </w:rPr>
        <w:footnoteReference w:id="159"/>
      </w:r>
      <w:r>
        <w:t>. Nous épargnons davantage, et nous investissons moins. La fourmi sans champ.</w:t>
      </w:r>
    </w:p>
    <w:p w14:paraId="79941DDF" w14:textId="77777777" w:rsidR="00534634" w:rsidRDefault="00000000">
      <w:pPr>
        <w:pStyle w:val="Heading2"/>
      </w:pPr>
      <w:bookmarkStart w:id="1442" w:name="_Toc233057534"/>
      <w:bookmarkStart w:id="1443" w:name="la-vague-des-cessions-silencieuses"/>
      <w:bookmarkEnd w:id="1357"/>
      <w:bookmarkEnd w:id="1359"/>
      <w:r>
        <w:t>La vague des cessions silencieuses</w:t>
      </w:r>
      <w:bookmarkEnd w:id="1442"/>
    </w:p>
    <w:p w14:paraId="424AF078" w14:textId="77777777" w:rsidR="00534634" w:rsidRDefault="00000000">
      <w:pPr>
        <w:pStyle w:val="FirstParagraph"/>
      </w:pPr>
      <w:r>
        <w:t xml:space="preserve">Le capital qui nous échappe prend, dans la décennie qui s’ouvre, une forme très concrète : la vague de cessions d’entreprises familiales sans repreneur national. La France entre, à partir de 2025, dans une fenêtre démographique d’une dizaine d’années où un tissu entier va changer de mains — le plus grand mouvement de transmission jamais observé, et presque entièrement non préparé. Selon Bpifrance Le </w:t>
      </w:r>
      <w:proofErr w:type="spellStart"/>
      <w:r>
        <w:t>Lab</w:t>
      </w:r>
      <w:proofErr w:type="spellEnd"/>
      <w:r>
        <w:t xml:space="preserve">, </w:t>
      </w:r>
      <w:r>
        <w:rPr>
          <w:b/>
          <w:bCs/>
        </w:rPr>
        <w:t>370 000 entreprises</w:t>
      </w:r>
      <w:r>
        <w:t xml:space="preserve"> (310 000 TPE, 58 000 PME, 1 200 ETI), employant trois millions de personnes, entreront en transmission d’ici 2030</w:t>
      </w:r>
      <w:r>
        <w:rPr>
          <w:rStyle w:val="FootnoteReference"/>
        </w:rPr>
        <w:footnoteReference w:id="160"/>
      </w:r>
      <w:r>
        <w:t xml:space="preserve">. Mais en 2024, seules 26 000 ont été effectivement transmises ; au rythme actuel, 130 000 le seront en cinq ans, et les </w:t>
      </w:r>
      <w:r>
        <w:rPr>
          <w:b/>
          <w:bCs/>
        </w:rPr>
        <w:t>240 000 autres ne trouveront pas de repreneur</w:t>
      </w:r>
      <w:r>
        <w:rPr>
          <w:rStyle w:val="FootnoteReference"/>
        </w:rPr>
        <w:footnoteReference w:id="161"/>
      </w:r>
      <w:r>
        <w:t>. Trois obstacles dominent : le financement (60 % des repreneurs rencontrent des obstacles significatifs, dont 44 % chez les anciens salariés)</w:t>
      </w:r>
      <w:r>
        <w:rPr>
          <w:rStyle w:val="FootnoteReference"/>
        </w:rPr>
        <w:footnoteReference w:id="162"/>
      </w:r>
      <w:r>
        <w:t xml:space="preserve">, la valorisation (un repreneur sur </w:t>
      </w:r>
      <w:proofErr w:type="gramStart"/>
      <w:r>
        <w:t>quatre juge</w:t>
      </w:r>
      <w:proofErr w:type="gramEnd"/>
      <w:r>
        <w:t xml:space="preserve"> a posteriori avoir payé trop cher)</w:t>
      </w:r>
      <w:r>
        <w:rPr>
          <w:rStyle w:val="FootnoteReference"/>
        </w:rPr>
        <w:footnoteReference w:id="163"/>
      </w:r>
      <w:r>
        <w:t>, et la préparation (70 % des dirigeants n’en sont qu’au début quand l’échéance approche)</w:t>
      </w:r>
      <w:r>
        <w:rPr>
          <w:rStyle w:val="FootnoteReference"/>
        </w:rPr>
        <w:footnoteReference w:id="164"/>
      </w:r>
      <w:r>
        <w:t>. Trois millions d’emplois sont concernés — plus du double des effectifs du CAC 40 en France</w:t>
      </w:r>
      <w:r>
        <w:rPr>
          <w:rStyle w:val="FootnoteReference"/>
        </w:rPr>
        <w:footnoteReference w:id="165"/>
      </w:r>
      <w:r>
        <w:t>. Le grand public n’en entend parler qu’à l’occasion d’un cas symbolique ; c’est précisément ce qui rend ce hold-up « silencieux » : diffus, pas spectaculaire, mais massif.</w:t>
      </w:r>
    </w:p>
    <w:p w14:paraId="4FF7FA31" w14:textId="77777777" w:rsidR="00534634" w:rsidRDefault="00000000">
      <w:pPr>
        <w:pStyle w:val="BodyText"/>
      </w:pPr>
      <w:r>
        <w:t xml:space="preserve">Pourquoi les fonds étrangers gagnent-ils presque toujours ? Mettons côte à côte deux acteurs. Ardian, premier gestionnaire français, gère début 2026 environ 200 milliards de </w:t>
      </w:r>
      <w:r>
        <w:lastRenderedPageBreak/>
        <w:t>dollars</w:t>
      </w:r>
      <w:r>
        <w:rPr>
          <w:rStyle w:val="FootnoteReference"/>
        </w:rPr>
        <w:footnoteReference w:id="166"/>
      </w:r>
      <w:r>
        <w:t xml:space="preserve"> — derrière, PAI </w:t>
      </w:r>
      <w:proofErr w:type="spellStart"/>
      <w:r>
        <w:t>Partners</w:t>
      </w:r>
      <w:proofErr w:type="spellEnd"/>
      <w:r>
        <w:t xml:space="preserve">, </w:t>
      </w:r>
      <w:proofErr w:type="spellStart"/>
      <w:r>
        <w:t>Eurazeo</w:t>
      </w:r>
      <w:proofErr w:type="spellEnd"/>
      <w:r>
        <w:t>, Tikehau, tous mille fois plus petits que les grands fonds de pension. L’ABP néerlandais, lui, pèse 542 milliards d’euros, presque trois fois Ardian</w:t>
      </w:r>
      <w:r>
        <w:rPr>
          <w:rStyle w:val="FootnoteReference"/>
        </w:rPr>
        <w:footnoteReference w:id="167"/>
      </w:r>
      <w:r>
        <w:t xml:space="preserve"> ; CPPIB 714, CDPQ 473, CalPERS 507, le fonds norvégien 1 675</w:t>
      </w:r>
      <w:r>
        <w:rPr>
          <w:rStyle w:val="FootnoteReference"/>
        </w:rPr>
        <w:footnoteReference w:id="168"/>
      </w:r>
      <w:r>
        <w:rPr>
          <w:rStyle w:val="FootnoteReference"/>
        </w:rPr>
        <w:footnoteReference w:id="169"/>
      </w:r>
      <w:r>
        <w:rPr>
          <w:rStyle w:val="FootnoteReference"/>
        </w:rPr>
        <w:footnoteReference w:id="170"/>
      </w:r>
      <w:r>
        <w:t xml:space="preserve">. La somme de ces six fonds dépasse 3 600 milliards d’euros — Ardian en représente environ 5 %. Mais l’asymétrie n’est pas que de taille, elle est structurelle. Un fonds de </w:t>
      </w:r>
      <w:proofErr w:type="spellStart"/>
      <w:r>
        <w:rPr>
          <w:i/>
          <w:iCs/>
        </w:rPr>
        <w:t>private</w:t>
      </w:r>
      <w:proofErr w:type="spellEnd"/>
      <w:r>
        <w:rPr>
          <w:i/>
          <w:iCs/>
        </w:rPr>
        <w:t xml:space="preserve"> </w:t>
      </w:r>
      <w:proofErr w:type="spellStart"/>
      <w:r>
        <w:rPr>
          <w:i/>
          <w:iCs/>
        </w:rPr>
        <w:t>equity</w:t>
      </w:r>
      <w:proofErr w:type="spellEnd"/>
      <w:r>
        <w:t xml:space="preserve"> doit revendre au bout de cinq à sept ans, pour un rendement attendu de 10 à 15 % et un coût implicite du capital d’environ 12 % ; un fonds de pension peut détenir vingt ou cinquante ans, pour un rendement plus modeste (6 à 8 %) et un coût implicite de 6 à 7 %</w:t>
      </w:r>
      <w:r>
        <w:rPr>
          <w:rStyle w:val="FootnoteReference"/>
        </w:rPr>
        <w:footnoteReference w:id="171"/>
      </w:r>
      <w:r>
        <w:t xml:space="preserve">. Cette différence d’horizon se traduit en prix : pour une ETI à 5 millions d’EBITDA, le fonds français paie trois à quatre fois l’EBITDA, le fonds de pension étranger cinq à six fois — </w:t>
      </w:r>
      <w:r>
        <w:rPr>
          <w:b/>
          <w:bCs/>
        </w:rPr>
        <w:t>vingt à cinquante pour cent plus cher</w:t>
      </w:r>
      <w:r>
        <w:t>, pour la même entreprise. Quand le cédant regarde le chèque, le plus gros vient presque toujours de l’étranger. Ce n’est pas un combat : c’est une partie déséquilibrée par construction. Elle ne se résoudra pas par un Ardian qui doublerait, mais par des fonds de pension structurels — que la France n’a pas.</w:t>
      </w:r>
    </w:p>
    <w:p w14:paraId="77461864" w14:textId="77777777" w:rsidR="00534634" w:rsidRDefault="00000000">
      <w:pPr>
        <w:pStyle w:val="Heading3"/>
      </w:pPr>
      <w:bookmarkStart w:id="1555" w:name="_Toc233057535"/>
      <w:bookmarkStart w:id="1556" w:name="Xb4adcb4318ccdb88e41c2f7de3a8ccf2c8dcce2"/>
      <w:r>
        <w:t>Le hold-up silencieux, opération par opération</w:t>
      </w:r>
      <w:bookmarkEnd w:id="1555"/>
    </w:p>
    <w:p w14:paraId="5722B86D" w14:textId="77777777" w:rsidR="00534634" w:rsidRDefault="00000000">
      <w:pPr>
        <w:pStyle w:val="FirstParagraph"/>
      </w:pPr>
      <w:r>
        <w:t>L’asymétrie ne reste pas théorique. Elle se traduit, transaction par transaction, en cessions concrètes.</w:t>
      </w:r>
    </w:p>
    <w:p w14:paraId="6A0A106D" w14:textId="77777777" w:rsidR="00534634" w:rsidRDefault="00000000">
      <w:pPr>
        <w:pStyle w:val="BodyText"/>
      </w:pPr>
      <w:r>
        <w:rPr>
          <w:b/>
          <w:bCs/>
        </w:rPr>
        <w:t xml:space="preserve">Doliprane / Opella → Clayton, </w:t>
      </w:r>
      <w:proofErr w:type="spellStart"/>
      <w:r>
        <w:rPr>
          <w:b/>
          <w:bCs/>
        </w:rPr>
        <w:t>Dubilier</w:t>
      </w:r>
      <w:proofErr w:type="spellEnd"/>
      <w:r>
        <w:rPr>
          <w:b/>
          <w:bCs/>
        </w:rPr>
        <w:t xml:space="preserve"> &amp; Rice (2024).</w:t>
      </w:r>
      <w:r>
        <w:t xml:space="preserve"> Sanofi cède son pôle santé grand public pour une valeur de 16 milliards d’euros, en récupère une dizaine</w:t>
      </w:r>
      <w:r>
        <w:rPr>
          <w:rStyle w:val="FootnoteReference"/>
        </w:rPr>
        <w:footnoteReference w:id="172"/>
      </w:r>
      <w:r>
        <w:t xml:space="preserve">. Le gouvernement Barnier obtient des garanties — maintien du siège et de la R&amp;D, pérennité des sites de Lisieux et Compiègne pendant cinq ans, pénalités à la clé. Le détail crucial : </w:t>
      </w:r>
      <w:r>
        <w:lastRenderedPageBreak/>
        <w:t xml:space="preserve">cinq ans. Un fonds de PE revend au bout de cinq à sept ans ; la clôture étant en avril 2025, la prochaine revente interviendra entre 2030 et 2032, garanties expirées. </w:t>
      </w:r>
      <w:r>
        <w:rPr>
          <w:b/>
          <w:bCs/>
        </w:rPr>
        <w:t>Alstom Énergie → General Electric (2014-2015).</w:t>
      </w:r>
      <w:r>
        <w:t xml:space="preserve"> GE rachète la branche énergie — turbines Arabelle qui équipent les centrales d’EDF — pour un prix annoncé de 12,35 milliards, encaissé après ajustements à 9,7 milliards</w:t>
      </w:r>
      <w:r>
        <w:rPr>
          <w:rStyle w:val="FootnoteReference"/>
        </w:rPr>
        <w:footnoteReference w:id="173"/>
      </w:r>
      <w:r>
        <w:t xml:space="preserve">. Dix ans plus tard, la France dépend, pour les turbines de ses propres réacteurs, d’un constructeur américain. </w:t>
      </w:r>
      <w:proofErr w:type="spellStart"/>
      <w:r>
        <w:rPr>
          <w:b/>
          <w:bCs/>
        </w:rPr>
        <w:t>Photonis</w:t>
      </w:r>
      <w:proofErr w:type="spellEnd"/>
      <w:r>
        <w:rPr>
          <w:b/>
          <w:bCs/>
        </w:rPr>
        <w:t xml:space="preserve"> (vision nocturne des forces spéciales) → HLD (2021)</w:t>
      </w:r>
      <w:r>
        <w:t xml:space="preserve"> : l’américain </w:t>
      </w:r>
      <w:proofErr w:type="spellStart"/>
      <w:r>
        <w:t>Teledyne</w:t>
      </w:r>
      <w:proofErr w:type="spellEnd"/>
      <w:r>
        <w:t xml:space="preserve"> en proposait 550 millions de dollars ; Bercy a opposé son veto, et un fonds français a repris l’entreprise pour 370 millions</w:t>
      </w:r>
      <w:r>
        <w:rPr>
          <w:rStyle w:val="FootnoteReference"/>
        </w:rPr>
        <w:footnoteReference w:id="174"/>
      </w:r>
      <w:r>
        <w:t xml:space="preserve"> — environ 140 millions de moins, le « coût de la souveraineté ». Mais on ne peut pas activer un veto à chaque transmission. </w:t>
      </w:r>
      <w:r>
        <w:rPr>
          <w:b/>
          <w:bCs/>
        </w:rPr>
        <w:t xml:space="preserve">Latécoère → </w:t>
      </w:r>
      <w:proofErr w:type="spellStart"/>
      <w:r>
        <w:rPr>
          <w:b/>
          <w:bCs/>
        </w:rPr>
        <w:t>Searchlight</w:t>
      </w:r>
      <w:proofErr w:type="spellEnd"/>
      <w:r>
        <w:rPr>
          <w:b/>
          <w:bCs/>
        </w:rPr>
        <w:t xml:space="preserve"> (2019)</w:t>
      </w:r>
      <w:r>
        <w:t>, valorisée 365 millions</w:t>
      </w:r>
      <w:r>
        <w:rPr>
          <w:rStyle w:val="FootnoteReference"/>
        </w:rPr>
        <w:footnoteReference w:id="175"/>
      </w:r>
      <w:r>
        <w:t xml:space="preserve"> ; </w:t>
      </w:r>
      <w:proofErr w:type="spellStart"/>
      <w:r>
        <w:rPr>
          <w:b/>
          <w:bCs/>
        </w:rPr>
        <w:t>Exxelia</w:t>
      </w:r>
      <w:proofErr w:type="spellEnd"/>
      <w:r>
        <w:rPr>
          <w:b/>
          <w:bCs/>
        </w:rPr>
        <w:t xml:space="preserve"> → Heico (2022)</w:t>
      </w:r>
      <w:r>
        <w:t>, 453 millions</w:t>
      </w:r>
      <w:r>
        <w:rPr>
          <w:rStyle w:val="FootnoteReference"/>
        </w:rPr>
        <w:footnoteReference w:id="176"/>
      </w:r>
      <w:r>
        <w:t xml:space="preserve"> ; </w:t>
      </w:r>
      <w:proofErr w:type="spellStart"/>
      <w:r>
        <w:rPr>
          <w:b/>
          <w:bCs/>
        </w:rPr>
        <w:t>Lafarge-Holcim</w:t>
      </w:r>
      <w:proofErr w:type="spellEnd"/>
      <w:r>
        <w:rPr>
          <w:b/>
          <w:bCs/>
        </w:rPr>
        <w:t xml:space="preserve"> (2015)</w:t>
      </w:r>
      <w:r>
        <w:t>, siège délocalisé à Jona</w:t>
      </w:r>
      <w:r>
        <w:rPr>
          <w:rStyle w:val="FootnoteReference"/>
        </w:rPr>
        <w:footnoteReference w:id="177"/>
      </w:r>
      <w:r>
        <w:t xml:space="preserve"> ; </w:t>
      </w:r>
      <w:r>
        <w:rPr>
          <w:b/>
          <w:bCs/>
        </w:rPr>
        <w:t>Technip-FMC (2016)</w:t>
      </w:r>
      <w:r>
        <w:t>, cotation transférée au NYSE</w:t>
      </w:r>
      <w:r>
        <w:rPr>
          <w:rStyle w:val="FootnoteReference"/>
        </w:rPr>
        <w:footnoteReference w:id="178"/>
      </w:r>
      <w:r>
        <w:t xml:space="preserve"> ; </w:t>
      </w:r>
      <w:r>
        <w:rPr>
          <w:b/>
          <w:bCs/>
        </w:rPr>
        <w:t>Ingenico-Worldline (2020)</w:t>
      </w:r>
      <w:r>
        <w:t>, 7,8 milliards, champion surendetté devenu une cible</w:t>
      </w:r>
      <w:r>
        <w:rPr>
          <w:rStyle w:val="FootnoteReference"/>
        </w:rPr>
        <w:footnoteReference w:id="179"/>
      </w:r>
      <w:r>
        <w:t xml:space="preserve">. Le contre-exemple, lui, s’appelle </w:t>
      </w:r>
      <w:r>
        <w:rPr>
          <w:b/>
          <w:bCs/>
        </w:rPr>
        <w:t>Servier</w:t>
      </w:r>
      <w:r>
        <w:t xml:space="preserve"> : contrôlé par une fondation à but non lucratif, il a racheté en 2021 l’oncologie de l’américain Agios pour 1,8 milliard de dollars</w:t>
      </w:r>
      <w:r>
        <w:rPr>
          <w:rStyle w:val="FootnoteReference"/>
        </w:rPr>
        <w:footnoteReference w:id="180"/>
      </w:r>
      <w:r>
        <w:t xml:space="preserve"> — parce qu’il dispose d’un capital patient, sans pression d’actionnaires cotés. La preuve que le problème n’est pas culturel, mais structurel.</w:t>
      </w:r>
    </w:p>
    <w:p w14:paraId="1F2515D8" w14:textId="77777777" w:rsidR="00534634" w:rsidRDefault="00000000">
      <w:pPr>
        <w:pStyle w:val="BodyText"/>
      </w:pPr>
      <w:r>
        <w:t xml:space="preserve">Car quand une ETI se vend à un fonds étranger, ce n’est pas un simple changement d’actionnaire : c’est tout un écosystème qui glisse vers une autre juridiction. Le siège d’abord, puis la R&amp;D — une multinationale concentre ses moyens dans quelques centres mondiaux, et au bout de cinq ans le laboratoire français ne fait plus que de l’adaptation locale. Puis les brevets, cédés intra-groupe vers une filiale fiscalement favorable, avec les </w:t>
      </w:r>
      <w:r>
        <w:lastRenderedPageBreak/>
        <w:t>redevances et l’impôt sur les sociétés qui les suivent — ce que l’OCDE appelle l’érosion de la base fiscale</w:t>
      </w:r>
      <w:r>
        <w:rPr>
          <w:rStyle w:val="FootnoteReference"/>
        </w:rPr>
        <w:footnoteReference w:id="181"/>
      </w:r>
      <w:r>
        <w:t xml:space="preserve">. Puis les fournisseurs, puis les talents. On mesure la valeur cash d’une transaction ; on ne mesure jamais ce qui part avec. C’est le </w:t>
      </w:r>
      <w:proofErr w:type="spellStart"/>
      <w:r>
        <w:rPr>
          <w:i/>
          <w:iCs/>
        </w:rPr>
        <w:t>hollowing</w:t>
      </w:r>
      <w:proofErr w:type="spellEnd"/>
      <w:r>
        <w:rPr>
          <w:i/>
          <w:iCs/>
        </w:rPr>
        <w:t xml:space="preserve"> out</w:t>
      </w:r>
      <w:r>
        <w:t xml:space="preserve"> : la coque reste, l’intérieur s’évide. Garder l’enseigne ne suffit pas à garder l’économie.</w:t>
      </w:r>
    </w:p>
    <w:p w14:paraId="6CC3B6B0" w14:textId="77777777" w:rsidR="00534634" w:rsidRDefault="00000000">
      <w:pPr>
        <w:pStyle w:val="BodyText"/>
      </w:pPr>
      <w:r>
        <w:t xml:space="preserve">On retrouve le même mouvement chez les grands. Le CAC 40 a versé en 2024 un record de </w:t>
      </w:r>
      <w:r>
        <w:rPr>
          <w:b/>
          <w:bCs/>
        </w:rPr>
        <w:t>72,8 milliards d’euros de dividendes</w:t>
      </w:r>
      <w:r>
        <w:rPr>
          <w:rStyle w:val="FootnoteReference"/>
        </w:rPr>
        <w:footnoteReference w:id="182"/>
      </w:r>
      <w:r>
        <w:t xml:space="preserve"> ; or 50 % du capital des trente-cinq plus grandes sociétés sont détenus par des non-résidents</w:t>
      </w:r>
      <w:r>
        <w:rPr>
          <w:rStyle w:val="FootnoteReference"/>
        </w:rPr>
        <w:footnoteReference w:id="183"/>
      </w:r>
      <w:r>
        <w:t xml:space="preserve">. L’arithmétique est cruelle : </w:t>
      </w:r>
      <w:r>
        <w:rPr>
          <w:b/>
          <w:bCs/>
        </w:rPr>
        <w:t>36,4 milliards d’euros de dividendes ont quitté la France en 2024</w:t>
      </w:r>
      <w:r>
        <w:t xml:space="preserve"> — plus de la moitié du budget de l’Éducation nationale</w:t>
      </w:r>
      <w:r>
        <w:rPr>
          <w:rStyle w:val="FootnoteReference"/>
        </w:rPr>
        <w:footnoteReference w:id="184"/>
      </w:r>
      <w:r>
        <w:t xml:space="preserve">, 535 euros par habitant. Ces non-résidents ne sont pas des « ennemis » : ce sont des gestionnaires comme </w:t>
      </w:r>
      <w:proofErr w:type="spellStart"/>
      <w:r>
        <w:t>BlackRock</w:t>
      </w:r>
      <w:proofErr w:type="spellEnd"/>
      <w:r>
        <w:t xml:space="preserve"> ou </w:t>
      </w:r>
      <w:proofErr w:type="spellStart"/>
      <w:r>
        <w:t>Vanguard</w:t>
      </w:r>
      <w:proofErr w:type="spellEnd"/>
      <w:r>
        <w:t>, qui servent des fonds de pension américains, britanniques, canadiens. Le Doliprane vendu par Sanofi finit par payer la pension d’un instituteur de Caroline du Nord. Chaîne mécanique, parfaitement légale — et qui n’a tout simplement pas son symétrique français : le FRR gère 21 milliards, l’ERAFP 48, le PER 119, aucun ne joue le rôle d’un ABP. En appliquant la croissance des dividendes du CAC 40, ce flux sortant pourrait atteindre 65 milliards par an en 2034 et dépasser 500 milliards cumulés sur la décennie</w:t>
      </w:r>
      <w:r>
        <w:rPr>
          <w:rStyle w:val="FootnoteReference"/>
        </w:rPr>
        <w:footnoteReference w:id="185"/>
      </w:r>
      <w:r>
        <w:t>. Cette fuite n’est pas une malveillance : c’est le résultat mécanique d’un vide. Si les Français avaient leurs propres fonds de pension, ceux-ci investiraient en partie, comme les Norvégiens ou les Canadiens, dans leurs propres entreprises — et la part qui s’évade serait d’autant plus faible.</w:t>
      </w:r>
    </w:p>
    <w:p w14:paraId="2B44791F" w14:textId="77777777" w:rsidR="00534634" w:rsidRDefault="00000000">
      <w:pPr>
        <w:pStyle w:val="Heading2"/>
      </w:pPr>
      <w:bookmarkStart w:id="1669" w:name="_Toc233057536"/>
      <w:bookmarkStart w:id="1670" w:name="si-la-france-avait-des-fonds-de-pension"/>
      <w:bookmarkEnd w:id="1443"/>
      <w:bookmarkEnd w:id="1556"/>
      <w:r>
        <w:t>Si la France avait des fonds de pension</w:t>
      </w:r>
      <w:bookmarkEnd w:id="1669"/>
    </w:p>
    <w:p w14:paraId="7CE76569" w14:textId="77777777" w:rsidR="00534634" w:rsidRDefault="00000000">
      <w:pPr>
        <w:pStyle w:val="FirstParagraph"/>
      </w:pPr>
      <w:r>
        <w:t xml:space="preserve">Imaginons, pour finir, ce qui se passerait si la France avait des fonds de taille comparable à ceux de ses voisins. Pas une utopie : un calcul. Ces sommes ne tomberaient pas du ciel — elles viendraient des cotisations retraite des Français eux-mêmes : quelques points du salaire qui, au lieu de partir aussitôt vers un retraité, s’accumuleraient dans un fonds. Et parce qu’un fonds français ferait, comme tous ses homologues, du </w:t>
      </w:r>
      <w:r>
        <w:rPr>
          <w:i/>
          <w:iCs/>
        </w:rPr>
        <w:t xml:space="preserve">home </w:t>
      </w:r>
      <w:proofErr w:type="spellStart"/>
      <w:r>
        <w:rPr>
          <w:i/>
          <w:iCs/>
        </w:rPr>
        <w:t>bias</w:t>
      </w:r>
      <w:proofErr w:type="spellEnd"/>
      <w:r>
        <w:t>, vingt à trente pour cent de ses actifs reviendraient sur le marché national. Le salarié cotiserait une fois, et son argent ferait deux choses à la fois : préparer sa retraite, et faire de lui l’actionnaire des entreprises de son pays.</w:t>
      </w:r>
    </w:p>
    <w:p w14:paraId="542A7477" w14:textId="77777777" w:rsidR="00534634" w:rsidRDefault="00000000">
      <w:pPr>
        <w:pStyle w:val="BodyText"/>
      </w:pPr>
      <w:r>
        <w:lastRenderedPageBreak/>
        <w:t>Deux précautions d’honnêteté. D’abord, aucun fonds n’investit à 100 % chez lui : le GPFG plafonne sa part norvégienne, CPPIB et CDPQ leur exposition canadienne autour d’un quart ; les grands fonds publics allouent entre dix et vingt-cinq pour cent à leur économie domestique</w:t>
      </w:r>
      <w:r>
        <w:rPr>
          <w:rStyle w:val="FootnoteReference"/>
        </w:rPr>
        <w:footnoteReference w:id="186"/>
      </w:r>
      <w:r>
        <w:t>. Un fonds français suivrait la même logique. Ensuite, pour que ces vingt à trente pour cent s’investissent effectivement en France, encore faut-il que le capital français soit rentable : la capitalisation n’est pas une condition suffisante, mais nécessaire — elle crée la demande structurelle de long terme qui justifie les politiques de compétitivité.</w:t>
      </w:r>
    </w:p>
    <w:p w14:paraId="7BC2D4B7" w14:textId="77777777" w:rsidR="00534634" w:rsidRDefault="00000000">
      <w:pPr>
        <w:pStyle w:val="BodyText"/>
      </w:pPr>
      <w:r>
        <w:t xml:space="preserve">Le calcul, alors. Pour atteindre 50 % du PIB en actifs de pension — trois à quatre fois moins, en proportion, que la Suisse (~165 %), le Canada (~158 %) ou les Pays-Bas (~150 %) —, la France aurait besoin d’environ </w:t>
      </w:r>
      <w:r>
        <w:rPr>
          <w:b/>
          <w:bCs/>
        </w:rPr>
        <w:t>1 500 milliards d’euros</w:t>
      </w:r>
      <w:r>
        <w:t xml:space="preserve"> sous gestion</w:t>
      </w:r>
      <w:r>
        <w:rPr>
          <w:rStyle w:val="FootnoteReference"/>
        </w:rPr>
        <w:footnoteReference w:id="187"/>
      </w:r>
      <w:r>
        <w:t xml:space="preserve">, contre à peine 200 aujourd’hui ; à cinquante ans, d’un régime stable, elle approcherait les 3 000 milliards (~100 % du PIB). Alloués selon le profil d’un fonds standard, ces 1 500 milliards donneraient </w:t>
      </w:r>
      <w:r>
        <w:rPr>
          <w:b/>
          <w:bCs/>
        </w:rPr>
        <w:t>300 à 400 milliards investis dans le CAC 40 et le SBF 120</w:t>
      </w:r>
      <w:r>
        <w:t xml:space="preserve"> (14 à 18 % du capital, faisant passer la détention non-résidente de 50 % à 32-36 %), </w:t>
      </w:r>
      <w:r>
        <w:rPr>
          <w:b/>
          <w:bCs/>
        </w:rPr>
        <w:t>75 à 100 milliards vers le capital-investissement et les ETI</w:t>
      </w:r>
      <w:r>
        <w:t xml:space="preserve">, et </w:t>
      </w:r>
      <w:r>
        <w:rPr>
          <w:b/>
          <w:bCs/>
        </w:rPr>
        <w:t>50 à 75 milliards dans les infrastructures domestiques</w:t>
      </w:r>
      <w:r>
        <w:t xml:space="preserve">. Sur les dividendes, en captant 30 à 40 % de ce qui part aux non-résidents, </w:t>
      </w:r>
      <w:r>
        <w:rPr>
          <w:b/>
          <w:bCs/>
        </w:rPr>
        <w:t>11 à 15 milliards par an</w:t>
      </w:r>
      <w:r>
        <w:t xml:space="preserve"> resteraient en France — environ 200 milliards sur dix ans</w:t>
      </w:r>
      <w:r>
        <w:rPr>
          <w:rStyle w:val="FootnoteReference"/>
        </w:rPr>
        <w:footnoteReference w:id="188"/>
      </w:r>
      <w:r>
        <w:t xml:space="preserve">. Sur les transmissions, 100 milliards alloués au </w:t>
      </w:r>
      <w:proofErr w:type="spellStart"/>
      <w:r>
        <w:t>non-coté</w:t>
      </w:r>
      <w:proofErr w:type="spellEnd"/>
      <w:r>
        <w:t xml:space="preserve"> donneraient une capacité d’acquisition de 15 à 25 milliards par an, de quoi maintenir 1 000 à 2 000 ETI sous capital national d’ici 2035.</w:t>
      </w:r>
    </w:p>
    <w:p w14:paraId="7C67685D" w14:textId="77777777" w:rsidR="00534634" w:rsidRDefault="00000000">
      <w:pPr>
        <w:pStyle w:val="BodyText"/>
      </w:pPr>
      <w:r>
        <w:t xml:space="preserve">Trois cas étrangers montrent ce qu’un fonds de pension peut faire quand il joue ce rôle. </w:t>
      </w:r>
      <w:r>
        <w:rPr>
          <w:b/>
          <w:bCs/>
        </w:rPr>
        <w:t>CDPQ-Bombardier (2015-2021)</w:t>
      </w:r>
      <w:r>
        <w:t xml:space="preserve"> : la Caisse de dépôt du Québec prend 30 % de Bombardier Transport pour 1,5 milliard de dollars, sauve la division ferroviaire, et la revend à Alstom cinq ans plus tard</w:t>
      </w:r>
      <w:r>
        <w:rPr>
          <w:rStyle w:val="FootnoteReference"/>
        </w:rPr>
        <w:footnoteReference w:id="189"/>
      </w:r>
      <w:r>
        <w:t xml:space="preserve"> — impossible sans un fonds capable de prendre une telle position à horizon long. </w:t>
      </w:r>
      <w:r>
        <w:rPr>
          <w:b/>
          <w:bCs/>
        </w:rPr>
        <w:t>ABP-impact (2024)</w:t>
      </w:r>
      <w:r>
        <w:t xml:space="preserve"> : le fonds néerlandais lance un plan de 30 </w:t>
      </w:r>
      <w:r>
        <w:lastRenderedPageBreak/>
        <w:t>milliards d’euros à impact, dont 5 milliards dans le logement social domestique</w:t>
      </w:r>
      <w:r>
        <w:rPr>
          <w:rStyle w:val="FootnoteReference"/>
        </w:rPr>
        <w:footnoteReference w:id="190"/>
      </w:r>
      <w:r>
        <w:t xml:space="preserve"> — exactement ce qu’un fonds français pourrait faire pour sa transition énergétique. </w:t>
      </w:r>
      <w:r>
        <w:rPr>
          <w:b/>
          <w:bCs/>
        </w:rPr>
        <w:t>USS-Heathrow (2013-2024)</w:t>
      </w:r>
      <w:r>
        <w:t xml:space="preserve"> : le fonds des universités britanniques détient onze ans une part de l’aéroport de Heathrow</w:t>
      </w:r>
      <w:r>
        <w:rPr>
          <w:rStyle w:val="FootnoteReference"/>
        </w:rPr>
        <w:footnoteReference w:id="191"/>
      </w:r>
      <w:r>
        <w:t>, archétype de l’investissement d’infrastructure longue. À chacun correspond, en France, une opération que nous aurions pu faire — et que nous n’avons pas faite, faute d’instrument.</w:t>
      </w:r>
    </w:p>
    <w:p w14:paraId="261BA99A" w14:textId="77777777" w:rsidR="00534634" w:rsidRDefault="00000000">
      <w:pPr>
        <w:pStyle w:val="BodyText"/>
      </w:pPr>
      <w:r>
        <w:t>Pour rendre tout cela tangible, sortons des chiffres. Bernard — personnage composite, calé sur des entretiens réels</w:t>
      </w:r>
      <w:r>
        <w:rPr>
          <w:rStyle w:val="FootnoteReference"/>
        </w:rPr>
        <w:footnoteReference w:id="192"/>
      </w:r>
      <w:r>
        <w:t xml:space="preserve"> — a cinquante-huit ans et dirige depuis vingt-deux ans une ETI familiale de mécanique de précision en Maine-et-Loire : 240 salariés, 52 millions de chiffre d’affaires, 6 millions d’EBITDA, des clients dans le monde entier, des pièces critiques pour l’aéronautique et le nucléaire. Il veut transmettre. Ses enfants ne reprendront pas ; le management n’a pas les fonds propres. Trois offres arrivent. </w:t>
      </w:r>
      <w:r>
        <w:rPr>
          <w:b/>
          <w:bCs/>
        </w:rPr>
        <w:t>Un fonds français</w:t>
      </w:r>
      <w:r>
        <w:t xml:space="preserve"> propose 30 millions (cinq fois l’EBITDA), mais en LBO, avec pression sur les coûts et fermeture probable d’un site. </w:t>
      </w:r>
      <w:r>
        <w:rPr>
          <w:b/>
          <w:bCs/>
        </w:rPr>
        <w:t>Un industriel américain</w:t>
      </w:r>
      <w:r>
        <w:t xml:space="preserve"> propose 42 millions (sept fois) — 40 % de plus —, mais l’entreprise sera intégrée à la division de Stuttgart, et dans cinq ans plus aucune décision stratégique ne se prendra en France. </w:t>
      </w:r>
      <w:r>
        <w:rPr>
          <w:b/>
          <w:bCs/>
        </w:rPr>
        <w:t>Un fonds de pension néerlandais</w:t>
      </w:r>
      <w:r>
        <w:t xml:space="preserve"> propose 45 millions (7,5 fois) avec maintien du siège, du management et des sous-traitants, à horizon quinze à vingt ans : exactement ce que Bernard voudrait — </w:t>
      </w:r>
      <w:proofErr w:type="gramStart"/>
      <w:r>
        <w:t>sauf qu’au</w:t>
      </w:r>
      <w:proofErr w:type="gramEnd"/>
      <w:r>
        <w:t xml:space="preserve"> bout du compte, l’acquéreur suivant sera, lui aussi, étranger. La phrase qui revient dans les entretiens, presque mot pour mot : « Si j’avais un fonds français équivalent, je signerais demain. Mais il n’existe pas. » Ce que Bernard cherche, c’est un acheteur français ; ce qu’il ne trouve pas, c’est un fonds de pension français. C’est la définition même du hold-up silencieux : pas d’attaque, pas de bataille, mais une succession de transactions parfaitement rationnelles à l’échelle de chacun qui produit, collectivement, un résultat que personne ne souhaite.</w:t>
      </w:r>
    </w:p>
    <w:p w14:paraId="0E464F7E" w14:textId="77777777" w:rsidR="00534634" w:rsidRDefault="00000000">
      <w:pPr>
        <w:pStyle w:val="Heading3"/>
      </w:pPr>
      <w:bookmarkStart w:id="1723" w:name="_Toc233057537"/>
      <w:bookmarkStart w:id="1724" w:name="une-décision-politique-pas-une-fatalité"/>
      <w:r>
        <w:t>Une décision politique, pas une fatalité</w:t>
      </w:r>
      <w:bookmarkEnd w:id="1723"/>
    </w:p>
    <w:p w14:paraId="3A644062" w14:textId="77777777" w:rsidR="00534634" w:rsidRDefault="00000000">
      <w:pPr>
        <w:pStyle w:val="FirstParagraph"/>
      </w:pPr>
      <w:r>
        <w:t xml:space="preserve">Reprenons. La France dispose de plus de six mille milliards d’euros de patrimoine financier, immobilisé dans des produits à rendement faible ; sa Bourse s’atrophie ; ses ménages détiennent par tête moins d’actions que leurs voisins. Dans le même temps, elle entre dans une fenêtre de transmissions massives — 240 000 entreprises sans repreneur, trois millions d’emplois — face à des fonds étrangers dont le capital coûte deux fois moins cher que celui du premier acteur français. La France n’a pas un problème d’épargne : elle a </w:t>
      </w:r>
      <w:r>
        <w:lastRenderedPageBreak/>
        <w:t>un problème d’architecture. Le hold-up ne s’explique pas par un mauvais sort, mais par un choix — celui de n’avoir pas, depuis 1945, construit l’outil qui l’aurait évité.</w:t>
      </w:r>
    </w:p>
    <w:p w14:paraId="3306BE81" w14:textId="77777777" w:rsidR="00534634" w:rsidRDefault="00000000">
      <w:pPr>
        <w:pStyle w:val="BodyText"/>
      </w:pPr>
      <w:r>
        <w:t xml:space="preserve">Les trois parties qui précèdent forment alors une seule démonstration. La répartition pure ne tient plus — ni démographiquement, ni financièrement, ni </w:t>
      </w:r>
      <w:proofErr w:type="spellStart"/>
      <w:r>
        <w:t>générationnellement</w:t>
      </w:r>
      <w:proofErr w:type="spellEnd"/>
      <w:r>
        <w:t>. Un pilier capitalisé, même modeste, transformerait individuellement la pension des actifs nés après 1980. Et ce même pilier, agrégé, transformerait collectivement le sort des entreprises françaises. Trois problèmes que l’on traite séparément — les retraites au Travail, l’industrie à Bercy, la souveraineté à Matignon — et qui n’appellent qu’une seule réponse. Il n’y a pas un dossier des pensions et un dossier du capital national : il y a un dossier unique, refusé depuis quatre-vingts ans.</w:t>
      </w:r>
    </w:p>
    <w:p w14:paraId="24C7189B" w14:textId="77777777" w:rsidR="00534634" w:rsidRDefault="00000000">
      <w:pPr>
        <w:pStyle w:val="Heading3"/>
      </w:pPr>
      <w:bookmarkStart w:id="1725" w:name="_Toc233057538"/>
      <w:bookmarkStart w:id="1726" w:name="X0f2b872808c75b79929918390c7a2226bdbdf0f"/>
      <w:bookmarkEnd w:id="1724"/>
      <w:r>
        <w:t>Trois bénéfices de plus : dépenses, recettes, croissance</w:t>
      </w:r>
      <w:bookmarkEnd w:id="1725"/>
    </w:p>
    <w:p w14:paraId="0507BF90" w14:textId="77777777" w:rsidR="00534634" w:rsidRDefault="00000000">
      <w:pPr>
        <w:pStyle w:val="FirstParagraph"/>
      </w:pPr>
      <w:r>
        <w:t xml:space="preserve">Au-delà des pensions, un pilier capitalisé allège les comptes publics. La France consacre </w:t>
      </w:r>
      <w:r>
        <w:rPr>
          <w:b/>
          <w:bCs/>
        </w:rPr>
        <w:t>13,8 % de son PIB</w:t>
      </w:r>
      <w:r>
        <w:t xml:space="preserve"> au financement des pensions</w:t>
      </w:r>
      <w:r>
        <w:rPr>
          <w:rStyle w:val="FootnoteReference"/>
        </w:rPr>
        <w:footnoteReference w:id="193"/>
      </w:r>
      <w:r>
        <w:t xml:space="preserve"> — l’un des taux les plus élevés de l’OCDE, derrière la Grèce et l’Italie (~16 %), pour une moyenne des pays développés de 8,1 %, et 7,2 % aux Pays-Bas comme en Suède. Pourquoi cet écart ? Parce que dans les pays à pilier capitalisé, une partie des pensions est payée par le capital accumulé, pas par l’impôt. Si 30 % des cotisations finançaient à terme des pensions capitalisées, la dépense publique de retraite — environ 405 milliards par an — pourrait descendre vers 10-11 % du PIB, soit 60 à 110 milliards d’économie annuelle</w:t>
      </w:r>
      <w:r>
        <w:rPr>
          <w:rStyle w:val="FootnoteReference"/>
        </w:rPr>
        <w:footnoteReference w:id="194"/>
      </w:r>
      <w:r>
        <w:t>. La Suède l’a fait : sa dépense publique de retraite est passée de 11 % à 7 % du PIB en vingt-cinq ans, sans qu’aucun retraité ne voie sa pension baisser</w:t>
      </w:r>
      <w:r>
        <w:rPr>
          <w:rStyle w:val="FootnoteReference"/>
        </w:rPr>
        <w:footnoteReference w:id="195"/>
      </w:r>
      <w:r>
        <w:t>.</w:t>
      </w:r>
    </w:p>
    <w:p w14:paraId="154CB535" w14:textId="77777777" w:rsidR="00534634" w:rsidRDefault="00000000">
      <w:pPr>
        <w:pStyle w:val="BodyText"/>
      </w:pPr>
      <w:r>
        <w:t xml:space="preserve">Le capital accumulé, ensuite, ne dort pas : investi dans l’économie réelle, il génère des recettes fiscales — impôt sur les sociétés, TVA des retraités qui consomment davantage, fiscalité des pensions elles-mêmes. La modélisation de l’Institut pour l’Audace Politique chiffre, sur dix ans et à hypothèses prudentes, un supplément de recettes fiscales d’environ </w:t>
      </w:r>
      <w:r>
        <w:rPr>
          <w:b/>
          <w:bCs/>
        </w:rPr>
        <w:t>175 milliards d’euros</w:t>
      </w:r>
      <w:r>
        <w:t xml:space="preserve"> (dix-huit milliards par an)</w:t>
      </w:r>
      <w:r>
        <w:rPr>
          <w:rStyle w:val="FootnoteReference"/>
        </w:rPr>
        <w:footnoteReference w:id="196"/>
      </w:r>
      <w:r>
        <w:t xml:space="preserve"> et un impact cumulé sur le PIB de l’ordre de </w:t>
      </w:r>
      <w:r>
        <w:rPr>
          <w:b/>
          <w:bCs/>
        </w:rPr>
        <w:t>700 milliards</w:t>
      </w:r>
      <w:r>
        <w:t>, avec plus de 470 000 emplois créés</w:t>
      </w:r>
      <w:r>
        <w:rPr>
          <w:rStyle w:val="FootnoteReference"/>
        </w:rPr>
        <w:footnoteReference w:id="197"/>
      </w:r>
      <w:r>
        <w:t>. Pour chaque euro placé en capitalisation, une vingtaine de centimes reviennent à l’État en une décennie.</w:t>
      </w:r>
    </w:p>
    <w:p w14:paraId="3AD06714" w14:textId="77777777" w:rsidR="00534634" w:rsidRDefault="00000000">
      <w:pPr>
        <w:pStyle w:val="BodyText"/>
      </w:pPr>
      <w:r>
        <w:t xml:space="preserve">Ces effets ne sont pas indépendants : ils forment ce que la Suède appelle, depuis trente ans, le </w:t>
      </w:r>
      <w:r>
        <w:rPr>
          <w:b/>
          <w:bCs/>
        </w:rPr>
        <w:t>cercle vertueux du capital domestique</w:t>
      </w:r>
      <w:r>
        <w:rPr>
          <w:rStyle w:val="FootnoteReference"/>
        </w:rPr>
        <w:footnoteReference w:id="198"/>
      </w:r>
      <w:r>
        <w:t xml:space="preserve">. La boucle a cinq temps : les cotisations </w:t>
      </w:r>
      <w:r>
        <w:lastRenderedPageBreak/>
        <w:t xml:space="preserve">sont investies dans le capital productif national ; ce capital soutient les entreprises, qui investissent et embauchent ; la masse salariale augmente ; davantage de cotisations rentrent, et la valeur des actifs progresse ; les fonds, plus gros, servent des pensions plus élevées et réinvestissent. On retourne au premier temps, à un niveau supérieur. C’est ce que la répartition pure ne sait pas faire : flux fermé où rien ne s’accumule, rien n’irrigue le capital national. La capitalisation, elle, est un flux ouvert et cumulatif — une </w:t>
      </w:r>
      <w:r>
        <w:rPr>
          <w:i/>
          <w:iCs/>
        </w:rPr>
        <w:t>intermédiation longue</w:t>
      </w:r>
      <w:r>
        <w:t xml:space="preserve"> de l’épargne nationale. En Suède, les fonds AP investissent 10 à 20 % de leurs actifs en actions domestiques, les fonds de branche 20 à 25 %</w:t>
      </w:r>
      <w:r>
        <w:rPr>
          <w:rStyle w:val="FootnoteReference"/>
        </w:rPr>
        <w:footnoteReference w:id="199"/>
      </w:r>
      <w:r>
        <w:t xml:space="preserve"> ; aux Pays-Bas, ABP et PFZW pèsent ensemble plus que le PIB du pays</w:t>
      </w:r>
      <w:r>
        <w:rPr>
          <w:rStyle w:val="FootnoteReference"/>
        </w:rPr>
        <w:footnoteReference w:id="200"/>
      </w:r>
      <w:r>
        <w:t xml:space="preserve"> ; au Canada, le CPPIB finance les propres ports, aéroports et réseaux d’énergie du pays. À chaque fois, le cercle s’est mis en marche parce qu’il existait, à l’origine, une masse de capital long suffisante pour amorcer la pompe. C’est précisément cette amorce qui manque à la France : soixante-dix ans cumulés d’amorce manquée font la France de 2026.</w:t>
      </w:r>
    </w:p>
    <w:p w14:paraId="680F4647" w14:textId="77777777" w:rsidR="00534634" w:rsidRDefault="00000000">
      <w:pPr>
        <w:pStyle w:val="BodyText"/>
      </w:pPr>
      <w:r>
        <w:t>La capitalisation ne se résume donc pas à un mécanisme de retraite plus rentable. C’est une infrastructure économique qui transforme l’épargne nationale en force productive, et la force productive en pouvoir d’achat des retraités du futur. Sa puissance vient de sa circularité — et c’est cette circularité qu’on ne peut reproduire autrement. Reste à comprendre comment quatre pays comparables ont, chacun à sa manière, fait ce que nous n’avons pas fait.</w:t>
      </w:r>
    </w:p>
    <w:p w14:paraId="44E509DE" w14:textId="77777777" w:rsidR="00FA18C2" w:rsidRDefault="00FA18C2">
      <w:pPr>
        <w:rPr>
          <w:ins w:id="1754" w:author="emmanuel blezes" w:date="2026-06-23T11:30:00Z" w16du:dateUtc="2026-06-23T09:30:00Z"/>
          <w:rFonts w:asciiTheme="majorHAnsi" w:eastAsiaTheme="majorEastAsia" w:hAnsiTheme="majorHAnsi" w:cstheme="majorBidi"/>
          <w:color w:val="0F4761" w:themeColor="accent1" w:themeShade="BF"/>
          <w:sz w:val="40"/>
          <w:szCs w:val="40"/>
        </w:rPr>
      </w:pPr>
      <w:bookmarkStart w:id="1755" w:name="_Toc233057539"/>
      <w:bookmarkStart w:id="1756" w:name="X4cc2baa4d92a8e952ee8f8c7ac09781d0aa80ce"/>
      <w:bookmarkEnd w:id="1230"/>
      <w:bookmarkEnd w:id="1670"/>
      <w:bookmarkEnd w:id="1726"/>
      <w:ins w:id="1757" w:author="emmanuel blezes" w:date="2026-06-23T11:30:00Z" w16du:dateUtc="2026-06-23T09:30:00Z">
        <w:r>
          <w:br w:type="page"/>
        </w:r>
      </w:ins>
    </w:p>
    <w:p w14:paraId="2D07EDBB" w14:textId="08D3A9BD" w:rsidR="00534634" w:rsidRDefault="00000000">
      <w:pPr>
        <w:pStyle w:val="Heading1"/>
      </w:pPr>
      <w:r>
        <w:lastRenderedPageBreak/>
        <w:t xml:space="preserve">Partie 4 — </w:t>
      </w:r>
      <w:del w:id="1758" w:author="emmanuel blezes" w:date="2026-06-23T11:30:00Z" w16du:dateUtc="2026-06-23T09:30:00Z">
        <w:r w:rsidDel="00FA18C2">
          <w:delText>Comment on y arrive : ce que les autres pays nous apprennent</w:delText>
        </w:r>
      </w:del>
      <w:bookmarkEnd w:id="1755"/>
      <w:ins w:id="1759" w:author="emmanuel blezes" w:date="2026-06-23T11:30:00Z" w16du:dateUtc="2026-06-23T09:30:00Z">
        <w:r w:rsidR="00FA18C2">
          <w:t>Comment les autres pays ont fait</w:t>
        </w:r>
      </w:ins>
    </w:p>
    <w:p w14:paraId="70E6C0ED" w14:textId="77777777" w:rsidR="00FA18C2" w:rsidRDefault="00000000">
      <w:pPr>
        <w:pStyle w:val="FirstParagraph"/>
        <w:rPr>
          <w:ins w:id="1760" w:author="emmanuel blezes" w:date="2026-06-23T11:31:00Z" w16du:dateUtc="2026-06-23T09:31:00Z"/>
        </w:rPr>
      </w:pPr>
      <w:r>
        <w:t xml:space="preserve">« Mais nous, on ne peut pas. Pas en France, pas avec notre culture, pas avec nos syndicats. » C’est l’argument culturel, et il est imparable parce qu’il est fumeux. Car la France n’est pas une île : d’autres pays, confrontés aux mêmes défis, ont réussi, et l’exception culturelle ne peut servir de paravent à la lâcheté politique. </w:t>
      </w:r>
    </w:p>
    <w:p w14:paraId="40D52DD5" w14:textId="52253B06" w:rsidR="00FA18C2" w:rsidRDefault="00FA18C2">
      <w:pPr>
        <w:pStyle w:val="FirstParagraph"/>
        <w:rPr>
          <w:ins w:id="1761" w:author="emmanuel blezes" w:date="2026-06-23T11:31:00Z" w16du:dateUtc="2026-06-23T09:31:00Z"/>
        </w:rPr>
      </w:pPr>
      <w:ins w:id="1762" w:author="emmanuel blezes" w:date="2026-06-23T11:31:00Z" w16du:dateUtc="2026-06-23T09:31:00Z">
        <w:r w:rsidRPr="00FA18C2">
          <w:t>J'aurais aimé dire que la France, fidèle à son histoire, ait été pionnière en la matière et que c'était aux autres pays de nous suivre, mais en l'espèce, ce sera l'inverse. Ce sera à nous de reproduire, à notre manière bien sûr, ce qui a été réussi ailleurs.</w:t>
        </w:r>
      </w:ins>
    </w:p>
    <w:p w14:paraId="2C0FB009" w14:textId="4458CCE6" w:rsidR="00FA18C2" w:rsidRDefault="00000000">
      <w:pPr>
        <w:pStyle w:val="FirstParagraph"/>
        <w:rPr>
          <w:ins w:id="1763" w:author="emmanuel blezes" w:date="2026-06-23T11:32:00Z" w16du:dateUtc="2026-06-23T09:32:00Z"/>
        </w:rPr>
      </w:pPr>
      <w:r>
        <w:t>Allons voir comment ils ont fait</w:t>
      </w:r>
      <w:del w:id="1764" w:author="emmanuel blezes" w:date="2026-06-23T11:32:00Z" w16du:dateUtc="2026-06-23T09:32:00Z">
        <w:r w:rsidDel="00FA18C2">
          <w:delText xml:space="preserve"> — les hommes, les contextes, les crises, les oppositions</w:delText>
        </w:r>
      </w:del>
      <w:r>
        <w:t xml:space="preserve">. </w:t>
      </w:r>
    </w:p>
    <w:p w14:paraId="27C82DDA" w14:textId="77777777" w:rsidR="00FA18C2" w:rsidRDefault="00000000">
      <w:pPr>
        <w:pStyle w:val="FirstParagraph"/>
        <w:rPr>
          <w:ins w:id="1765" w:author="emmanuel blezes" w:date="2026-06-23T11:32:00Z" w16du:dateUtc="2026-06-23T09:32:00Z"/>
        </w:rPr>
      </w:pPr>
      <w:r>
        <w:t xml:space="preserve">Ce chapitre raconte quatre histoires : </w:t>
      </w:r>
    </w:p>
    <w:p w14:paraId="6A268465" w14:textId="77777777" w:rsidR="00FA18C2" w:rsidRDefault="00000000" w:rsidP="00FA18C2">
      <w:pPr>
        <w:pStyle w:val="FirstParagraph"/>
        <w:numPr>
          <w:ilvl w:val="0"/>
          <w:numId w:val="2"/>
        </w:numPr>
        <w:rPr>
          <w:ins w:id="1766" w:author="emmanuel blezes" w:date="2026-06-23T11:32:00Z" w16du:dateUtc="2026-06-23T09:32:00Z"/>
        </w:rPr>
      </w:pPr>
      <w:proofErr w:type="gramStart"/>
      <w:r>
        <w:t>la</w:t>
      </w:r>
      <w:proofErr w:type="gramEnd"/>
      <w:r>
        <w:t xml:space="preserve"> Suède de Carlsson et Bildt, sortie d’une crise budgétaire qui a failli emporter le modèle nordique ; </w:t>
      </w:r>
    </w:p>
    <w:p w14:paraId="69F6BAC9" w14:textId="77777777" w:rsidR="00FA18C2" w:rsidRDefault="00000000" w:rsidP="00FA18C2">
      <w:pPr>
        <w:pStyle w:val="FirstParagraph"/>
        <w:numPr>
          <w:ilvl w:val="0"/>
          <w:numId w:val="2"/>
        </w:numPr>
        <w:rPr>
          <w:ins w:id="1767" w:author="emmanuel blezes" w:date="2026-06-23T11:32:00Z" w16du:dateUtc="2026-06-23T09:32:00Z"/>
        </w:rPr>
      </w:pPr>
      <w:proofErr w:type="gramStart"/>
      <w:r>
        <w:t>l’Australie</w:t>
      </w:r>
      <w:proofErr w:type="gramEnd"/>
      <w:r>
        <w:t xml:space="preserve"> de Hawke et Keating, où la cotisation est née d’un compromis salaires-pouvoir d’achat ; </w:t>
      </w:r>
    </w:p>
    <w:p w14:paraId="37B048E7" w14:textId="77777777" w:rsidR="00FA18C2" w:rsidRDefault="00000000" w:rsidP="00FA18C2">
      <w:pPr>
        <w:pStyle w:val="FirstParagraph"/>
        <w:numPr>
          <w:ilvl w:val="0"/>
          <w:numId w:val="2"/>
        </w:numPr>
        <w:rPr>
          <w:ins w:id="1768" w:author="emmanuel blezes" w:date="2026-06-23T11:32:00Z" w16du:dateUtc="2026-06-23T09:32:00Z"/>
        </w:rPr>
      </w:pPr>
      <w:proofErr w:type="gramStart"/>
      <w:r>
        <w:t>le</w:t>
      </w:r>
      <w:proofErr w:type="gramEnd"/>
      <w:r>
        <w:t xml:space="preserve"> Singapour de Lee Kuan Yew, où la retraite fut pensée comme un capital de propriétaires ; </w:t>
      </w:r>
    </w:p>
    <w:p w14:paraId="43E2D7AB" w14:textId="77777777" w:rsidR="00FA18C2" w:rsidRDefault="00000000" w:rsidP="00FA18C2">
      <w:pPr>
        <w:pStyle w:val="FirstParagraph"/>
        <w:numPr>
          <w:ilvl w:val="0"/>
          <w:numId w:val="2"/>
        </w:numPr>
        <w:rPr>
          <w:ins w:id="1769" w:author="emmanuel blezes" w:date="2026-06-23T11:32:00Z" w16du:dateUtc="2026-06-23T09:32:00Z"/>
        </w:rPr>
      </w:pPr>
      <w:proofErr w:type="gramStart"/>
      <w:r>
        <w:t>et</w:t>
      </w:r>
      <w:proofErr w:type="gramEnd"/>
      <w:r>
        <w:t xml:space="preserve"> le Chili de Pinochet et des Chicago Boys, contre-exemple violent qui s’est effondré. </w:t>
      </w:r>
    </w:p>
    <w:p w14:paraId="2437F3E8" w14:textId="5B0758B4" w:rsidR="00534634" w:rsidRDefault="00000000" w:rsidP="00FA18C2">
      <w:pPr>
        <w:pStyle w:val="FirstParagraph"/>
      </w:pPr>
      <w:r>
        <w:t>Trois pays sociaux-démocrates, libéraux ou autoritaires, et un passé par la dictature : si l’argument culturel était fondé, ces quatre-là n’auraient pas pu adopter le même outil. De leurs trajectoires, nous tirerons des invariants — et une question : qui, chez nous, portera l’équivalent de l’accord pluripartite de 1994 à Stockholm, ou de l’</w:t>
      </w:r>
      <w:r>
        <w:rPr>
          <w:i/>
          <w:iCs/>
        </w:rPr>
        <w:t>Accord</w:t>
      </w:r>
      <w:r>
        <w:t xml:space="preserve"> de 1985 à Canberra ?</w:t>
      </w:r>
    </w:p>
    <w:p w14:paraId="1194BE03" w14:textId="42775879" w:rsidR="00534634" w:rsidDel="0085314F" w:rsidRDefault="00000000">
      <w:pPr>
        <w:pStyle w:val="Heading2"/>
        <w:rPr>
          <w:del w:id="1770" w:author="emmanuel blezes" w:date="2026-06-23T11:21:00Z" w16du:dateUtc="2026-06-23T09:21:00Z"/>
        </w:rPr>
      </w:pPr>
      <w:bookmarkStart w:id="1771" w:name="_Toc233057540"/>
      <w:bookmarkStart w:id="1772" w:name="Xdf80c3a9178935c9136ffc82b0a43bee5c92038"/>
      <w:del w:id="1773" w:author="emmanuel blezes" w:date="2026-06-23T11:21:00Z" w16du:dateUtc="2026-06-23T09:21:00Z">
        <w:r w:rsidDel="0085314F">
          <w:delText>Quatre trajectoires : Suède, Australie, Singapour, Chili</w:delText>
        </w:r>
        <w:bookmarkEnd w:id="1771"/>
      </w:del>
    </w:p>
    <w:p w14:paraId="124A2B72" w14:textId="77777777" w:rsidR="00534634" w:rsidRPr="0085314F" w:rsidRDefault="00000000">
      <w:pPr>
        <w:pStyle w:val="Heading3"/>
        <w:rPr>
          <w:rFonts w:asciiTheme="majorHAnsi" w:hAnsiTheme="majorHAnsi"/>
          <w:sz w:val="32"/>
          <w:szCs w:val="32"/>
          <w:rPrChange w:id="1774" w:author="emmanuel blezes" w:date="2026-06-23T11:20:00Z" w16du:dateUtc="2026-06-23T09:20:00Z">
            <w:rPr/>
          </w:rPrChange>
        </w:rPr>
      </w:pPr>
      <w:bookmarkStart w:id="1775" w:name="_Toc233057541"/>
      <w:bookmarkStart w:id="1776" w:name="suède-la-preuve-par-neuf"/>
      <w:r w:rsidRPr="0085314F">
        <w:rPr>
          <w:rFonts w:asciiTheme="majorHAnsi" w:hAnsiTheme="majorHAnsi"/>
          <w:sz w:val="32"/>
          <w:szCs w:val="32"/>
          <w:rPrChange w:id="1777" w:author="emmanuel blezes" w:date="2026-06-23T11:20:00Z" w16du:dateUtc="2026-06-23T09:20:00Z">
            <w:rPr/>
          </w:rPrChange>
        </w:rPr>
        <w:t>Suède : la preuve par neuf</w:t>
      </w:r>
      <w:bookmarkEnd w:id="1775"/>
    </w:p>
    <w:p w14:paraId="6BEAED0D" w14:textId="77777777" w:rsidR="00E81B15" w:rsidRDefault="00000000">
      <w:pPr>
        <w:pStyle w:val="FirstParagraph"/>
        <w:rPr>
          <w:ins w:id="1778" w:author="emmanuel blezes" w:date="2026-06-23T11:33:00Z" w16du:dateUtc="2026-06-23T09:33:00Z"/>
        </w:rPr>
      </w:pPr>
      <w:r>
        <w:t xml:space="preserve">En 1991, la Suède est au bord de la faillite. Le déficit public dépasse 12 % du PIB, la dette approche 80 %. Pour défendre la couronne </w:t>
      </w:r>
      <w:del w:id="1779" w:author="emmanuel blezes" w:date="2026-06-23T11:33:00Z" w16du:dateUtc="2026-06-23T09:33:00Z">
        <w:r w:rsidDel="00E81B15">
          <w:delText>arrimée à l’écu</w:delText>
        </w:r>
      </w:del>
      <w:proofErr w:type="spellStart"/>
      <w:ins w:id="1780" w:author="emmanuel blezes" w:date="2026-06-23T11:33:00Z" w16du:dateUtc="2026-06-23T09:33:00Z">
        <w:r w:rsidR="00E81B15">
          <w:t>sudéoise</w:t>
        </w:r>
      </w:ins>
      <w:proofErr w:type="spellEnd"/>
      <w:r>
        <w:t xml:space="preserve">, attaquée par les marchés, la Banque centrale porte, le 16 septembre 1992, son taux directeur marginal à </w:t>
      </w:r>
      <w:r>
        <w:rPr>
          <w:b/>
          <w:bCs/>
        </w:rPr>
        <w:t>500 %</w:t>
      </w:r>
      <w:r>
        <w:t xml:space="preserve"> pendant quelques jours</w:t>
      </w:r>
      <w:r>
        <w:rPr>
          <w:rStyle w:val="FootnoteReference"/>
        </w:rPr>
        <w:footnoteReference w:id="201"/>
      </w:r>
      <w:r>
        <w:t xml:space="preserve"> — en vain : le 19 novembre, la Suède abandonne la parité fixe et la couronne se déprécie d’environ 25 %. </w:t>
      </w:r>
    </w:p>
    <w:p w14:paraId="42716A4A" w14:textId="6B81C18B" w:rsidR="00534634" w:rsidRDefault="00000000">
      <w:pPr>
        <w:pStyle w:val="FirstParagraph"/>
      </w:pPr>
      <w:r>
        <w:t xml:space="preserve">Ingvar Carlsson, social-démocrate, vient de perdre les élections de 1991 face au conservateur Carl Bildt. Le modèle nordique, que toute l’Europe admirait, vacille — et le </w:t>
      </w:r>
      <w:r>
        <w:lastRenderedPageBreak/>
        <w:t>système de retraite par répartition de 1960, qui promettait deux tiers du salaire à vie, ne tient plus la route démographique.</w:t>
      </w:r>
    </w:p>
    <w:p w14:paraId="5AEE7077" w14:textId="77777777" w:rsidR="00E81B15" w:rsidRDefault="00000000">
      <w:pPr>
        <w:pStyle w:val="BodyText"/>
        <w:rPr>
          <w:ins w:id="1800" w:author="emmanuel blezes" w:date="2026-06-23T11:34:00Z" w16du:dateUtc="2026-06-23T09:34:00Z"/>
        </w:rPr>
      </w:pPr>
      <w:r>
        <w:t>La Suède fait alors un pacte avec elle-même. Bildt et Carlsson, frères ennemis politiques, conviennent qu’aucun bloc ne réformera seul. Ils créent un groupe de travail interpartis, l</w:t>
      </w:r>
      <w:ins w:id="1801" w:author="emmanuel blezes" w:date="2026-06-23T11:34:00Z" w16du:dateUtc="2026-06-23T09:34:00Z">
        <w:r w:rsidR="00E81B15">
          <w:t>e</w:t>
        </w:r>
      </w:ins>
      <w:del w:id="1802" w:author="emmanuel blezes" w:date="2026-06-23T11:34:00Z" w16du:dateUtc="2026-06-23T09:34:00Z">
        <w:r w:rsidDel="00E81B15">
          <w:delText>a</w:delText>
        </w:r>
      </w:del>
      <w:r>
        <w:t xml:space="preserve"> </w:t>
      </w:r>
      <w:proofErr w:type="spellStart"/>
      <w:r>
        <w:rPr>
          <w:i/>
          <w:iCs/>
        </w:rPr>
        <w:t>Pensionsarbetsgruppen</w:t>
      </w:r>
      <w:proofErr w:type="spellEnd"/>
      <w:r>
        <w:t xml:space="preserve">, réunissant cinq des sept partis du </w:t>
      </w:r>
      <w:proofErr w:type="spellStart"/>
      <w:r>
        <w:t>Riksdag</w:t>
      </w:r>
      <w:proofErr w:type="spellEnd"/>
      <w:r>
        <w:rPr>
          <w:rStyle w:val="FootnoteReference"/>
        </w:rPr>
        <w:footnoteReference w:id="202"/>
      </w:r>
      <w:r>
        <w:t xml:space="preserve">, piloté par le ministre libéral Bo Könberg et la sociale-démocrate Anna Hedborg, avec le concours du théoricien du compte notionnel Edward Palmer. </w:t>
      </w:r>
    </w:p>
    <w:p w14:paraId="1407635D" w14:textId="1E952663" w:rsidR="00534634" w:rsidRDefault="00000000">
      <w:pPr>
        <w:pStyle w:val="BodyText"/>
      </w:pPr>
      <w:r>
        <w:t xml:space="preserve">Trois ans de négociations, des centaines de réunions techniques. En 1994, le Parlement vote les grands principes à plus de </w:t>
      </w:r>
      <w:r>
        <w:rPr>
          <w:b/>
          <w:bCs/>
        </w:rPr>
        <w:t>85 % des suffrages</w:t>
      </w:r>
      <w:r>
        <w:t xml:space="preserve"> ; la loi définitive arrive en 1998, sous Göran Persson ; le système entre en vigueur le 1ᵉʳ janvier 1999, par cohortes</w:t>
      </w:r>
      <w:r>
        <w:rPr>
          <w:rStyle w:val="FootnoteReference"/>
        </w:rPr>
        <w:footnoteReference w:id="203"/>
      </w:r>
      <w:r>
        <w:t xml:space="preserve">. Voilà le premier enseignement suédois : un pays qui, pour réformer </w:t>
      </w:r>
      <w:r>
        <w:rPr>
          <w:i/>
          <w:iCs/>
        </w:rPr>
        <w:t>pour</w:t>
      </w:r>
      <w:r>
        <w:t xml:space="preserve"> trente ans, a commencé par négocier </w:t>
      </w:r>
      <w:r>
        <w:rPr>
          <w:i/>
          <w:iCs/>
        </w:rPr>
        <w:t>pendant</w:t>
      </w:r>
      <w:r>
        <w:t xml:space="preserve"> cinq.</w:t>
      </w:r>
    </w:p>
    <w:p w14:paraId="7639F92D" w14:textId="77777777" w:rsidR="00F43F6D" w:rsidRDefault="00000000">
      <w:pPr>
        <w:pStyle w:val="BodyText"/>
        <w:rPr>
          <w:ins w:id="1816" w:author="emmanuel blezes" w:date="2026-06-23T11:34:00Z" w16du:dateUtc="2026-06-23T09:34:00Z"/>
        </w:rPr>
      </w:pPr>
      <w:r>
        <w:t xml:space="preserve">L’architecture issue de 1998 tient sur quatre étages. </w:t>
      </w:r>
    </w:p>
    <w:p w14:paraId="739C9A60" w14:textId="77777777" w:rsidR="00F43F6D" w:rsidRDefault="00000000">
      <w:pPr>
        <w:pStyle w:val="BodyText"/>
        <w:rPr>
          <w:ins w:id="1817" w:author="emmanuel blezes" w:date="2026-06-23T11:35:00Z" w16du:dateUtc="2026-06-23T09:35:00Z"/>
        </w:rPr>
      </w:pPr>
      <w:r>
        <w:t>Le premier, l’</w:t>
      </w:r>
      <w:proofErr w:type="spellStart"/>
      <w:r>
        <w:rPr>
          <w:b/>
          <w:bCs/>
        </w:rPr>
        <w:t>inkomstpension</w:t>
      </w:r>
      <w:proofErr w:type="spellEnd"/>
      <w:r>
        <w:t xml:space="preserve">, est un régime public en répartition, mais à </w:t>
      </w:r>
      <w:r>
        <w:rPr>
          <w:i/>
          <w:iCs/>
        </w:rPr>
        <w:t>comptes notionnels</w:t>
      </w:r>
      <w:r>
        <w:t xml:space="preserve"> : chaque cotisant accumule sur un compte virtuel ses 16 % de cotisations, revalorisés au rythme des salaires, convertis à la liquidation en rente selon l’espérance de vie de sa génération</w:t>
      </w:r>
      <w:r>
        <w:rPr>
          <w:rStyle w:val="FootnoteReference"/>
        </w:rPr>
        <w:footnoteReference w:id="204"/>
      </w:r>
      <w:r>
        <w:t xml:space="preserve">. C’est une répartition qui s’auto-équilibre. </w:t>
      </w:r>
    </w:p>
    <w:p w14:paraId="39622653" w14:textId="77777777" w:rsidR="00F43F6D" w:rsidRDefault="00000000">
      <w:pPr>
        <w:pStyle w:val="BodyText"/>
        <w:rPr>
          <w:ins w:id="1824" w:author="emmanuel blezes" w:date="2026-06-23T11:35:00Z" w16du:dateUtc="2026-06-23T09:35:00Z"/>
        </w:rPr>
      </w:pPr>
      <w:r>
        <w:t xml:space="preserve">Le deuxième, la </w:t>
      </w:r>
      <w:proofErr w:type="spellStart"/>
      <w:r>
        <w:rPr>
          <w:b/>
          <w:bCs/>
        </w:rPr>
        <w:t>premiepension</w:t>
      </w:r>
      <w:proofErr w:type="spellEnd"/>
      <w:r>
        <w:t xml:space="preserve"> (PPM), est pleinement capitalisé : 2,5 % du salaire versés sur un compte individuel placé en Bourse. </w:t>
      </w:r>
    </w:p>
    <w:p w14:paraId="36FBD8D0" w14:textId="77777777" w:rsidR="00F43F6D" w:rsidRDefault="00000000">
      <w:pPr>
        <w:pStyle w:val="BodyText"/>
        <w:rPr>
          <w:ins w:id="1825" w:author="emmanuel blezes" w:date="2026-06-23T11:35:00Z" w16du:dateUtc="2026-06-23T09:35:00Z"/>
        </w:rPr>
      </w:pPr>
      <w:r>
        <w:t>Le troisième, les régimes professionnels obligatoires de fait — ITP pour les cadres, SAF-LO pour les ouvriers —, ajoute 4 à 5 points négociés par convention collective</w:t>
      </w:r>
      <w:r>
        <w:rPr>
          <w:rStyle w:val="FootnoteReference"/>
        </w:rPr>
        <w:footnoteReference w:id="205"/>
      </w:r>
      <w:r>
        <w:t xml:space="preserve">. Total : 22,5 à 23,5 % du salaire, </w:t>
      </w:r>
      <w:r>
        <w:rPr>
          <w:b/>
          <w:bCs/>
        </w:rPr>
        <w:t>contre 27,8 % en France</w:t>
      </w:r>
      <w:r>
        <w:rPr>
          <w:rStyle w:val="FootnoteReference"/>
        </w:rPr>
        <w:footnoteReference w:id="206"/>
      </w:r>
      <w:r>
        <w:t xml:space="preserve"> — cinq points de moins, pour à peu près le même taux de remplacement net. </w:t>
      </w:r>
    </w:p>
    <w:p w14:paraId="7A7BAF63" w14:textId="1A1872E1" w:rsidR="00534634" w:rsidRDefault="00000000">
      <w:pPr>
        <w:pStyle w:val="BodyText"/>
      </w:pPr>
      <w:r>
        <w:lastRenderedPageBreak/>
        <w:t xml:space="preserve">Et un quatrième pilier, à part, joue le filet : la </w:t>
      </w:r>
      <w:proofErr w:type="spellStart"/>
      <w:r>
        <w:rPr>
          <w:b/>
          <w:bCs/>
        </w:rPr>
        <w:t>garantipension</w:t>
      </w:r>
      <w:proofErr w:type="spellEnd"/>
      <w:r>
        <w:t>, prestation d’État ciblée sur les carrières trop courtes (environ 1,2 million de bénéficiaires en 2024)</w:t>
      </w:r>
      <w:r>
        <w:rPr>
          <w:rStyle w:val="FootnoteReference"/>
        </w:rPr>
        <w:footnoteReference w:id="207"/>
      </w:r>
      <w:r>
        <w:t>. Personne, en Suède, ne meurt sous le seuil de pauvreté faute d’avoir assez cotisé — condition politique sans laquelle le pacte de 1994 n’aurait pas tenu.</w:t>
      </w:r>
    </w:p>
    <w:p w14:paraId="71AEED04" w14:textId="77777777" w:rsidR="00F43F6D" w:rsidRDefault="00000000">
      <w:pPr>
        <w:pStyle w:val="BodyText"/>
        <w:rPr>
          <w:ins w:id="1849" w:author="emmanuel blezes" w:date="2026-06-23T11:45:00Z" w16du:dateUtc="2026-06-23T09:45:00Z"/>
        </w:rPr>
      </w:pPr>
      <w:r>
        <w:t>Derrière l’</w:t>
      </w:r>
      <w:proofErr w:type="spellStart"/>
      <w:r>
        <w:t>inkomstpension</w:t>
      </w:r>
      <w:proofErr w:type="spellEnd"/>
      <w:r>
        <w:t xml:space="preserve"> veillent les </w:t>
      </w:r>
      <w:r>
        <w:rPr>
          <w:b/>
          <w:bCs/>
        </w:rPr>
        <w:t>AP-fonds</w:t>
      </w:r>
      <w:r>
        <w:t xml:space="preserve">, six fonds publics de réserve qui amortissent les cycles démographiques. </w:t>
      </w:r>
    </w:p>
    <w:p w14:paraId="4BE8A4FF" w14:textId="77777777" w:rsidR="00F43F6D" w:rsidRDefault="00000000">
      <w:pPr>
        <w:pStyle w:val="BodyText"/>
        <w:rPr>
          <w:ins w:id="1850" w:author="emmanuel blezes" w:date="2026-06-23T11:46:00Z" w16du:dateUtc="2026-06-23T09:46:00Z"/>
        </w:rPr>
      </w:pPr>
      <w:r>
        <w:t>AP1 à AP4 gèrent chacun environ 500 milliards de couronnes en portefeuilles multi-actifs, AP6 est spécialisé en capital-investissement, AP7 est le fonds par défaut de la PPM</w:t>
      </w:r>
      <w:r>
        <w:rPr>
          <w:rStyle w:val="FootnoteReference"/>
        </w:rPr>
        <w:footnoteReference w:id="208"/>
      </w:r>
      <w:r>
        <w:t>. À fin 2024, le total dépasse 2 000 milliards de couronnes (environ 185 milliards d’euros), pour un rendement de 9,6 % en 2024 et de 7,6 % annualisé sur dix ans</w:t>
      </w:r>
      <w:r>
        <w:rPr>
          <w:rStyle w:val="FootnoteReference"/>
        </w:rPr>
        <w:footnoteReference w:id="209"/>
      </w:r>
      <w:r>
        <w:t xml:space="preserve"> — et cet argent travaille en bonne partie dans des entreprises suédoises : ABB, Volvo, Ericsson, Atlas Copco, et la galaxie technologique de Stockholm. </w:t>
      </w:r>
    </w:p>
    <w:p w14:paraId="7FF3F9B7" w14:textId="77777777" w:rsidR="00F43F6D" w:rsidRDefault="00000000">
      <w:pPr>
        <w:pStyle w:val="BodyText"/>
        <w:rPr>
          <w:ins w:id="1859" w:author="emmanuel blezes" w:date="2026-06-23T11:46:00Z" w16du:dateUtc="2026-06-23T09:46:00Z"/>
        </w:rPr>
      </w:pPr>
      <w:r>
        <w:t xml:space="preserve">Le fonds par défaut </w:t>
      </w:r>
      <w:r>
        <w:rPr>
          <w:b/>
          <w:bCs/>
        </w:rPr>
        <w:t xml:space="preserve">AP7 </w:t>
      </w:r>
      <w:proofErr w:type="spellStart"/>
      <w:r>
        <w:rPr>
          <w:b/>
          <w:bCs/>
        </w:rPr>
        <w:t>Såfa</w:t>
      </w:r>
      <w:proofErr w:type="spellEnd"/>
      <w:r>
        <w:t xml:space="preserve"> </w:t>
      </w:r>
      <w:del w:id="1860" w:author="emmanuel blezes" w:date="2026-06-23T11:46:00Z" w16du:dateUtc="2026-06-23T09:46:00Z">
        <w:r w:rsidDel="00F43F6D">
          <w:delText xml:space="preserve">mérite l’arrêt </w:delText>
        </w:r>
      </w:del>
      <w:ins w:id="1861" w:author="emmanuel blezes" w:date="2026-06-23T11:46:00Z" w16du:dateUtc="2026-06-23T09:46:00Z">
        <w:r w:rsidR="00F43F6D">
          <w:t xml:space="preserve">mérite qu’on s’y </w:t>
        </w:r>
        <w:proofErr w:type="gramStart"/>
        <w:r w:rsidR="00F43F6D">
          <w:t>arrête</w:t>
        </w:r>
      </w:ins>
      <w:r>
        <w:t>:</w:t>
      </w:r>
      <w:proofErr w:type="gramEnd"/>
      <w:r>
        <w:t xml:space="preserve"> frais annuels de 0,05 % (cinq euros par tranche de 10 000), allocation 100 % actions avant 55 ans puis glissement vers les obligations, rendement de la poche actions d’environ 14 % nominal depuis 2010 — </w:t>
      </w:r>
      <w:r>
        <w:rPr>
          <w:b/>
          <w:bCs/>
        </w:rPr>
        <w:t>27,3 % pour la seule année 2024</w:t>
      </w:r>
      <w:r>
        <w:rPr>
          <w:rStyle w:val="FootnoteReference"/>
        </w:rPr>
        <w:footnoteReference w:id="210"/>
      </w:r>
      <w:r>
        <w:t xml:space="preserve">. </w:t>
      </w:r>
    </w:p>
    <w:p w14:paraId="7604698A" w14:textId="5C45292A" w:rsidR="00534634" w:rsidRDefault="00000000">
      <w:pPr>
        <w:pStyle w:val="BodyText"/>
      </w:pPr>
      <w:r>
        <w:t>Le Suédois moyen qui n’a jamais ouvert une enveloppe bancaire est aujourd’hui propriétaire indirect d</w:t>
      </w:r>
      <w:ins w:id="1868" w:author="emmanuel blezes" w:date="2026-06-23T11:46:00Z" w16du:dateUtc="2026-06-23T09:46:00Z">
        <w:r w:rsidR="00F43F6D">
          <w:t>es plus grandes entreprises du monde comme</w:t>
        </w:r>
      </w:ins>
      <w:del w:id="1869" w:author="emmanuel blezes" w:date="2026-06-23T11:46:00Z" w16du:dateUtc="2026-06-23T09:46:00Z">
        <w:r w:rsidDel="00F43F6D">
          <w:delText>e</w:delText>
        </w:r>
      </w:del>
      <w:r>
        <w:t xml:space="preserve"> Microsoft, Apple, ASML et Nestlé, à un coût de gestion dix fois inférieur à celui d’une assurance-vie française. Personne, en Suède, n’a besoin de savoir investir : le système investit pour lui.</w:t>
      </w:r>
    </w:p>
    <w:p w14:paraId="2251C7A6" w14:textId="6A4FB048" w:rsidR="00534634" w:rsidRDefault="00000000">
      <w:pPr>
        <w:pStyle w:val="BodyText"/>
      </w:pPr>
      <w:r>
        <w:t xml:space="preserve">Vingt-six ans après 1999, le bilan est net. La dépense publique de retraite suédoise tourne autour de </w:t>
      </w:r>
      <w:r>
        <w:rPr>
          <w:b/>
          <w:bCs/>
        </w:rPr>
        <w:t>7,2 % du PIB, contre 13,9 % en France</w:t>
      </w:r>
      <w:r>
        <w:rPr>
          <w:rStyle w:val="FootnoteReference"/>
        </w:rPr>
        <w:footnoteReference w:id="211"/>
      </w:r>
      <w:r>
        <w:t xml:space="preserve"> — la moitié. Le taux de remplacement net (cohorte 2002, carrière complète) ressort à 65,3 %, contre 73,9 % en France</w:t>
      </w:r>
      <w:r>
        <w:rPr>
          <w:rStyle w:val="FootnoteReference"/>
        </w:rPr>
        <w:footnoteReference w:id="212"/>
      </w:r>
      <w:r>
        <w:t xml:space="preserve"> : une dizaine de points en dessous, mais avec quinze points de cotisations en moins et un âge de départ plus élevé. Les fonds de pension suédois pèsent environ 110 % du PIB, contre </w:t>
      </w:r>
      <w:r>
        <w:lastRenderedPageBreak/>
        <w:t>13 % en France</w:t>
      </w:r>
      <w:r>
        <w:rPr>
          <w:rStyle w:val="FootnoteReference"/>
        </w:rPr>
        <w:footnoteReference w:id="213"/>
      </w:r>
      <w:r>
        <w:t xml:space="preserve">. Et Stockholm est devenue, par habitant, la deuxième économie de licornes au monde après la Silicon Valley — </w:t>
      </w:r>
      <w:r>
        <w:rPr>
          <w:b/>
          <w:bCs/>
        </w:rPr>
        <w:t>41 entreprises</w:t>
      </w:r>
      <w:r>
        <w:t xml:space="preserve"> valorisées à plus d’un milliard de dollars (Spotify, </w:t>
      </w:r>
      <w:proofErr w:type="spellStart"/>
      <w:r>
        <w:t>Klarna</w:t>
      </w:r>
      <w:proofErr w:type="spellEnd"/>
      <w:r>
        <w:t xml:space="preserve">, </w:t>
      </w:r>
      <w:proofErr w:type="spellStart"/>
      <w:r>
        <w:t>Mojang</w:t>
      </w:r>
      <w:proofErr w:type="spellEnd"/>
      <w:r>
        <w:t>, King…)</w:t>
      </w:r>
      <w:r>
        <w:rPr>
          <w:rStyle w:val="FootnoteReference"/>
        </w:rPr>
        <w:footnoteReference w:id="214"/>
      </w:r>
      <w:r>
        <w:t>. C’est ce que produit du capital national</w:t>
      </w:r>
      <w:ins w:id="1900" w:author="emmanuel blezes" w:date="2026-06-23T11:47:00Z" w16du:dateUtc="2026-06-23T09:47:00Z">
        <w:r w:rsidR="00172D52">
          <w:t xml:space="preserve"> </w:t>
        </w:r>
      </w:ins>
      <w:del w:id="1901" w:author="emmanuel blezes" w:date="2026-06-23T11:47:00Z" w16du:dateUtc="2026-06-23T09:47:00Z">
        <w:r w:rsidDel="00172D52">
          <w:delText xml:space="preserve"> patient </w:delText>
        </w:r>
      </w:del>
      <w:r>
        <w:t>quand on le laisse irriguer ses propres champions.</w:t>
      </w:r>
    </w:p>
    <w:p w14:paraId="1EBB5243" w14:textId="77777777" w:rsidR="00172D52" w:rsidRDefault="00000000">
      <w:pPr>
        <w:pStyle w:val="BodyText"/>
        <w:rPr>
          <w:ins w:id="1902" w:author="emmanuel blezes" w:date="2026-06-23T11:47:00Z" w16du:dateUtc="2026-06-23T09:47:00Z"/>
        </w:rPr>
      </w:pPr>
      <w:r>
        <w:t xml:space="preserve">Tout n’est pas idyllique, et les architectes suédois le reconnaissent. </w:t>
      </w:r>
    </w:p>
    <w:p w14:paraId="44F1E91F" w14:textId="77777777" w:rsidR="00172D52" w:rsidRDefault="00000000">
      <w:pPr>
        <w:pStyle w:val="BodyText"/>
        <w:rPr>
          <w:ins w:id="1903" w:author="emmanuel blezes" w:date="2026-06-23T11:48:00Z" w16du:dateUtc="2026-06-23T09:48:00Z"/>
        </w:rPr>
      </w:pPr>
      <w:r>
        <w:t xml:space="preserve">La PPM a perdu près de 40 % de sa valeur en 2008-2009, brutalement, sans coussin amortisseur — la leçon a été tirée, le glide </w:t>
      </w:r>
      <w:proofErr w:type="spellStart"/>
      <w:r>
        <w:t>path</w:t>
      </w:r>
      <w:proofErr w:type="spellEnd"/>
      <w:r>
        <w:t xml:space="preserve"> d’AP7 a été lissé en 2015</w:t>
      </w:r>
      <w:r>
        <w:rPr>
          <w:rStyle w:val="FootnoteReference"/>
        </w:rPr>
        <w:footnoteReference w:id="215"/>
      </w:r>
      <w:r>
        <w:t>. Le mécanisme d’équilibrage automatique de l’</w:t>
      </w:r>
      <w:proofErr w:type="spellStart"/>
      <w:r>
        <w:t>inkomstpension</w:t>
      </w:r>
      <w:proofErr w:type="spellEnd"/>
      <w:r>
        <w:t xml:space="preserve">, la </w:t>
      </w:r>
      <w:proofErr w:type="spellStart"/>
      <w:r>
        <w:rPr>
          <w:i/>
          <w:iCs/>
        </w:rPr>
        <w:t>bromsen</w:t>
      </w:r>
      <w:proofErr w:type="spellEnd"/>
      <w:r>
        <w:t xml:space="preserve"> (le « frein »), s’est déclenché à trois reprises depuis 2010, réduisant les pensions de 1 à 3 %</w:t>
      </w:r>
      <w:r>
        <w:rPr>
          <w:rStyle w:val="FootnoteReference"/>
        </w:rPr>
        <w:footnoteReference w:id="216"/>
      </w:r>
      <w:r>
        <w:t xml:space="preserve"> : impopulaire, mais c’est le prix de la soutenabilité. </w:t>
      </w:r>
    </w:p>
    <w:p w14:paraId="253644A1" w14:textId="77777777" w:rsidR="00172D52" w:rsidRDefault="00000000">
      <w:pPr>
        <w:pStyle w:val="BodyText"/>
        <w:rPr>
          <w:ins w:id="1918" w:author="emmanuel blezes" w:date="2026-06-23T11:48:00Z" w16du:dateUtc="2026-06-23T09:48:00Z"/>
        </w:rPr>
      </w:pPr>
      <w:r>
        <w:t xml:space="preserve">Et </w:t>
      </w:r>
      <w:proofErr w:type="spellStart"/>
      <w:r>
        <w:t>Northvolt</w:t>
      </w:r>
      <w:proofErr w:type="spellEnd"/>
      <w:r>
        <w:t xml:space="preserve">, le champion suédois des batteries où figuraient Daniel </w:t>
      </w:r>
      <w:proofErr w:type="spellStart"/>
      <w:r>
        <w:t>Ek</w:t>
      </w:r>
      <w:proofErr w:type="spellEnd"/>
      <w:r>
        <w:t xml:space="preserve"> et les fonds AP1-AP4 (531 millions de dollars via leur véhicule commun), s’est effondré en mars 2025</w:t>
      </w:r>
      <w:r>
        <w:rPr>
          <w:rStyle w:val="FootnoteReference"/>
        </w:rPr>
        <w:footnoteReference w:id="217"/>
      </w:r>
      <w:r>
        <w:t xml:space="preserve"> — rappel utile : le capital patient amortit le risque industriel, il ne le supprime pas. </w:t>
      </w:r>
    </w:p>
    <w:p w14:paraId="3664F02A" w14:textId="74A2D0EF" w:rsidR="00534634" w:rsidRDefault="00000000">
      <w:pPr>
        <w:pStyle w:val="BodyText"/>
      </w:pPr>
      <w:r>
        <w:t>Reste enfin l’écart femmes-hommes, qui n’a pas disparu non plus en Suède : les femmes y perçoivent une pension inférieure d’environ un quart à celle des hommes, écart comparable à celui de la France</w:t>
      </w:r>
      <w:r>
        <w:rPr>
          <w:rStyle w:val="FootnoteReference"/>
        </w:rPr>
        <w:footnoteReference w:id="218"/>
      </w:r>
      <w:r>
        <w:t>. La capitalisation hérite des inégalités de carrière ; elle ne les crée pas, mais elle ne les soigne pas — il faut, pour cela, des dispositifs collatéraux (bonifications parentales, plancher universel), exactement comme dans la répartition.</w:t>
      </w:r>
    </w:p>
    <w:p w14:paraId="1A335AF1" w14:textId="77777777" w:rsidR="00FD49C3" w:rsidRDefault="00000000">
      <w:pPr>
        <w:pStyle w:val="BodyText"/>
        <w:rPr>
          <w:ins w:id="1933" w:author="emmanuel blezes" w:date="2026-06-23T11:49:00Z" w16du:dateUtc="2026-06-23T09:49:00Z"/>
        </w:rPr>
      </w:pPr>
      <w:r>
        <w:t>Ce que prouve la Suèd</w:t>
      </w:r>
      <w:del w:id="1934" w:author="emmanuel blezes" w:date="2026-06-23T11:48:00Z" w16du:dateUtc="2026-06-23T09:48:00Z">
        <w:r w:rsidDel="00FD49C3">
          <w:delText>e, en définitive, c</w:delText>
        </w:r>
      </w:del>
      <w:r>
        <w:t>e</w:t>
      </w:r>
      <w:ins w:id="1935" w:author="emmanuel blezes" w:date="2026-06-23T11:48:00Z" w16du:dateUtc="2026-06-23T09:48:00Z">
        <w:r w:rsidR="00FD49C3">
          <w:t>, ce</w:t>
        </w:r>
      </w:ins>
      <w:r>
        <w:t xml:space="preserve"> n’est pas que la capitalisation résout tout. C’est qu’elle est compatible avec un État-providence</w:t>
      </w:r>
      <w:ins w:id="1936" w:author="emmanuel blezes" w:date="2026-06-23T11:48:00Z" w16du:dateUtc="2026-06-23T09:48:00Z">
        <w:r w:rsidR="00FD49C3">
          <w:t xml:space="preserve"> assumé</w:t>
        </w:r>
      </w:ins>
      <w:del w:id="1937" w:author="emmanuel blezes" w:date="2026-06-23T11:48:00Z" w16du:dateUtc="2026-06-23T09:48:00Z">
        <w:r w:rsidDel="00FD49C3">
          <w:delText xml:space="preserve"> dense</w:delText>
        </w:r>
      </w:del>
      <w:r>
        <w:t xml:space="preserve">, des syndicats puissants, une fiscalité </w:t>
      </w:r>
      <w:del w:id="1938" w:author="emmanuel blezes" w:date="2026-06-23T11:48:00Z" w16du:dateUtc="2026-06-23T09:48:00Z">
        <w:r w:rsidDel="00FD49C3">
          <w:delText>élevée</w:delText>
        </w:r>
      </w:del>
      <w:ins w:id="1939" w:author="emmanuel blezes" w:date="2026-06-23T11:48:00Z" w16du:dateUtc="2026-06-23T09:48:00Z">
        <w:r w:rsidR="00FD49C3">
          <w:t>redistributrice</w:t>
        </w:r>
      </w:ins>
      <w:r>
        <w:t xml:space="preserve">, une culture de l’égalité — bref, avec tout ce que la gauche française revendique. Le Suédois moyen continue de payer 32 % d’impôt sur le revenu, bénéficie </w:t>
      </w:r>
      <w:r>
        <w:lastRenderedPageBreak/>
        <w:t xml:space="preserve">d’un service public de premier rang, et dispose en plus, à 65 ans, d’un capital de retraite quatre à cinq fois supérieur à celui du Français moyen. La Suède n’a pas démantelé sa social-démocratie pour adopter la capitalisation : elle l’a réinventée </w:t>
      </w:r>
      <w:r>
        <w:rPr>
          <w:i/>
          <w:iCs/>
        </w:rPr>
        <w:t>avec</w:t>
      </w:r>
      <w:r>
        <w:t xml:space="preserve"> elle. </w:t>
      </w:r>
    </w:p>
    <w:p w14:paraId="595E5253" w14:textId="35C67997" w:rsidR="00534634" w:rsidRDefault="00000000">
      <w:pPr>
        <w:pStyle w:val="BodyText"/>
      </w:pPr>
      <w:r>
        <w:t>Leçon pour la France : pour qu’une réforme dure, il lui faut une assise politique large.</w:t>
      </w:r>
    </w:p>
    <w:p w14:paraId="1289168B" w14:textId="77777777" w:rsidR="00534634" w:rsidRPr="0085314F" w:rsidRDefault="00000000">
      <w:pPr>
        <w:pStyle w:val="Heading3"/>
        <w:rPr>
          <w:rFonts w:asciiTheme="majorHAnsi" w:hAnsiTheme="majorHAnsi"/>
          <w:sz w:val="32"/>
          <w:szCs w:val="32"/>
          <w:rPrChange w:id="1940" w:author="emmanuel blezes" w:date="2026-06-23T11:21:00Z" w16du:dateUtc="2026-06-23T09:21:00Z">
            <w:rPr/>
          </w:rPrChange>
        </w:rPr>
      </w:pPr>
      <w:bookmarkStart w:id="1941" w:name="_Toc233057542"/>
      <w:bookmarkStart w:id="1942" w:name="australie-lauto-enrolment-patronal"/>
      <w:bookmarkEnd w:id="1776"/>
      <w:r w:rsidRPr="0085314F">
        <w:rPr>
          <w:rFonts w:asciiTheme="majorHAnsi" w:hAnsiTheme="majorHAnsi"/>
          <w:sz w:val="32"/>
          <w:szCs w:val="32"/>
          <w:rPrChange w:id="1943" w:author="emmanuel blezes" w:date="2026-06-23T11:21:00Z" w16du:dateUtc="2026-06-23T09:21:00Z">
            <w:rPr/>
          </w:rPrChange>
        </w:rPr>
        <w:t>Australie : l’auto-</w:t>
      </w:r>
      <w:proofErr w:type="spellStart"/>
      <w:r w:rsidRPr="0085314F">
        <w:rPr>
          <w:rFonts w:asciiTheme="majorHAnsi" w:hAnsiTheme="majorHAnsi"/>
          <w:sz w:val="32"/>
          <w:szCs w:val="32"/>
          <w:rPrChange w:id="1944" w:author="emmanuel blezes" w:date="2026-06-23T11:21:00Z" w16du:dateUtc="2026-06-23T09:21:00Z">
            <w:rPr/>
          </w:rPrChange>
        </w:rPr>
        <w:t>enrolment</w:t>
      </w:r>
      <w:proofErr w:type="spellEnd"/>
      <w:r w:rsidRPr="0085314F">
        <w:rPr>
          <w:rFonts w:asciiTheme="majorHAnsi" w:hAnsiTheme="majorHAnsi"/>
          <w:sz w:val="32"/>
          <w:szCs w:val="32"/>
          <w:rPrChange w:id="1945" w:author="emmanuel blezes" w:date="2026-06-23T11:21:00Z" w16du:dateUtc="2026-06-23T09:21:00Z">
            <w:rPr/>
          </w:rPrChange>
        </w:rPr>
        <w:t xml:space="preserve"> patronal</w:t>
      </w:r>
      <w:bookmarkEnd w:id="1941"/>
    </w:p>
    <w:p w14:paraId="3032848D" w14:textId="77777777" w:rsidR="00534634" w:rsidRDefault="00000000">
      <w:pPr>
        <w:pStyle w:val="FirstParagraph"/>
      </w:pPr>
      <w:r>
        <w:t>Sydney, octobre 1985. Dans une salle de l’</w:t>
      </w:r>
      <w:proofErr w:type="spellStart"/>
      <w:r>
        <w:rPr>
          <w:i/>
          <w:iCs/>
        </w:rPr>
        <w:t>Australian</w:t>
      </w:r>
      <w:proofErr w:type="spellEnd"/>
      <w:r>
        <w:rPr>
          <w:i/>
          <w:iCs/>
        </w:rPr>
        <w:t xml:space="preserve"> Council of Trade Unions</w:t>
      </w:r>
      <w:r>
        <w:t xml:space="preserve"> — la grande confédération syndicale, mille fois plus puissante que nos centrales —, </w:t>
      </w:r>
      <w:r>
        <w:rPr>
          <w:b/>
          <w:bCs/>
        </w:rPr>
        <w:t>Bill Kelty</w:t>
      </w:r>
      <w:r>
        <w:t xml:space="preserve">, secrétaire général, négocie depuis des mois avec </w:t>
      </w:r>
      <w:r>
        <w:rPr>
          <w:b/>
          <w:bCs/>
        </w:rPr>
        <w:t>Paul Keating</w:t>
      </w:r>
      <w:r>
        <w:t xml:space="preserve">, trésorier du gouvernement travailliste de </w:t>
      </w:r>
      <w:r>
        <w:rPr>
          <w:b/>
          <w:bCs/>
        </w:rPr>
        <w:t>Bob Hawke</w:t>
      </w:r>
      <w:r>
        <w:rPr>
          <w:rStyle w:val="FootnoteReference"/>
        </w:rPr>
        <w:footnoteReference w:id="219"/>
      </w:r>
      <w:r>
        <w:t xml:space="preserve">. Hawke, ancien président de l’ACTU lui-même devenu Premier ministre, a engagé avec les syndicats un </w:t>
      </w:r>
      <w:proofErr w:type="spellStart"/>
      <w:r>
        <w:rPr>
          <w:i/>
          <w:iCs/>
        </w:rPr>
        <w:t>Prices</w:t>
      </w:r>
      <w:proofErr w:type="spellEnd"/>
      <w:r>
        <w:rPr>
          <w:i/>
          <w:iCs/>
        </w:rPr>
        <w:t xml:space="preserve"> and </w:t>
      </w:r>
      <w:proofErr w:type="spellStart"/>
      <w:r>
        <w:rPr>
          <w:i/>
          <w:iCs/>
        </w:rPr>
        <w:t>Incomes</w:t>
      </w:r>
      <w:proofErr w:type="spellEnd"/>
      <w:r>
        <w:rPr>
          <w:i/>
          <w:iCs/>
        </w:rPr>
        <w:t xml:space="preserve"> Accord</w:t>
      </w:r>
      <w:r>
        <w:t xml:space="preserve"> pour casser une inflation à deux chiffres. L’accord de 1985, dit </w:t>
      </w:r>
      <w:r>
        <w:rPr>
          <w:i/>
          <w:iCs/>
        </w:rPr>
        <w:t>Mark II</w:t>
      </w:r>
      <w:r>
        <w:t xml:space="preserve">, contient une idée que personne ne mesure alors : l’ACTU accepte que les salaires soient indexés </w:t>
      </w:r>
      <w:r>
        <w:rPr>
          <w:b/>
          <w:bCs/>
        </w:rPr>
        <w:t>2 points sous l’inflation</w:t>
      </w:r>
      <w:r>
        <w:t xml:space="preserve"> — sacrifice considérable pour les ouvriers — et, en contrepartie, les employeurs versent </w:t>
      </w:r>
      <w:r>
        <w:rPr>
          <w:b/>
          <w:bCs/>
        </w:rPr>
        <w:t>3 % de cotisation retraite</w:t>
      </w:r>
      <w:r>
        <w:t xml:space="preserve"> sur un compte d’épargne obligatoire</w:t>
      </w:r>
      <w:r>
        <w:rPr>
          <w:rStyle w:val="FootnoteReference"/>
        </w:rPr>
        <w:footnoteReference w:id="220"/>
      </w:r>
      <w:r>
        <w:t>.</w:t>
      </w:r>
    </w:p>
    <w:p w14:paraId="4EF473B6" w14:textId="77777777" w:rsidR="00722D9C" w:rsidRDefault="00000000">
      <w:pPr>
        <w:pStyle w:val="BodyText"/>
        <w:rPr>
          <w:ins w:id="1968" w:author="emmanuel blezes" w:date="2026-06-23T11:52:00Z" w16du:dateUtc="2026-06-23T09:52:00Z"/>
        </w:rPr>
      </w:pPr>
      <w:r>
        <w:t xml:space="preserve">Le raffinement économique est rare. La modération salariale, au lieu de financer du pouvoir d’achat immédiat, finance du capital différé pour les mêmes ouvriers. Les syndicats acceptent parce que ce n’est pas un cadeau aux patrons mais aux salariés, sous forme de capital ; les patrons, parce qu’au lieu de salaires nominaux indexés ils versent une cotisation prévisible ; le gouvernement gagne sur les deux tableaux, l’inflation cède et un pool d’épargne nationale naît. Gagnant pour les trois — et c’est pour cela que ça tient. </w:t>
      </w:r>
    </w:p>
    <w:p w14:paraId="1D13D597" w14:textId="6B2D9686" w:rsidR="00534634" w:rsidRDefault="00000000">
      <w:pPr>
        <w:pStyle w:val="BodyText"/>
      </w:pPr>
      <w:r>
        <w:t xml:space="preserve">La cotisation devient ensuite loi : le 20 décembre 1991, Keating succède à Hawke ; le 2 avril 1992, son trésorier John Dawkins présente le </w:t>
      </w:r>
      <w:proofErr w:type="spellStart"/>
      <w:r>
        <w:rPr>
          <w:i/>
          <w:iCs/>
        </w:rPr>
        <w:t>Superannuation</w:t>
      </w:r>
      <w:proofErr w:type="spellEnd"/>
      <w:r>
        <w:rPr>
          <w:i/>
          <w:iCs/>
        </w:rPr>
        <w:t xml:space="preserve"> </w:t>
      </w:r>
      <w:proofErr w:type="spellStart"/>
      <w:r>
        <w:rPr>
          <w:i/>
          <w:iCs/>
        </w:rPr>
        <w:t>Guarantee</w:t>
      </w:r>
      <w:proofErr w:type="spellEnd"/>
      <w:r>
        <w:rPr>
          <w:i/>
          <w:iCs/>
        </w:rPr>
        <w:t xml:space="preserve"> Bill</w:t>
      </w:r>
      <w:r>
        <w:t xml:space="preserve">, en vigueur le </w:t>
      </w:r>
      <w:r>
        <w:rPr>
          <w:b/>
          <w:bCs/>
        </w:rPr>
        <w:t>1ᵉʳ juillet 1992</w:t>
      </w:r>
      <w:r>
        <w:t xml:space="preserve"> à 3 %</w:t>
      </w:r>
      <w:r>
        <w:rPr>
          <w:rStyle w:val="FootnoteReference"/>
        </w:rPr>
        <w:footnoteReference w:id="221"/>
      </w:r>
      <w:r>
        <w:t xml:space="preserve">. Puis une mécanique de paliers programmés : 3 % en 1992, 6 % en 1996, 9 % en 2002, gel sous Howard puis sous Abbott (à 9,5 %), et reprise jusqu’à </w:t>
      </w:r>
      <w:r>
        <w:rPr>
          <w:b/>
          <w:bCs/>
        </w:rPr>
        <w:t>12 % au 1ᵉʳ juillet 2025</w:t>
      </w:r>
      <w:r>
        <w:rPr>
          <w:rStyle w:val="FootnoteReference"/>
        </w:rPr>
        <w:footnoteReference w:id="222"/>
      </w:r>
      <w:r>
        <w:rPr>
          <w:rStyle w:val="FootnoteReference"/>
        </w:rPr>
        <w:footnoteReference w:id="223"/>
      </w:r>
      <w:r>
        <w:t>. Trente-trois ans pour passer de 3 à 12 % — une génération entière.</w:t>
      </w:r>
    </w:p>
    <w:p w14:paraId="1CF5B675" w14:textId="528BD435" w:rsidR="00534634" w:rsidRDefault="00000000">
      <w:pPr>
        <w:pStyle w:val="BodyText"/>
      </w:pPr>
      <w:del w:id="1986" w:author="emmanuel blezes" w:date="2026-06-23T11:53:00Z" w16du:dateUtc="2026-06-23T09:53:00Z">
        <w:r w:rsidDel="00722D9C">
          <w:lastRenderedPageBreak/>
          <w:delText>L’objet politique central</w:delText>
        </w:r>
      </w:del>
      <w:ins w:id="1987" w:author="emmanuel blezes" w:date="2026-06-23T11:53:00Z" w16du:dateUtc="2026-06-23T09:53:00Z">
        <w:r w:rsidR="00722D9C">
          <w:t>La grande différence à noter</w:t>
        </w:r>
      </w:ins>
      <w:r>
        <w:t xml:space="preserve">, c’est que </w:t>
      </w:r>
      <w:r>
        <w:rPr>
          <w:b/>
          <w:bCs/>
        </w:rPr>
        <w:t>la cotisation est patronale</w:t>
      </w:r>
      <w:r>
        <w:t xml:space="preserve">, du début à la fin. L’employé ne voit jamais son salaire net diminuer : c’est le coût du travail qui augmente, et c’est l’employeur qui verse. Aucun débat sur le « pouvoir d’achat », aucune protestation sur les fiches de paie, aucune levée syndicale — la cotisation, dans le récit australien, n’est pas une charge mais un </w:t>
      </w:r>
      <w:r>
        <w:rPr>
          <w:i/>
          <w:iCs/>
        </w:rPr>
        <w:t>salaire différé</w:t>
      </w:r>
      <w:r>
        <w:t xml:space="preserve"> dont le patron est le canal et le travailleur le bénéficiaire. C’est par cette astuce que l’Australie a fait passer douze points de cotisation sans crise politique majeure.</w:t>
      </w:r>
    </w:p>
    <w:p w14:paraId="62337CBB" w14:textId="77777777" w:rsidR="00EE3D00" w:rsidRDefault="00000000">
      <w:pPr>
        <w:pStyle w:val="BodyText"/>
        <w:rPr>
          <w:ins w:id="1988" w:author="emmanuel blezes" w:date="2026-06-23T11:54:00Z" w16du:dateUtc="2026-06-23T09:54:00Z"/>
        </w:rPr>
      </w:pPr>
      <w:r>
        <w:t xml:space="preserve">À la mi-2025, l’encours total de la </w:t>
      </w:r>
      <w:proofErr w:type="spellStart"/>
      <w:r>
        <w:rPr>
          <w:i/>
          <w:iCs/>
        </w:rPr>
        <w:t>superannuation</w:t>
      </w:r>
      <w:proofErr w:type="spellEnd"/>
      <w:r>
        <w:t xml:space="preserve"> dépasse </w:t>
      </w:r>
      <w:r>
        <w:rPr>
          <w:b/>
          <w:bCs/>
        </w:rPr>
        <w:t>4,3 trillions de dollars australiens</w:t>
      </w:r>
      <w:r>
        <w:t xml:space="preserve"> (environ 2 600 milliards d’euros, ~160 % du PIB) — quatrième stock de retraite au monde, après les États-Unis, le Japon et le Royaume-Uni</w:t>
      </w:r>
      <w:r>
        <w:rPr>
          <w:rStyle w:val="FootnoteReference"/>
        </w:rPr>
        <w:footnoteReference w:id="224"/>
      </w:r>
      <w:r>
        <w:t xml:space="preserve">. Une centaine de fonds régulés par l’APRA, avec une concentration croissante : </w:t>
      </w:r>
      <w:proofErr w:type="spellStart"/>
      <w:r>
        <w:t>AustralianSuper</w:t>
      </w:r>
      <w:proofErr w:type="spellEnd"/>
      <w:r>
        <w:t xml:space="preserve"> (385 milliards, 3,67 millions de membres), </w:t>
      </w:r>
      <w:proofErr w:type="spellStart"/>
      <w:r>
        <w:t>Australian</w:t>
      </w:r>
      <w:proofErr w:type="spellEnd"/>
      <w:r>
        <w:t xml:space="preserve"> Retirement Trust (334), </w:t>
      </w:r>
      <w:proofErr w:type="spellStart"/>
      <w:r>
        <w:t>Aware</w:t>
      </w:r>
      <w:proofErr w:type="spellEnd"/>
      <w:r>
        <w:t xml:space="preserve"> Super (180)</w:t>
      </w:r>
      <w:r>
        <w:rPr>
          <w:rStyle w:val="FootnoteReference"/>
        </w:rPr>
        <w:footnoteReference w:id="225"/>
      </w:r>
      <w:r>
        <w:t xml:space="preserve"> ; les dix premiers gèrent 64 % des actifs. </w:t>
      </w:r>
      <w:proofErr w:type="spellStart"/>
      <w:r>
        <w:t>AustralianSuper</w:t>
      </w:r>
      <w:proofErr w:type="spellEnd"/>
      <w:r>
        <w:t xml:space="preserve"> affiche </w:t>
      </w:r>
      <w:r>
        <w:rPr>
          <w:b/>
          <w:bCs/>
        </w:rPr>
        <w:t>7,94 % par an net sur dix ans</w:t>
      </w:r>
      <w:r>
        <w:rPr>
          <w:rStyle w:val="FootnoteReference"/>
        </w:rPr>
        <w:footnoteReference w:id="226"/>
      </w:r>
      <w:r>
        <w:t xml:space="preserve">, et les frais médians du segment par défaut </w:t>
      </w:r>
      <w:proofErr w:type="spellStart"/>
      <w:r>
        <w:rPr>
          <w:i/>
          <w:iCs/>
        </w:rPr>
        <w:t>MySuper</w:t>
      </w:r>
      <w:proofErr w:type="spellEnd"/>
      <w:r>
        <w:t xml:space="preserve"> sont de 0,27 % — six à huit fois moins qu’une assurance-vie française. </w:t>
      </w:r>
    </w:p>
    <w:p w14:paraId="71C82749" w14:textId="77777777" w:rsidR="00EE3D00" w:rsidRDefault="00000000">
      <w:pPr>
        <w:pStyle w:val="BodyText"/>
        <w:rPr>
          <w:ins w:id="2019" w:author="emmanuel blezes" w:date="2026-06-23T11:54:00Z" w16du:dateUtc="2026-06-23T09:54:00Z"/>
        </w:rPr>
      </w:pPr>
      <w:r>
        <w:t xml:space="preserve">Ce </w:t>
      </w:r>
      <w:proofErr w:type="spellStart"/>
      <w:r>
        <w:rPr>
          <w:b/>
          <w:bCs/>
        </w:rPr>
        <w:t>MySuper</w:t>
      </w:r>
      <w:proofErr w:type="spellEnd"/>
      <w:r>
        <w:t xml:space="preserve">, équivalent fonctionnel d’AP7, est soumis à un </w:t>
      </w:r>
      <w:r>
        <w:rPr>
          <w:i/>
          <w:iCs/>
        </w:rPr>
        <w:t>Performance Test</w:t>
      </w:r>
      <w:r>
        <w:t xml:space="preserve"> annuel public : en 2021, 13 produits ont échoué, déclenchant un assainissement ; au test de 2025, un seul échouait encore sur 64</w:t>
      </w:r>
      <w:r>
        <w:rPr>
          <w:rStyle w:val="FootnoteReference"/>
        </w:rPr>
        <w:footnoteReference w:id="227"/>
      </w:r>
      <w:r>
        <w:t xml:space="preserve">. </w:t>
      </w:r>
    </w:p>
    <w:p w14:paraId="19656D9D" w14:textId="4B87966C" w:rsidR="00534634" w:rsidRDefault="00000000">
      <w:pPr>
        <w:pStyle w:val="BodyText"/>
      </w:pPr>
      <w:del w:id="2030" w:author="emmanuel blezes" w:date="2026-06-23T11:54:00Z" w16du:dateUtc="2026-06-23T09:54:00Z">
        <w:r w:rsidDel="00EE3D00">
          <w:delText xml:space="preserve">Une régulation stricte ne tue pas l’industrie, elle l’assainit. </w:delText>
        </w:r>
      </w:del>
      <w:r>
        <w:t xml:space="preserve">Et l’argent travaille pour le pays : en 2022, un consortium de fonds </w:t>
      </w:r>
      <w:r>
        <w:rPr>
          <w:i/>
          <w:iCs/>
        </w:rPr>
        <w:t>super</w:t>
      </w:r>
      <w:r>
        <w:t xml:space="preserve"> a racheté </w:t>
      </w:r>
      <w:r>
        <w:rPr>
          <w:b/>
          <w:bCs/>
        </w:rPr>
        <w:t>Sydney Airport</w:t>
      </w:r>
      <w:r>
        <w:t xml:space="preserve"> pour plus de 20 milliards et l’a ramené sous contrôle </w:t>
      </w:r>
      <w:del w:id="2031" w:author="emmanuel blezes" w:date="2026-06-23T11:54:00Z" w16du:dateUtc="2026-06-23T09:54:00Z">
        <w:r w:rsidDel="00EE3D00">
          <w:delText>domestique</w:delText>
        </w:r>
      </w:del>
      <w:ins w:id="2032" w:author="emmanuel blezes" w:date="2026-06-23T11:54:00Z" w16du:dateUtc="2026-06-23T09:54:00Z">
        <w:r w:rsidR="00EE3D00">
          <w:t>australien</w:t>
        </w:r>
      </w:ins>
      <w:r>
        <w:rPr>
          <w:rStyle w:val="FootnoteReference"/>
        </w:rPr>
        <w:footnoteReference w:id="228"/>
      </w:r>
      <w:r>
        <w:t xml:space="preserve"> ; autoroutes, aéroports de Melbourne et Perth, champs photovoltaïques — la </w:t>
      </w:r>
      <w:r>
        <w:rPr>
          <w:i/>
          <w:iCs/>
        </w:rPr>
        <w:t>super</w:t>
      </w:r>
      <w:r>
        <w:t xml:space="preserve"> est devenue l’investisseur de référence des infrastructures australiennes, détenant environ 35 % de la Bourse de Sydney, projetés à 60 % d’ici 2038</w:t>
      </w:r>
      <w:r>
        <w:rPr>
          <w:rStyle w:val="FootnoteReference"/>
        </w:rPr>
        <w:footnoteReference w:id="229"/>
      </w:r>
      <w:r>
        <w:t>.</w:t>
      </w:r>
    </w:p>
    <w:p w14:paraId="2460E418" w14:textId="1481852A" w:rsidR="00544041" w:rsidRDefault="00000000">
      <w:pPr>
        <w:pStyle w:val="BodyText"/>
        <w:rPr>
          <w:ins w:id="2045" w:author="emmanuel blezes" w:date="2026-06-23T11:55:00Z" w16du:dateUtc="2026-06-23T09:55:00Z"/>
        </w:rPr>
      </w:pPr>
      <w:r>
        <w:lastRenderedPageBreak/>
        <w:t xml:space="preserve">La leçon australienne tient en trois mots : </w:t>
      </w:r>
      <w:r>
        <w:rPr>
          <w:b/>
          <w:bCs/>
        </w:rPr>
        <w:t>cotisation patronale, montée graduelle, consensus transpartisan</w:t>
      </w:r>
      <w:r>
        <w:t>. La cotisation patronale fait sauter le verrou symbolique du « double paiement »</w:t>
      </w:r>
      <w:ins w:id="2046" w:author="emmanuel blezes" w:date="2026-06-23T11:55:00Z" w16du:dateUtc="2026-06-23T09:55:00Z">
        <w:r w:rsidR="003C6575">
          <w:t xml:space="preserve"> (l’actif devant payer pour sa retraite par </w:t>
        </w:r>
        <w:proofErr w:type="spellStart"/>
        <w:r w:rsidR="003C6575">
          <w:t>capitlisation</w:t>
        </w:r>
        <w:proofErr w:type="spellEnd"/>
        <w:r w:rsidR="003C6575">
          <w:t xml:space="preserve"> et pour l</w:t>
        </w:r>
      </w:ins>
      <w:ins w:id="2047" w:author="emmanuel blezes" w:date="2026-06-23T11:56:00Z" w16du:dateUtc="2026-06-23T09:56:00Z">
        <w:r w:rsidR="003C6575">
          <w:t>a répartition des retraités actuels)</w:t>
        </w:r>
      </w:ins>
      <w:r>
        <w:t xml:space="preserve">, l’objection française par excellence. La montée sur vingt-cinq ans désamorce le choc économique. </w:t>
      </w:r>
    </w:p>
    <w:p w14:paraId="632AE1F8" w14:textId="403AA1E0" w:rsidR="00534634" w:rsidRDefault="00000000">
      <w:pPr>
        <w:pStyle w:val="BodyText"/>
      </w:pPr>
      <w:r>
        <w:t xml:space="preserve">Et le consensus tient le système debout : aucun gouvernement, travailliste ou de la Coalition, n’a tenté d’abolir la </w:t>
      </w:r>
      <w:r>
        <w:rPr>
          <w:i/>
          <w:iCs/>
        </w:rPr>
        <w:t>Superannuation</w:t>
      </w:r>
      <w:r>
        <w:t xml:space="preserve"> depuis 1992. Qui, en France, signerait l’équivalent — quel ministre des Finances, quel secrétaire de la CFDT, quel président d’organisation patronale auraient la force et la patience de tenir un accord pluripartite sur trente ans ?</w:t>
      </w:r>
    </w:p>
    <w:p w14:paraId="7F2BE14C" w14:textId="77777777" w:rsidR="00534634" w:rsidRPr="0085314F" w:rsidRDefault="00000000">
      <w:pPr>
        <w:pStyle w:val="Heading3"/>
        <w:rPr>
          <w:rFonts w:asciiTheme="majorHAnsi" w:hAnsiTheme="majorHAnsi"/>
          <w:sz w:val="32"/>
          <w:szCs w:val="32"/>
          <w:rPrChange w:id="2048" w:author="emmanuel blezes" w:date="2026-06-23T11:21:00Z" w16du:dateUtc="2026-06-23T09:21:00Z">
            <w:rPr/>
          </w:rPrChange>
        </w:rPr>
      </w:pPr>
      <w:bookmarkStart w:id="2049" w:name="_Toc233057543"/>
      <w:bookmarkStart w:id="2050" w:name="singapour-le-modèle-asiatique-mature"/>
      <w:bookmarkEnd w:id="1942"/>
      <w:r w:rsidRPr="0085314F">
        <w:rPr>
          <w:rFonts w:asciiTheme="majorHAnsi" w:hAnsiTheme="majorHAnsi"/>
          <w:sz w:val="32"/>
          <w:szCs w:val="32"/>
          <w:rPrChange w:id="2051" w:author="emmanuel blezes" w:date="2026-06-23T11:21:00Z" w16du:dateUtc="2026-06-23T09:21:00Z">
            <w:rPr/>
          </w:rPrChange>
        </w:rPr>
        <w:t>Singapour : le modèle asiatique mature</w:t>
      </w:r>
      <w:bookmarkEnd w:id="2049"/>
    </w:p>
    <w:p w14:paraId="1857AFBF" w14:textId="77777777" w:rsidR="00196022" w:rsidRDefault="00000000">
      <w:pPr>
        <w:pStyle w:val="FirstParagraph"/>
        <w:rPr>
          <w:ins w:id="2052" w:author="emmanuel blezes" w:date="2026-06-23T11:58:00Z" w16du:dateUtc="2026-06-23T09:58:00Z"/>
        </w:rPr>
      </w:pPr>
      <w:r>
        <w:t xml:space="preserve">Singapour, 1959. </w:t>
      </w:r>
      <w:r>
        <w:rPr>
          <w:b/>
          <w:bCs/>
        </w:rPr>
        <w:t>Lee Kuan Yew</w:t>
      </w:r>
      <w:r>
        <w:t xml:space="preserve">, trente-six ans, devient Premier ministre d’une île exiguë, sans matières premières, peuplée de trois millions d’habitants mal logés. En 1965, l’éviction de la Fédération malaisienne en fait un État indépendant à son corps défendant ; Lee, qui pleure publiquement le jour de la séparation, doit bâtir une nation à partir de rien. </w:t>
      </w:r>
    </w:p>
    <w:p w14:paraId="516F2AA0" w14:textId="002B4DE3" w:rsidR="00534634" w:rsidRDefault="00000000">
      <w:pPr>
        <w:pStyle w:val="FirstParagraph"/>
      </w:pPr>
      <w:r>
        <w:t xml:space="preserve">Il a deux atouts : une population disciplinée, et un dispositif d’épargne hérité de l’administration coloniale — le </w:t>
      </w:r>
      <w:r>
        <w:rPr>
          <w:b/>
          <w:bCs/>
        </w:rPr>
        <w:t>Central Provident Fund</w:t>
      </w:r>
      <w:r>
        <w:t xml:space="preserve"> (CPF), créé en 1955, au départ modeste (5 % employeur + 5 % salarié sur un compte individuel pour une pension à 55 ans)</w:t>
      </w:r>
      <w:r>
        <w:rPr>
          <w:rStyle w:val="FootnoteReference"/>
        </w:rPr>
        <w:footnoteReference w:id="230"/>
      </w:r>
      <w:r>
        <w:t>. Avec son ministre des Finances Goh Keng Swee, il en fait tout autre chose.</w:t>
      </w:r>
    </w:p>
    <w:p w14:paraId="5B6CE324" w14:textId="77777777" w:rsidR="00270990" w:rsidRDefault="00000000">
      <w:pPr>
        <w:pStyle w:val="BodyText"/>
        <w:rPr>
          <w:ins w:id="2060" w:author="emmanuel blezes" w:date="2026-06-23T12:04:00Z" w16du:dateUtc="2026-06-23T10:04:00Z"/>
        </w:rPr>
      </w:pPr>
      <w:r>
        <w:t xml:space="preserve">En </w:t>
      </w:r>
      <w:r>
        <w:rPr>
          <w:b/>
          <w:bCs/>
        </w:rPr>
        <w:t>1968</w:t>
      </w:r>
      <w:r>
        <w:t>, inflexion fondatrice : Lee autorise l’usage du CPF pour acheter un logement public (HDB). L’épargne forcée cesse d’être un produit de retraite pour devenir un instrument d’accession à la propriété — « un Singapourien propriétaire est un Singapourien attaché au pays »</w:t>
      </w:r>
      <w:r>
        <w:rPr>
          <w:rStyle w:val="FootnoteReference"/>
        </w:rPr>
        <w:footnoteReference w:id="231"/>
      </w:r>
      <w:r>
        <w:t xml:space="preserve">. La logique fonctionne : en 2024, </w:t>
      </w:r>
      <w:r>
        <w:rPr>
          <w:b/>
          <w:bCs/>
        </w:rPr>
        <w:t>90 % des résidents sont propriétaires de leur logement</w:t>
      </w:r>
      <w:r>
        <w:t>, 80 % en HDB</w:t>
      </w:r>
      <w:r>
        <w:rPr>
          <w:rStyle w:val="FootnoteReference"/>
        </w:rPr>
        <w:footnoteReference w:id="232"/>
      </w:r>
      <w:r>
        <w:t xml:space="preserve"> — probablement le taux le plus élevé du monde développé (contre 66 % en France, 51 % en Allemagne). </w:t>
      </w:r>
    </w:p>
    <w:p w14:paraId="30C32C4B" w14:textId="7B7F3DA5" w:rsidR="00534634" w:rsidRDefault="00000000">
      <w:pPr>
        <w:pStyle w:val="BodyText"/>
      </w:pPr>
      <w:r>
        <w:t xml:space="preserve">L’architecture s’enrichit ensuite : compte santé (MediSave, 1984), compte retraite (2008), et en 2009 la rente viagère obligatoire </w:t>
      </w:r>
      <w:r>
        <w:rPr>
          <w:b/>
          <w:bCs/>
        </w:rPr>
        <w:t>CPF LIFE</w:t>
      </w:r>
      <w:r>
        <w:rPr>
          <w:rStyle w:val="FootnoteReference"/>
        </w:rPr>
        <w:footnoteReference w:id="233"/>
      </w:r>
      <w:r>
        <w:t>. Quatre usages — retraite, logement, santé, rente — pour un seul fonds.</w:t>
      </w:r>
    </w:p>
    <w:p w14:paraId="704F10CA" w14:textId="77777777" w:rsidR="00270990" w:rsidRDefault="00000000">
      <w:pPr>
        <w:pStyle w:val="BodyText"/>
        <w:rPr>
          <w:ins w:id="2082" w:author="emmanuel blezes" w:date="2026-06-23T12:04:00Z" w16du:dateUtc="2026-06-23T10:04:00Z"/>
        </w:rPr>
      </w:pPr>
      <w:r>
        <w:lastRenderedPageBreak/>
        <w:t xml:space="preserve">Le taux de cotisation total atteint aujourd’hui </w:t>
      </w:r>
      <w:r>
        <w:rPr>
          <w:b/>
          <w:bCs/>
        </w:rPr>
        <w:t>37 % du brut</w:t>
      </w:r>
      <w:r>
        <w:t xml:space="preserve"> sous 55 ans : 17 % patronal, 20 % salarié</w:t>
      </w:r>
      <w:r>
        <w:rPr>
          <w:rStyle w:val="FootnoteReference"/>
        </w:rPr>
        <w:footnoteReference w:id="234"/>
      </w:r>
      <w:r>
        <w:t xml:space="preserve">. Énorme en apparence — mais Singapour a une fiscalité directe légère (TVA à 9 %, impôt sur le revenu plafonné à 24 %, pas de cotisation sociale séparée) : le CPF </w:t>
      </w:r>
      <w:r>
        <w:rPr>
          <w:i/>
          <w:iCs/>
        </w:rPr>
        <w:t>est</w:t>
      </w:r>
      <w:r>
        <w:t xml:space="preserve"> la fiscalité sociale du pays, il ne s’ajoute pas à un système, il en remplace plusieurs. </w:t>
      </w:r>
    </w:p>
    <w:p w14:paraId="4A870FDD" w14:textId="2775E140" w:rsidR="00534634" w:rsidRDefault="00000000">
      <w:pPr>
        <w:pStyle w:val="BodyText"/>
      </w:pPr>
      <w:r>
        <w:t xml:space="preserve">Au-dessus de 55 ans, les taux diminuent par paliers pour ne pas peser sur l’emploi des seniors. La spécificité majeure, par rapport à la Suède ou l’Australie, c’est que </w:t>
      </w:r>
      <w:r>
        <w:rPr>
          <w:b/>
          <w:bCs/>
        </w:rPr>
        <w:t>les rendements sont garantis par l’État</w:t>
      </w:r>
      <w:r>
        <w:t xml:space="preserve"> : 2,5 % minimum sur le compte ordinaire, 4 % sur les autres, avec un bonus pour les bas soldes. C’est l’État qui prend le risque d’investissement, via son fonds souverain </w:t>
      </w:r>
      <w:r>
        <w:rPr>
          <w:b/>
          <w:bCs/>
        </w:rPr>
        <w:t>GIC</w:t>
      </w:r>
      <w:r>
        <w:t xml:space="preserve"> (plus de 800 milliards de dollars estimés à mi-2025)</w:t>
      </w:r>
      <w:r>
        <w:rPr>
          <w:rStyle w:val="FootnoteReference"/>
        </w:rPr>
        <w:footnoteReference w:id="235"/>
      </w:r>
      <w:r>
        <w:t xml:space="preserve">, qui livre une performance réelle de 4 à 5 % sur trente ans ; l’écart entre cette performance et les taux garantis alimente les réserves nationales. Le </w:t>
      </w:r>
      <w:r>
        <w:rPr>
          <w:i/>
          <w:iCs/>
        </w:rPr>
        <w:t>Workers’ Party</w:t>
      </w:r>
      <w:r>
        <w:t>, principale opposition, réclame régulièrement qu’on verse davantage aux cotisants ; le gouvernement répond que la garantie a une valeur, qui explique l’écart</w:t>
      </w:r>
      <w:r>
        <w:rPr>
          <w:rStyle w:val="FootnoteReference"/>
        </w:rPr>
        <w:footnoteReference w:id="236"/>
      </w:r>
      <w:r>
        <w:t>.</w:t>
      </w:r>
    </w:p>
    <w:p w14:paraId="61B1E587" w14:textId="77777777" w:rsidR="00270990" w:rsidRDefault="00000000">
      <w:pPr>
        <w:pStyle w:val="BodyText"/>
        <w:rPr>
          <w:ins w:id="2110" w:author="emmanuel blezes" w:date="2026-06-23T12:04:00Z" w16du:dateUtc="2026-06-23T10:04:00Z"/>
        </w:rPr>
      </w:pPr>
      <w:r>
        <w:t xml:space="preserve">L’encours du CPF atteint </w:t>
      </w:r>
      <w:r>
        <w:rPr>
          <w:b/>
          <w:bCs/>
        </w:rPr>
        <w:t>609,5 milliards de dollars singapouriens fin 2024</w:t>
      </w:r>
      <w:r>
        <w:t xml:space="preserve"> (environ 420 milliards d’euros, 94 % du PIB), pour 4,2 millions de membres</w:t>
      </w:r>
      <w:r>
        <w:rPr>
          <w:rStyle w:val="FootnoteReference"/>
        </w:rPr>
        <w:footnoteReference w:id="237"/>
      </w:r>
      <w:r>
        <w:t xml:space="preserve">. </w:t>
      </w:r>
      <w:proofErr w:type="gramStart"/>
      <w:r>
        <w:t>Un filet complète</w:t>
      </w:r>
      <w:proofErr w:type="gramEnd"/>
      <w:r>
        <w:t xml:space="preserve"> l’édifice, le </w:t>
      </w:r>
      <w:r>
        <w:rPr>
          <w:i/>
          <w:iCs/>
        </w:rPr>
        <w:t>Silver Support Scheme</w:t>
      </w:r>
      <w:r>
        <w:t xml:space="preserve"> (2016) : pour les 20 à 30 % de retraités les plus modestes, l’État verse automatiquement un minimum mensuel, sans demande administrative, sur la base des données fiscales et de logement</w:t>
      </w:r>
      <w:r>
        <w:rPr>
          <w:rStyle w:val="FootnoteReference"/>
        </w:rPr>
        <w:footnoteReference w:id="238"/>
      </w:r>
      <w:r>
        <w:t xml:space="preserve"> — la version singapourienne de la garantipension, indispensable parce que même une épargne forcée à 37 % laisse des carrières fragmentaires, surtout féminines. </w:t>
      </w:r>
    </w:p>
    <w:p w14:paraId="3A786A3A" w14:textId="08A94B14" w:rsidR="00534634" w:rsidRDefault="00000000">
      <w:pPr>
        <w:pStyle w:val="BodyText"/>
      </w:pPr>
      <w:r>
        <w:t xml:space="preserve">Résultat : en 2025, le Mercer CFA Index classe Singapour </w:t>
      </w:r>
      <w:r>
        <w:rPr>
          <w:b/>
          <w:bCs/>
        </w:rPr>
        <w:t>5ᵉ mondial, note A — première place asiatique</w:t>
      </w:r>
      <w:r>
        <w:rPr>
          <w:rStyle w:val="FootnoteReference"/>
        </w:rPr>
        <w:footnoteReference w:id="239"/>
      </w:r>
      <w:r>
        <w:t xml:space="preserve">, là où la France n’est pas dans le top 20. Le pacte initial — épargne forcée </w:t>
      </w:r>
      <w:r>
        <w:rPr>
          <w:i/>
          <w:iCs/>
        </w:rPr>
        <w:t>contre</w:t>
      </w:r>
      <w:r>
        <w:t xml:space="preserve"> propriété accessible </w:t>
      </w:r>
      <w:r>
        <w:rPr>
          <w:i/>
          <w:iCs/>
        </w:rPr>
        <w:t>contre</w:t>
      </w:r>
      <w:r>
        <w:t xml:space="preserve"> protection sociale intégrée — n’a jamais été rompu : aucun Premier ministre n’a tenté d’abolir ni même de réduire significativement le CPF.</w:t>
      </w:r>
    </w:p>
    <w:p w14:paraId="12EDC0FD" w14:textId="77777777" w:rsidR="00270990" w:rsidRDefault="00000000">
      <w:pPr>
        <w:pStyle w:val="BodyText"/>
        <w:rPr>
          <w:ins w:id="2134" w:author="emmanuel blezes" w:date="2026-06-23T12:05:00Z" w16du:dateUtc="2026-06-23T10:05:00Z"/>
        </w:rPr>
      </w:pPr>
      <w:r>
        <w:lastRenderedPageBreak/>
        <w:t xml:space="preserve">Que transposer ? Pas le taux à 37 %, inatteignable dans un pays où la fiscalité pèse déjà 45 % du PIB, ni le pacte de continuité politique de soixante-dix ans. Mais trois principes, oui. </w:t>
      </w:r>
    </w:p>
    <w:p w14:paraId="388FFDD9" w14:textId="0DB925D9" w:rsidR="00534634" w:rsidRDefault="00000000">
      <w:pPr>
        <w:pStyle w:val="BodyText"/>
      </w:pPr>
      <w:r>
        <w:rPr>
          <w:b/>
          <w:bCs/>
        </w:rPr>
        <w:t>Un fonds par défaut</w:t>
      </w:r>
      <w:r>
        <w:t xml:space="preserve"> unique, public, à frais bas (CPF, AP7, MySuper) — l’inverse du PER et de ses centaines d’options. </w:t>
      </w:r>
      <w:r>
        <w:rPr>
          <w:b/>
          <w:bCs/>
        </w:rPr>
        <w:t>Un plancher universel</w:t>
      </w:r>
      <w:r>
        <w:t xml:space="preserve">, ciblé sans démarche administrative. Et surtout </w:t>
      </w:r>
      <w:r>
        <w:rPr>
          <w:b/>
          <w:bCs/>
        </w:rPr>
        <w:t>un rendement garanti</w:t>
      </w:r>
      <w:r>
        <w:t xml:space="preserve"> pour la part socle, l’État assumant le risque d’investissement : la Suède le fait à moitié, Singapour à 100 %. C’est la leçon qui vise particulièrement la gauche française : si la peur, c’est le risque de marché, ce risque peut être absorbé par l’État. Cela a un coût — l’écart de rendement —, mais c’est un </w:t>
      </w:r>
      <w:r>
        <w:rPr>
          <w:i/>
          <w:iCs/>
        </w:rPr>
        <w:t>deal</w:t>
      </w:r>
      <w:r>
        <w:t xml:space="preserve"> explicite, négocié, accepté, et il finance les réserves nationales. On peut très bien capitaliser sans transférer le risque au cotisant individuel.</w:t>
      </w:r>
    </w:p>
    <w:p w14:paraId="070A5251" w14:textId="77777777" w:rsidR="00534634" w:rsidRPr="0085314F" w:rsidRDefault="00000000">
      <w:pPr>
        <w:pStyle w:val="Heading3"/>
        <w:rPr>
          <w:rFonts w:asciiTheme="majorHAnsi" w:hAnsiTheme="majorHAnsi"/>
          <w:sz w:val="32"/>
          <w:szCs w:val="32"/>
          <w:rPrChange w:id="2135" w:author="emmanuel blezes" w:date="2026-06-23T11:21:00Z" w16du:dateUtc="2026-06-23T09:21:00Z">
            <w:rPr/>
          </w:rPrChange>
        </w:rPr>
      </w:pPr>
      <w:bookmarkStart w:id="2136" w:name="_Toc233057544"/>
      <w:bookmarkStart w:id="2137" w:name="X297deed7a2565db2b7f8054dbc85a7c98e81549"/>
      <w:bookmarkEnd w:id="2050"/>
      <w:r w:rsidRPr="0085314F">
        <w:rPr>
          <w:rFonts w:asciiTheme="majorHAnsi" w:hAnsiTheme="majorHAnsi"/>
          <w:sz w:val="32"/>
          <w:szCs w:val="32"/>
          <w:rPrChange w:id="2138" w:author="emmanuel blezes" w:date="2026-06-23T11:21:00Z" w16du:dateUtc="2026-06-23T09:21:00Z">
            <w:rPr/>
          </w:rPrChange>
        </w:rPr>
        <w:t>Chili : l’expérience unique du tout-capitalisation</w:t>
      </w:r>
      <w:bookmarkEnd w:id="2136"/>
    </w:p>
    <w:p w14:paraId="320490CB" w14:textId="3CB16CFE" w:rsidR="00534634" w:rsidRDefault="00000000">
      <w:pPr>
        <w:pStyle w:val="FirstParagraph"/>
      </w:pPr>
      <w:r>
        <w:t xml:space="preserve">Le Chili est le seul pays au monde à avoir aboli sa répartition pour la remplacer, intégralement et pour tous les nouveaux entrants, par de la capitalisation pure. Aucun autre n’a osé : Suède, Pays-Bas, Australie, Singapour ont tous conservé un socle </w:t>
      </w:r>
      <w:del w:id="2139" w:author="emmanuel blezes" w:date="2026-06-23T12:05:00Z" w16du:dateUtc="2026-06-23T10:05:00Z">
        <w:r w:rsidDel="00270990">
          <w:delText>public</w:delText>
        </w:r>
      </w:del>
      <w:ins w:id="2140" w:author="emmanuel blezes" w:date="2026-06-23T12:05:00Z" w16du:dateUtc="2026-06-23T10:05:00Z">
        <w:r w:rsidR="00270990">
          <w:t>de répartition</w:t>
        </w:r>
      </w:ins>
      <w:r>
        <w:t>. Le Chili, lui, a tout basculé d’un coup, par décret-loi, sous régime militaire, en 1981 — et il en revient quarante-cinq ans plus tard, avec la loi 21735 de janvier 2025. Cette singularité en fait l’expérience la plus précieuse pour penser la capitalisation : non parce qu’elle réussit, mais parce qu’elle échoue</w:t>
      </w:r>
      <w:del w:id="2141" w:author="emmanuel blezes" w:date="2026-06-23T12:06:00Z" w16du:dateUtc="2026-06-23T10:06:00Z">
        <w:r w:rsidDel="00270990">
          <w:delText xml:space="preserve"> de la manière la plus pure et la plus documentée</w:delText>
        </w:r>
      </w:del>
      <w:r>
        <w:t xml:space="preserve">. </w:t>
      </w:r>
      <w:del w:id="2142" w:author="emmanuel blezes" w:date="2026-06-23T12:06:00Z" w16du:dateUtc="2026-06-23T10:06:00Z">
        <w:r w:rsidDel="00270990">
          <w:delText>Un cas-limite, et les cas-limites enseignent.</w:delText>
        </w:r>
      </w:del>
    </w:p>
    <w:p w14:paraId="4D70C643" w14:textId="77777777" w:rsidR="00FE7DF6" w:rsidRDefault="00000000">
      <w:pPr>
        <w:pStyle w:val="BodyText"/>
        <w:rPr>
          <w:ins w:id="2143" w:author="emmanuel blezes" w:date="2026-06-23T12:06:00Z" w16du:dateUtc="2026-06-23T10:06:00Z"/>
        </w:rPr>
      </w:pPr>
      <w:del w:id="2144" w:author="emmanuel blezes" w:date="2026-06-23T12:06:00Z" w16du:dateUtc="2026-06-23T10:06:00Z">
        <w:r w:rsidDel="00270990">
          <w:delText xml:space="preserve">La forme de la réforme doit tout à la séquence politique. </w:delText>
        </w:r>
      </w:del>
      <w:r>
        <w:t xml:space="preserve">Le </w:t>
      </w:r>
      <w:r>
        <w:rPr>
          <w:b/>
          <w:bCs/>
        </w:rPr>
        <w:t>11 septembre 1973</w:t>
      </w:r>
      <w:r>
        <w:t xml:space="preserve">, Pinochet renverse Allende ; le Parlement est dissous, les syndicats désarmés. Dans ce vide se déploient les </w:t>
      </w:r>
      <w:r>
        <w:rPr>
          <w:b/>
          <w:bCs/>
        </w:rPr>
        <w:t>Chicago Boys</w:t>
      </w:r>
      <w:r>
        <w:t>, une trentaine d’économistes chiliens formés à l’Université de Chicago sous l’autorité intellectuelle de Milton Friedman et d’Arnold Harberger</w:t>
      </w:r>
      <w:r>
        <w:rPr>
          <w:rStyle w:val="FootnoteReference"/>
        </w:rPr>
        <w:footnoteReference w:id="240"/>
      </w:r>
      <w:r>
        <w:t xml:space="preserve">, qui ont préparé dès 1972 un plan de transformation, </w:t>
      </w:r>
      <w:r>
        <w:rPr>
          <w:i/>
          <w:iCs/>
        </w:rPr>
        <w:t>El Ladrillo</w:t>
      </w:r>
      <w:r>
        <w:rPr>
          <w:rStyle w:val="FootnoteReference"/>
        </w:rPr>
        <w:footnoteReference w:id="241"/>
      </w:r>
      <w:r>
        <w:t xml:space="preserve">. </w:t>
      </w:r>
    </w:p>
    <w:p w14:paraId="74338B64" w14:textId="2EB97BCB" w:rsidR="00534634" w:rsidRDefault="00000000">
      <w:pPr>
        <w:pStyle w:val="BodyText"/>
      </w:pPr>
      <w:r>
        <w:t>En mars 1975, Friedman se rend à Santiago, rencontre Pinochet et prône une « thérapie de choc » contre l’inflation</w:t>
      </w:r>
      <w:r>
        <w:rPr>
          <w:rStyle w:val="FootnoteReference"/>
        </w:rPr>
        <w:footnoteReference w:id="242"/>
      </w:r>
      <w:r>
        <w:t xml:space="preserve">. C’est </w:t>
      </w:r>
      <w:r>
        <w:rPr>
          <w:b/>
          <w:bCs/>
        </w:rPr>
        <w:t>José Piñera</w:t>
      </w:r>
      <w:r>
        <w:t xml:space="preserve">, ministre du Travail entre 1978 et 1980, frère cadet du futur président Sebastián Piñera, qui hérite des retraites. Le </w:t>
      </w:r>
      <w:r>
        <w:rPr>
          <w:b/>
          <w:bCs/>
        </w:rPr>
        <w:t>décret-loi n° 3500</w:t>
      </w:r>
      <w:r>
        <w:t>, signé le 4 novembre 1980 et en vigueur le 1ᵉʳ mai 1981</w:t>
      </w:r>
      <w:r>
        <w:rPr>
          <w:rStyle w:val="FootnoteReference"/>
        </w:rPr>
        <w:footnoteReference w:id="243"/>
      </w:r>
      <w:r>
        <w:t xml:space="preserve">, livre une architecture clé en main — sans débat parlementaire, sans négociation syndicale, sans référendum : </w:t>
      </w:r>
      <w:r>
        <w:rPr>
          <w:b/>
          <w:bCs/>
        </w:rPr>
        <w:t>10 % de cotisation versés par le salarié seul, zéro cotisation patronale</w:t>
      </w:r>
      <w:r>
        <w:t xml:space="preserve">, gestion confiée à des </w:t>
      </w:r>
      <w:r>
        <w:lastRenderedPageBreak/>
        <w:t xml:space="preserve">sociétés privées en concurrence — les </w:t>
      </w:r>
      <w:r>
        <w:rPr>
          <w:b/>
          <w:bCs/>
        </w:rPr>
        <w:t>AFP</w:t>
      </w:r>
      <w:r>
        <w:t xml:space="preserve"> —, capital strictement individuel, suppression totale de la répartition pour les nouveaux entrants. Promesse du document Piñera : 70 % du dernier salaire, sur un rendement supposé de 5 à 7 % par an</w:t>
      </w:r>
      <w:r>
        <w:rPr>
          <w:rStyle w:val="FootnoteReference"/>
        </w:rPr>
        <w:footnoteReference w:id="244"/>
      </w:r>
      <w:r>
        <w:t xml:space="preserve">. Un détail </w:t>
      </w:r>
      <w:del w:id="2189" w:author="emmanuel blezes" w:date="2026-06-23T12:07:00Z" w16du:dateUtc="2026-06-23T10:07:00Z">
        <w:r w:rsidDel="00FE7DF6">
          <w:delText xml:space="preserve">dit l’époque tout entière </w:delText>
        </w:r>
      </w:del>
      <w:ins w:id="2190" w:author="emmanuel blezes" w:date="2026-06-23T12:07:00Z" w16du:dateUtc="2026-06-23T10:07:00Z">
        <w:r w:rsidR="00FE7DF6">
          <w:t xml:space="preserve">qui a son </w:t>
        </w:r>
        <w:proofErr w:type="gramStart"/>
        <w:r w:rsidR="00FE7DF6">
          <w:t>importance</w:t>
        </w:r>
      </w:ins>
      <w:r>
        <w:t>:</w:t>
      </w:r>
      <w:proofErr w:type="gramEnd"/>
      <w:r>
        <w:t xml:space="preserve"> </w:t>
      </w:r>
      <w:r>
        <w:rPr>
          <w:b/>
          <w:bCs/>
        </w:rPr>
        <w:t>les militaires conservent, eux, leur propre régime par répartition</w:t>
      </w:r>
      <w:r>
        <w:t>, intact</w:t>
      </w:r>
      <w:r>
        <w:rPr>
          <w:rStyle w:val="FootnoteReference"/>
        </w:rPr>
        <w:footnoteReference w:id="245"/>
      </w:r>
      <w:r>
        <w:t>. Ceux qui imposent la capitalisation pure aux civils la refusent pour leur propre corps</w:t>
      </w:r>
      <w:del w:id="2196" w:author="emmanuel blezes" w:date="2026-06-23T12:07:00Z" w16du:dateUtc="2026-06-23T10:07:00Z">
        <w:r w:rsidDel="00FE7DF6">
          <w:delText xml:space="preserve"> — la doctrine s’arrête à la porte de la caserne</w:delText>
        </w:r>
      </w:del>
      <w:ins w:id="2197" w:author="emmanuel blezes" w:date="2026-06-23T12:07:00Z" w16du:dateUtc="2026-06-23T10:07:00Z">
        <w:r w:rsidR="00FE7DF6">
          <w:t>, ils se protègent</w:t>
        </w:r>
      </w:ins>
      <w:r>
        <w:t>.</w:t>
      </w:r>
    </w:p>
    <w:p w14:paraId="78777EC0" w14:textId="77777777" w:rsidR="00534634" w:rsidRDefault="00000000">
      <w:pPr>
        <w:pStyle w:val="BodyText"/>
      </w:pPr>
      <w:r>
        <w:t>Le modèle a été abondamment imité : entre 1990 et 2010, vingt-huit pays (Pérou, Colombie, Mexique, Argentine…) ont introduit un pilier inspiré du Chili, promu par la Banque mondiale</w:t>
      </w:r>
      <w:r>
        <w:rPr>
          <w:rStyle w:val="FootnoteReference"/>
        </w:rPr>
        <w:footnoteReference w:id="246"/>
      </w:r>
      <w:r>
        <w:t xml:space="preserve">. Puis le mouvement s’est inversé. En 2018, l’OIT publie un rapport au titre programme, </w:t>
      </w:r>
      <w:r>
        <w:rPr>
          <w:i/>
          <w:iCs/>
        </w:rPr>
        <w:t>Reversing Pension Privatizations</w:t>
      </w:r>
      <w:r>
        <w:t xml:space="preserve"> : </w:t>
      </w:r>
      <w:r>
        <w:rPr>
          <w:b/>
          <w:bCs/>
        </w:rPr>
        <w:t>dix-huit pays sur trente</w:t>
      </w:r>
      <w:r>
        <w:t xml:space="preserve"> ont depuis renationalisé tout ou partie de leur système</w:t>
      </w:r>
      <w:r>
        <w:rPr>
          <w:rStyle w:val="FootnoteReference"/>
        </w:rPr>
        <w:footnoteReference w:id="247"/>
      </w:r>
      <w:r>
        <w:t xml:space="preserve">. Le Chili, lui, est resté le plus longtemps — non par fidélité, mais parce que la constitution de 1980 exigeait des majorités qualifiées qu’aucun gouvernement de centre-gauche n’a réunies avant 2025. Cette inertie en a fait un </w:t>
      </w:r>
      <w:r>
        <w:rPr>
          <w:b/>
          <w:bCs/>
        </w:rPr>
        <w:t>laboratoire involontaire</w:t>
      </w:r>
      <w:r>
        <w:t xml:space="preserve"> : quarante-cinq ans d’observation continue d’une capitalisation pure, sans pilier répartition, sans cotisation employeur, sans plancher à la création. Aucun autre pays n’offre cette épaisseur.</w:t>
      </w:r>
    </w:p>
    <w:p w14:paraId="1B467C85" w14:textId="77777777" w:rsidR="00534634" w:rsidRDefault="00000000">
      <w:pPr>
        <w:pStyle w:val="BodyText"/>
      </w:pPr>
      <w:r>
        <w:t xml:space="preserve">Les chiffres, après tout ce temps, sont accablants. Le taux de remplacement médian d’une cohorte entrée dans la vie active au début des années 1980 est, en 2021, de </w:t>
      </w:r>
      <w:r>
        <w:rPr>
          <w:b/>
          <w:bCs/>
        </w:rPr>
        <w:t>38,5 % pour les hommes et 35,4 % pour les femmes</w:t>
      </w:r>
      <w:r>
        <w:rPr>
          <w:rStyle w:val="FootnoteReference"/>
        </w:rPr>
        <w:footnoteReference w:id="248"/>
      </w:r>
      <w:r>
        <w:t xml:space="preserve"> — la moitié de la promesse Piñera ; avec la </w:t>
      </w:r>
      <w:r>
        <w:rPr>
          <w:i/>
          <w:iCs/>
        </w:rPr>
        <w:t>Pensión Garantizada Universal</w:t>
      </w:r>
      <w:r>
        <w:t xml:space="preserve"> créée en 2022, l’OCDE le réévalue à 45,7 % / 43 %</w:t>
      </w:r>
      <w:r>
        <w:rPr>
          <w:rStyle w:val="FootnoteReference"/>
        </w:rPr>
        <w:footnoteReference w:id="249"/>
      </w:r>
      <w:r>
        <w:t>, toujours loin des comparables (France 71,9 %, Pays-Bas 96 %, moyenne OCDE 50,7 %). La pension AFP moyenne — 200 000 à 250 000 pesos par mois, soit 210 à 270 dollars</w:t>
      </w:r>
      <w:r>
        <w:rPr>
          <w:rStyle w:val="FootnoteReference"/>
        </w:rPr>
        <w:footnoteReference w:id="250"/>
      </w:r>
      <w:r>
        <w:t xml:space="preserve"> — n’atteint pas la moitié du salaire minimum chilien.</w:t>
      </w:r>
    </w:p>
    <w:p w14:paraId="583FACC2" w14:textId="77777777" w:rsidR="006D45B8" w:rsidRDefault="00000000">
      <w:pPr>
        <w:pStyle w:val="BodyText"/>
        <w:rPr>
          <w:ins w:id="2229" w:author="emmanuel blezes" w:date="2026-06-23T12:12:00Z" w16du:dateUtc="2026-06-23T10:12:00Z"/>
        </w:rPr>
      </w:pPr>
      <w:r>
        <w:lastRenderedPageBreak/>
        <w:t xml:space="preserve">Contrairement à une idée reçue, le coupable n’est pas le rendement. Les fonds AFP ont délivré 8 à 10 % réel par an sur leurs deux premières décennies (1981-2003), avant de retomber vers 3,5 % depuis la création des </w:t>
      </w:r>
      <w:r>
        <w:rPr>
          <w:i/>
          <w:iCs/>
        </w:rPr>
        <w:t>multifondos</w:t>
      </w:r>
      <w:r>
        <w:t xml:space="preserve"> en 2002</w:t>
      </w:r>
      <w:r>
        <w:rPr>
          <w:rStyle w:val="FootnoteReference"/>
        </w:rPr>
        <w:footnoteReference w:id="251"/>
      </w:r>
      <w:r>
        <w:t xml:space="preserve"> : la mécanique d’accumulation a, sur la longue période, plutôt bien fonctionné. </w:t>
      </w:r>
    </w:p>
    <w:p w14:paraId="5867AF01" w14:textId="77777777" w:rsidR="006D45B8" w:rsidRDefault="00000000">
      <w:pPr>
        <w:pStyle w:val="BodyText"/>
        <w:rPr>
          <w:ins w:id="2242" w:author="emmanuel blezes" w:date="2026-06-23T12:12:00Z" w16du:dateUtc="2026-06-23T10:12:00Z"/>
        </w:rPr>
      </w:pPr>
      <w:r>
        <w:t xml:space="preserve">Ce qui a fait défaut, c’est ce que les </w:t>
      </w:r>
      <w:r>
        <w:rPr>
          <w:b/>
          <w:bCs/>
        </w:rPr>
        <w:t>frais</w:t>
      </w:r>
      <w:r>
        <w:t xml:space="preserve">, les </w:t>
      </w:r>
      <w:r>
        <w:rPr>
          <w:b/>
          <w:bCs/>
        </w:rPr>
        <w:t>trous de cotisation</w:t>
      </w:r>
      <w:r>
        <w:t xml:space="preserve"> et l’</w:t>
      </w:r>
      <w:r>
        <w:rPr>
          <w:b/>
          <w:bCs/>
        </w:rPr>
        <w:t>absence de cotisation patronale</w:t>
      </w:r>
      <w:r>
        <w:t xml:space="preserve"> en ont laissé au cotisant. </w:t>
      </w:r>
    </w:p>
    <w:p w14:paraId="39F4E050" w14:textId="77777777" w:rsidR="006D45B8" w:rsidRDefault="00000000">
      <w:pPr>
        <w:pStyle w:val="BodyText"/>
        <w:rPr>
          <w:ins w:id="2243" w:author="emmanuel blezes" w:date="2026-06-23T12:12:00Z" w16du:dateUtc="2026-06-23T10:12:00Z"/>
        </w:rPr>
      </w:pPr>
      <w:r>
        <w:t>Les frais d’abord : entre commissions d’administration et assurance, le cotisant chilien paie 2 à 3 % du salaire brut par an</w:t>
      </w:r>
      <w:r>
        <w:rPr>
          <w:rStyle w:val="FootnoteReference"/>
        </w:rPr>
        <w:footnoteReference w:id="252"/>
      </w:r>
      <w:r>
        <w:t xml:space="preserve">, soit 25 à 35 % du capital final sur quarante ans — un oligopole de sept AFP devenu rente extractive (à comparer aux 0,27 % de MySuper, aux 0,05 % d’AP7). </w:t>
      </w:r>
    </w:p>
    <w:p w14:paraId="7A23BC06" w14:textId="1A473CD1" w:rsidR="00534634" w:rsidRDefault="00000000">
      <w:pPr>
        <w:pStyle w:val="BodyText"/>
      </w:pPr>
      <w:r>
        <w:t>La densité de cotisation ensuite : un marché du travail informel à 30-40 %, des femmes qui quittent le salariat après leur premier enfant, des jeunes qui alternent CDD et inactivité — le Chilien moyen ne cotise que 50 à 60 % de sa carrière, contre 80 à 90 % en France</w:t>
      </w:r>
      <w:r>
        <w:rPr>
          <w:rStyle w:val="FootnoteReference"/>
        </w:rPr>
        <w:footnoteReference w:id="253"/>
      </w:r>
      <w:r>
        <w:t>. Cotisation salarié seule, densité faible, frais élevés : trois conséquences d’une seule cause, l’architecture d’origine. Les Chicago Boys avaient fait sauter tous les amortisseurs qui, ailleurs, absorbent les défaillances des carrières individuelles — transformant un instrument honnête en machine à produire de la pauvreté chez les retraités.</w:t>
      </w:r>
    </w:p>
    <w:p w14:paraId="47F13DD9" w14:textId="77777777" w:rsidR="00534634" w:rsidRDefault="00000000">
      <w:pPr>
        <w:pStyle w:val="BodyText"/>
      </w:pPr>
      <w:r>
        <w:t xml:space="preserve">La facture politique fut historique. Le mouvement </w:t>
      </w:r>
      <w:r>
        <w:rPr>
          <w:i/>
          <w:iCs/>
        </w:rPr>
        <w:t>No+AFP</w:t>
      </w:r>
      <w:r>
        <w:t>, né en 2014, réunit jusqu’à 1,5 million de personnes à Santiago le 24 juillet 2016</w:t>
      </w:r>
      <w:r>
        <w:rPr>
          <w:rStyle w:val="FootnoteReference"/>
        </w:rPr>
        <w:footnoteReference w:id="254"/>
      </w:r>
      <w:r>
        <w:t xml:space="preserve"> — l’une des plus grandes manifestations du Chili démocratique. Le 18 octobre 2019, une hausse de 30 pesos sur le ticket de métro déclenche l’</w:t>
      </w:r>
      <w:r>
        <w:rPr>
          <w:i/>
          <w:iCs/>
        </w:rPr>
        <w:t>estallido social</w:t>
      </w:r>
      <w:r>
        <w:t xml:space="preserve"> ; un slogan s’impose en quarante-huit heures : « </w:t>
      </w:r>
      <w:r>
        <w:rPr>
          <w:i/>
          <w:iCs/>
        </w:rPr>
        <w:t>No son 30 pesos, son 30 años</w:t>
      </w:r>
      <w:r>
        <w:t xml:space="preserve"> » — ce ne sont pas 30 pesos, ce sont 30 ans. Le référendum constitutionnel d’octobre 2020 désavoue à </w:t>
      </w:r>
      <w:r>
        <w:rPr>
          <w:b/>
          <w:bCs/>
        </w:rPr>
        <w:t>78,27 %</w:t>
      </w:r>
      <w:r>
        <w:t xml:space="preserve"> la constitution Pinochet</w:t>
      </w:r>
      <w:r>
        <w:rPr>
          <w:rStyle w:val="FootnoteReference"/>
        </w:rPr>
        <w:footnoteReference w:id="255"/>
      </w:r>
      <w:r>
        <w:t xml:space="preserve">. Et entre 2020 et 2022, sous la pandémie, le Congrès autorise trois retraits exceptionnels de 10 % des comptes : </w:t>
      </w:r>
      <w:r>
        <w:rPr>
          <w:b/>
          <w:bCs/>
        </w:rPr>
        <w:t>55,8 milliards de dollars</w:t>
      </w:r>
      <w:r>
        <w:t xml:space="preserve"> ponctionnés, environ 20 % du PIB, vidant </w:t>
      </w:r>
      <w:r>
        <w:lastRenderedPageBreak/>
        <w:t>intégralement près de 30 % des comptes AFP</w:t>
      </w:r>
      <w:r>
        <w:rPr>
          <w:rStyle w:val="FootnoteReference"/>
        </w:rPr>
        <w:footnoteReference w:id="256"/>
      </w:r>
      <w:r>
        <w:t>. La capitalisation était devenue caisse d’urgence — l’exact contraire de sa raison d’être. Si vous voulez mesurer la défiance d’un pays envers son propre système de retraite, regardez les retraits : les Chiliens, à qui on avait imposé d’épargner, ont saisi la première occasion légale de récupérer leur argent.</w:t>
      </w:r>
    </w:p>
    <w:p w14:paraId="0CDE777D" w14:textId="77777777" w:rsidR="00534634" w:rsidRDefault="00000000">
      <w:pPr>
        <w:pStyle w:val="BodyText"/>
      </w:pPr>
      <w:r>
        <w:t>Élu en 2021 avec 55,87 % des voix face à Kast</w:t>
      </w:r>
      <w:r>
        <w:rPr>
          <w:rStyle w:val="FootnoteReference"/>
        </w:rPr>
        <w:footnoteReference w:id="257"/>
      </w:r>
      <w:r>
        <w:t xml:space="preserve">, Gabriel Boric négocie trois ans avec un Congrès fragmenté, et le </w:t>
      </w:r>
      <w:r>
        <w:rPr>
          <w:b/>
          <w:bCs/>
        </w:rPr>
        <w:t>29 janvier 2025</w:t>
      </w:r>
      <w:r>
        <w:t xml:space="preserve"> la </w:t>
      </w:r>
      <w:r>
        <w:rPr>
          <w:b/>
          <w:bCs/>
        </w:rPr>
        <w:t>loi n° 21735</w:t>
      </w:r>
      <w:r>
        <w:t xml:space="preserve"> est adoptée à </w:t>
      </w:r>
      <w:r>
        <w:rPr>
          <w:b/>
          <w:bCs/>
        </w:rPr>
        <w:t>110 voix contre 38</w:t>
      </w:r>
      <w:r>
        <w:rPr>
          <w:rStyle w:val="FootnoteReference"/>
        </w:rPr>
        <w:footnoteReference w:id="258"/>
      </w:r>
      <w:r>
        <w:t xml:space="preserve">. Elle ne supprime pas les AFP, mais elle réintroduit ce que José Piñera avait passé sa vie à refuser : une </w:t>
      </w:r>
      <w:r>
        <w:rPr>
          <w:b/>
          <w:bCs/>
        </w:rPr>
        <w:t>cotisation patronale</w:t>
      </w:r>
      <w:r>
        <w:t xml:space="preserve"> (7 % nouveaux, 8,5 % au total avec l’assurance, à l’horizon 2035), dont une part alimente un </w:t>
      </w:r>
      <w:r>
        <w:rPr>
          <w:b/>
          <w:bCs/>
        </w:rPr>
        <w:t>pilier solidaire public</w:t>
      </w:r>
      <w:r>
        <w:t xml:space="preserve"> — le FAPP, fonctionnellement un pilier de répartition</w:t>
      </w:r>
      <w:r>
        <w:rPr>
          <w:rStyle w:val="FootnoteReference"/>
        </w:rPr>
        <w:footnoteReference w:id="259"/>
      </w:r>
      <w:r>
        <w:t xml:space="preserve"> —, et un </w:t>
      </w:r>
      <w:r>
        <w:rPr>
          <w:b/>
          <w:bCs/>
        </w:rPr>
        <w:t>plancher universel</w:t>
      </w:r>
      <w:r>
        <w:t xml:space="preserve"> renforcé via la PGU. Trois des quatre invariants du chapitre, réintroduits par le législateur lui-même ; la projection OCDE de 2025 fait remonter le remplacement médian vers 61 %</w:t>
      </w:r>
      <w:r>
        <w:rPr>
          <w:rStyle w:val="FootnoteReference"/>
        </w:rPr>
        <w:footnoteReference w:id="260"/>
      </w:r>
      <w:r>
        <w:t>. C’est l’aveu d’un pays entier : la capitalisation pure ne tient pas socialement.</w:t>
      </w:r>
    </w:p>
    <w:p w14:paraId="4D9ABF17" w14:textId="77777777" w:rsidR="00534634" w:rsidRDefault="00000000">
      <w:pPr>
        <w:pStyle w:val="BodyText"/>
      </w:pPr>
      <w:r>
        <w:t xml:space="preserve">Le cas chilien ne prouve donc pas que la capitalisation échoue — il prouve qu’un système </w:t>
      </w:r>
      <w:r>
        <w:rPr>
          <w:b/>
          <w:bCs/>
        </w:rPr>
        <w:t>monolithique</w:t>
      </w:r>
      <w:r>
        <w:t xml:space="preserve">, quel qu’il soit, finit par échouer. La France parie depuis 1945 sur un seul pilier, la répartition, et échoue par insoutenabilité budgétaire ; le Chili a parié depuis 1981 sur un seul pilier, la capitalisation, et a échoué par insuffisance des prestations et perte de confiance. Les pays qui tiennent — Suède, Australie, Pays-Bas, Singapour, Danemark, Suisse — sont multipiliers. Le Chili rejoint ce club en 2025 ; la France, en 2026, hésite encore. C’est, par l’absurde, la confirmation de la thèse de ce livre : </w:t>
      </w:r>
      <w:r>
        <w:rPr>
          <w:i/>
          <w:iCs/>
        </w:rPr>
        <w:t>la capitalisation française doit être un complément à la répartition, pas un substitut</w:t>
      </w:r>
      <w:r>
        <w:t>.</w:t>
      </w:r>
    </w:p>
    <w:p w14:paraId="28C6C98D" w14:textId="77777777" w:rsidR="0085314F" w:rsidRDefault="0085314F">
      <w:pPr>
        <w:rPr>
          <w:ins w:id="2332" w:author="emmanuel blezes" w:date="2026-06-23T11:22:00Z" w16du:dateUtc="2026-06-23T09:22:00Z"/>
          <w:rFonts w:asciiTheme="majorHAnsi" w:eastAsiaTheme="majorEastAsia" w:hAnsiTheme="majorHAnsi" w:cstheme="majorBidi"/>
          <w:color w:val="0F4761" w:themeColor="accent1" w:themeShade="BF"/>
          <w:sz w:val="32"/>
          <w:szCs w:val="32"/>
        </w:rPr>
      </w:pPr>
      <w:bookmarkStart w:id="2333" w:name="_Toc233057545"/>
      <w:bookmarkStart w:id="2334" w:name="quatre-leçons-pour-la-france"/>
      <w:bookmarkEnd w:id="1772"/>
      <w:bookmarkEnd w:id="2137"/>
      <w:ins w:id="2335" w:author="emmanuel blezes" w:date="2026-06-23T11:22:00Z" w16du:dateUtc="2026-06-23T09:22:00Z">
        <w:r>
          <w:rPr>
            <w:rFonts w:asciiTheme="majorHAnsi" w:hAnsiTheme="majorHAnsi"/>
            <w:sz w:val="32"/>
            <w:szCs w:val="32"/>
          </w:rPr>
          <w:br w:type="page"/>
        </w:r>
      </w:ins>
    </w:p>
    <w:p w14:paraId="44A1B68A" w14:textId="3BB51DDD" w:rsidR="00534634" w:rsidRPr="0058633B" w:rsidRDefault="00000000" w:rsidP="0085314F">
      <w:pPr>
        <w:pStyle w:val="Heading3"/>
        <w:rPr>
          <w:rFonts w:asciiTheme="majorHAnsi" w:hAnsiTheme="majorHAnsi"/>
          <w:sz w:val="40"/>
          <w:szCs w:val="40"/>
          <w:rPrChange w:id="2336" w:author="emmanuel blezes" w:date="2026-06-23T12:13:00Z" w16du:dateUtc="2026-06-23T10:13:00Z">
            <w:rPr/>
          </w:rPrChange>
        </w:rPr>
        <w:pPrChange w:id="2337" w:author="emmanuel blezes" w:date="2026-06-23T11:21:00Z" w16du:dateUtc="2026-06-23T09:21:00Z">
          <w:pPr>
            <w:pStyle w:val="Heading2"/>
          </w:pPr>
        </w:pPrChange>
      </w:pPr>
      <w:del w:id="2338" w:author="emmanuel blezes" w:date="2026-06-23T11:22:00Z" w16du:dateUtc="2026-06-23T09:22:00Z">
        <w:r w:rsidRPr="0058633B" w:rsidDel="0085314F">
          <w:rPr>
            <w:rFonts w:asciiTheme="majorHAnsi" w:hAnsiTheme="majorHAnsi"/>
            <w:sz w:val="40"/>
            <w:szCs w:val="40"/>
            <w:rPrChange w:id="2339" w:author="emmanuel blezes" w:date="2026-06-23T12:13:00Z" w16du:dateUtc="2026-06-23T10:13:00Z">
              <w:rPr/>
            </w:rPrChange>
          </w:rPr>
          <w:lastRenderedPageBreak/>
          <w:delText>Quatre leçons pour la France</w:delText>
        </w:r>
      </w:del>
      <w:bookmarkEnd w:id="2333"/>
      <w:ins w:id="2340" w:author="emmanuel blezes" w:date="2026-06-23T12:13:00Z" w16du:dateUtc="2026-06-23T10:13:00Z">
        <w:r w:rsidR="0058633B">
          <w:rPr>
            <w:rFonts w:asciiTheme="majorHAnsi" w:hAnsiTheme="majorHAnsi"/>
            <w:sz w:val="40"/>
            <w:szCs w:val="40"/>
          </w:rPr>
          <w:t>Parti</w:t>
        </w:r>
      </w:ins>
      <w:ins w:id="2341" w:author="emmanuel blezes" w:date="2026-06-23T12:14:00Z" w16du:dateUtc="2026-06-23T10:14:00Z">
        <w:r w:rsidR="0058633B">
          <w:rPr>
            <w:rFonts w:asciiTheme="majorHAnsi" w:hAnsiTheme="majorHAnsi"/>
            <w:sz w:val="40"/>
            <w:szCs w:val="40"/>
          </w:rPr>
          <w:t>e 5 - V</w:t>
        </w:r>
      </w:ins>
      <w:ins w:id="2342" w:author="emmanuel blezes" w:date="2026-06-23T11:22:00Z" w16du:dateUtc="2026-06-23T09:22:00Z">
        <w:r w:rsidR="0085314F" w:rsidRPr="0058633B">
          <w:rPr>
            <w:rFonts w:asciiTheme="majorHAnsi" w:hAnsiTheme="majorHAnsi"/>
            <w:sz w:val="40"/>
            <w:szCs w:val="40"/>
            <w:rPrChange w:id="2343" w:author="emmanuel blezes" w:date="2026-06-23T12:13:00Z" w16du:dateUtc="2026-06-23T10:13:00Z">
              <w:rPr/>
            </w:rPrChange>
          </w:rPr>
          <w:t>ers une capitalisation à la française</w:t>
        </w:r>
      </w:ins>
    </w:p>
    <w:p w14:paraId="0AE4962A" w14:textId="798ED3E9" w:rsidR="00534634" w:rsidDel="005A1CB8" w:rsidRDefault="00000000">
      <w:pPr>
        <w:pStyle w:val="FirstParagraph"/>
        <w:rPr>
          <w:del w:id="2344" w:author="emmanuel blezes" w:date="2026-06-23T15:13:00Z" w16du:dateUtc="2026-06-23T13:13:00Z"/>
        </w:rPr>
      </w:pPr>
      <w:del w:id="2345" w:author="emmanuel blezes" w:date="2026-06-23T15:13:00Z" w16du:dateUtc="2026-06-23T13:13:00Z">
        <w:r w:rsidDel="005A1CB8">
          <w:delText xml:space="preserve">Par-delà les modulations nationales, ces quatre cas — Chili compris, par défaut — partagent </w:delText>
        </w:r>
        <w:r w:rsidDel="005A1CB8">
          <w:rPr>
            <w:b/>
            <w:bCs/>
          </w:rPr>
          <w:delText>quatre invariants</w:delText>
        </w:r>
        <w:r w:rsidDel="005A1CB8">
          <w:delText>, conditions sans lesquelles une réforme de capitalisation ne tient pas dans la durée.</w:delText>
        </w:r>
      </w:del>
    </w:p>
    <w:p w14:paraId="7E618E6A" w14:textId="265BF868" w:rsidR="00534634" w:rsidDel="005A1CB8" w:rsidRDefault="00000000">
      <w:pPr>
        <w:pStyle w:val="BodyText"/>
        <w:rPr>
          <w:del w:id="2346" w:author="emmanuel blezes" w:date="2026-06-23T15:13:00Z" w16du:dateUtc="2026-06-23T13:13:00Z"/>
        </w:rPr>
      </w:pPr>
      <w:del w:id="2347" w:author="emmanuel blezes" w:date="2026-06-23T15:13:00Z" w16du:dateUtc="2026-06-23T13:13:00Z">
        <w:r w:rsidDel="005A1CB8">
          <w:rPr>
            <w:b/>
            <w:bCs/>
          </w:rPr>
          <w:delText>Premier invariant : la cotisation patronale obligatoire.</w:delText>
        </w:r>
        <w:r w:rsidDel="005A1CB8">
          <w:delText xml:space="preserve"> L’Australie l’a au cœur (12 %), la Suède sous une forme un peu différente (les régimes de branche, 4-5 %, obligatoires de fait), Singapour aussi (17 % patronal), et le Chili, qui ne l’avait pas, vient de s’y résoudre après quarante-cinq ans. C’est l’invariant le plus dur, parce qu’il heurte de plein fouet l’objection française du « double paiement ». Mais c’est aussi celui qui rend la capitalisation politiquement supportable : sans contribution patronale, l’épargne forcée est perçue comme une amputation de salaire, et le système se brise socialement avant d’avoir financièrement mûri.</w:delText>
        </w:r>
      </w:del>
    </w:p>
    <w:p w14:paraId="7FA16B72" w14:textId="075A73B0" w:rsidR="00534634" w:rsidDel="005A1CB8" w:rsidRDefault="00000000">
      <w:pPr>
        <w:pStyle w:val="BodyText"/>
        <w:rPr>
          <w:del w:id="2348" w:author="emmanuel blezes" w:date="2026-06-23T15:13:00Z" w16du:dateUtc="2026-06-23T13:13:00Z"/>
        </w:rPr>
      </w:pPr>
      <w:del w:id="2349" w:author="emmanuel blezes" w:date="2026-06-23T15:13:00Z" w16du:dateUtc="2026-06-23T13:13:00Z">
        <w:r w:rsidDel="005A1CB8">
          <w:rPr>
            <w:b/>
            <w:bCs/>
          </w:rPr>
          <w:delText>Deuxième invariant : le plancher universel.</w:delText>
        </w:r>
        <w:r w:rsidDel="005A1CB8">
          <w:delText xml:space="preserve"> Garantipension suédoise, </w:delText>
        </w:r>
        <w:r w:rsidDel="005A1CB8">
          <w:rPr>
            <w:i/>
            <w:iCs/>
          </w:rPr>
          <w:delText>Age Pension</w:delText>
        </w:r>
        <w:r w:rsidDel="005A1CB8">
          <w:delText xml:space="preserve"> australienne, </w:delText>
        </w:r>
        <w:r w:rsidDel="005A1CB8">
          <w:rPr>
            <w:i/>
            <w:iCs/>
          </w:rPr>
          <w:delText>Silver Support</w:delText>
        </w:r>
        <w:r w:rsidDel="005A1CB8">
          <w:delText xml:space="preserve"> singapourien, PGU chilienne : aucun pays développé n’a fait fonctionner durablement un pilier capitalisé sans filet en bas. La capitalisation peut être généreuse pour la classe moyenne ; elle est mortifère pour les carrières fragmentées, les femmes interrompues, les indépendants intermittents. Le plancher, financé par l’impôt et non par les cotisations, est la condition non négociable.</w:delText>
        </w:r>
      </w:del>
    </w:p>
    <w:p w14:paraId="6EA3E6AD" w14:textId="06ACEFFD" w:rsidR="00534634" w:rsidDel="005A1CB8" w:rsidRDefault="00000000">
      <w:pPr>
        <w:pStyle w:val="BodyText"/>
        <w:rPr>
          <w:del w:id="2350" w:author="emmanuel blezes" w:date="2026-06-23T15:13:00Z" w16du:dateUtc="2026-06-23T13:13:00Z"/>
        </w:rPr>
      </w:pPr>
      <w:del w:id="2351" w:author="emmanuel blezes" w:date="2026-06-23T15:13:00Z" w16du:dateUtc="2026-06-23T13:13:00Z">
        <w:r w:rsidDel="005A1CB8">
          <w:rPr>
            <w:b/>
            <w:bCs/>
          </w:rPr>
          <w:delText>Troisième invariant : le fonds par défaut bien conçu.</w:delText>
        </w:r>
        <w:r w:rsidDel="005A1CB8">
          <w:delText xml:space="preserve"> AP7, MySuper, CPF fonctionnent tous selon le même principe : le cotisant qui ne choisit rien se retrouve automatiquement dans un produit honnête, peu coûteux, public, en gestion cycle de vie. C’est ce qui désarme l’argument « les Français ne savent pas investir » : personne, dans un système bien conçu, ne </w:delText>
        </w:r>
        <w:r w:rsidDel="005A1CB8">
          <w:rPr>
            <w:i/>
            <w:iCs/>
          </w:rPr>
          <w:delText>doit</w:delText>
        </w:r>
        <w:r w:rsidDel="005A1CB8">
          <w:delText xml:space="preserve"> savoir — c’est le défaut qui fait le travail. AP7 couvre 40 % des Suédois, MySuper plus de 80 % des Australiens. L’inverse exact du PER français, ses centaines de supports et ses frais opaques.</w:delText>
        </w:r>
      </w:del>
    </w:p>
    <w:p w14:paraId="20D57B34" w14:textId="3B11B06B" w:rsidR="00534634" w:rsidDel="005A1CB8" w:rsidRDefault="00000000">
      <w:pPr>
        <w:pStyle w:val="BodyText"/>
        <w:rPr>
          <w:del w:id="2352" w:author="emmanuel blezes" w:date="2026-06-23T15:13:00Z" w16du:dateUtc="2026-06-23T13:13:00Z"/>
        </w:rPr>
      </w:pPr>
      <w:del w:id="2353" w:author="emmanuel blezes" w:date="2026-06-23T15:13:00Z" w16du:dateUtc="2026-06-23T13:13:00Z">
        <w:r w:rsidDel="005A1CB8">
          <w:rPr>
            <w:b/>
            <w:bCs/>
          </w:rPr>
          <w:delText>Quatrième invariant : le pacte politique transpartisan.</w:delText>
        </w:r>
        <w:r w:rsidDel="005A1CB8">
          <w:delText xml:space="preserve"> Suède 1994 (85 % du Parlement), Australie 1985 (Hawke-Keating-ACTU, jamais remis en cause), Singapour (continuité). </w:delText>
        </w:r>
        <w:r w:rsidDel="005A1CB8">
          <w:rPr>
            <w:i/>
            <w:iCs/>
          </w:rPr>
          <w:delText>A contrario</w:delText>
        </w:r>
        <w:r w:rsidDel="005A1CB8">
          <w:delText>, le Chili : décret-loi imposé sans débat ni légitimité, fragilisé quarante-cinq ans, réformé après une explosion sociale. La capitalisation tient quand elle est négociée, casse quand elle est imposée. Enlevez l’un des quatre invariants, et vous fabriquez un Chili — ou un PER élargi qui n’accueillera que les cadres, ou une réforme défaite à l’alternance suivante.</w:delText>
        </w:r>
      </w:del>
    </w:p>
    <w:p w14:paraId="38E43336" w14:textId="77777777" w:rsidR="00534634" w:rsidRDefault="00000000">
      <w:pPr>
        <w:pStyle w:val="BodyText"/>
      </w:pPr>
      <w:r>
        <w:t xml:space="preserve">Reste la question du </w:t>
      </w:r>
      <w:r>
        <w:rPr>
          <w:i/>
          <w:iCs/>
        </w:rPr>
        <w:t>qui</w:t>
      </w:r>
      <w:r>
        <w:t>. Qui, en France, tiendra le rôle de Carlsson et Bildt — un Premier ministre et un chef de l’opposition acceptant de négocier ensemble une réforme générationnelle ? De Bill Kelty — un dirigeant syndical assez puissant pour échanger de la modération salariale contre du capital différé ? De Lee Kuan Yew — un binôme politico-technique avec assez de durée pour faire mûrir l’instrument sur trente ans ? Ces noms ne sont pas évidents — et c’est précisément pour cela qu’il faut les chercher, sans attendre. La fenêtre qui s’ouvre en 2027 n’autorise pas cinq ans de plus de paramétrique.</w:t>
      </w:r>
    </w:p>
    <w:p w14:paraId="258D76BC" w14:textId="77777777" w:rsidR="00534634" w:rsidRDefault="00000000">
      <w:pPr>
        <w:pStyle w:val="Heading2"/>
      </w:pPr>
      <w:bookmarkStart w:id="2354" w:name="_Toc233057546"/>
      <w:bookmarkStart w:id="2355" w:name="les-enjeux-à-arbitrer"/>
      <w:bookmarkEnd w:id="2334"/>
      <w:r>
        <w:t>Les enjeux à arbitrer</w:t>
      </w:r>
      <w:bookmarkEnd w:id="2354"/>
    </w:p>
    <w:p w14:paraId="3F10D527" w14:textId="77777777" w:rsidR="00534634" w:rsidRDefault="00000000">
      <w:pPr>
        <w:pStyle w:val="FirstParagraph"/>
      </w:pPr>
      <w:r>
        <w:t>Avant la feuille de route, cinq enjeux structurels.</w:t>
      </w:r>
    </w:p>
    <w:p w14:paraId="03CDFE41" w14:textId="77777777" w:rsidR="00534634" w:rsidRDefault="00000000">
      <w:pPr>
        <w:pStyle w:val="BodyText"/>
      </w:pPr>
      <w:r>
        <w:rPr>
          <w:b/>
          <w:bCs/>
        </w:rPr>
        <w:t>La temporalité.</w:t>
      </w:r>
      <w:r>
        <w:t xml:space="preserve"> Le débat français oscille entre deux mirages : « tout, tout de suite » et « ce sera trop long, donc inutile ». Les cas étrangers tranchent : aucun n’a fait moins de cinq ans sur la séquence accord-loi-déploiement, ni moins de vingt-cinq ans sur la séquence loi-maturité</w:t>
      </w:r>
      <w:r>
        <w:rPr>
          <w:rStyle w:val="FootnoteReference"/>
        </w:rPr>
        <w:footnoteReference w:id="261"/>
      </w:r>
      <w:r>
        <w:t>. La démographie interdit d’attendre : fécondité à 1,56 en 2025</w:t>
      </w:r>
      <w:r>
        <w:rPr>
          <w:rStyle w:val="FootnoteReference"/>
        </w:rPr>
        <w:footnoteReference w:id="262"/>
      </w:r>
      <w:r>
        <w:t>, ratio cotisants/retraités de 1,79 aujourd’hui à 1,41 en 2070</w:t>
      </w:r>
      <w:r>
        <w:rPr>
          <w:rStyle w:val="FootnoteReference"/>
        </w:rPr>
        <w:footnoteReference w:id="263"/>
      </w:r>
      <w:r>
        <w:t>. Pour que les premières cohortes touchent leurs rentes capitalisées vers 2050, la cotisation doit être effective dès 2027 — et, leçon australienne du gel Howard-Abbott</w:t>
      </w:r>
      <w:r>
        <w:rPr>
          <w:rStyle w:val="FootnoteReference"/>
        </w:rPr>
        <w:footnoteReference w:id="264"/>
      </w:r>
      <w:r>
        <w:t xml:space="preserve">, les hausses futures doivent être </w:t>
      </w:r>
      <w:r>
        <w:rPr>
          <w:b/>
          <w:bCs/>
        </w:rPr>
        <w:t>inscrites dans la loi</w:t>
      </w:r>
      <w:r>
        <w:t>, pas dans une feuille de route révocable.</w:t>
      </w:r>
    </w:p>
    <w:p w14:paraId="109FC93A" w14:textId="77777777" w:rsidR="00534634" w:rsidRDefault="00000000">
      <w:pPr>
        <w:pStyle w:val="BodyText"/>
      </w:pPr>
      <w:r>
        <w:rPr>
          <w:b/>
          <w:bCs/>
        </w:rPr>
        <w:t>Le double paiement.</w:t>
      </w:r>
      <w:r>
        <w:t xml:space="preserve"> C’est l’objection-mur : en transition, les actifs financent à la fois les retraités d’aujourd’hui et une part de leur propre retraite future. Mais aucun pays comparable ne l’a financée par l’impôt général. La France dispose de six leviers documentés : le FRR en dotation initiale (20,4 Md€), des eurobonds retraite (50 Md€ d’amorçage), un point de CSG (16-17 Md€/an), un point d’AGIRC-ARRCO redéployé (8-10 Md€/an), une cotisation patronale nouvelle (~11 Md€/an par point) et une légère sous-indexation des pensions</w:t>
      </w:r>
      <w:r>
        <w:rPr>
          <w:rStyle w:val="FootnoteReference"/>
        </w:rPr>
        <w:footnoteReference w:id="265"/>
      </w:r>
      <w:r>
        <w:rPr>
          <w:rStyle w:val="FootnoteReference"/>
        </w:rPr>
        <w:footnoteReference w:id="266"/>
      </w:r>
      <w:r>
        <w:rPr>
          <w:rStyle w:val="FootnoteReference"/>
        </w:rPr>
        <w:footnoteReference w:id="267"/>
      </w:r>
      <w:r>
        <w:rPr>
          <w:rStyle w:val="FootnoteReference"/>
        </w:rPr>
        <w:footnoteReference w:id="268"/>
      </w:r>
      <w:r>
        <w:t xml:space="preserve">. Aucun, seul, ne ferme l’équation ; une combinaison </w:t>
      </w:r>
      <w:r>
        <w:lastRenderedPageBreak/>
        <w:t xml:space="preserve">réaliste (FRR + 2 points de cotisation patronale + eurobonds limités) ramène la charge nette pour l’État à </w:t>
      </w:r>
      <w:r>
        <w:rPr>
          <w:b/>
          <w:bCs/>
        </w:rPr>
        <w:t>3 à 4 Md€/an, soit 0,1 % du PIB</w:t>
      </w:r>
      <w:r>
        <w:t>. Or le coût de l’inaction est sans commune mesure : un déficit COR de 45 Md€/an en 2070</w:t>
      </w:r>
      <w:r>
        <w:rPr>
          <w:rStyle w:val="FootnoteReference"/>
        </w:rPr>
        <w:footnoteReference w:id="269"/>
      </w:r>
      <w:r>
        <w:t xml:space="preserve"> et un passif implicite estimé par la Commission européenne à ~417 % du PIB</w:t>
      </w:r>
      <w:r>
        <w:rPr>
          <w:rStyle w:val="FootnoteReference"/>
        </w:rPr>
        <w:footnoteReference w:id="270"/>
      </w:r>
      <w:r>
        <w:t>. Le double paiement de l’inaction sera plusieurs fois plus lourd que celui de la transition.</w:t>
      </w:r>
    </w:p>
    <w:p w14:paraId="5CF75FBB" w14:textId="77777777" w:rsidR="00534634" w:rsidRDefault="00000000">
      <w:pPr>
        <w:pStyle w:val="BodyText"/>
      </w:pPr>
      <w:r>
        <w:rPr>
          <w:b/>
          <w:bCs/>
        </w:rPr>
        <w:t>La segmentation.</w:t>
      </w:r>
      <w:r>
        <w:t xml:space="preserve"> Personne n’a basculé « tous en même temps » : tout le monde a segmenté. Par cohorte d’âge (modèle suédois) — le plus puissant techniquement, mais à condition d’une transition progressive admise par la jurisprudence européenne (</w:t>
      </w:r>
      <w:r>
        <w:rPr>
          <w:i/>
          <w:iCs/>
        </w:rPr>
        <w:t>Stec</w:t>
      </w:r>
      <w:r>
        <w:t>, 2006)</w:t>
      </w:r>
      <w:r>
        <w:rPr>
          <w:rStyle w:val="FootnoteReference"/>
        </w:rPr>
        <w:footnoteReference w:id="271"/>
      </w:r>
      <w:r>
        <w:t xml:space="preserve">. Par taille d’entreprise (modèle britannique du </w:t>
      </w:r>
      <w:r>
        <w:rPr>
          <w:i/>
          <w:iCs/>
        </w:rPr>
        <w:t>staging</w:t>
      </w:r>
      <w:r>
        <w:t xml:space="preserve"> 2012-2018, qui a atteint 8 % de cotisation et 80 % de couverture)</w:t>
      </w:r>
      <w:r>
        <w:rPr>
          <w:rStyle w:val="FootnoteReference"/>
        </w:rPr>
        <w:footnoteReference w:id="272"/>
      </w:r>
      <w:r>
        <w:t>. L’opt-in volontaire seul, lui, échoue : le Riester allemand plafonne à ~9,7 millions d’actifs, le PER français à un encours moyen de ~10 600 €</w:t>
      </w:r>
      <w:r>
        <w:rPr>
          <w:rStyle w:val="FootnoteReference"/>
        </w:rPr>
        <w:footnoteReference w:id="273"/>
      </w:r>
      <w:r>
        <w:rPr>
          <w:rStyle w:val="FootnoteReference"/>
        </w:rPr>
        <w:footnoteReference w:id="274"/>
      </w:r>
      <w:r>
        <w:t>. Le cadre constitutionnel français est d’ailleurs plus permissif qu’on ne le dit : les décisions du Conseil constitutionnel sur les lois Touraine (2014) et Borne (2023) admettent qu’on différencie les générations dès lors que la justification est documentée par la viabilité financière.</w:t>
      </w:r>
    </w:p>
    <w:p w14:paraId="1920627A" w14:textId="77777777" w:rsidR="00534634" w:rsidRDefault="00000000">
      <w:pPr>
        <w:pStyle w:val="BodyText"/>
      </w:pPr>
      <w:r>
        <w:rPr>
          <w:b/>
          <w:bCs/>
        </w:rPr>
        <w:t>L’acceptabilité sociale.</w:t>
      </w:r>
      <w:r>
        <w:t xml:space="preserve"> Le rapport de force de 2026 n’est plus celui de 1997. L’opinion a basculé — 57 % de Français favorables au système mixte (Odoxa-Groupama, novembre 2025), capitalisation seule (22 %) désormais devant répartition seule (20 %)</w:t>
      </w:r>
      <w:r>
        <w:rPr>
          <w:rStyle w:val="FootnoteReference"/>
        </w:rPr>
        <w:footnoteReference w:id="275"/>
      </w:r>
      <w:r>
        <w:t xml:space="preserve"> ; 58 % d’inquiets, 66 % chez les non-retraités (AMF)</w:t>
      </w:r>
      <w:r>
        <w:rPr>
          <w:rStyle w:val="FootnoteReference"/>
        </w:rPr>
        <w:footnoteReference w:id="276"/>
      </w:r>
      <w:r>
        <w:t xml:space="preserve">. Côté syndical, la CGT et FO refusent par </w:t>
      </w:r>
      <w:r>
        <w:lastRenderedPageBreak/>
        <w:t>principe, mais la CFDT (Marylise Léon) s’ouvre prudemment, la CFE-CGC (Christelle Thieffinne) est ouverte, le patronat est favorable</w:t>
      </w:r>
      <w:r>
        <w:rPr>
          <w:rStyle w:val="FootnoteReference"/>
        </w:rPr>
        <w:footnoteReference w:id="277"/>
      </w:r>
      <w:r>
        <w:t xml:space="preserve"> : un accord CFDT + CFE-CGC + organisations patronales est arithmétiquement constructible — exactement la configuration du </w:t>
      </w:r>
      <w:r>
        <w:rPr>
          <w:i/>
          <w:iCs/>
        </w:rPr>
        <w:t>Pensioenakkoord</w:t>
      </w:r>
      <w:r>
        <w:t xml:space="preserve"> néerlandais de 2019. Les trois échecs français de 1997, 2019 et 2023 ont une cause commune : aucun n’avait été précédé d’un accord pluripartite formalisé</w:t>
      </w:r>
      <w:r>
        <w:rPr>
          <w:rStyle w:val="FootnoteReference"/>
        </w:rPr>
        <w:footnoteReference w:id="278"/>
      </w:r>
      <w:r>
        <w:rPr>
          <w:rStyle w:val="FootnoteReference"/>
        </w:rPr>
        <w:footnoteReference w:id="279"/>
      </w:r>
      <w:r>
        <w:rPr>
          <w:rStyle w:val="FootnoteReference"/>
        </w:rPr>
        <w:footnoteReference w:id="280"/>
      </w:r>
      <w:r>
        <w:t>.</w:t>
      </w:r>
    </w:p>
    <w:p w14:paraId="0A6E981F" w14:textId="77777777" w:rsidR="00534634" w:rsidRDefault="00000000">
      <w:pPr>
        <w:pStyle w:val="BodyText"/>
      </w:pPr>
      <w:r>
        <w:rPr>
          <w:b/>
          <w:bCs/>
        </w:rPr>
        <w:t>Le verrou juridique</w:t>
      </w:r>
      <w:r>
        <w:t xml:space="preserve">, enfin, est le plus surestimé. </w:t>
      </w:r>
      <w:r>
        <w:rPr>
          <w:b/>
          <w:bCs/>
        </w:rPr>
        <w:t>Aucune révision constitutionnelle n’est nécessaire</w:t>
      </w:r>
      <w:r>
        <w:t xml:space="preserve"> pour un pilier capitalisé : l’alinéa 11 du Préambule de 1946 garantit « la sécurité matérielle » des vieux travailleurs, pas une </w:t>
      </w:r>
      <w:r>
        <w:rPr>
          <w:i/>
          <w:iCs/>
        </w:rPr>
        <w:t>forme</w:t>
      </w:r>
      <w:r>
        <w:t xml:space="preserve"> de financement, et l’article 34 confie à la loi ordinaire les principes de la Sécurité sociale. La jurisprudence du Conseil constitutionnel et de la CEDH (</w:t>
      </w:r>
      <w:r>
        <w:rPr>
          <w:i/>
          <w:iCs/>
        </w:rPr>
        <w:t>Apostolakis</w:t>
      </w:r>
      <w:r>
        <w:t xml:space="preserve">, </w:t>
      </w:r>
      <w:r>
        <w:rPr>
          <w:i/>
          <w:iCs/>
        </w:rPr>
        <w:t>Béláné Nagy</w:t>
      </w:r>
      <w:r>
        <w:t xml:space="preserve">, </w:t>
      </w:r>
      <w:r>
        <w:rPr>
          <w:i/>
          <w:iCs/>
        </w:rPr>
        <w:t>Stec</w:t>
      </w:r>
      <w:r>
        <w:t>)</w:t>
      </w:r>
      <w:r>
        <w:rPr>
          <w:rStyle w:val="FootnoteReference"/>
        </w:rPr>
        <w:footnoteReference w:id="281"/>
      </w:r>
      <w:r>
        <w:rPr>
          <w:rStyle w:val="FootnoteReference"/>
        </w:rPr>
        <w:footnoteReference w:id="282"/>
      </w:r>
      <w:r>
        <w:rPr>
          <w:rStyle w:val="FootnoteReference"/>
        </w:rPr>
        <w:footnoteReference w:id="283"/>
      </w:r>
      <w:r>
        <w:t xml:space="preserve"> dessine une règle nette : on ne touche pas aux pensions liquidées, on peut moduler les paramètres futurs, on peut segmenter par cohorte si la transition est progressive. Trois pièges à éviter — substituer l’AGIRC-ARRCO sans accord paritaire, supprimer la répartition, imposer une cohorte radicale — et trois voies sûres correspondantes. Le verrou n’est pas le droit ; c’est l’absence de pacte.</w:t>
      </w:r>
    </w:p>
    <w:p w14:paraId="4FCEA0C5" w14:textId="77777777" w:rsidR="00534634" w:rsidRDefault="00000000">
      <w:pPr>
        <w:pStyle w:val="Heading2"/>
      </w:pPr>
      <w:bookmarkStart w:id="2509" w:name="_Toc233057547"/>
      <w:bookmarkStart w:id="2510" w:name="la-méthode-politique"/>
      <w:bookmarkEnd w:id="2355"/>
      <w:r>
        <w:t>La méthode politique</w:t>
      </w:r>
      <w:bookmarkEnd w:id="2509"/>
    </w:p>
    <w:p w14:paraId="44FA98A8" w14:textId="77777777" w:rsidR="00534634" w:rsidRDefault="00000000">
      <w:pPr>
        <w:pStyle w:val="FirstParagraph"/>
      </w:pPr>
      <w:r>
        <w:t xml:space="preserve">En démocratie pluraliste, la séquence politique n’admet que deux variantes durables. </w:t>
      </w:r>
      <w:r>
        <w:rPr>
          <w:b/>
          <w:bCs/>
        </w:rPr>
        <w:t>Voie A, la concertation longue</w:t>
      </w:r>
      <w:r>
        <w:t xml:space="preserve"> (Suède 1994, Royaume-Uni 2008, Pays-Bas 2019-2023) : une commission indépendante, un diagnostic public partagé, un accord pluripartite signé </w:t>
      </w:r>
      <w:r>
        <w:rPr>
          <w:i/>
          <w:iCs/>
        </w:rPr>
        <w:t>avant</w:t>
      </w:r>
      <w:r>
        <w:t xml:space="preserve"> le dépôt parlementaire. Durabilité maximale — la Suède n’a pas touché à sa réforme depuis trente ans — mais lenteur (trois à sept ans avant le vote). </w:t>
      </w:r>
      <w:r>
        <w:rPr>
          <w:b/>
          <w:bCs/>
        </w:rPr>
        <w:t>Voie B, la rapidité négociée</w:t>
      </w:r>
      <w:r>
        <w:t xml:space="preserve"> (Australie 1985, Canada 1996) : pas d’attente de l’unanimité, mais un pacte ferme avec un acteur central — un grand syndicat, une coalition — qui porte la réforme avec le gouvernement. Calendrier serré, démarrage immédiat des cotisations (donc effet </w:t>
      </w:r>
      <w:r>
        <w:lastRenderedPageBreak/>
        <w:t xml:space="preserve">du rendement composé maximal), mais fragilité plus grande à l’alternance si le pacte se délite. </w:t>
      </w:r>
      <w:r>
        <w:rPr>
          <w:b/>
          <w:bCs/>
        </w:rPr>
        <w:t>À éviter : la voie chilienne</w:t>
      </w:r>
      <w:r>
        <w:t xml:space="preserve"> — le décret-loi sans concertation, qui a échoué là où il a été tenté.</w:t>
      </w:r>
    </w:p>
    <w:p w14:paraId="5CBF3EDE" w14:textId="77777777" w:rsidR="00534634" w:rsidRDefault="00000000">
      <w:pPr>
        <w:pStyle w:val="BodyText"/>
      </w:pPr>
      <w:r>
        <w:t xml:space="preserve">Quelle que soit la voie, cinq fondations institutionnelles sont non négociables. </w:t>
      </w:r>
      <w:r>
        <w:rPr>
          <w:b/>
          <w:bCs/>
        </w:rPr>
        <w:t>Un Fonds Français de Capitalisation (FFC)</w:t>
      </w:r>
      <w:r>
        <w:t>, entité unique créée par loi ordinaire, sur le modèle hybride de la CDPQ québécoise (professionnalisme actuariel) et de l’AGIRC-ARRCO (légitimité paritaire)</w:t>
      </w:r>
      <w:r>
        <w:rPr>
          <w:rStyle w:val="FootnoteReference"/>
        </w:rPr>
        <w:footnoteReference w:id="284"/>
      </w:r>
      <w:r>
        <w:t xml:space="preserve">. </w:t>
      </w:r>
      <w:r>
        <w:rPr>
          <w:b/>
          <w:bCs/>
        </w:rPr>
        <w:t>Une gouvernance paritaire</w:t>
      </w:r>
      <w:r>
        <w:t xml:space="preserve"> un tiers État, un tiers syndicats, un tiers patronat</w:t>
      </w:r>
      <w:r>
        <w:rPr>
          <w:rStyle w:val="FootnoteReference"/>
        </w:rPr>
        <w:footnoteReference w:id="285"/>
      </w:r>
      <w:r>
        <w:t xml:space="preserve">, qui désamorce à la fois la « capture politique » et la « technocratie hors-sol ». </w:t>
      </w:r>
      <w:r>
        <w:rPr>
          <w:b/>
          <w:bCs/>
        </w:rPr>
        <w:t>Une autorité prudentielle indépendante</w:t>
      </w:r>
      <w:r>
        <w:t xml:space="preserve">, sur le modèle de l’APRA australienne et de son </w:t>
      </w:r>
      <w:r>
        <w:rPr>
          <w:i/>
          <w:iCs/>
        </w:rPr>
        <w:t>Performance Test</w:t>
      </w:r>
      <w:r>
        <w:rPr>
          <w:rStyle w:val="FootnoteReference"/>
        </w:rPr>
        <w:footnoteReference w:id="286"/>
      </w:r>
      <w:r>
        <w:rPr>
          <w:rStyle w:val="FootnoteReference"/>
        </w:rPr>
        <w:footnoteReference w:id="287"/>
      </w:r>
      <w:r>
        <w:t xml:space="preserve">. </w:t>
      </w:r>
      <w:r>
        <w:rPr>
          <w:b/>
          <w:bCs/>
        </w:rPr>
        <w:t>Un fléchage souverain</w:t>
      </w:r>
      <w:r>
        <w:t xml:space="preserve"> — un plancher de 25 % d’allocation en PME-ETI françaises</w:t>
      </w:r>
      <w:r>
        <w:rPr>
          <w:rStyle w:val="FootnoteReference"/>
        </w:rPr>
        <w:footnoteReference w:id="288"/>
      </w:r>
      <w:r>
        <w:rPr>
          <w:rStyle w:val="FootnoteReference"/>
        </w:rPr>
        <w:footnoteReference w:id="289"/>
      </w:r>
      <w:r>
        <w:t xml:space="preserve">, le </w:t>
      </w:r>
      <w:r>
        <w:rPr>
          <w:i/>
          <w:iCs/>
        </w:rPr>
        <w:t>home bias</w:t>
      </w:r>
      <w:r>
        <w:t xml:space="preserve"> spontané (10 à 25 %) étant insuffisant. Et </w:t>
      </w:r>
      <w:r>
        <w:rPr>
          <w:b/>
          <w:bCs/>
        </w:rPr>
        <w:t>la transparence radicale</w:t>
      </w:r>
      <w:r>
        <w:t>, sur le modèle du CPPIB canadien : tout public, audit continu de la Cour des comptes</w:t>
      </w:r>
      <w:r>
        <w:rPr>
          <w:rStyle w:val="FootnoteReference"/>
        </w:rPr>
        <w:footnoteReference w:id="290"/>
      </w:r>
      <w:r>
        <w:rPr>
          <w:rStyle w:val="FootnoteReference"/>
        </w:rPr>
        <w:footnoteReference w:id="291"/>
      </w:r>
      <w:r>
        <w:t xml:space="preserve">. À quoi s’ajoutent trois conditions transversales : une </w:t>
      </w:r>
      <w:r>
        <w:rPr>
          <w:b/>
          <w:bCs/>
        </w:rPr>
        <w:t>commission indépendante</w:t>
      </w:r>
      <w:r>
        <w:t xml:space="preserve"> préalable (modèle Turner), un </w:t>
      </w:r>
      <w:r>
        <w:rPr>
          <w:b/>
          <w:bCs/>
        </w:rPr>
        <w:t>pacte syndical</w:t>
      </w:r>
      <w:r>
        <w:t xml:space="preserve"> signé et opposable, et une </w:t>
      </w:r>
      <w:r>
        <w:rPr>
          <w:b/>
          <w:bCs/>
        </w:rPr>
        <w:t>communication</w:t>
      </w:r>
      <w:r>
        <w:t xml:space="preserve"> de dix-huit mois martelant trois messages — les pensions actuelles ne baissent pas, la répartition est préservée, le pilier nouveau est un complément. La présidentielle de 2027 est, pour cet arbitrage, le moment le plus naturel : non pour imposer la réforme, mais pour la légitimer par le suffrage.</w:t>
      </w:r>
    </w:p>
    <w:p w14:paraId="2FDBC2AF" w14:textId="77777777" w:rsidR="00534634" w:rsidRDefault="00000000">
      <w:pPr>
        <w:pStyle w:val="Heading2"/>
      </w:pPr>
      <w:bookmarkStart w:id="2584" w:name="_Toc233057548"/>
      <w:bookmarkStart w:id="2585" w:name="lagenda-2027-2052-douze-propositions"/>
      <w:bookmarkEnd w:id="2510"/>
      <w:r>
        <w:lastRenderedPageBreak/>
        <w:t>L’agenda 2027-2052 : douze propositions</w:t>
      </w:r>
      <w:bookmarkEnd w:id="2584"/>
    </w:p>
    <w:p w14:paraId="1CC88CF7" w14:textId="77777777" w:rsidR="00534634" w:rsidRDefault="00000000">
      <w:pPr>
        <w:pStyle w:val="FirstParagraph"/>
      </w:pPr>
      <w:r>
        <w:t>Les enjeux arbitrés et la méthode choisie, l’agenda devient lisible : vingt-cinq ans en quatre phases, douze propositions concrètes.</w:t>
      </w:r>
    </w:p>
    <w:p w14:paraId="54D4ADF4" w14:textId="77777777" w:rsidR="00534634" w:rsidRDefault="00000000">
      <w:pPr>
        <w:pStyle w:val="BodyText"/>
      </w:pPr>
      <w:r>
        <w:rPr>
          <w:b/>
          <w:bCs/>
        </w:rPr>
        <w:t>Phase 1 — Préparation (2027-2028).</w:t>
      </w:r>
    </w:p>
    <w:p w14:paraId="7E225BC1" w14:textId="77777777" w:rsidR="00534634" w:rsidRDefault="00000000">
      <w:pPr>
        <w:pStyle w:val="BodyText"/>
      </w:pPr>
      <w:r>
        <w:rPr>
          <w:i/>
          <w:iCs/>
        </w:rPr>
        <w:t>Proposition 1 — Une Commission indépendante transpartisane, mandatée dès 2027.</w:t>
      </w:r>
      <w:r>
        <w:t xml:space="preserve"> Diagnostic d’abord, vote ensuite : c’est la seule séquence qui ait jamais tenu trente ans. Composée de membres nommés conjointement par le président, le Premier ministre et les présidents des deux chambres, elle produit en dix-huit mois un diagnostic public partagé, sur le modèle des trois rapports Turner ratifiés par Travaillistes et Conservateurs avant le </w:t>
      </w:r>
      <w:r>
        <w:rPr>
          <w:i/>
          <w:iCs/>
        </w:rPr>
        <w:t>Pensions Act</w:t>
      </w:r>
      <w:r>
        <w:t xml:space="preserve"> britannique de 2008.</w:t>
      </w:r>
    </w:p>
    <w:p w14:paraId="0726ED75" w14:textId="77777777" w:rsidR="00534634" w:rsidRDefault="00000000">
      <w:pPr>
        <w:pStyle w:val="BodyText"/>
      </w:pPr>
      <w:r>
        <w:rPr>
          <w:i/>
          <w:iCs/>
        </w:rPr>
        <w:t>Proposition 2 — Une loi-cadre votée à la majorité qualifiée des trois cinquièmes.</w:t>
      </w:r>
      <w:r>
        <w:t xml:space="preserve"> Une loi ordinaire se défait à l’alternance suivante — la loi Thomas de 1997 fut abrogée en cinq ans. La loi-cadre, votée par le Parlement réuni en Congrès, inscrit les quatre invariants et impose la même majorité pour toute modification ultérieure. En voie B, elle passe en loi ordinaire mais la trajectoire de cotisation est gravée par paliers annuels opposables — précisément ce qu’Howard et Abbott n’avaient pas en Australie.</w:t>
      </w:r>
    </w:p>
    <w:p w14:paraId="7B705C05" w14:textId="77777777" w:rsidR="00534634" w:rsidRDefault="00000000">
      <w:pPr>
        <w:pStyle w:val="BodyText"/>
      </w:pPr>
      <w:r>
        <w:rPr>
          <w:i/>
          <w:iCs/>
        </w:rPr>
        <w:t>Proposition 3 — Redéploiement intégral du FRR vers le FFC au 1ᵉʳ janvier 2028.</w:t>
      </w:r>
      <w:r>
        <w:t xml:space="preserve"> Vingt milliards qui « dorment » depuis quinze ans, détournés vers le remboursement de la dette sociale, remis enfin à leur mission. Geste politique visible — « vingt milliards qui changent de table » — et capital immédiatement productif. Pas d’argent neuf : du capital existant, mieux employé.</w:t>
      </w:r>
    </w:p>
    <w:p w14:paraId="208726B3" w14:textId="77777777" w:rsidR="00534634" w:rsidRDefault="00000000">
      <w:pPr>
        <w:pStyle w:val="BodyText"/>
      </w:pPr>
      <w:r>
        <w:rPr>
          <w:b/>
          <w:bCs/>
        </w:rPr>
        <w:t>Phase 2 — Lancement (2029-2032).</w:t>
      </w:r>
    </w:p>
    <w:p w14:paraId="7BE476AB" w14:textId="77777777" w:rsidR="00534634" w:rsidRDefault="00000000">
      <w:pPr>
        <w:pStyle w:val="BodyText"/>
      </w:pPr>
      <w:r>
        <w:rPr>
          <w:i/>
          <w:iCs/>
        </w:rPr>
        <w:t>Proposition 4 — Création du Fonds Français de Capitalisation.</w:t>
      </w:r>
      <w:r>
        <w:t xml:space="preserve"> Établissement public à direction des investissements indépendante, recrutée sur appel d’offres international, conseil de surveillance paritaire, mandat pluriannuel public. Il absorbe le FRR et l’ERAFP et accueille les premières cotisations nouvelles dès 2029. Sans une entité unique, professionnelle et publique, la France retomberait dans la dispersion d’instruments commerciaux qui caractérise le PER.</w:t>
      </w:r>
    </w:p>
    <w:p w14:paraId="06A96F91" w14:textId="77777777" w:rsidR="00534634" w:rsidRDefault="00000000">
      <w:pPr>
        <w:pStyle w:val="BodyText"/>
      </w:pPr>
      <w:r>
        <w:rPr>
          <w:i/>
          <w:iCs/>
        </w:rPr>
        <w:t>Proposition 5 — Gouvernance paritaire 1/3-1/3-1/3.</w:t>
      </w:r>
      <w:r>
        <w:t xml:space="preserve"> Conseil tripartite (État, syndicats, patronat), mandats de six ans non renouvelables, président tournant ; autorité prudentielle au-dessus, direction des investissements en dessous. La structure désamorce simultanément les deux objections — capture politique en haut, technocratie hors-sol en bas.</w:t>
      </w:r>
    </w:p>
    <w:p w14:paraId="2D29C14E" w14:textId="77777777" w:rsidR="00534634" w:rsidRDefault="00000000">
      <w:pPr>
        <w:pStyle w:val="BodyText"/>
      </w:pPr>
      <w:r>
        <w:rPr>
          <w:i/>
          <w:iCs/>
        </w:rPr>
        <w:t>Proposition 6 — Cotisation patronale, de 0,5 % au lancement à 4 % en 2035</w:t>
      </w:r>
      <w:r>
        <w:t xml:space="preserve"> (voie B) ou 2042 (voie A), par paliers gravés dans la loi. À 4 % sur la masse salariale du privé (~1 100 Md€), le flux atteint ~44 Md€/an — l’équivalent du déficit COR projeté en 2070. La cotisation patronale d’abord, parce qu’elle désarme l’objection « amputation de salaire ». </w:t>
      </w:r>
      <w:r>
        <w:lastRenderedPageBreak/>
        <w:t>L’incidence salariale (la part absorbée par modération salariale) est documentée à 70-80 % sur le long terme en Australie, quand elle est négociée en amont.</w:t>
      </w:r>
    </w:p>
    <w:p w14:paraId="35E98695" w14:textId="77777777" w:rsidR="00534634" w:rsidRDefault="00000000">
      <w:pPr>
        <w:pStyle w:val="BodyText"/>
      </w:pPr>
      <w:r>
        <w:rPr>
          <w:i/>
          <w:iCs/>
        </w:rPr>
        <w:t>Proposition 7 — Émission d’eurobonds retraite dédiés, 50 Md€ étalés sur 2030-2034.</w:t>
      </w:r>
      <w:r>
        <w:t xml:space="preserve"> Sur le modèle de NextGenerationEU (800 milliards levés en commun sans crise), des instruments à 30-50 ans pour lisser la bosse de transition — soit moins de 0,4 % du PIB par an et 1,7 point de dette. Essentielle pour la voie B, souhaitable pour la voie A.</w:t>
      </w:r>
    </w:p>
    <w:p w14:paraId="5ADCD346" w14:textId="77777777" w:rsidR="00534634" w:rsidRDefault="00000000">
      <w:pPr>
        <w:pStyle w:val="BodyText"/>
      </w:pPr>
      <w:r>
        <w:rPr>
          <w:b/>
          <w:bCs/>
        </w:rPr>
        <w:t>Phase 3 — Déploiement (2033-2042).</w:t>
      </w:r>
    </w:p>
    <w:p w14:paraId="64A219C4" w14:textId="77777777" w:rsidR="00534634" w:rsidRDefault="00000000">
      <w:pPr>
        <w:pStyle w:val="BodyText"/>
      </w:pPr>
      <w:r>
        <w:rPr>
          <w:i/>
          <w:iCs/>
        </w:rPr>
        <w:t>Proposition 8 — Auto-enrolment universel, déployé par taille d’entreprise.</w:t>
      </w:r>
      <w:r>
        <w:t xml:space="preserve"> Tout employeur inscrit automatiquement ses salariés ; l’opt-out reste légal — condition de constitutionnalité — mais l’inertie fait le travail (8 à 12 % de sorties observées au Royaume-Uni)</w:t>
      </w:r>
      <w:r>
        <w:rPr>
          <w:rStyle w:val="FootnoteReference"/>
        </w:rPr>
        <w:footnoteReference w:id="292"/>
      </w:r>
      <w:r>
        <w:t xml:space="preserve">. Déploiement </w:t>
      </w:r>
      <w:r>
        <w:rPr>
          <w:i/>
          <w:iCs/>
        </w:rPr>
        <w:t>staging</w:t>
      </w:r>
      <w:r>
        <w:t xml:space="preserve"> à la britannique : grandes entreprises en 2033, ETI en 2035, PME en 2037, TPE et indépendants en 2039.</w:t>
      </w:r>
    </w:p>
    <w:p w14:paraId="39C35F47" w14:textId="77777777" w:rsidR="00534634" w:rsidRDefault="00000000">
      <w:pPr>
        <w:pStyle w:val="BodyText"/>
      </w:pPr>
      <w:r>
        <w:rPr>
          <w:i/>
          <w:iCs/>
        </w:rPr>
        <w:t>Proposition 9 — Fléchage souverain : 25 % minimum en PME et ETI françaises</w:t>
      </w:r>
      <w:r>
        <w:t xml:space="preserve">, complété d’un volet ETI cotées d’au moins 10 %. Sans contrainte, les fonds de marché reproduisent un </w:t>
      </w:r>
      <w:r>
        <w:rPr>
          <w:i/>
          <w:iCs/>
        </w:rPr>
        <w:t>home bias</w:t>
      </w:r>
      <w:r>
        <w:t xml:space="preserve"> de 10 à 25 %, insuffisant. Le capital étranger reste bienvenu ; il ne doit plus être le seul à pouvoir reprendre nos entreprises familiales — la mâchoire des 240 000 transmissions sans repreneur documentée en partie 3.</w:t>
      </w:r>
    </w:p>
    <w:p w14:paraId="172AEFED" w14:textId="77777777" w:rsidR="00534634" w:rsidRDefault="00000000">
      <w:pPr>
        <w:pStyle w:val="BodyText"/>
      </w:pPr>
      <w:r>
        <w:rPr>
          <w:i/>
          <w:iCs/>
        </w:rPr>
        <w:t>Proposition 10 — Garantie publique de rendement plancher : inflation + 1 %</w:t>
      </w:r>
      <w:r>
        <w:t>, calculée sur fenêtres glissantes de dix ans, financée par une réserve de stabilisation alimentée par les années fastes</w:t>
      </w:r>
      <w:r>
        <w:rPr>
          <w:rStyle w:val="FootnoteReference"/>
        </w:rPr>
        <w:footnoteReference w:id="293"/>
      </w:r>
      <w:r>
        <w:t xml:space="preserve">. C’est l’objection « casino » désarmée — et la pièce maîtresse de l’accord en voie A : sans elle, la CFDT ne signe pas. Précédents : garantipension suédoise, </w:t>
      </w:r>
      <w:r>
        <w:rPr>
          <w:i/>
          <w:iCs/>
        </w:rPr>
        <w:t>funding ratio</w:t>
      </w:r>
      <w:r>
        <w:t xml:space="preserve"> minimum néerlandais.</w:t>
      </w:r>
    </w:p>
    <w:p w14:paraId="6543155C" w14:textId="77777777" w:rsidR="00534634" w:rsidRDefault="00000000">
      <w:pPr>
        <w:pStyle w:val="BodyText"/>
      </w:pPr>
      <w:r>
        <w:rPr>
          <w:b/>
          <w:bCs/>
        </w:rPr>
        <w:t>Phase 4 — Maturation (2043-2052).</w:t>
      </w:r>
    </w:p>
    <w:p w14:paraId="59976873" w14:textId="77777777" w:rsidR="00534634" w:rsidRDefault="00000000">
      <w:pPr>
        <w:pStyle w:val="BodyText"/>
      </w:pPr>
      <w:r>
        <w:rPr>
          <w:i/>
          <w:iCs/>
        </w:rPr>
        <w:t>Proposition 11 — Transparence radicale institutionnalisée.</w:t>
      </w:r>
      <w:r>
        <w:t xml:space="preserve"> Rapport actuariel annuel, rapport d’investissement par classe d’actifs, rapport ESG voté par l’assemblée des cotisants, audit continu de la Cour des comptes, ouverture en </w:t>
      </w:r>
      <w:r>
        <w:rPr>
          <w:i/>
          <w:iCs/>
        </w:rPr>
        <w:t>open data</w:t>
      </w:r>
      <w:r>
        <w:t>. C’est cette transparence qui, en Suède et au Canada, désarme les attaques périodiques contre les fonds publics — et la France dispose déjà des compétences (Cour des comptes, ACPR, AMF).</w:t>
      </w:r>
    </w:p>
    <w:p w14:paraId="208EF18D" w14:textId="77777777" w:rsidR="00534634" w:rsidRDefault="00000000">
      <w:pPr>
        <w:pStyle w:val="BodyText"/>
      </w:pPr>
      <w:r>
        <w:rPr>
          <w:i/>
          <w:iCs/>
        </w:rPr>
        <w:t>Proposition 12 — Pacte intergénérationnel : sous-indexation des pensions de 1 point sous l’inflation pendant dix ans.</w:t>
      </w:r>
      <w:r>
        <w:t xml:space="preserve"> La proposition la plus douloureuse, et la plus honnête : les actifs paient davantage (cotisation nouvelle), les retraités un peu moins (indexation </w:t>
      </w:r>
      <w:r>
        <w:lastRenderedPageBreak/>
        <w:t>modérée). Environ 2 à 3 Md€/an redirigés vers le FFC, appliqués au-dessus du minimum vieillesse intégralement préservé, et expressément temporaires — retour à l’indexation pleine en 2053</w:t>
      </w:r>
      <w:r>
        <w:rPr>
          <w:rStyle w:val="FootnoteReference"/>
        </w:rPr>
        <w:footnoteReference w:id="294"/>
      </w:r>
      <w:r>
        <w:t>. L’équité intergénérationnelle ne se décrète pas : elle se finance.</w:t>
      </w:r>
    </w:p>
    <w:p w14:paraId="26D565AC" w14:textId="77777777" w:rsidR="00534634" w:rsidRDefault="00000000">
      <w:pPr>
        <w:pStyle w:val="BodyText"/>
      </w:pPr>
      <w:r>
        <w:rPr>
          <w:b/>
          <w:bCs/>
        </w:rPr>
        <w:t>Ce que le système atteint en 2052.</w:t>
      </w:r>
      <w:r>
        <w:t xml:space="preserve"> Selon la modélisation du scénario D, l’encours capitalisé français approcherait </w:t>
      </w:r>
      <w:r>
        <w:rPr>
          <w:b/>
          <w:bCs/>
        </w:rPr>
        <w:t>2 700 à 3 000 milliards d’euros</w:t>
      </w:r>
      <w:r>
        <w:t xml:space="preserve"> (environ 69 % du PIB), avec une couverture de ~90 % des salariés du privé et un capital moyen de ~119 000 € par actif</w:t>
      </w:r>
      <w:r>
        <w:rPr>
          <w:rStyle w:val="FootnoteReference"/>
        </w:rPr>
        <w:footnoteReference w:id="295"/>
      </w:r>
      <w:r>
        <w:t>. Le déficit COR projeté à −45 Md€/an dans le statu quo serait réduit à −1,6 Md€ — quasiment résorbé. La France ne rattraperait pas les sommets (Australie ~160 % du PIB, Pays-Bas ~150 %) : elle comblerait la moitié de son retard. C’est exactement ce que vingt-cinq ans permettent — ni plus, ni moins.</w:t>
      </w:r>
    </w:p>
    <w:p w14:paraId="63AA3AD8" w14:textId="77777777" w:rsidR="00534634" w:rsidRDefault="00000000">
      <w:pPr>
        <w:pStyle w:val="Heading2"/>
      </w:pPr>
      <w:bookmarkStart w:id="2623" w:name="_Toc233057549"/>
      <w:bookmarkStart w:id="2624" w:name="la-transition"/>
      <w:bookmarkEnd w:id="2585"/>
      <w:r>
        <w:t>La transition</w:t>
      </w:r>
      <w:bookmarkEnd w:id="2623"/>
    </w:p>
    <w:p w14:paraId="14A055A0" w14:textId="77777777" w:rsidR="00534634" w:rsidRDefault="00000000">
      <w:pPr>
        <w:pStyle w:val="FirstParagraph"/>
      </w:pPr>
      <w:r>
        <w:t xml:space="preserve">Reste l’objection technique la plus sérieuse, celle qui n’est pas dissoluble par un simple changement de récit : pendant environ vingt-cinq ans, les actifs financent simultanément les retraités d’aujourd’hui et une part de leur propre retraite. Sans dispositif d’amortissement, la charge est politiquement insupportable. Tous les pays passés à un système mixte ont eu à résoudre cette équation ; aucun ne l’a trouvée insurmontable. La méthode a un nom : un </w:t>
      </w:r>
      <w:r>
        <w:rPr>
          <w:b/>
          <w:bCs/>
        </w:rPr>
        <w:t>fonds de transition</w:t>
      </w:r>
      <w:r>
        <w:t>.</w:t>
      </w:r>
    </w:p>
    <w:p w14:paraId="660196D7" w14:textId="77777777" w:rsidR="00534634" w:rsidRDefault="00000000">
      <w:pPr>
        <w:pStyle w:val="BodyText"/>
      </w:pPr>
      <w:r>
        <w:t>La Suède l’a fait avec élégance. Au moment de la réforme, elle disposait depuis 1960 de fonds de réserve (les AP-fonds), accumulés sur les excédents du régime ATP — environ 40 % du PIB, cinq années de prestations</w:t>
      </w:r>
      <w:r>
        <w:rPr>
          <w:rStyle w:val="FootnoteReference"/>
        </w:rPr>
        <w:footnoteReference w:id="296"/>
      </w:r>
      <w:r>
        <w:t xml:space="preserve">. Elle n’a pas créé de cotisation nouvelle : elle a </w:t>
      </w:r>
      <w:r>
        <w:rPr>
          <w:i/>
          <w:iCs/>
        </w:rPr>
        <w:t>redirigé</w:t>
      </w:r>
      <w:r>
        <w:t xml:space="preserve"> 2,5 points des 18,5 % existants vers le pilier capitalisé, les AP-fonds servant de stabilisateur automatique. Résultat : transition sans hausse de cotisation, sans baisse des pensions servies, sans choc politique — et le mécanisme a tenu trente ans</w:t>
      </w:r>
      <w:r>
        <w:rPr>
          <w:rStyle w:val="FootnoteReference"/>
        </w:rPr>
        <w:footnoteReference w:id="297"/>
      </w:r>
      <w:r>
        <w:t>.</w:t>
      </w:r>
    </w:p>
    <w:p w14:paraId="6604AD64" w14:textId="77777777" w:rsidR="00534634" w:rsidRDefault="00000000">
      <w:pPr>
        <w:pStyle w:val="BodyText"/>
      </w:pPr>
      <w:r>
        <w:t xml:space="preserve">La France a copié l’idée en 1999… puis l’a abandonnée. Le Fonds de réserve pour les retraites (FRR), institué pour « lisser le pic démographique des années 2020-2040 », visait </w:t>
      </w:r>
      <w:r>
        <w:lastRenderedPageBreak/>
        <w:t>150 milliards d’euros à l’horizon 2020 ; il n’en a reçu que 28</w:t>
      </w:r>
      <w:r>
        <w:rPr>
          <w:rStyle w:val="FootnoteReference"/>
        </w:rPr>
        <w:footnoteReference w:id="298"/>
      </w:r>
      <w:r>
        <w:t>, et à partir de la loi Woerth de 2010 ses ressources ont été détournées vers le remboursement de la dette sociale (~2,1 Md€/an versés à la CADES)</w:t>
      </w:r>
      <w:r>
        <w:rPr>
          <w:rStyle w:val="FootnoteReference"/>
        </w:rPr>
        <w:footnoteReference w:id="299"/>
      </w:r>
      <w:r>
        <w:t>. Fin 2024, son encours n’est plus que de 20,4 milliards. Sans cette réaffectation, il en aurait disposé d’environ 89 — quatre fois plus</w:t>
      </w:r>
      <w:r>
        <w:rPr>
          <w:rStyle w:val="FootnoteReference"/>
        </w:rPr>
        <w:footnoteReference w:id="300"/>
      </w:r>
      <w:r>
        <w:t>. L’instrument a parfaitement fait son travail financier (3,7 % par an depuis sa création) ; il a simplement été chargé de combler des trous au lieu d’amortir une transition.</w:t>
      </w:r>
    </w:p>
    <w:p w14:paraId="5C7CB5C2" w14:textId="77777777" w:rsidR="00534634" w:rsidRDefault="00000000">
      <w:pPr>
        <w:pStyle w:val="BodyText"/>
      </w:pPr>
      <w:r>
        <w:t>La France dispose pourtant, fin 2024, d’un capital déjà capitalisé : 20,4 milliards au FRR, 47,8 au RAFP, plus de 91 de réserves à l’AGIRC-ARRCO — près de 160 milliards à eux trois, soit ~5,5 % du PIB</w:t>
      </w:r>
      <w:r>
        <w:rPr>
          <w:rStyle w:val="FootnoteReference"/>
        </w:rPr>
        <w:footnoteReference w:id="301"/>
      </w:r>
      <w:r>
        <w:t>. Le FRR peut basculer dans sa mission initiale dès 2028. Cette orientation n’est d’ailleurs plus l’apanage des seuls think tanks : en juin 2026, l’Association française de la gestion financière (AFG) a publié un livre blanc proposant explicitement un régime complémentaire de retraite par capitalisation, interprofessionnel, à gouvernance paritaire et construit progressivement — adossé à la répartition, qui « doit demeurer le socle » —, avec des fonds générationnels ciblant les salariés de moins de quarante ans et le redéploiement d’une fraction des cotisations Agirc-Arrco. La profession de la gestion d’actifs porte désormais, dans ses propres termes, l’architecture défendue par ce livre</w:t>
      </w:r>
      <w:r>
        <w:rPr>
          <w:rStyle w:val="FootnoteReference"/>
        </w:rPr>
        <w:footnoteReference w:id="302"/>
      </w:r>
      <w:r>
        <w:t>. Pour porter le fonds de transition vers une cible de 100 à 150 milliards d’ici 2032, trois leviers complémentaires sont mobilisables : des privatisations partielles d’actifs publics non stratégiques (modèle néerlandais et canadien)</w:t>
      </w:r>
      <w:r>
        <w:rPr>
          <w:rStyle w:val="FootnoteReference"/>
        </w:rPr>
        <w:footnoteReference w:id="303"/>
      </w:r>
      <w:r>
        <w:t>, un emprunt européen ciblé (modèle SURE)</w:t>
      </w:r>
      <w:r>
        <w:rPr>
          <w:rStyle w:val="FootnoteReference"/>
        </w:rPr>
        <w:footnoteReference w:id="304"/>
      </w:r>
      <w:r>
        <w:t>, et une fraction temporaire de CSG</w:t>
      </w:r>
      <w:r>
        <w:rPr>
          <w:rStyle w:val="FootnoteReference"/>
        </w:rPr>
        <w:footnoteReference w:id="305"/>
      </w:r>
      <w:r>
        <w:t>.</w:t>
      </w:r>
    </w:p>
    <w:p w14:paraId="3755CAEA" w14:textId="77777777" w:rsidR="00534634" w:rsidRDefault="00000000">
      <w:pPr>
        <w:pStyle w:val="BodyText"/>
      </w:pPr>
      <w:r>
        <w:lastRenderedPageBreak/>
        <w:t>L’enseignement suédois tient en une phrase : la transition ne se finance pas par les actifs, mais par un instrument dédié, doté une fois et géré ensuite en autofinancement par le rendement de ses actifs. Si la France refait l’erreur de 2010 — utiliser le FRR pour autre chose que sa mission —, elle se condamne à répéter 1997, 2019 et 2023 : tentative, blocage social, abandon. Si elle remet le FRR à sa mission et l’abonde selon ces trois leviers, elle dispose en 2028 d’un instrument prêt à amortir le choc. La capitalisation devient alors politiquement faisable parce qu’elle est techniquement amortie. Vingt-cinq ans, à partir de 2027 : c’est le calendrier qu’il nous reste.</w:t>
      </w:r>
    </w:p>
    <w:p w14:paraId="71563B03" w14:textId="77777777" w:rsidR="00534634" w:rsidRDefault="00000000">
      <w:pPr>
        <w:pStyle w:val="Heading1"/>
      </w:pPr>
      <w:bookmarkStart w:id="2741" w:name="_Toc233057550"/>
      <w:bookmarkStart w:id="2742" w:name="conclusion-choisir-enfin"/>
      <w:bookmarkEnd w:id="1756"/>
      <w:bookmarkEnd w:id="2624"/>
      <w:r>
        <w:t>Conclusion — Choisir, enfin</w:t>
      </w:r>
      <w:bookmarkEnd w:id="2741"/>
    </w:p>
    <w:p w14:paraId="1422D149" w14:textId="77777777" w:rsidR="00534634" w:rsidRDefault="00000000">
      <w:pPr>
        <w:pStyle w:val="FirstParagraph"/>
      </w:pPr>
      <w:r>
        <w:t>Le travail théorique du livre est achevé. Quatre parties, des dizaines de chiffres, quatre cas étrangers, vingt-cinq ans de feuille de route. Reste à comprendre pourquoi la France n’a pas, jusqu’ici, fait ce que tous ses voisins ont fait — et pourquoi, cette fois, elle le peut.</w:t>
      </w:r>
    </w:p>
    <w:p w14:paraId="16C3A647" w14:textId="77777777" w:rsidR="00534634" w:rsidRDefault="00000000">
      <w:pPr>
        <w:pStyle w:val="Heading2"/>
      </w:pPr>
      <w:bookmarkStart w:id="2743" w:name="_Toc233057551"/>
      <w:bookmarkStart w:id="2744" w:name="X6ff8d63f61e42dfc4edff398ef7c51c2fb8b44a"/>
      <w:r>
        <w:t>Pourquoi pas la France ? Les quatre verrous historiques</w:t>
      </w:r>
      <w:bookmarkEnd w:id="2743"/>
    </w:p>
    <w:p w14:paraId="6ACEB394" w14:textId="77777777" w:rsidR="00534634" w:rsidRDefault="00000000">
      <w:pPr>
        <w:pStyle w:val="FirstParagraph"/>
      </w:pPr>
      <w:r>
        <w:t>Quatre verrous tiennent ensemble le refus français depuis quatre-vingts ans. Aucun n’est immuable ; ils se desserrent ensemble, parce qu’ils s’usent à mesure que la réalité du système s’éloigne du contexte qui les avait fondés.</w:t>
      </w:r>
    </w:p>
    <w:p w14:paraId="16CC210A" w14:textId="77777777" w:rsidR="00534634" w:rsidRDefault="00000000">
      <w:pPr>
        <w:pStyle w:val="BodyText"/>
      </w:pPr>
      <w:r>
        <w:rPr>
          <w:b/>
          <w:bCs/>
        </w:rPr>
        <w:t>Premier verrou : l’héritage de 1945.</w:t>
      </w:r>
      <w:r>
        <w:t xml:space="preserve"> L’ordonnance du 4 octobre 1945 institue un régime obligatoire par répartition</w:t>
      </w:r>
      <w:r>
        <w:rPr>
          <w:rStyle w:val="FootnoteReference"/>
        </w:rPr>
        <w:footnoteReference w:id="306"/>
      </w:r>
      <w:r>
        <w:t xml:space="preserve"> — choix non pas idéologique, mais conjoncturel : cinq années d’occupation, deux épisodes d’inflation galopante (1922-1926, 1944-1948), l’effondrement des emprunts russes et des rentes 14-18 avaient liquidé l’essentiel des dispositifs capitalisés d’avant-guerre</w:t>
      </w:r>
      <w:r>
        <w:rPr>
          <w:rStyle w:val="FootnoteReference"/>
        </w:rPr>
        <w:footnoteReference w:id="307"/>
      </w:r>
      <w:r>
        <w:t xml:space="preserve">. Laroque le résumait : les bénéficiaires sont des gens pauvres à qui il faut d’abord assurer des moyens de subsistance ; une fois les </w:t>
      </w:r>
      <w:r>
        <w:lastRenderedPageBreak/>
        <w:t>allocations versées, il ne reste rien à mettre de côté</w:t>
      </w:r>
      <w:r>
        <w:rPr>
          <w:rStyle w:val="FootnoteReference"/>
        </w:rPr>
        <w:footnoteReference w:id="308"/>
      </w:r>
      <w:r>
        <w:t>. L’argument était honnête, et vrai en 1945. Il ne l’est plus en 2026 : le PIB a été multiplié par dix en valeur réelle, le patrimoine financier des ménages dépasse six mille milliards d’euros, et l’inflation à deux chiffres a disparu depuis le début des années 1980. La condition de pauvreté collective qui justifiait l’absence de capital n’existe plus. Le verrou tient parce que la mémoire institutionnelle confond l’argument de 1945 avec un principe atemporel. Ce n’était pas un principe : c’était une circonstance.</w:t>
      </w:r>
    </w:p>
    <w:p w14:paraId="301C423E" w14:textId="77777777" w:rsidR="00534634" w:rsidRDefault="00000000">
      <w:pPr>
        <w:pStyle w:val="BodyText"/>
      </w:pPr>
      <w:r>
        <w:rPr>
          <w:b/>
          <w:bCs/>
        </w:rPr>
        <w:t>Deuxième verrou : la méfiance culturelle vis-à-vis de la finance.</w:t>
      </w:r>
      <w:r>
        <w:t xml:space="preserve"> Elle se mesure : 12,5 % des Français détenaient des actions cotées en direct fin 2024, contre près de 50 % des ménages américains et 22 % des britanniques</w:t>
      </w:r>
      <w:r>
        <w:rPr>
          <w:rStyle w:val="FootnoteReference"/>
        </w:rPr>
        <w:footnoteReference w:id="309"/>
      </w:r>
      <w:r>
        <w:t xml:space="preserve"> ; la France est en milieu de classement de la littératie financière de l’OCDE (13 sur 21)</w:t>
      </w:r>
      <w:r>
        <w:rPr>
          <w:rStyle w:val="FootnoteReference"/>
        </w:rPr>
        <w:footnoteReference w:id="310"/>
      </w:r>
      <w:r>
        <w:t>. Mais cette méfiance n’est ni essentielle ni stable. Avant 1914, la place de Paris pesait le double de Wall Street ; ce sont les emprunts russes confisqués en 1917, les rentes érodées par l’inflation, les conversions forcées d’après 1945 qui ont fabriqué, sur trois générations, une cicatrice durable</w:t>
      </w:r>
      <w:r>
        <w:rPr>
          <w:rStyle w:val="FootnoteReference"/>
        </w:rPr>
        <w:footnoteReference w:id="311"/>
      </w:r>
      <w:r>
        <w:t>. Et cette cicatrice cicatrise : le PEA est passé de 1,8 million de titulaires en 1995 à plus de sept millions ; le PER, inexistant en 2018, en compte plus de onze millions ; la détention d’actions cotées est montée de 6,9 % en 2020 à 12,5 % en 2024</w:t>
      </w:r>
      <w:r>
        <w:rPr>
          <w:rStyle w:val="FootnoteReference"/>
        </w:rPr>
        <w:footnoteReference w:id="312"/>
      </w:r>
      <w:r>
        <w:t>. Le tabou n’est plus celui des années 2000. Il est en mouvement.</w:t>
      </w:r>
    </w:p>
    <w:p w14:paraId="4726148C" w14:textId="77777777" w:rsidR="00534634" w:rsidRDefault="00000000">
      <w:pPr>
        <w:pStyle w:val="BodyText"/>
      </w:pPr>
      <w:r>
        <w:rPr>
          <w:b/>
          <w:bCs/>
        </w:rPr>
        <w:t>Troisième verrou : le poids syndical.</w:t>
      </w:r>
      <w:r>
        <w:t xml:space="preserve"> Le système français reconnaît à quelques centrales un pouvoir de blocage très supérieur à leur représentativité réelle (10,1 % de syndicalisation en 2023</w:t>
      </w:r>
      <w:r>
        <w:rPr>
          <w:rStyle w:val="FootnoteReference"/>
        </w:rPr>
        <w:footnoteReference w:id="313"/>
      </w:r>
      <w:r>
        <w:t xml:space="preserve">). Sur la capitalisation, la carte est stable : CGT et FO refusent par principe ; la CFDT (Marylise Léon) s’ouvre prudemment depuis 2023 ; la CFE-CGC (Christelle Thieffinne, élue en 2026) est ouverte, sous condition de préservation du socle ; </w:t>
      </w:r>
      <w:r>
        <w:lastRenderedPageBreak/>
        <w:t>le patronat est favorable</w:t>
      </w:r>
      <w:r>
        <w:rPr>
          <w:rStyle w:val="FootnoteReference"/>
        </w:rPr>
        <w:footnoteReference w:id="314"/>
      </w:r>
      <w:r>
        <w:t xml:space="preserve">. L’arithmétique de signature est claire : un accord CFDT + CFE-CGC + organisations patronales dépasse 60 % de la représentativité salariale et l’intégralité de la représentativité patronale — exactement la configuration du </w:t>
      </w:r>
      <w:r>
        <w:rPr>
          <w:i/>
          <w:iCs/>
        </w:rPr>
        <w:t>Pensioenakkoord</w:t>
      </w:r>
      <w:r>
        <w:t xml:space="preserve"> néerlandais de 2019</w:t>
      </w:r>
      <w:r>
        <w:rPr>
          <w:rStyle w:val="FootnoteReference"/>
        </w:rPr>
        <w:footnoteReference w:id="315"/>
      </w:r>
      <w:r>
        <w:t>. Le verrou n’est pas absolu : il n’a, en France, jamais été testé, faute de négociation préalable à aucun des trois moments (1997, 2019, 2023).</w:t>
      </w:r>
    </w:p>
    <w:p w14:paraId="1AEF1867" w14:textId="77777777" w:rsidR="00534634" w:rsidRDefault="00000000">
      <w:pPr>
        <w:pStyle w:val="BodyText"/>
      </w:pPr>
      <w:r>
        <w:rPr>
          <w:b/>
          <w:bCs/>
        </w:rPr>
        <w:t>Quatrième verrou : la préférence pour les réformes paramétriques.</w:t>
      </w:r>
      <w:r>
        <w:t xml:space="preserve"> Cinq réformes en trente ans (Balladur 1993, Fillon 2003, Woerth 2010, Touraine 2014, Borne 2023</w:t>
      </w:r>
      <w:r>
        <w:rPr>
          <w:rStyle w:val="FootnoteReference"/>
        </w:rPr>
        <w:footnoteReference w:id="316"/>
      </w:r>
      <w:r>
        <w:t>), toutes à coût politique élevé, aucune n’ayant réglé le déséquilibre structurel — le COR maintient une projection de déficit chronique jusqu’en 2070, paramètres Borne inclus</w:t>
      </w:r>
      <w:r>
        <w:rPr>
          <w:rStyle w:val="FootnoteReference"/>
        </w:rPr>
        <w:footnoteReference w:id="317"/>
      </w:r>
      <w:r>
        <w:t>. La logique du paramétrique est compréhensible (il ne touche pas à l’architecture, il est réversible), mais sa limite tient en une équation : dans la répartition pure, le ratio dégradé impose un trilemme à trois inconnues — cotisation, durée, niveau des pensions —, chaque levier détériorant la couverture sociale ou la compétitivité. La capitalisation ouvre une quatrième variable, le rendement du capital — la seule manière, mathématiquement, de sortir du trilemme.</w:t>
      </w:r>
    </w:p>
    <w:p w14:paraId="6187DD37" w14:textId="77777777" w:rsidR="00534634" w:rsidRDefault="00000000">
      <w:pPr>
        <w:pStyle w:val="Heading2"/>
      </w:pPr>
      <w:bookmarkStart w:id="2862" w:name="_Toc233057552"/>
      <w:bookmarkStart w:id="2863" w:name="pourquoi-cette-fois-cest-différent"/>
      <w:bookmarkEnd w:id="2744"/>
      <w:r>
        <w:t>Pourquoi cette fois c’est différent</w:t>
      </w:r>
      <w:bookmarkEnd w:id="2862"/>
    </w:p>
    <w:p w14:paraId="343E70DB" w14:textId="77777777" w:rsidR="00534634" w:rsidRDefault="00000000">
      <w:pPr>
        <w:pStyle w:val="FirstParagraph"/>
      </w:pPr>
      <w:r>
        <w:t xml:space="preserve">Les quatre verrous tiennent encore, mais par défaut, pas par conviction — et ils ne tiendront pas une cinquième tentative menée correctement. Quatre faits, jamais réunis jusqu’ici, le confirment. </w:t>
      </w:r>
      <w:r>
        <w:rPr>
          <w:b/>
          <w:bCs/>
        </w:rPr>
        <w:t>L’opinion a basculé</w:t>
      </w:r>
      <w:r>
        <w:t xml:space="preserve"> : 57 % de Français favorables au système mixte, capitalisation seule (22 %) devant répartition seule (20 %) pour la première fois, majorité transpartisane jusque chez les électeurs de gauche. </w:t>
      </w:r>
      <w:r>
        <w:rPr>
          <w:b/>
          <w:bCs/>
        </w:rPr>
        <w:t>Le RAFP a vingt ans</w:t>
      </w:r>
      <w:r>
        <w:t xml:space="preserve"> : la capitalisation obligatoire publique n’est plus une hypothèse exotique, elle est française, publique, et elle marche. </w:t>
      </w:r>
      <w:r>
        <w:rPr>
          <w:b/>
          <w:bCs/>
        </w:rPr>
        <w:t>La trajectoire COR ne laisse plus de marge</w:t>
      </w:r>
      <w:r>
        <w:t xml:space="preserve"> : le déficit projeté est devenu l’arrière-plan structurel de toute discussion budgétaire. </w:t>
      </w:r>
      <w:r>
        <w:rPr>
          <w:b/>
          <w:bCs/>
        </w:rPr>
        <w:t>La fenêtre démographique se referme</w:t>
      </w:r>
      <w:r>
        <w:t xml:space="preserve"> : le baby-boom est intégralement en retraite, le ratio est passé sous deux cotisants par retraité, et la seule variable encore disponible — le rendement du capital — n’est mobilisable que par la capitalisation. Les tentatives </w:t>
      </w:r>
      <w:r>
        <w:lastRenderedPageBreak/>
        <w:t>précédentes — Thomas 1997, Delevoye 2019, Borne 2023 — se sont produites quand l’un ou plusieurs verrous tenaient encore. En 2027, si une présidentielle scelle le contrat, ils seront desserrés simultanément. Ce n’est plus une question de légitimité, de preuve technique, d’arithmétique ni de cohérence avec nos voisins. C’est, désormais isolée, la question de la décision politique.</w:t>
      </w:r>
    </w:p>
    <w:p w14:paraId="5A7C4E49" w14:textId="77777777" w:rsidR="00534634" w:rsidRDefault="00000000">
      <w:pPr>
        <w:pStyle w:val="Heading2"/>
      </w:pPr>
      <w:bookmarkStart w:id="2864" w:name="_Toc233057553"/>
      <w:bookmarkStart w:id="2865" w:name="trois-bénéfices-un-seul-mécanisme"/>
      <w:bookmarkEnd w:id="2863"/>
      <w:r>
        <w:t>Trois bénéfices, un seul mécanisme</w:t>
      </w:r>
      <w:bookmarkEnd w:id="2864"/>
    </w:p>
    <w:p w14:paraId="6DD4205B" w14:textId="77777777" w:rsidR="00534634" w:rsidRDefault="00000000">
      <w:pPr>
        <w:pStyle w:val="FirstParagraph"/>
      </w:pPr>
      <w:r>
        <w:t xml:space="preserve">À l’échelle d’un pays, la capitalisation </w:t>
      </w:r>
      <w:r>
        <w:rPr>
          <w:b/>
          <w:bCs/>
        </w:rPr>
        <w:t>réduit la dépense publique de retraite</w:t>
      </w:r>
      <w:r>
        <w:t xml:space="preserve"> de plusieurs points de PIB (la Suède est passée de 11 % à 7,2 % en vingt-cinq ans, sans qu’aucun retraité ne voie sa pension baisser) ; elle </w:t>
      </w:r>
      <w:r>
        <w:rPr>
          <w:b/>
          <w:bCs/>
        </w:rPr>
        <w:t>allège la pression sur les cotisations</w:t>
      </w:r>
      <w:r>
        <w:t xml:space="preserve"> (une France à régime stationnaire pourrait redescendre vers 24-25 % contre 28 % aujourd’hui, soit ~40 milliards d’euros par an rendus aux salariés et aux employeurs) ; elle </w:t>
      </w:r>
      <w:r>
        <w:rPr>
          <w:b/>
          <w:bCs/>
        </w:rPr>
        <w:t>augmente les recettes fiscales</w:t>
      </w:r>
      <w:r>
        <w:t xml:space="preserve"> et </w:t>
      </w:r>
      <w:r>
        <w:rPr>
          <w:b/>
          <w:bCs/>
        </w:rPr>
        <w:t>produit de la croissance et des emplois</w:t>
      </w:r>
      <w:r>
        <w:t xml:space="preserve">, parce que l’épargne dormante devient capital productif ; et elle </w:t>
      </w:r>
      <w:r>
        <w:rPr>
          <w:b/>
          <w:bCs/>
        </w:rPr>
        <w:t>reprend la maîtrise du capital national</w:t>
      </w:r>
      <w:r>
        <w:t>, parce que des fonds français rachètent les entreprises françaises au lieu de les laisser glisser sous pavillon étranger. Aucun de ces effets n’est instantané — ils mettent vingt-cinq à quarante ans à se déployer pleinement. C’est précisément pour cela qu’il faut commencer maintenant : chaque année en répartition pure est une année perdue pour les retraites, les finances publiques, la croissance et la souveraineté. La capitalisation n’est pas un instrument de plus : c’est un mode d’organisation économique différent, plus prudent parce qu’il fait travailler le temps, plus généreux parce qu’il fait travailler le capital.</w:t>
      </w:r>
    </w:p>
    <w:p w14:paraId="7DEA3B17" w14:textId="77777777" w:rsidR="00534634" w:rsidRDefault="00000000">
      <w:pPr>
        <w:pStyle w:val="Heading2"/>
      </w:pPr>
      <w:bookmarkStart w:id="2866" w:name="_Toc233057554"/>
      <w:bookmarkStart w:id="2867" w:name="choisir-enfin"/>
      <w:bookmarkEnd w:id="2865"/>
      <w:r>
        <w:t>Choisir, enfin</w:t>
      </w:r>
      <w:bookmarkEnd w:id="2866"/>
    </w:p>
    <w:p w14:paraId="1DE9E11C" w14:textId="77777777" w:rsidR="00534634" w:rsidRDefault="00000000">
      <w:pPr>
        <w:pStyle w:val="FirstParagraph"/>
      </w:pPr>
      <w:r>
        <w:t xml:space="preserve">Le choix politique fondamental est binaire. </w:t>
      </w:r>
      <w:r>
        <w:rPr>
          <w:b/>
          <w:bCs/>
        </w:rPr>
        <w:t>Voie A</w:t>
      </w:r>
      <w:r>
        <w:t xml:space="preserve">, la concertation longue à la suédoise : commission indépendante en 2027, accord pluripartite en 2028, loi-cadre à majorité qualifiée, cotisation patronale montée sur quinze ans — durabilité maximale, démarrage plus lent. </w:t>
      </w:r>
      <w:r>
        <w:rPr>
          <w:b/>
          <w:bCs/>
        </w:rPr>
        <w:t>Voie B</w:t>
      </w:r>
      <w:r>
        <w:t xml:space="preserve">, la rapidité négociée à l’australienne : auto-enrolment dès 2028, trajectoire de cotisation gravée par paliers, eurobonds pour lisser la transition, pacte syndical CFDT-CFE-CGC au cœur — calendrier précis, démarrage immédiat, mais fragilité plus grande si le pacte se délite. Les deux sont accessibles ; aucune n’est facile. Toutes deux exigent ce que vingt ans n’ont pas su produire : une majorité politique qui assume une réforme structurelle, et une majorité sociale qui signe un accord </w:t>
      </w:r>
      <w:r>
        <w:rPr>
          <w:i/>
          <w:iCs/>
        </w:rPr>
        <w:t>avant</w:t>
      </w:r>
      <w:r>
        <w:t xml:space="preserve"> le vote au lieu d’attendre la rue.</w:t>
      </w:r>
    </w:p>
    <w:p w14:paraId="306DBD79" w14:textId="77777777" w:rsidR="00534634" w:rsidRDefault="00000000">
      <w:pPr>
        <w:pStyle w:val="BodyText"/>
      </w:pPr>
      <w:r>
        <w:t xml:space="preserve">Mais la France </w:t>
      </w:r>
      <w:r>
        <w:rPr>
          <w:b/>
          <w:bCs/>
        </w:rPr>
        <w:t>doit choisir</w:t>
      </w:r>
      <w:r>
        <w:t>. La pire option est l’immobilisme — celui qui laisse le déficit du COR grossir vers 45 milliards par an en 2070 et plus de 36 milliards de dividendes du CAC 40 partir chaque année financer les retraites des autres. La deuxième pire est le décret-loi à la chilienne, sans concertation ni pacte, que la loi 21735 de janvier 2025 vient de défaire à 110 voix contre 38 après quarante-quatre ans. Toutes les autres options se déclinent à partir des deux voies. La France a la matière première — six mille milliards d’euros de patrimoine financier —, l’infrastructure technique — RAFP, FRR, AGIRC-ARRCO, Caisse des dépôts —, l’opinion, la preuve étrangère et l’urgence. Il ne manque, en 2026, que le seul ingrédient qui ne se trouve pas dans un rapport : la décision.</w:t>
      </w:r>
    </w:p>
    <w:p w14:paraId="7D0A9DAD" w14:textId="77777777" w:rsidR="00534634" w:rsidRDefault="00000000">
      <w:pPr>
        <w:pStyle w:val="BodyText"/>
      </w:pPr>
      <w:r>
        <w:lastRenderedPageBreak/>
        <w:t>Reste à désamorcer les cinq mensonges qui, depuis trente ans, ont empêché que ce choix soit posé. C’est l’objet de l’appendice. Il n’est pas là pour clore le débat, mais pour rendre la conversation suivante possible.</w:t>
      </w:r>
    </w:p>
    <w:p w14:paraId="1B4FE412" w14:textId="77777777" w:rsidR="00534634" w:rsidRDefault="00000000">
      <w:pPr>
        <w:pStyle w:val="Heading1"/>
      </w:pPr>
      <w:bookmarkStart w:id="2868" w:name="_Toc233057555"/>
      <w:bookmarkStart w:id="2869" w:name="X305b9a6269842b8ae17de1fe036df9dc028db03"/>
      <w:bookmarkEnd w:id="2742"/>
      <w:bookmarkEnd w:id="2867"/>
      <w:r>
        <w:t>Appendice — Cinq mensonges qui ont coûté trente ans</w:t>
      </w:r>
      <w:bookmarkEnd w:id="2868"/>
    </w:p>
    <w:p w14:paraId="62ED4181" w14:textId="77777777" w:rsidR="00534634" w:rsidRDefault="00000000">
      <w:pPr>
        <w:pStyle w:val="FirstParagraph"/>
      </w:pPr>
      <w:r>
        <w:t xml:space="preserve">Ce qui suit n’est pas un chapitre, mais un argumentaire prêt à l’emploi, à garder sous le coude pour les fois où vous tomberez sur l’une des objections qui ont, trois décennies durant, anesthésié le débat français. Cinq, dit-on — à l’usage, six, le sixième (Enron, Madoff, Detroit) revenant comme un refrain. Six phrases que tout le monde a entendues : </w:t>
      </w:r>
      <w:r>
        <w:rPr>
          <w:i/>
          <w:iCs/>
        </w:rPr>
        <w:t>la bourse, c’est le casino ; souvenez-vous d’Enron ; c’est anti-social ; le double paiement est insurmontable ; on a déjà essayé, le PER ne marche pas ; la France n’a pas la culture financière.</w:t>
      </w:r>
      <w:r>
        <w:t xml:space="preserve"> Chacune a une part de vérité — assez pour avoir tenu — et beaucoup d’inexactitudes — assez pour que sa répétition ait fini par interdire toute discussion. Trois mandats présidentiels que ces phrases bloquent une réforme, pendant que les Pays-Bas, l’Australie, le Royaume-Uni, le Canada, la Suède, et finalement le Chili lui-même, changeaient d’avis. Voici, en six réponses serrées, de quoi les désamorcer.</w:t>
      </w:r>
    </w:p>
    <w:p w14:paraId="42F6F031" w14:textId="77777777" w:rsidR="00534634" w:rsidRDefault="00000000">
      <w:pPr>
        <w:pStyle w:val="Heading2"/>
      </w:pPr>
      <w:bookmarkStart w:id="2870" w:name="_Toc233057556"/>
      <w:bookmarkStart w:id="2871" w:name="X67cd6e6e988e380760e24f4add075994b478d37"/>
      <w:r>
        <w:t>Q.1 — « La bourse, c’est le casino : et si tout s’effondre ? »</w:t>
      </w:r>
      <w:bookmarkEnd w:id="2870"/>
    </w:p>
    <w:p w14:paraId="16696B15" w14:textId="77777777" w:rsidR="00534634" w:rsidRDefault="00000000">
      <w:pPr>
        <w:pStyle w:val="FirstParagraph"/>
      </w:pPr>
      <w:r>
        <w:t>La peur est légitime pour le petit porteur isolé ; elle est mal calibrée appliquée à un fonds de pension public.</w:t>
      </w:r>
    </w:p>
    <w:p w14:paraId="653DD1F4" w14:textId="77777777" w:rsidR="00534634" w:rsidRDefault="00000000">
      <w:pPr>
        <w:pStyle w:val="BodyText"/>
      </w:pPr>
      <w:r>
        <w:t xml:space="preserve">D’abord, </w:t>
      </w:r>
      <w:r>
        <w:rPr>
          <w:b/>
          <w:bCs/>
        </w:rPr>
        <w:t>le rendement réel sur cent vingt-cinq ans</w:t>
      </w:r>
      <w:r>
        <w:t xml:space="preserve">. Le </w:t>
      </w:r>
      <w:r>
        <w:rPr>
          <w:i/>
          <w:iCs/>
        </w:rPr>
        <w:t>Global Investment Returns Yearbook</w:t>
      </w:r>
      <w:r>
        <w:t xml:space="preserve"> (UBS / Dimson, Marsh, Staunton) calcule, sur 1900-2024, un rendement réel annualisé de </w:t>
      </w:r>
      <w:r>
        <w:rPr>
          <w:b/>
          <w:bCs/>
        </w:rPr>
        <w:t>5,2 % pour les actions mondiales</w:t>
      </w:r>
      <w:r>
        <w:t>, 1,7 % pour les obligations, 0,5 % pour les bons du Trésor</w:t>
      </w:r>
      <w:r>
        <w:rPr>
          <w:rStyle w:val="FootnoteReference"/>
        </w:rPr>
        <w:footnoteReference w:id="318"/>
      </w:r>
      <w:r>
        <w:t xml:space="preserve"> — guerres, 1929, stagflation, 2000, 2008, 2020, 2022 inclus. À comparer aux 0,15 % réel net des fonds euros français en 2024</w:t>
      </w:r>
      <w:r>
        <w:rPr>
          <w:rStyle w:val="FootnoteReference"/>
        </w:rPr>
        <w:footnoteReference w:id="319"/>
      </w:r>
      <w:r>
        <w:t xml:space="preserve"> : près de trente-cinq fois moins.</w:t>
      </w:r>
    </w:p>
    <w:p w14:paraId="0FAC68DE" w14:textId="77777777" w:rsidR="00534634" w:rsidRDefault="00000000">
      <w:pPr>
        <w:pStyle w:val="BodyText"/>
      </w:pPr>
      <w:r>
        <w:t xml:space="preserve">Ensuite, </w:t>
      </w:r>
      <w:r>
        <w:rPr>
          <w:b/>
          <w:bCs/>
        </w:rPr>
        <w:t>le glide path neutralise le risque de séquence</w:t>
      </w:r>
      <w:r>
        <w:t>. Le risque réel, ce n’est pas le krach, c’est le krach à 64 ans suivi d’une liquidation à 65. La trajectoire glissée le désamorce : 100 % actions à 30 ans, 50/50 à 65, deux tiers d’obligations à 75 (AP7 Såfa, NEST, TSP)</w:t>
      </w:r>
      <w:r>
        <w:rPr>
          <w:rStyle w:val="FootnoteReference"/>
        </w:rPr>
        <w:footnoteReference w:id="320"/>
      </w:r>
      <w:r>
        <w:t>. Un Français parti à la retraite début 2009 — le pire moment récent — aurait subi environ 3 % de baisse de son capital total, contre 56,8 % pour le S&amp;P 500.</w:t>
      </w:r>
    </w:p>
    <w:p w14:paraId="643FBD5A" w14:textId="77777777" w:rsidR="00534634" w:rsidRDefault="00000000">
      <w:pPr>
        <w:pStyle w:val="BodyText"/>
      </w:pPr>
      <w:r>
        <w:lastRenderedPageBreak/>
        <w:t xml:space="preserve">Enfin, </w:t>
      </w:r>
      <w:r>
        <w:rPr>
          <w:b/>
          <w:bCs/>
        </w:rPr>
        <w:t>les garanties publiques de dernier recours</w:t>
      </w:r>
      <w:r>
        <w:t xml:space="preserve">. Aux Pays-Bas, la DNB impose un </w:t>
      </w:r>
      <w:r>
        <w:rPr>
          <w:i/>
          <w:iCs/>
        </w:rPr>
        <w:t>funding ratio</w:t>
      </w:r>
      <w:r>
        <w:t xml:space="preserve"> minimum de 105 % (ratio médian 125 %, aucune faillite de grand fonds en trente ans)</w:t>
      </w:r>
      <w:r>
        <w:rPr>
          <w:rStyle w:val="FootnoteReference"/>
        </w:rPr>
        <w:footnoteReference w:id="321"/>
      </w:r>
      <w:r>
        <w:t xml:space="preserve"> ; au Royaume-Uni, le </w:t>
      </w:r>
      <w:r>
        <w:rPr>
          <w:i/>
          <w:iCs/>
        </w:rPr>
        <w:t>Pension Protection Fund</w:t>
      </w:r>
      <w:r>
        <w:t xml:space="preserve"> couvre 8,8 millions de personnes</w:t>
      </w:r>
      <w:r>
        <w:rPr>
          <w:rStyle w:val="FootnoteReference"/>
        </w:rPr>
        <w:footnoteReference w:id="322"/>
      </w:r>
      <w:r>
        <w:t>. Et les performances parlent : 4,1 % réel net sur 27 ans pour le fonds norvégien, 8,3 % nominal pour le CPPIB, 7,94 % pour AustralianSuper, ~14 % pour AP7 Equity depuis 2010</w:t>
      </w:r>
      <w:r>
        <w:rPr>
          <w:rStyle w:val="FootnoteReference"/>
        </w:rPr>
        <w:footnoteReference w:id="323"/>
      </w:r>
      <w:r>
        <w:t>. L’objection confond trois choses — la mésaventure d’un petit porteur, un krach isolé, et l’architecture d’un fonds public sur quarante ans. Ce n’est pas comparable.</w:t>
      </w:r>
    </w:p>
    <w:p w14:paraId="7C500214" w14:textId="77777777" w:rsidR="00534634" w:rsidRDefault="00000000">
      <w:pPr>
        <w:pStyle w:val="Heading2"/>
      </w:pPr>
      <w:bookmarkStart w:id="2942" w:name="_Toc233057557"/>
      <w:bookmarkStart w:id="2943" w:name="q.2-et-enron-madoff-detroit"/>
      <w:bookmarkEnd w:id="2871"/>
      <w:r>
        <w:t>Q.2 — « Et Enron, Madoff, Detroit ? »</w:t>
      </w:r>
      <w:bookmarkEnd w:id="2942"/>
    </w:p>
    <w:p w14:paraId="246CB80C" w14:textId="77777777" w:rsidR="00534634" w:rsidRDefault="00000000">
      <w:pPr>
        <w:pStyle w:val="FirstParagraph"/>
      </w:pPr>
      <w:r>
        <w:t xml:space="preserve">Trois cas, espacés sur quinze ans dans un seul pays, qu’on agite pour condamner soixante-dix ans d’histoire mondiale des fonds de pension. </w:t>
      </w:r>
      <w:r>
        <w:rPr>
          <w:b/>
          <w:bCs/>
        </w:rPr>
        <w:t>Enron (2001)</w:t>
      </w:r>
      <w:r>
        <w:t xml:space="preserve"> : fraude comptable, plans 401(k) concentrés en actions de l’employeur, ~1,2 milliard de pertes pour 15 000 salariés</w:t>
      </w:r>
      <w:r>
        <w:rPr>
          <w:rStyle w:val="FootnoteReference"/>
        </w:rPr>
        <w:footnoteReference w:id="324"/>
      </w:r>
      <w:r>
        <w:t xml:space="preserve">. Impossible dans un fonds public moderne, qui détient des milliers de lignes, est soumis à un régulateur indépendant, et que le </w:t>
      </w:r>
      <w:r>
        <w:rPr>
          <w:i/>
          <w:iCs/>
        </w:rPr>
        <w:t>Pension Protection Act</w:t>
      </w:r>
      <w:r>
        <w:t xml:space="preserve"> de 2006 — voté après Enron — a contraint à la diversification. </w:t>
      </w:r>
      <w:r>
        <w:rPr>
          <w:b/>
          <w:bCs/>
        </w:rPr>
        <w:t>Madoff (2008)</w:t>
      </w:r>
      <w:r>
        <w:t xml:space="preserve"> : un Ponzi de 18 milliards de dollars</w:t>
      </w:r>
      <w:r>
        <w:rPr>
          <w:rStyle w:val="FootnoteReference"/>
        </w:rPr>
        <w:footnoteReference w:id="325"/>
      </w:r>
      <w:r>
        <w:t xml:space="preserve">, qu’aucun fonds régulé (audit indépendant, </w:t>
      </w:r>
      <w:r>
        <w:rPr>
          <w:i/>
          <w:iCs/>
        </w:rPr>
        <w:t>mark-to-market</w:t>
      </w:r>
      <w:r>
        <w:t xml:space="preserve"> quotidien, ségrégation des actifs) n’aurait pu héberger — c’était un </w:t>
      </w:r>
      <w:r>
        <w:rPr>
          <w:i/>
          <w:iCs/>
        </w:rPr>
        <w:t>hedge fund</w:t>
      </w:r>
      <w:r>
        <w:t xml:space="preserve"> privé pour clientèle fortunée, pas un fonds de pension. </w:t>
      </w:r>
      <w:r>
        <w:rPr>
          <w:b/>
          <w:bCs/>
        </w:rPr>
        <w:t>Detroit (2013)</w:t>
      </w:r>
      <w:r>
        <w:t xml:space="preserve"> : faillite municipale, pensions non financées</w:t>
      </w:r>
      <w:r>
        <w:rPr>
          <w:rStyle w:val="FootnoteReference"/>
        </w:rPr>
        <w:footnoteReference w:id="326"/>
      </w:r>
      <w:r>
        <w:t xml:space="preserve">, due à l’effondrement démographique de la ville (1,8 million d’habitants en 1950, 700 000 en 2010) couplé à l’absence de </w:t>
      </w:r>
      <w:r>
        <w:rPr>
          <w:i/>
          <w:iCs/>
        </w:rPr>
        <w:t>funding ratio</w:t>
      </w:r>
      <w:r>
        <w:t xml:space="preserve"> minimum et de filet — un échec de gouvernance prudentielle, pas de la capitalisation.</w:t>
      </w:r>
    </w:p>
    <w:p w14:paraId="79DD64B8" w14:textId="77777777" w:rsidR="00534634" w:rsidRDefault="00000000">
      <w:pPr>
        <w:pStyle w:val="BodyText"/>
      </w:pPr>
      <w:r>
        <w:t xml:space="preserve">Le constat qu’on n’agite jamais : </w:t>
      </w:r>
      <w:r>
        <w:rPr>
          <w:b/>
          <w:bCs/>
        </w:rPr>
        <w:t>aucun fonds public moderne respectant les règles de l’OCDE n’a fait défaut depuis trente ans</w:t>
      </w:r>
      <w:r>
        <w:t xml:space="preserve">. Pas un. ABP existe depuis 1922, les AP-fonds depuis 1960, CalPERS depuis 1932, le CPPIB depuis 1999 ; tous ont traversé 2000, 2008, 2020 et 2022, et tous ont continué à payer. L’inversion qu’on échappe rarement : le Mercer CFA Index 2025 note la France 70,3 sur 100, mais avec une adéquation à 85,2 et une </w:t>
      </w:r>
      <w:r>
        <w:rPr>
          <w:b/>
          <w:bCs/>
        </w:rPr>
        <w:lastRenderedPageBreak/>
        <w:t>viabilité à 48,6</w:t>
      </w:r>
      <w:r>
        <w:rPr>
          <w:rStyle w:val="FootnoteReference"/>
        </w:rPr>
        <w:footnoteReference w:id="327"/>
      </w:r>
      <w:r>
        <w:t xml:space="preserve"> — structurellement plus fragile que la Grèce sur ce point. Le risque ne vient pas de Wall Street ; il vient de Paris.</w:t>
      </w:r>
    </w:p>
    <w:p w14:paraId="3D6DE82C" w14:textId="77777777" w:rsidR="00534634" w:rsidRDefault="00000000">
      <w:pPr>
        <w:pStyle w:val="Heading2"/>
      </w:pPr>
      <w:bookmarkStart w:id="2989" w:name="_Toc233057558"/>
      <w:bookmarkStart w:id="2990" w:name="Xa18fa248f03a3c6b6fb736c6758fdc5a04f2a2a"/>
      <w:bookmarkEnd w:id="2943"/>
      <w:r>
        <w:t>Q.3 — « C’est anti-social : ça profite aux riches »</w:t>
      </w:r>
      <w:bookmarkEnd w:id="2989"/>
    </w:p>
    <w:p w14:paraId="3C70A718" w14:textId="77777777" w:rsidR="00534634" w:rsidRDefault="00000000">
      <w:pPr>
        <w:pStyle w:val="FirstParagraph"/>
      </w:pPr>
      <w:r>
        <w:t xml:space="preserve">L’objection a une noblesse — celle d’Henri Sterdyniak, qui la porte depuis trente ans. Elle est juste </w:t>
      </w:r>
      <w:r>
        <w:rPr>
          <w:i/>
          <w:iCs/>
        </w:rPr>
        <w:t>pour un certain type de capitalisation</w:t>
      </w:r>
      <w:r>
        <w:t xml:space="preserve"> : la capitalisation pure, sans cotisation patronale ni plancher, celle du Chili d’avant 2025 et du PER français. Pas celle des Pays-Bas, de la Suède ou de l’Australie. Trois raisons. </w:t>
      </w:r>
      <w:r>
        <w:rPr>
          <w:b/>
          <w:bCs/>
        </w:rPr>
        <w:t>L’obligation patronale renverse l’objection</w:t>
      </w:r>
      <w:r>
        <w:t xml:space="preserve"> : une capitalisation obligatoire couvre 100 % des salariés, du SMIC au cadre — plus égalitaire que le PER, dont 70 % des versements viennent des trois déciles supérieurs</w:t>
      </w:r>
      <w:r>
        <w:rPr>
          <w:rStyle w:val="FootnoteReference"/>
        </w:rPr>
        <w:footnoteReference w:id="328"/>
      </w:r>
      <w:r>
        <w:t xml:space="preserve">. </w:t>
      </w:r>
      <w:r>
        <w:rPr>
          <w:b/>
          <w:bCs/>
        </w:rPr>
        <w:t>Les femmes y gagnent</w:t>
      </w:r>
      <w:r>
        <w:t xml:space="preserve"> : l’écart de pension femmes-hommes est de 17 % aux Pays-Bas, 25 % en Suède, mais 28-30 % en France selon la DREES</w:t>
      </w:r>
      <w:r>
        <w:rPr>
          <w:rStyle w:val="FootnoteReference"/>
        </w:rPr>
        <w:footnoteReference w:id="329"/>
      </w:r>
      <w:r>
        <w:t xml:space="preserve">, parce que la cotisation patronale continue pendant les congés parentaux là où la répartition française pénalise les carrières interrompues. </w:t>
      </w:r>
      <w:r>
        <w:rPr>
          <w:b/>
          <w:bCs/>
        </w:rPr>
        <w:t>Le rapport entre la pension du premier et du neuvième décile</w:t>
      </w:r>
      <w:r>
        <w:t xml:space="preserve"> est plus resserré aux Pays-Bas (≈ 3,1) qu’en France (≈ 4,2)</w:t>
      </w:r>
      <w:r>
        <w:rPr>
          <w:rStyle w:val="FootnoteReference"/>
        </w:rPr>
        <w:footnoteReference w:id="330"/>
      </w:r>
      <w:r>
        <w:t xml:space="preserve"> : le PER </w:t>
      </w:r>
      <w:r>
        <w:rPr>
          <w:i/>
          <w:iCs/>
        </w:rPr>
        <w:t>augmente</w:t>
      </w:r>
      <w:r>
        <w:t xml:space="preserve"> les inégalités de pension, la capitalisation obligatoire universelle les </w:t>
      </w:r>
      <w:r>
        <w:rPr>
          <w:i/>
          <w:iCs/>
        </w:rPr>
        <w:t>réduit</w:t>
      </w:r>
      <w:r>
        <w:t>. Sterdyniak pose la question de l’égalité de mécanisme ; les Hollandais et les Suédois ont posé celle du résultat. Et le sondage Odoxa de 2025 (57 % pour le mixte) n’est pas celui de la France des privilégiés, mais de la France entière</w:t>
      </w:r>
      <w:r>
        <w:rPr>
          <w:rStyle w:val="FootnoteReference"/>
        </w:rPr>
        <w:footnoteReference w:id="331"/>
      </w:r>
      <w:r>
        <w:t>.</w:t>
      </w:r>
    </w:p>
    <w:p w14:paraId="48C705A8" w14:textId="77777777" w:rsidR="00534634" w:rsidRDefault="00000000">
      <w:pPr>
        <w:pStyle w:val="Heading2"/>
      </w:pPr>
      <w:bookmarkStart w:id="3017" w:name="_Toc233057559"/>
      <w:bookmarkStart w:id="3018" w:name="q.4-le-double-paiement-est-insurmontable"/>
      <w:bookmarkEnd w:id="2990"/>
      <w:r>
        <w:t>Q.4 — « Le double paiement est insurmontable »</w:t>
      </w:r>
      <w:bookmarkEnd w:id="3017"/>
    </w:p>
    <w:p w14:paraId="1630D1E1" w14:textId="77777777" w:rsidR="00534634" w:rsidRDefault="00000000">
      <w:pPr>
        <w:pStyle w:val="FirstParagraph"/>
      </w:pPr>
      <w:r>
        <w:t xml:space="preserve">L’objection pivot, celle qui a tué Thomas 1997, Delevoye 2019 et la version structurelle de Borne 2023. Reconnaissons le vrai : en transition, les actifs financent à la fois les retraités d’aujourd’hui et une part de leur propre retraite ; la charge totale est, par construction, supérieure. Le débat ne porte pas sur l’existence du double paiement, mais sur </w:t>
      </w:r>
      <w:r>
        <w:rPr>
          <w:b/>
          <w:bCs/>
        </w:rPr>
        <w:t>qui</w:t>
      </w:r>
      <w:r>
        <w:t xml:space="preserve"> l’absorbe.</w:t>
      </w:r>
    </w:p>
    <w:p w14:paraId="69F06207" w14:textId="77777777" w:rsidR="00534634" w:rsidRDefault="00000000">
      <w:pPr>
        <w:pStyle w:val="BodyText"/>
      </w:pPr>
      <w:r>
        <w:t xml:space="preserve">Premier argument, empirique et dirimant : </w:t>
      </w:r>
      <w:r>
        <w:rPr>
          <w:b/>
          <w:bCs/>
        </w:rPr>
        <w:t>aucun pays comparable ne l’a payé par l’impôt général</w:t>
      </w:r>
      <w:r>
        <w:t xml:space="preserve">. Australie 1992 : cotisation patronale 3 → 12 %, financée par modération </w:t>
      </w:r>
      <w:r>
        <w:lastRenderedPageBreak/>
        <w:t>salariale négociée, coût pour l’État ≈ 0</w:t>
      </w:r>
      <w:r>
        <w:rPr>
          <w:rStyle w:val="FootnoteReference"/>
        </w:rPr>
        <w:footnoteReference w:id="332"/>
      </w:r>
      <w:r>
        <w:t>. Suède 1998 : recyclage de 2,5 points sur les 18,5 % existants, pas de double paiement net</w:t>
      </w:r>
      <w:r>
        <w:rPr>
          <w:rStyle w:val="FootnoteReference"/>
        </w:rPr>
        <w:footnoteReference w:id="333"/>
      </w:r>
      <w:r>
        <w:t>. Royaume-Uni, Canada, Pays-Bas : à chaque fois, une charge marginale ou nulle pour l’État. La seule exception est le Chili, qui a financé sa transition par l’impôt à hauteur de 30 % du PIB cumulé — et c’est précisément ce qui en fait le contre-exemple</w:t>
      </w:r>
      <w:r>
        <w:rPr>
          <w:rStyle w:val="FootnoteReference"/>
        </w:rPr>
        <w:footnoteReference w:id="334"/>
      </w:r>
      <w:r>
        <w:t>.</w:t>
      </w:r>
    </w:p>
    <w:p w14:paraId="45ED96B6" w14:textId="77777777" w:rsidR="00534634" w:rsidRDefault="00000000">
      <w:pPr>
        <w:pStyle w:val="BodyText"/>
      </w:pPr>
      <w:r>
        <w:t xml:space="preserve">Deuxième argument : </w:t>
      </w:r>
      <w:r>
        <w:rPr>
          <w:b/>
          <w:bCs/>
        </w:rPr>
        <w:t>la France dispose de six leviers, dont aucun n’absorbe seul la transition</w:t>
      </w:r>
      <w:r>
        <w:t xml:space="preserve"> — le FRR en dotation (20,4 Md€)</w:t>
      </w:r>
      <w:r>
        <w:rPr>
          <w:rStyle w:val="FootnoteReference"/>
        </w:rPr>
        <w:footnoteReference w:id="335"/>
      </w:r>
      <w:r>
        <w:t>, des eurobonds dédiés (50-150 Md€), un point de CSG (16-17 Md€/an), un point d’AGIRC-ARRCO (8-10 Md€/an), une cotisation patronale nouvelle (~22 Md€/an à 2 points)</w:t>
      </w:r>
      <w:r>
        <w:rPr>
          <w:rStyle w:val="FootnoteReference"/>
        </w:rPr>
        <w:footnoteReference w:id="336"/>
      </w:r>
      <w:r>
        <w:t xml:space="preserve">, une légère sous-indexation. Une combinaison réaliste — FRR + 2 points de cotisation patronale + eurobonds limités — ramène la charge nette pour l’État à </w:t>
      </w:r>
      <w:r>
        <w:rPr>
          <w:b/>
          <w:bCs/>
        </w:rPr>
        <w:t>3 à 4 Md€/an, soit 0,1 % du PIB</w:t>
      </w:r>
      <w:r>
        <w:t>.</w:t>
      </w:r>
    </w:p>
    <w:p w14:paraId="46BB9ABC" w14:textId="77777777" w:rsidR="00534634" w:rsidRDefault="00000000">
      <w:pPr>
        <w:pStyle w:val="BodyText"/>
      </w:pPr>
      <w:r>
        <w:t xml:space="preserve">Troisième argument : </w:t>
      </w:r>
      <w:r>
        <w:rPr>
          <w:b/>
          <w:bCs/>
        </w:rPr>
        <w:t>le coût de l’inaction est dix fois supérieur</w:t>
      </w:r>
      <w:r>
        <w:t xml:space="preserve"> — un déficit COR de 45 Md€/an en 2070</w:t>
      </w:r>
      <w:r>
        <w:rPr>
          <w:rStyle w:val="FootnoteReference"/>
        </w:rPr>
        <w:footnoteReference w:id="337"/>
      </w:r>
      <w:r>
        <w:t>, un passif implicite de ~417 % du PIB selon la Commission européenne</w:t>
      </w:r>
      <w:r>
        <w:rPr>
          <w:rStyle w:val="FootnoteReference"/>
        </w:rPr>
        <w:footnoteReference w:id="338"/>
      </w:r>
      <w:r>
        <w:t>. Quant à la cohorte « sacrifiée » qui paierait en double : dans le scénario de transition, elle verse 0,5 à 4 points de cotisation patronale nouvelle, mais accumule en moyenne 119 000 euros de capital propre, qui produiront de l’ordre de 150 000 euros de pension supplémentaire. La cohorte sacrifiée est en réalité la première bénéficiaire ; la vraie cohorte sacrifiée, sans réforme, c’est celle qui paie sans rien recevoir. L’objection « insurmontable » n’est ni technique ni juridique : elle est politique.</w:t>
      </w:r>
    </w:p>
    <w:p w14:paraId="262BF73D" w14:textId="77777777" w:rsidR="00534634" w:rsidRDefault="00000000">
      <w:pPr>
        <w:pStyle w:val="Heading2"/>
      </w:pPr>
      <w:bookmarkStart w:id="3077" w:name="_Toc233057560"/>
      <w:bookmarkStart w:id="3078" w:name="X7b637a3d3f3af368bc7e1a939050506db24d630"/>
      <w:bookmarkEnd w:id="3018"/>
      <w:r>
        <w:t>Q.5 — « On a déjà essayé : le PER, ça ne marche pas »</w:t>
      </w:r>
      <w:bookmarkEnd w:id="3077"/>
    </w:p>
    <w:p w14:paraId="7FB8A9EF" w14:textId="77777777" w:rsidR="00534634" w:rsidRDefault="00000000">
      <w:pPr>
        <w:pStyle w:val="FirstParagraph"/>
      </w:pPr>
      <w:r>
        <w:t xml:space="preserve">L’argument utilise un échec partiel pour disqualifier un projet plus large — comme dire « la voiture électrique ne marche pas, regardez la Citroën C-Zéro ». Le PER </w:t>
      </w:r>
      <w:r>
        <w:rPr>
          <w:b/>
          <w:bCs/>
        </w:rPr>
        <w:t>n’est pas un fonds de pension, c’est un compte d’épargne fiscal</w:t>
      </w:r>
      <w:r>
        <w:t xml:space="preserve"> : 11,2 millions de souscripteurs et 118,9 Md€ d’encours fin 2024, soit 10 600 euros par titulaire</w:t>
      </w:r>
      <w:r>
        <w:rPr>
          <w:rStyle w:val="FootnoteReference"/>
        </w:rPr>
        <w:footnoteReference w:id="339"/>
      </w:r>
      <w:r>
        <w:t xml:space="preserve"> — résiduel à l’échelle d’une </w:t>
      </w:r>
      <w:r>
        <w:lastRenderedPageBreak/>
        <w:t xml:space="preserve">carrière, quand un ménage australien à 50 ans détient plus de 150 000 dollars. C’est l’équivalent du </w:t>
      </w:r>
      <w:r>
        <w:rPr>
          <w:i/>
          <w:iCs/>
        </w:rPr>
        <w:t>Roth IRA</w:t>
      </w:r>
      <w:r>
        <w:t xml:space="preserve">, pas du NEST ni de l’ABP. </w:t>
      </w:r>
      <w:r>
        <w:rPr>
          <w:b/>
          <w:bCs/>
        </w:rPr>
        <w:t>Volontaire, il ne touche que les déjà-épargnants</w:t>
      </w:r>
      <w:r>
        <w:t xml:space="preserve"> ; un produit obligatoire ou en auto-enrolment couvre 80 à 92 % de la population. Et </w:t>
      </w:r>
      <w:r>
        <w:rPr>
          <w:b/>
          <w:bCs/>
        </w:rPr>
        <w:t>ses frais commerciaux</w:t>
      </w:r>
      <w:r>
        <w:t xml:space="preserve"> (1,5 à 3 % par an) sont sans rapport avec ceux d’un fonds public (AP7 : 0,05 %) — sur quarante ans, l’écart représente plusieurs dizaines de pour cent du capital final. Le PER reste utile en pilier 3 volontaire ; mais le pilier 2 — capitalisation obligatoire, paritaire, fléchée, gouvernée — reste à inventer.</w:t>
      </w:r>
    </w:p>
    <w:p w14:paraId="6A5C40AA" w14:textId="77777777" w:rsidR="00534634" w:rsidRDefault="00000000">
      <w:pPr>
        <w:pStyle w:val="Heading2"/>
      </w:pPr>
      <w:bookmarkStart w:id="3086" w:name="_Toc233057561"/>
      <w:bookmarkStart w:id="3087" w:name="X1153f31c0b9823952796530e214bd0e79abf818"/>
      <w:bookmarkEnd w:id="3078"/>
      <w:r>
        <w:t>Q.6 — « La France n’a pas la culture financière »</w:t>
      </w:r>
      <w:bookmarkEnd w:id="3086"/>
    </w:p>
    <w:p w14:paraId="7029A9EC" w14:textId="77777777" w:rsidR="00534634" w:rsidRDefault="00000000">
      <w:pPr>
        <w:pStyle w:val="FirstParagraph"/>
      </w:pPr>
      <w:r>
        <w:t xml:space="preserve">La plus défaitiste des objections — elle reconnaît les vertus du système qu’elle refuse, et se replie sur une excuse sociologique. Or </w:t>
      </w:r>
      <w:r>
        <w:rPr>
          <w:b/>
          <w:bCs/>
        </w:rPr>
        <w:t>cette culture a été retirée, pas absente</w:t>
      </w:r>
      <w:r>
        <w:t xml:space="preserve"> : avant 1945, la France était l’un des pays d’investisseurs particuliers les plus actifs d’Europe ; ce sont les deux guerres, les inflations, les nationalisations et l’instauration d’une Sécurité sociale qui ont </w:t>
      </w:r>
      <w:r>
        <w:rPr>
          <w:i/>
          <w:iCs/>
        </w:rPr>
        <w:t>remplacé</w:t>
      </w:r>
      <w:r>
        <w:t xml:space="preserve"> l’épargne individuelle par la solidarité contributive. Et </w:t>
      </w:r>
      <w:r>
        <w:rPr>
          <w:b/>
          <w:bCs/>
        </w:rPr>
        <w:t>la Suède de 1990 ressemblait à la France de 1990</w:t>
      </w:r>
      <w:r>
        <w:t xml:space="preserve"> — mêmes dépôts bancaires dominants, moins de 10 % d’actions ; aujourd’hui le ménage suédois en détient 35-40 %, contre ~27 % pour le français. La différence ne tient pas à un don mystérieux : la mise en place du PPM en 1999 a </w:t>
      </w:r>
      <w:r>
        <w:rPr>
          <w:i/>
          <w:iCs/>
        </w:rPr>
        <w:t>fabriqué</w:t>
      </w:r>
      <w:r>
        <w:t xml:space="preserve"> une culture qui n’existait pas. La culture suit l’architecture, pas l’inverse — et le PEA français le confirme (1,8 million de titulaires en 1995, plus de sept millions aujourd’hui</w:t>
      </w:r>
      <w:r>
        <w:rPr>
          <w:rStyle w:val="FootnoteReference"/>
        </w:rPr>
        <w:footnoteReference w:id="340"/>
      </w:r>
      <w:r>
        <w:t xml:space="preserve">). Enfin, </w:t>
      </w:r>
      <w:r>
        <w:rPr>
          <w:b/>
          <w:bCs/>
        </w:rPr>
        <w:t>la capitalisation moderne ne demande aucune culture financière</w:t>
      </w:r>
      <w:r>
        <w:t xml:space="preserve"> : avec un fonds par défaut bien conçu (AP7, MySuper, NEST), glide path automatique et frais ultra-bas, il suffit de ne pas sortir. C’est l’inverse du PER, qui exige de choisir parmi des dizaines de supports. « On ne peut pas demander aux Français de gérer leur retraite eux-mêmes » : exact — c’est précisément pourquoi il faut un fonds par défaut public qui le fasse à leur place. C’est l’architecture qui fait le travail, pas la culture.</w:t>
      </w:r>
    </w:p>
    <w:p w14:paraId="0968BFB8" w14:textId="77777777" w:rsidR="00534634" w:rsidRDefault="00000000">
      <w:pPr>
        <w:pStyle w:val="Heading2"/>
      </w:pPr>
      <w:bookmarkStart w:id="3095" w:name="_Toc233057562"/>
      <w:bookmarkStart w:id="3096" w:name="la-fenêtre-est-ouverte"/>
      <w:bookmarkEnd w:id="3087"/>
      <w:r>
        <w:t>La fenêtre est ouverte</w:t>
      </w:r>
      <w:bookmarkEnd w:id="3095"/>
    </w:p>
    <w:p w14:paraId="128FA86C" w14:textId="77777777" w:rsidR="00534634" w:rsidRDefault="00000000">
      <w:pPr>
        <w:pStyle w:val="FirstParagraph"/>
      </w:pPr>
      <w:r>
        <w:t>Six objections, six réponses — et, au-delà, un livre entier qui tient en cinq phrases. Le système actuel ne tient pas : la démographie le rattrape, les réformes paramétriques s’épuisent, le déficit dérive vers 45 milliards en 2070. La capitalisation est l’outil qui manque — pas comme substitut, comme complément : un actif de trente ans qui orienterait un cinquième de sa cotisation vers un pilier capitalisé accumulerait 216 000 euros de capital et toucherait 162 000 euros de pension supplémentaire. Ce n’est pas qu’un sujet de pension : la même infrastructure finance les entreprises françaises et empêche la vague de transmissions de partir aux fonds étrangers. Les autres l’ont fait — Suède, Australie, Singapour, et le Chili par l’échec —, et le verdict est constant : un pilier bien construit repose sur quatre invariants, et l’absence de l’un produit un échec. La transition est possible en vingt-cinq ans, pour une charge nette d’environ 3,5 milliards par an — dix fois moins que l’inaction.</w:t>
      </w:r>
    </w:p>
    <w:p w14:paraId="2C3D0204" w14:textId="77777777" w:rsidR="00534634" w:rsidRDefault="00000000">
      <w:pPr>
        <w:pStyle w:val="BodyText"/>
      </w:pPr>
      <w:r>
        <w:lastRenderedPageBreak/>
        <w:t>Tout le travail théorique est, ici, achevé. La fenêtre ouverte par la présidentielle de 2027 ne se rouvrira pas avant 2032, et chaque année perdue alourdit la facture. La Suède n’a pas attendu le confort budgétaire pour réformer : elle l’a fait en pleine crise. La France, en 2026, est dans une situation moins critique — et pourtant plus paralysée. Trente ans, c’est ce qu’ont coûté ces six mensonges : trente ans de générations qui paient sans recevoir l’équivalent, de capital français qui finance les retraites des autres. Reste à savoir si la prochaine génération de décideurs en aura le courage.</w:t>
      </w:r>
    </w:p>
    <w:p w14:paraId="3B831192" w14:textId="77777777" w:rsidR="00534634" w:rsidRDefault="00000000">
      <w:pPr>
        <w:pStyle w:val="BodyText"/>
      </w:pPr>
      <w:r>
        <w:rPr>
          <w:i/>
          <w:iCs/>
        </w:rPr>
        <w:t>La fenêtre n’est pas grande. Mais elle est ouverte. La refermer serait, cette fois, en pleine conscience.</w:t>
      </w:r>
      <w:bookmarkEnd w:id="2869"/>
      <w:bookmarkEnd w:id="3096"/>
    </w:p>
    <w:sectPr w:rsidR="0053463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FA639" w14:textId="77777777" w:rsidR="00C14D1B" w:rsidRDefault="00C14D1B">
      <w:pPr>
        <w:spacing w:after="0"/>
      </w:pPr>
      <w:r>
        <w:separator/>
      </w:r>
    </w:p>
  </w:endnote>
  <w:endnote w:type="continuationSeparator" w:id="0">
    <w:p w14:paraId="541E0894" w14:textId="77777777" w:rsidR="00C14D1B" w:rsidRDefault="00C14D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8D79E" w14:textId="77777777" w:rsidR="00C14D1B" w:rsidRDefault="00C14D1B">
      <w:pPr>
        <w:spacing w:after="0"/>
      </w:pPr>
      <w:r>
        <w:separator/>
      </w:r>
    </w:p>
  </w:footnote>
  <w:footnote w:type="continuationSeparator" w:id="0">
    <w:p w14:paraId="58FED3EA" w14:textId="77777777" w:rsidR="00C14D1B" w:rsidRDefault="00C14D1B">
      <w:pPr>
        <w:spacing w:after="0"/>
      </w:pPr>
      <w:r>
        <w:continuationSeparator/>
      </w:r>
    </w:p>
  </w:footnote>
  <w:footnote w:id="1">
    <w:p w14:paraId="54CF605F" w14:textId="77777777" w:rsidR="00534634" w:rsidRPr="00C17E78" w:rsidRDefault="00000000">
      <w:pPr>
        <w:pStyle w:val="FootnoteText"/>
        <w:rPr>
          <w:sz w:val="16"/>
          <w:szCs w:val="16"/>
          <w:rPrChange w:id="6" w:author="emmanuel blezes" w:date="2026-06-22T22:41:00Z" w16du:dateUtc="2026-06-22T20:41:00Z">
            <w:rPr/>
          </w:rPrChange>
        </w:rPr>
      </w:pPr>
      <w:r w:rsidRPr="00C17E78">
        <w:rPr>
          <w:rStyle w:val="FootnoteReference"/>
          <w:sz w:val="16"/>
          <w:szCs w:val="16"/>
          <w:rPrChange w:id="7" w:author="emmanuel blezes" w:date="2026-06-22T22:41:00Z" w16du:dateUtc="2026-06-22T20:41:00Z">
            <w:rPr>
              <w:rStyle w:val="FootnoteReference"/>
            </w:rPr>
          </w:rPrChange>
        </w:rPr>
        <w:footnoteRef/>
      </w:r>
      <w:r w:rsidRPr="00C17E78">
        <w:rPr>
          <w:sz w:val="16"/>
          <w:szCs w:val="16"/>
          <w:rPrChange w:id="8" w:author="emmanuel blezes" w:date="2026-06-22T22:41:00Z" w16du:dateUtc="2026-06-22T20:41:00Z">
            <w:rPr/>
          </w:rPrChange>
        </w:rPr>
        <w:t xml:space="preserve"> Ministère de l’Économie, des Finances et de la Souveraineté industrielle et numérique, communiqué « L’État obtient les garanties du maintien et du développement d’Opella en France », 21 octobre 2024 (</w:t>
      </w:r>
      <w:r w:rsidRPr="00C17E78">
        <w:rPr>
          <w:sz w:val="16"/>
          <w:szCs w:val="16"/>
          <w:rPrChange w:id="9" w:author="emmanuel blezes" w:date="2026-06-22T22:41:00Z" w16du:dateUtc="2026-06-22T20:41:00Z">
            <w:rPr/>
          </w:rPrChange>
        </w:rPr>
        <w:fldChar w:fldCharType="begin"/>
      </w:r>
      <w:r w:rsidRPr="00C17E78">
        <w:rPr>
          <w:sz w:val="16"/>
          <w:szCs w:val="16"/>
          <w:rPrChange w:id="10" w:author="emmanuel blezes" w:date="2026-06-22T22:41:00Z" w16du:dateUtc="2026-06-22T20:41:00Z">
            <w:rPr/>
          </w:rPrChange>
        </w:rPr>
        <w:instrText>HYPERLINK "https://presse.economie.gouv.fr/letat-obtient-les-garanties-du-maintien-et-du-developpement-dopella-en-france/" \h</w:instrText>
      </w:r>
      <w:r w:rsidRPr="00DC1698">
        <w:rPr>
          <w:sz w:val="16"/>
          <w:szCs w:val="16"/>
        </w:rPr>
      </w:r>
      <w:r w:rsidRPr="00C17E78">
        <w:rPr>
          <w:sz w:val="16"/>
          <w:szCs w:val="16"/>
          <w:rPrChange w:id="11" w:author="emmanuel blezes" w:date="2026-06-22T22:41:00Z" w16du:dateUtc="2026-06-22T20:41:00Z">
            <w:rPr/>
          </w:rPrChange>
        </w:rPr>
        <w:fldChar w:fldCharType="separate"/>
      </w:r>
      <w:r w:rsidRPr="00C17E78">
        <w:rPr>
          <w:rStyle w:val="Hyperlink"/>
          <w:sz w:val="16"/>
          <w:szCs w:val="16"/>
          <w:rPrChange w:id="12" w:author="emmanuel blezes" w:date="2026-06-22T22:41:00Z" w16du:dateUtc="2026-06-22T20:41:00Z">
            <w:rPr>
              <w:rStyle w:val="Hyperlink"/>
            </w:rPr>
          </w:rPrChange>
        </w:rPr>
        <w:t>https://presse.economie.gouv.fr/letat-obtient-les-garanties-du-maintien-et-du-developpement-dopella-en-france/</w:t>
      </w:r>
      <w:r w:rsidRPr="00C17E78">
        <w:rPr>
          <w:sz w:val="16"/>
          <w:szCs w:val="16"/>
          <w:rPrChange w:id="13" w:author="emmanuel blezes" w:date="2026-06-22T22:41:00Z" w16du:dateUtc="2026-06-22T20:41:00Z">
            <w:rPr/>
          </w:rPrChange>
        </w:rPr>
        <w:fldChar w:fldCharType="end"/>
      </w:r>
      <w:r w:rsidRPr="00C17E78">
        <w:rPr>
          <w:sz w:val="16"/>
          <w:szCs w:val="16"/>
          <w:rPrChange w:id="14" w:author="emmanuel blezes" w:date="2026-06-22T22:41:00Z" w16du:dateUtc="2026-06-22T20:41:00Z">
            <w:rPr/>
          </w:rPrChange>
        </w:rPr>
        <w:t>). Accord tripartite Sanofi-CD&amp;R-État : engagement d’investissement de 70 M€ cumulés sur cinq ans, maintien des volumes minimaux de production en France pour le Doliprane, le Lanzor et l’Aspegic, entrée de Bpifrance au capital à hauteur de 1,8 % avec un siège au conseil d’administration assorti d’un droit de vote.</w:t>
      </w:r>
    </w:p>
  </w:footnote>
  <w:footnote w:id="2">
    <w:p w14:paraId="32B108EF" w14:textId="77777777" w:rsidR="00534634" w:rsidRPr="00C17E78" w:rsidRDefault="00000000">
      <w:pPr>
        <w:pStyle w:val="FootnoteText"/>
        <w:rPr>
          <w:sz w:val="16"/>
          <w:szCs w:val="16"/>
          <w:rPrChange w:id="15" w:author="emmanuel blezes" w:date="2026-06-22T22:41:00Z" w16du:dateUtc="2026-06-22T20:41:00Z">
            <w:rPr/>
          </w:rPrChange>
        </w:rPr>
      </w:pPr>
      <w:r w:rsidRPr="00C17E78">
        <w:rPr>
          <w:rStyle w:val="FootnoteReference"/>
          <w:sz w:val="16"/>
          <w:szCs w:val="16"/>
          <w:rPrChange w:id="16" w:author="emmanuel blezes" w:date="2026-06-22T22:41:00Z" w16du:dateUtc="2026-06-22T20:41:00Z">
            <w:rPr>
              <w:rStyle w:val="FootnoteReference"/>
            </w:rPr>
          </w:rPrChange>
        </w:rPr>
        <w:footnoteRef/>
      </w:r>
      <w:r w:rsidRPr="00C17E78">
        <w:rPr>
          <w:sz w:val="16"/>
          <w:szCs w:val="16"/>
          <w:rPrChange w:id="17" w:author="emmanuel blezes" w:date="2026-06-22T22:41:00Z" w16du:dateUtc="2026-06-22T20:41:00Z">
            <w:rPr/>
          </w:rPrChange>
        </w:rPr>
        <w:t xml:space="preserve"> Ardian, </w:t>
      </w:r>
      <w:r w:rsidRPr="00C17E78">
        <w:rPr>
          <w:i/>
          <w:iCs/>
          <w:sz w:val="16"/>
          <w:szCs w:val="16"/>
          <w:rPrChange w:id="18" w:author="emmanuel blezes" w:date="2026-06-22T22:41:00Z" w16du:dateUtc="2026-06-22T20:41:00Z">
            <w:rPr>
              <w:i/>
              <w:iCs/>
            </w:rPr>
          </w:rPrChange>
        </w:rPr>
        <w:t>Annual Report 2024</w:t>
      </w:r>
      <w:r w:rsidRPr="00C17E78">
        <w:rPr>
          <w:sz w:val="16"/>
          <w:szCs w:val="16"/>
          <w:rPrChange w:id="19" w:author="emmanuel blezes" w:date="2026-06-22T22:41:00Z" w16du:dateUtc="2026-06-22T20:41:00Z">
            <w:rPr/>
          </w:rPrChange>
        </w:rPr>
        <w:t>, 2025. À fin 2024, Ardian gérait environ 176 milliards de dollars d’actifs. À titre de comparaison, le seul fonds de pension néerlandais ABP — qui gère les retraites des fonctionnaires des Pays-Bas — administrait environ 533 milliards d’euros au 30 septembre 2024, soit près de trois fois l'encours d'Ardian. Voir Stichting Pensioenfonds ABP, Jaarverslag 2024, 2025 (https://www.abp.nl/over-abp/jaarverslag).</w:t>
      </w:r>
    </w:p>
  </w:footnote>
  <w:footnote w:id="3">
    <w:p w14:paraId="4CB08C4B" w14:textId="77777777" w:rsidR="00534634" w:rsidRPr="00C17E78" w:rsidRDefault="00000000">
      <w:pPr>
        <w:pStyle w:val="FootnoteText"/>
        <w:rPr>
          <w:sz w:val="16"/>
          <w:szCs w:val="16"/>
          <w:rPrChange w:id="20" w:author="emmanuel blezes" w:date="2026-06-22T22:41:00Z" w16du:dateUtc="2026-06-22T20:41:00Z">
            <w:rPr/>
          </w:rPrChange>
        </w:rPr>
      </w:pPr>
      <w:r w:rsidRPr="00C17E78">
        <w:rPr>
          <w:rStyle w:val="FootnoteReference"/>
          <w:sz w:val="16"/>
          <w:szCs w:val="16"/>
          <w:rPrChange w:id="21" w:author="emmanuel blezes" w:date="2026-06-22T22:41:00Z" w16du:dateUtc="2026-06-22T20:41:00Z">
            <w:rPr>
              <w:rStyle w:val="FootnoteReference"/>
            </w:rPr>
          </w:rPrChange>
        </w:rPr>
        <w:footnoteRef/>
      </w:r>
      <w:r w:rsidRPr="00C17E78">
        <w:rPr>
          <w:sz w:val="16"/>
          <w:szCs w:val="16"/>
          <w:lang w:val="en-GB"/>
          <w:rPrChange w:id="22" w:author="emmanuel blezes" w:date="2026-06-22T22:41:00Z" w16du:dateUtc="2026-06-22T20:41:00Z">
            <w:rPr>
              <w:lang w:val="en-GB"/>
            </w:rPr>
          </w:rPrChange>
        </w:rPr>
        <w:t xml:space="preserve"> CalPERS (California Public Employees’ Retirement System), </w:t>
      </w:r>
      <w:r w:rsidRPr="00C17E78">
        <w:rPr>
          <w:i/>
          <w:iCs/>
          <w:sz w:val="16"/>
          <w:szCs w:val="16"/>
          <w:lang w:val="en-GB"/>
          <w:rPrChange w:id="23" w:author="emmanuel blezes" w:date="2026-06-22T22:41:00Z" w16du:dateUtc="2026-06-22T20:41:00Z">
            <w:rPr>
              <w:i/>
              <w:iCs/>
              <w:lang w:val="en-GB"/>
            </w:rPr>
          </w:rPrChange>
        </w:rPr>
        <w:t>Portfolio Partnership Report</w:t>
      </w:r>
      <w:r w:rsidRPr="00C17E78">
        <w:rPr>
          <w:sz w:val="16"/>
          <w:szCs w:val="16"/>
          <w:lang w:val="en-GB"/>
          <w:rPrChange w:id="24" w:author="emmanuel blezes" w:date="2026-06-22T22:41:00Z" w16du:dateUtc="2026-06-22T20:41:00Z">
            <w:rPr>
              <w:lang w:val="en-GB"/>
            </w:rPr>
          </w:rPrChange>
        </w:rPr>
        <w:t>, fin 2024 (</w:t>
      </w:r>
      <w:r w:rsidRPr="00C17E78">
        <w:rPr>
          <w:sz w:val="16"/>
          <w:szCs w:val="16"/>
          <w:rPrChange w:id="25" w:author="emmanuel blezes" w:date="2026-06-22T22:41:00Z" w16du:dateUtc="2026-06-22T20:41:00Z">
            <w:rPr/>
          </w:rPrChange>
        </w:rPr>
        <w:fldChar w:fldCharType="begin"/>
      </w:r>
      <w:r w:rsidRPr="00C17E78">
        <w:rPr>
          <w:sz w:val="16"/>
          <w:szCs w:val="16"/>
          <w:lang w:val="en-GB"/>
          <w:rPrChange w:id="26" w:author="emmanuel blezes" w:date="2026-06-22T22:41:00Z" w16du:dateUtc="2026-06-22T20:41:00Z">
            <w:rPr>
              <w:lang w:val="en-GB"/>
            </w:rPr>
          </w:rPrChange>
        </w:rPr>
        <w:instrText>HYPERLINK "https://www.calpers.ca.gov/documents/calpers-portfolio-partnership-report-as-of-december-31-2024/download?inline=" \h</w:instrText>
      </w:r>
      <w:r w:rsidRPr="00DC1698">
        <w:rPr>
          <w:sz w:val="16"/>
          <w:szCs w:val="16"/>
        </w:rPr>
      </w:r>
      <w:r w:rsidRPr="00C17E78">
        <w:rPr>
          <w:sz w:val="16"/>
          <w:szCs w:val="16"/>
          <w:rPrChange w:id="27" w:author="emmanuel blezes" w:date="2026-06-22T22:41:00Z" w16du:dateUtc="2026-06-22T20:41:00Z">
            <w:rPr/>
          </w:rPrChange>
        </w:rPr>
        <w:fldChar w:fldCharType="separate"/>
      </w:r>
      <w:r w:rsidRPr="00C17E78">
        <w:rPr>
          <w:rStyle w:val="Hyperlink"/>
          <w:sz w:val="16"/>
          <w:szCs w:val="16"/>
          <w:lang w:val="en-GB"/>
          <w:rPrChange w:id="28" w:author="emmanuel blezes" w:date="2026-06-22T22:41:00Z" w16du:dateUtc="2026-06-22T20:41:00Z">
            <w:rPr>
              <w:rStyle w:val="Hyperlink"/>
              <w:lang w:val="en-GB"/>
            </w:rPr>
          </w:rPrChange>
        </w:rPr>
        <w:t>https://www.calpers.ca.gov/documents/calpers-portfolio-partnership-report-as-of-december-31-2024/download?inline=</w:t>
      </w:r>
      <w:r w:rsidRPr="00C17E78">
        <w:rPr>
          <w:sz w:val="16"/>
          <w:szCs w:val="16"/>
          <w:rPrChange w:id="29" w:author="emmanuel blezes" w:date="2026-06-22T22:41:00Z" w16du:dateUtc="2026-06-22T20:41:00Z">
            <w:rPr/>
          </w:rPrChange>
        </w:rPr>
        <w:fldChar w:fldCharType="end"/>
      </w:r>
      <w:r w:rsidRPr="00C17E78">
        <w:rPr>
          <w:sz w:val="16"/>
          <w:szCs w:val="16"/>
          <w:lang w:val="en-GB"/>
          <w:rPrChange w:id="30" w:author="emmanuel blezes" w:date="2026-06-22T22:41:00Z" w16du:dateUtc="2026-06-22T20:41:00Z">
            <w:rPr>
              <w:lang w:val="en-GB"/>
            </w:rPr>
          </w:rPrChange>
        </w:rPr>
        <w:t xml:space="preserve">). </w:t>
      </w:r>
      <w:r w:rsidRPr="00C17E78">
        <w:rPr>
          <w:sz w:val="16"/>
          <w:szCs w:val="16"/>
          <w:rPrChange w:id="31" w:author="emmanuel blezes" w:date="2026-06-22T22:41:00Z" w16du:dateUtc="2026-06-22T20:41:00Z">
            <w:rPr/>
          </w:rPrChange>
        </w:rPr>
        <w:t xml:space="preserve">CalPERS, premier fonds public de pension des États-Unis avec plus de 500 milliards de dollars d’actifs, s’est engagé à hauteur de 500 millions de dollars comme </w:t>
      </w:r>
      <w:r w:rsidRPr="00C17E78">
        <w:rPr>
          <w:i/>
          <w:iCs/>
          <w:sz w:val="16"/>
          <w:szCs w:val="16"/>
          <w:rPrChange w:id="32" w:author="emmanuel blezes" w:date="2026-06-22T22:41:00Z" w16du:dateUtc="2026-06-22T20:41:00Z">
            <w:rPr>
              <w:i/>
              <w:iCs/>
            </w:rPr>
          </w:rPrChange>
        </w:rPr>
        <w:t>anchor investor</w:t>
      </w:r>
      <w:r w:rsidRPr="00C17E78">
        <w:rPr>
          <w:sz w:val="16"/>
          <w:szCs w:val="16"/>
          <w:rPrChange w:id="33" w:author="emmanuel blezes" w:date="2026-06-22T22:41:00Z" w16du:dateUtc="2026-06-22T20:41:00Z">
            <w:rPr/>
          </w:rPrChange>
        </w:rPr>
        <w:t xml:space="preserve"> dans Clayton, Dubilier &amp; Rice Fund XI L.P. (commitment 2023). La firme CD&amp;R, fondée en 1978, est basée 375 Park Avenue, New York ; son fonds XI a clôturé sa levée en 2024 à plus de 12 milliards de dollars (</w:t>
      </w:r>
      <w:r w:rsidRPr="00C17E78">
        <w:rPr>
          <w:sz w:val="16"/>
          <w:szCs w:val="16"/>
          <w:rPrChange w:id="34" w:author="emmanuel blezes" w:date="2026-06-22T22:41:00Z" w16du:dateUtc="2026-06-22T20:41:00Z">
            <w:rPr/>
          </w:rPrChange>
        </w:rPr>
        <w:fldChar w:fldCharType="begin"/>
      </w:r>
      <w:r w:rsidRPr="00C17E78">
        <w:rPr>
          <w:sz w:val="16"/>
          <w:szCs w:val="16"/>
          <w:rPrChange w:id="35" w:author="emmanuel blezes" w:date="2026-06-22T22:41:00Z" w16du:dateUtc="2026-06-22T20:41:00Z">
            <w:rPr/>
          </w:rPrChange>
        </w:rPr>
        <w:instrText>HYPERLINK "https://www.cdr-inc.com/firm-profile" \h</w:instrText>
      </w:r>
      <w:r w:rsidRPr="00DC1698">
        <w:rPr>
          <w:sz w:val="16"/>
          <w:szCs w:val="16"/>
        </w:rPr>
      </w:r>
      <w:r w:rsidRPr="00C17E78">
        <w:rPr>
          <w:sz w:val="16"/>
          <w:szCs w:val="16"/>
          <w:rPrChange w:id="36" w:author="emmanuel blezes" w:date="2026-06-22T22:41:00Z" w16du:dateUtc="2026-06-22T20:41:00Z">
            <w:rPr/>
          </w:rPrChange>
        </w:rPr>
        <w:fldChar w:fldCharType="separate"/>
      </w:r>
      <w:r w:rsidRPr="00C17E78">
        <w:rPr>
          <w:rStyle w:val="Hyperlink"/>
          <w:sz w:val="16"/>
          <w:szCs w:val="16"/>
          <w:rPrChange w:id="37" w:author="emmanuel blezes" w:date="2026-06-22T22:41:00Z" w16du:dateUtc="2026-06-22T20:41:00Z">
            <w:rPr>
              <w:rStyle w:val="Hyperlink"/>
            </w:rPr>
          </w:rPrChange>
        </w:rPr>
        <w:t>https://www.cdr-inc.com/firm-profile</w:t>
      </w:r>
      <w:r w:rsidRPr="00C17E78">
        <w:rPr>
          <w:sz w:val="16"/>
          <w:szCs w:val="16"/>
          <w:rPrChange w:id="38" w:author="emmanuel blezes" w:date="2026-06-22T22:41:00Z" w16du:dateUtc="2026-06-22T20:41:00Z">
            <w:rPr/>
          </w:rPrChange>
        </w:rPr>
        <w:fldChar w:fldCharType="end"/>
      </w:r>
      <w:r w:rsidRPr="00C17E78">
        <w:rPr>
          <w:sz w:val="16"/>
          <w:szCs w:val="16"/>
          <w:rPrChange w:id="39" w:author="emmanuel blezes" w:date="2026-06-22T22:41:00Z" w16du:dateUtc="2026-06-22T20:41:00Z">
            <w:rPr/>
          </w:rPrChange>
        </w:rPr>
        <w:t>).</w:t>
      </w:r>
    </w:p>
  </w:footnote>
  <w:footnote w:id="4">
    <w:p w14:paraId="2C03006D" w14:textId="77777777" w:rsidR="00534634" w:rsidRPr="00C17E78" w:rsidRDefault="00000000">
      <w:pPr>
        <w:pStyle w:val="FootnoteText"/>
        <w:rPr>
          <w:sz w:val="16"/>
          <w:szCs w:val="16"/>
          <w:rPrChange w:id="40" w:author="emmanuel blezes" w:date="2026-06-22T22:41:00Z" w16du:dateUtc="2026-06-22T20:41:00Z">
            <w:rPr/>
          </w:rPrChange>
        </w:rPr>
      </w:pPr>
      <w:r w:rsidRPr="00C17E78">
        <w:rPr>
          <w:rStyle w:val="FootnoteReference"/>
          <w:sz w:val="16"/>
          <w:szCs w:val="16"/>
          <w:rPrChange w:id="41" w:author="emmanuel blezes" w:date="2026-06-22T22:41:00Z" w16du:dateUtc="2026-06-22T20:41:00Z">
            <w:rPr>
              <w:rStyle w:val="FootnoteReference"/>
            </w:rPr>
          </w:rPrChange>
        </w:rPr>
        <w:footnoteRef/>
      </w:r>
      <w:r w:rsidRPr="00C17E78">
        <w:rPr>
          <w:sz w:val="16"/>
          <w:szCs w:val="16"/>
          <w:rPrChange w:id="42" w:author="emmanuel blezes" w:date="2026-06-22T22:41:00Z" w16du:dateUtc="2026-06-22T20:41:00Z">
            <w:rPr/>
          </w:rPrChange>
        </w:rPr>
        <w:t xml:space="preserve"> Loi n° 97-277 du 25 mars 1997, dite « loi Thomas », créant les plans d’épargne retraite (https://www.legifrance.gouv.fr/jorf/id/JORFTEXT000000198906). La loi a été votée sous le gouvernement Juppé et promulguée. Le gouvernement Jospin, après les législatives de juin 1997, a refusé de publier les décrets d’application, rendant la loi inapplicable. Elle a été formellement abrogée par l’article 11 de la loi n° 2002-73 du 17 janvier 2002 de modernisation sociale. Pour un historique détaillé : Charles Descours, Rapport sur la proposition de loi épargne retraite (fonds de pension), Sénat, commission des affaires sociales, rapport n° 8 (1999-2000), 7 octobre 1999 (https://www.senat.fr/rap/l99-008/l99-0085.html).</w:t>
      </w:r>
    </w:p>
  </w:footnote>
  <w:footnote w:id="5">
    <w:p w14:paraId="0A340DA6" w14:textId="77777777" w:rsidR="00534634" w:rsidRPr="00C17E78" w:rsidRDefault="00000000">
      <w:pPr>
        <w:pStyle w:val="FootnoteText"/>
        <w:rPr>
          <w:sz w:val="16"/>
          <w:szCs w:val="16"/>
          <w:rPrChange w:id="43" w:author="emmanuel blezes" w:date="2026-06-22T22:41:00Z" w16du:dateUtc="2026-06-22T20:41:00Z">
            <w:rPr/>
          </w:rPrChange>
        </w:rPr>
      </w:pPr>
      <w:r w:rsidRPr="00C17E78">
        <w:rPr>
          <w:rStyle w:val="FootnoteReference"/>
          <w:sz w:val="16"/>
          <w:szCs w:val="16"/>
          <w:rPrChange w:id="44" w:author="emmanuel blezes" w:date="2026-06-22T22:41:00Z" w16du:dateUtc="2026-06-22T20:41:00Z">
            <w:rPr>
              <w:rStyle w:val="FootnoteReference"/>
            </w:rPr>
          </w:rPrChange>
        </w:rPr>
        <w:footnoteRef/>
      </w:r>
      <w:r w:rsidRPr="00C17E78">
        <w:rPr>
          <w:sz w:val="16"/>
          <w:szCs w:val="16"/>
          <w:rPrChange w:id="45" w:author="emmanuel blezes" w:date="2026-06-22T22:41:00Z" w16du:dateUtc="2026-06-22T20:41:00Z">
            <w:rPr/>
          </w:rPrChange>
        </w:rPr>
        <w:t xml:space="preserve"> Sénat, question écrite n° 03449 (24 novembre 2022), Achat de la société industrielle française Exxelia par l'entreprise américaine Heico (https://www.senat.fr/questions/base/2022/qSEQ221003449.html) ; voir également le communiqué Heico, HEICO to Acquire Exxelia (https://passive-components.eu/heico-to-acquire-exxelia/). Acquisition de ~94 % du capital pour 453 M€ cash + reprise d'environ 14 M€ de passif, annoncée le 28 juillet 2022 et finalisée début 2023. Exxelia est un fabricant français de composants électroniques spécialisés (condensateurs, relais militaires) fournissant la défense (sous-marins Barracuda, Rafale, lanceurs Ariane 5 et 6, A320neo, Falcon).</w:t>
      </w:r>
    </w:p>
  </w:footnote>
  <w:footnote w:id="6">
    <w:p w14:paraId="09FC47B0" w14:textId="77777777" w:rsidR="00534634" w:rsidRPr="00C17E78" w:rsidRDefault="00000000">
      <w:pPr>
        <w:pStyle w:val="FootnoteText"/>
        <w:rPr>
          <w:sz w:val="16"/>
          <w:szCs w:val="16"/>
          <w:rPrChange w:id="46" w:author="emmanuel blezes" w:date="2026-06-22T22:41:00Z" w16du:dateUtc="2026-06-22T20:41:00Z">
            <w:rPr/>
          </w:rPrChange>
        </w:rPr>
      </w:pPr>
      <w:r w:rsidRPr="00C17E78">
        <w:rPr>
          <w:rStyle w:val="FootnoteReference"/>
          <w:sz w:val="16"/>
          <w:szCs w:val="16"/>
          <w:rPrChange w:id="47" w:author="emmanuel blezes" w:date="2026-06-22T22:41:00Z" w16du:dateUtc="2026-06-22T20:41:00Z">
            <w:rPr>
              <w:rStyle w:val="FootnoteReference"/>
            </w:rPr>
          </w:rPrChange>
        </w:rPr>
        <w:footnoteRef/>
      </w:r>
      <w:r w:rsidRPr="00C17E78">
        <w:rPr>
          <w:sz w:val="16"/>
          <w:szCs w:val="16"/>
          <w:rPrChange w:id="48" w:author="emmanuel blezes" w:date="2026-06-22T22:41:00Z" w16du:dateUtc="2026-06-22T20:41:00Z">
            <w:rPr/>
          </w:rPrChange>
        </w:rPr>
        <w:t xml:space="preserve"> ICI Limousin (France Bleu / Radio France), Brive : Photonis est finalement racheté par un fonds d'investissement français, 16 février 2021 (https://www.ici.fr/infos/economie-social/brive-photonis-est-finalement-rachete-par-un-fonds-d-investissement-francais-1613472045). Photonis est le fabricant français des systèmes de vision nocturne pour les forces spéciales (site principal à Brive, environ 500 salariés). Le rachat patrimonial par le fonds français HLD pour 370 M€ — accompagné d'une entrée de Bpifrance au capital — a été orchestré par Bercy après le veto à la cession à l'américain Teledyne (offre ~550 M$).</w:t>
      </w:r>
    </w:p>
  </w:footnote>
  <w:footnote w:id="7">
    <w:p w14:paraId="2E56EF20" w14:textId="77777777" w:rsidR="00534634" w:rsidRPr="00C17E78" w:rsidRDefault="00000000">
      <w:pPr>
        <w:pStyle w:val="FootnoteText"/>
        <w:rPr>
          <w:sz w:val="16"/>
          <w:szCs w:val="16"/>
          <w:rPrChange w:id="51" w:author="emmanuel blezes" w:date="2026-06-22T22:41:00Z" w16du:dateUtc="2026-06-22T20:41:00Z">
            <w:rPr/>
          </w:rPrChange>
        </w:rPr>
      </w:pPr>
      <w:r w:rsidRPr="00C17E78">
        <w:rPr>
          <w:rStyle w:val="FootnoteReference"/>
          <w:sz w:val="16"/>
          <w:szCs w:val="16"/>
          <w:rPrChange w:id="52" w:author="emmanuel blezes" w:date="2026-06-22T22:41:00Z" w16du:dateUtc="2026-06-22T20:41:00Z">
            <w:rPr>
              <w:rStyle w:val="FootnoteReference"/>
            </w:rPr>
          </w:rPrChange>
        </w:rPr>
        <w:footnoteRef/>
      </w:r>
      <w:r w:rsidRPr="00C17E78">
        <w:rPr>
          <w:sz w:val="16"/>
          <w:szCs w:val="16"/>
          <w:rPrChange w:id="53" w:author="emmanuel blezes" w:date="2026-06-22T22:41:00Z" w16du:dateUtc="2026-06-22T20:41:00Z">
            <w:rPr/>
          </w:rPrChange>
        </w:rPr>
        <w:t xml:space="preserve"> COR juin 2025, scénario central, projection 2070 : 1,40 cotisant pour un retraité.</w:t>
      </w:r>
    </w:p>
  </w:footnote>
  <w:footnote w:id="8">
    <w:p w14:paraId="58205D57" w14:textId="77777777" w:rsidR="00534634" w:rsidRPr="00C17E78" w:rsidRDefault="00000000">
      <w:pPr>
        <w:pStyle w:val="FootnoteText"/>
        <w:rPr>
          <w:sz w:val="16"/>
          <w:szCs w:val="16"/>
          <w:rPrChange w:id="54" w:author="emmanuel blezes" w:date="2026-06-22T22:41:00Z" w16du:dateUtc="2026-06-22T20:41:00Z">
            <w:rPr/>
          </w:rPrChange>
        </w:rPr>
      </w:pPr>
      <w:r w:rsidRPr="00C17E78">
        <w:rPr>
          <w:rStyle w:val="FootnoteReference"/>
          <w:sz w:val="16"/>
          <w:szCs w:val="16"/>
          <w:rPrChange w:id="55" w:author="emmanuel blezes" w:date="2026-06-22T22:41:00Z" w16du:dateUtc="2026-06-22T20:41:00Z">
            <w:rPr>
              <w:rStyle w:val="FootnoteReference"/>
            </w:rPr>
          </w:rPrChange>
        </w:rPr>
        <w:footnoteRef/>
      </w:r>
      <w:r w:rsidRPr="00C17E78">
        <w:rPr>
          <w:sz w:val="16"/>
          <w:szCs w:val="16"/>
          <w:rPrChange w:id="56" w:author="emmanuel blezes" w:date="2026-06-22T22:41:00Z" w16du:dateUtc="2026-06-22T20:41:00Z">
            <w:rPr/>
          </w:rPrChange>
        </w:rPr>
        <w:t xml:space="preserve"> INSEE, </w:t>
      </w:r>
      <w:r w:rsidRPr="00C17E78">
        <w:rPr>
          <w:i/>
          <w:iCs/>
          <w:sz w:val="16"/>
          <w:szCs w:val="16"/>
          <w:rPrChange w:id="57" w:author="emmanuel blezes" w:date="2026-06-22T22:41:00Z" w16du:dateUtc="2026-06-22T20:41:00Z">
            <w:rPr>
              <w:i/>
              <w:iCs/>
            </w:rPr>
          </w:rPrChange>
        </w:rPr>
        <w:t>Bilan démographique 2025</w:t>
      </w:r>
      <w:r w:rsidRPr="00C17E78">
        <w:rPr>
          <w:sz w:val="16"/>
          <w:szCs w:val="16"/>
          <w:rPrChange w:id="58" w:author="emmanuel blezes" w:date="2026-06-22T22:41:00Z" w16du:dateUtc="2026-06-22T20:41:00Z">
            <w:rPr/>
          </w:rPrChange>
        </w:rPr>
        <w:t>, INSEE Première n° 2087, janvier 2026. URL : https://www.insee.fr/fr/statistiques/8719824. Naissances 2025 : 645 000 (−2,1 % vs 2024). Décès : 651 000 (+1,5 %, en partie liés à une épidémie hivernale de grippe particulièrement virulente début 2025). Solde naturel : −6 000, négatif « pour la première fois depuis la fin de la Seconde Guerre mondiale » (formulation INSEE). En 2024, ce solde s’était établi à +17 000, déjà au plus bas depuis 1945.</w:t>
      </w:r>
    </w:p>
  </w:footnote>
  <w:footnote w:id="9">
    <w:p w14:paraId="6CA9ADB7" w14:textId="77777777" w:rsidR="00534634" w:rsidRPr="00C17E78" w:rsidRDefault="00000000">
      <w:pPr>
        <w:pStyle w:val="FootnoteText"/>
        <w:rPr>
          <w:sz w:val="16"/>
          <w:szCs w:val="16"/>
          <w:rPrChange w:id="59" w:author="emmanuel blezes" w:date="2026-06-22T22:41:00Z" w16du:dateUtc="2026-06-22T20:41:00Z">
            <w:rPr/>
          </w:rPrChange>
        </w:rPr>
      </w:pPr>
      <w:r w:rsidRPr="00C17E78">
        <w:rPr>
          <w:rStyle w:val="FootnoteReference"/>
          <w:sz w:val="16"/>
          <w:szCs w:val="16"/>
          <w:rPrChange w:id="60" w:author="emmanuel blezes" w:date="2026-06-22T22:41:00Z" w16du:dateUtc="2026-06-22T20:41:00Z">
            <w:rPr>
              <w:rStyle w:val="FootnoteReference"/>
            </w:rPr>
          </w:rPrChange>
        </w:rPr>
        <w:footnoteRef/>
      </w:r>
      <w:r w:rsidRPr="00C17E78">
        <w:rPr>
          <w:sz w:val="16"/>
          <w:szCs w:val="16"/>
          <w:rPrChange w:id="61" w:author="emmanuel blezes" w:date="2026-06-22T22:41:00Z" w16du:dateUtc="2026-06-22T20:41:00Z">
            <w:rPr/>
          </w:rPrChange>
        </w:rPr>
        <w:t xml:space="preserve"> </w:t>
      </w:r>
      <w:proofErr w:type="spellStart"/>
      <w:r w:rsidRPr="00C17E78">
        <w:rPr>
          <w:sz w:val="16"/>
          <w:szCs w:val="16"/>
          <w:rPrChange w:id="62" w:author="emmanuel blezes" w:date="2026-06-22T22:41:00Z" w16du:dateUtc="2026-06-22T20:41:00Z">
            <w:rPr/>
          </w:rPrChange>
        </w:rPr>
        <w:t>OpinionWay</w:t>
      </w:r>
      <w:proofErr w:type="spellEnd"/>
      <w:r w:rsidRPr="00C17E78">
        <w:rPr>
          <w:sz w:val="16"/>
          <w:szCs w:val="16"/>
          <w:rPrChange w:id="63" w:author="emmanuel blezes" w:date="2026-06-22T22:41:00Z" w16du:dateUtc="2026-06-22T20:41:00Z">
            <w:rPr/>
          </w:rPrChange>
        </w:rPr>
        <w:t xml:space="preserve"> pour </w:t>
      </w:r>
      <w:proofErr w:type="spellStart"/>
      <w:r w:rsidRPr="00C17E78">
        <w:rPr>
          <w:sz w:val="16"/>
          <w:szCs w:val="16"/>
          <w:rPrChange w:id="64" w:author="emmanuel blezes" w:date="2026-06-22T22:41:00Z" w16du:dateUtc="2026-06-22T20:41:00Z">
            <w:rPr/>
          </w:rPrChange>
        </w:rPr>
        <w:t>Finary</w:t>
      </w:r>
      <w:proofErr w:type="spellEnd"/>
      <w:r w:rsidRPr="00C17E78">
        <w:rPr>
          <w:sz w:val="16"/>
          <w:szCs w:val="16"/>
          <w:rPrChange w:id="65" w:author="emmanuel blezes" w:date="2026-06-22T22:41:00Z" w16du:dateUtc="2026-06-22T20:41:00Z">
            <w:rPr/>
          </w:rPrChange>
        </w:rPr>
        <w:t xml:space="preserve">, </w:t>
      </w:r>
      <w:r w:rsidRPr="00C17E78">
        <w:rPr>
          <w:i/>
          <w:iCs/>
          <w:sz w:val="16"/>
          <w:szCs w:val="16"/>
          <w:rPrChange w:id="66" w:author="emmanuel blezes" w:date="2026-06-22T22:41:00Z" w16du:dateUtc="2026-06-22T20:41:00Z">
            <w:rPr>
              <w:i/>
              <w:iCs/>
            </w:rPr>
          </w:rPrChange>
        </w:rPr>
        <w:t>Les Français, la viabilité du système de retraites et l’investissement</w:t>
      </w:r>
      <w:r w:rsidRPr="00C17E78">
        <w:rPr>
          <w:sz w:val="16"/>
          <w:szCs w:val="16"/>
          <w:rPrChange w:id="67" w:author="emmanuel blezes" w:date="2026-06-22T22:41:00Z" w16du:dateUtc="2026-06-22T20:41:00Z">
            <w:rPr/>
          </w:rPrChange>
        </w:rPr>
        <w:t>, janvier 2026 (</w:t>
      </w:r>
      <w:r w:rsidRPr="00C17E78">
        <w:rPr>
          <w:sz w:val="16"/>
          <w:szCs w:val="16"/>
          <w:rPrChange w:id="68" w:author="emmanuel blezes" w:date="2026-06-22T22:41:00Z" w16du:dateUtc="2026-06-22T20:41:00Z">
            <w:rPr/>
          </w:rPrChange>
        </w:rPr>
        <w:fldChar w:fldCharType="begin"/>
      </w:r>
      <w:r w:rsidRPr="00C17E78">
        <w:rPr>
          <w:sz w:val="16"/>
          <w:szCs w:val="16"/>
          <w:rPrChange w:id="69" w:author="emmanuel blezes" w:date="2026-06-22T22:41:00Z" w16du:dateUtc="2026-06-22T20:41:00Z">
            <w:rPr/>
          </w:rPrChange>
        </w:rPr>
        <w:instrText>HYPERLINK "https://www.opinion-way.com/fr/publications/les-francais-la-viabilite-du-systeme-de-retraites-et-linvestissement-2026-22219/" \h</w:instrText>
      </w:r>
      <w:r w:rsidRPr="00DC1698">
        <w:rPr>
          <w:sz w:val="16"/>
          <w:szCs w:val="16"/>
        </w:rPr>
      </w:r>
      <w:r w:rsidRPr="00C17E78">
        <w:rPr>
          <w:sz w:val="16"/>
          <w:szCs w:val="16"/>
          <w:rPrChange w:id="70" w:author="emmanuel blezes" w:date="2026-06-22T22:41:00Z" w16du:dateUtc="2026-06-22T20:41:00Z">
            <w:rPr/>
          </w:rPrChange>
        </w:rPr>
        <w:fldChar w:fldCharType="separate"/>
      </w:r>
      <w:r w:rsidRPr="00C17E78">
        <w:rPr>
          <w:rStyle w:val="Hyperlink"/>
          <w:sz w:val="16"/>
          <w:szCs w:val="16"/>
          <w:rPrChange w:id="71" w:author="emmanuel blezes" w:date="2026-06-22T22:41:00Z" w16du:dateUtc="2026-06-22T20:41:00Z">
            <w:rPr>
              <w:rStyle w:val="Hyperlink"/>
            </w:rPr>
          </w:rPrChange>
        </w:rPr>
        <w:t>https://www.opinion-way.com/fr/publications/les-francais-la-viabilite-du-systeme-de-retraites-et-linvestissement-2026-22219/</w:t>
      </w:r>
      <w:r w:rsidRPr="00C17E78">
        <w:rPr>
          <w:sz w:val="16"/>
          <w:szCs w:val="16"/>
          <w:rPrChange w:id="72" w:author="emmanuel blezes" w:date="2026-06-22T22:41:00Z" w16du:dateUtc="2026-06-22T20:41:00Z">
            <w:rPr/>
          </w:rPrChange>
        </w:rPr>
        <w:fldChar w:fldCharType="end"/>
      </w:r>
      <w:r w:rsidRPr="00C17E78">
        <w:rPr>
          <w:sz w:val="16"/>
          <w:szCs w:val="16"/>
          <w:rPrChange w:id="73" w:author="emmanuel blezes" w:date="2026-06-22T22:41:00Z" w16du:dateUtc="2026-06-22T20:41:00Z">
            <w:rPr/>
          </w:rPrChange>
        </w:rPr>
        <w:t>). Échantillon de 2 500 personnes représentatif de la population française de 18 ans et plus, interrogé du 7 au 12 janvier 2026. 76 % se disent d’accord avec « j’ai le sentiment de cotiser pour un système de retraite dont je ne bénéficierai pas » ; 87 % se déclarent inquiets pour l’avenir des retraites en France (80 % pour leur propre future retraite).</w:t>
      </w:r>
    </w:p>
  </w:footnote>
  <w:footnote w:id="10">
    <w:p w14:paraId="447A40E3" w14:textId="77777777" w:rsidR="00534634" w:rsidRPr="00C17E78" w:rsidRDefault="00000000">
      <w:pPr>
        <w:pStyle w:val="FootnoteText"/>
        <w:rPr>
          <w:sz w:val="16"/>
          <w:szCs w:val="16"/>
          <w:rPrChange w:id="74" w:author="emmanuel blezes" w:date="2026-06-22T22:41:00Z" w16du:dateUtc="2026-06-22T20:41:00Z">
            <w:rPr/>
          </w:rPrChange>
        </w:rPr>
      </w:pPr>
      <w:r w:rsidRPr="00C17E78">
        <w:rPr>
          <w:rStyle w:val="FootnoteReference"/>
          <w:sz w:val="16"/>
          <w:szCs w:val="16"/>
          <w:rPrChange w:id="75" w:author="emmanuel blezes" w:date="2026-06-22T22:41:00Z" w16du:dateUtc="2026-06-22T20:41:00Z">
            <w:rPr>
              <w:rStyle w:val="FootnoteReference"/>
            </w:rPr>
          </w:rPrChange>
        </w:rPr>
        <w:footnoteRef/>
      </w:r>
      <w:r w:rsidRPr="00C17E78">
        <w:rPr>
          <w:sz w:val="16"/>
          <w:szCs w:val="16"/>
          <w:rPrChange w:id="76" w:author="emmanuel blezes" w:date="2026-06-22T22:41:00Z" w16du:dateUtc="2026-06-22T20:41:00Z">
            <w:rPr/>
          </w:rPrChange>
        </w:rPr>
        <w:t xml:space="preserve"> François Bayrou, alors Premier ministre, au journal de 20 heures de TF1 (entretien avec Gilles Bouleau), 27 août 2025 ; verbatim rapporté par </w:t>
      </w:r>
      <w:r w:rsidRPr="00C17E78">
        <w:rPr>
          <w:i/>
          <w:iCs/>
          <w:sz w:val="16"/>
          <w:szCs w:val="16"/>
          <w:rPrChange w:id="77" w:author="emmanuel blezes" w:date="2026-06-22T22:41:00Z" w16du:dateUtc="2026-06-22T20:41:00Z">
            <w:rPr>
              <w:i/>
              <w:iCs/>
            </w:rPr>
          </w:rPrChange>
        </w:rPr>
        <w:t>Boursorama</w:t>
      </w:r>
      <w:r w:rsidRPr="00C17E78">
        <w:rPr>
          <w:sz w:val="16"/>
          <w:szCs w:val="16"/>
          <w:rPrChange w:id="78" w:author="emmanuel blezes" w:date="2026-06-22T22:41:00Z" w16du:dateUtc="2026-06-22T20:41:00Z">
            <w:rPr/>
          </w:rPrChange>
        </w:rPr>
        <w:t xml:space="preserve">, 28 août 2025. Sur le phénomène « Nicolas qui paie » lui-même - expression virale en 2025, par ailleurs récupérée par une partie de la droite identitaire (dépôt de la marque par l’éditeur du média </w:t>
      </w:r>
      <w:r w:rsidRPr="00C17E78">
        <w:rPr>
          <w:i/>
          <w:iCs/>
          <w:sz w:val="16"/>
          <w:szCs w:val="16"/>
          <w:rPrChange w:id="79" w:author="emmanuel blezes" w:date="2026-06-22T22:41:00Z" w16du:dateUtc="2026-06-22T20:41:00Z">
            <w:rPr>
              <w:i/>
              <w:iCs/>
            </w:rPr>
          </w:rPrChange>
        </w:rPr>
        <w:t>Frontières</w:t>
      </w:r>
      <w:r w:rsidRPr="00C17E78">
        <w:rPr>
          <w:sz w:val="16"/>
          <w:szCs w:val="16"/>
          <w:rPrChange w:id="80" w:author="emmanuel blezes" w:date="2026-06-22T22:41:00Z" w16du:dateUtc="2026-06-22T20:41:00Z">
            <w:rPr/>
          </w:rPrChange>
        </w:rPr>
        <w:t>, 20 juin 2025) -, voir France Info, « “C’est Nicolas qui paie” : trois questions sur cette expression devenue virale et politique », 2025.</w:t>
      </w:r>
    </w:p>
  </w:footnote>
  <w:footnote w:id="11">
    <w:p w14:paraId="2118249A" w14:textId="77777777" w:rsidR="00534634" w:rsidRPr="00C17E78" w:rsidRDefault="00000000">
      <w:pPr>
        <w:pStyle w:val="FootnoteText"/>
        <w:rPr>
          <w:sz w:val="16"/>
          <w:szCs w:val="16"/>
          <w:rPrChange w:id="81" w:author="emmanuel blezes" w:date="2026-06-22T22:41:00Z" w16du:dateUtc="2026-06-22T20:41:00Z">
            <w:rPr/>
          </w:rPrChange>
        </w:rPr>
      </w:pPr>
      <w:r w:rsidRPr="00C17E78">
        <w:rPr>
          <w:rStyle w:val="FootnoteReference"/>
          <w:sz w:val="16"/>
          <w:szCs w:val="16"/>
          <w:rPrChange w:id="82" w:author="emmanuel blezes" w:date="2026-06-22T22:41:00Z" w16du:dateUtc="2026-06-22T20:41:00Z">
            <w:rPr>
              <w:rStyle w:val="FootnoteReference"/>
            </w:rPr>
          </w:rPrChange>
        </w:rPr>
        <w:footnoteRef/>
      </w:r>
      <w:r w:rsidRPr="00C17E78">
        <w:rPr>
          <w:sz w:val="16"/>
          <w:szCs w:val="16"/>
          <w:rPrChange w:id="83" w:author="emmanuel blezes" w:date="2026-06-22T22:41:00Z" w16du:dateUtc="2026-06-22T20:41:00Z">
            <w:rPr/>
          </w:rPrChange>
        </w:rPr>
        <w:t xml:space="preserve"> Jean-Pascal Beaufret, </w:t>
      </w:r>
      <w:r w:rsidRPr="00C17E78">
        <w:rPr>
          <w:i/>
          <w:iCs/>
          <w:sz w:val="16"/>
          <w:szCs w:val="16"/>
          <w:rPrChange w:id="84" w:author="emmanuel blezes" w:date="2026-06-22T22:41:00Z" w16du:dateUtc="2026-06-22T20:41:00Z">
            <w:rPr>
              <w:i/>
              <w:iCs/>
            </w:rPr>
          </w:rPrChange>
        </w:rPr>
        <w:t>Contribution à la mission flash de clarification du financement des retraites</w:t>
      </w:r>
      <w:r w:rsidRPr="00C17E78">
        <w:rPr>
          <w:sz w:val="16"/>
          <w:szCs w:val="16"/>
          <w:rPrChange w:id="85" w:author="emmanuel blezes" w:date="2026-06-22T22:41:00Z" w16du:dateUtc="2026-06-22T20:41:00Z">
            <w:rPr/>
          </w:rPrChange>
        </w:rPr>
        <w:t>, Fondation pour l’innovation politique, février 2025 (https://www.fondapol.org/etude/contribution-a-la-mission-flash-de-clarification-du-financement-des-retraites/). Méthode : agrégation des dépenses tous régimes confondus (412 Md€ en 2024), comparaison avec les prélèvements obligatoires dédiés (331 Md€), différence imputée à la subvention implicite de l’État (≈ 81 Md€). Pour 2023 : 389 Md€ de dépenses, 311 Md€ de prélèvements dédiés.</w:t>
      </w:r>
    </w:p>
  </w:footnote>
  <w:footnote w:id="12">
    <w:p w14:paraId="3640DD25" w14:textId="77777777" w:rsidR="00534634" w:rsidRPr="00C17E78" w:rsidRDefault="00000000">
      <w:pPr>
        <w:pStyle w:val="FootnoteText"/>
        <w:rPr>
          <w:sz w:val="16"/>
          <w:szCs w:val="16"/>
          <w:rPrChange w:id="88" w:author="emmanuel blezes" w:date="2026-06-22T22:41:00Z" w16du:dateUtc="2026-06-22T20:41:00Z">
            <w:rPr/>
          </w:rPrChange>
        </w:rPr>
      </w:pPr>
      <w:r w:rsidRPr="00C17E78">
        <w:rPr>
          <w:rStyle w:val="FootnoteReference"/>
          <w:sz w:val="16"/>
          <w:szCs w:val="16"/>
          <w:rPrChange w:id="89" w:author="emmanuel blezes" w:date="2026-06-22T22:41:00Z" w16du:dateUtc="2026-06-22T20:41:00Z">
            <w:rPr>
              <w:rStyle w:val="FootnoteReference"/>
            </w:rPr>
          </w:rPrChange>
        </w:rPr>
        <w:footnoteRef/>
      </w:r>
      <w:r w:rsidRPr="00DC1698">
        <w:rPr>
          <w:sz w:val="16"/>
          <w:szCs w:val="16"/>
          <w:lang w:val="en-GB"/>
          <w:rPrChange w:id="90" w:author="emmanuel blezes" w:date="2026-06-23T09:52:00Z" w16du:dateUtc="2026-06-23T07:52:00Z">
            <w:rPr/>
          </w:rPrChange>
        </w:rPr>
        <w:t xml:space="preserve"> OCDE, Pension Markets in Focus 2025 — Preliminary 2024 Data, </w:t>
      </w:r>
      <w:proofErr w:type="spellStart"/>
      <w:r w:rsidRPr="00DC1698">
        <w:rPr>
          <w:sz w:val="16"/>
          <w:szCs w:val="16"/>
          <w:lang w:val="en-GB"/>
          <w:rPrChange w:id="91" w:author="emmanuel blezes" w:date="2026-06-23T09:52:00Z" w16du:dateUtc="2026-06-23T07:52:00Z">
            <w:rPr/>
          </w:rPrChange>
        </w:rPr>
        <w:t>juin</w:t>
      </w:r>
      <w:proofErr w:type="spellEnd"/>
      <w:r w:rsidRPr="00DC1698">
        <w:rPr>
          <w:sz w:val="16"/>
          <w:szCs w:val="16"/>
          <w:lang w:val="en-GB"/>
          <w:rPrChange w:id="92" w:author="emmanuel blezes" w:date="2026-06-23T09:52:00Z" w16du:dateUtc="2026-06-23T07:52:00Z">
            <w:rPr/>
          </w:rPrChange>
        </w:rPr>
        <w:t xml:space="preserve"> 2025 (https://www.oecd.org/en/publications/pension-markets-in-focus-2025_b095d0a0-en.html). </w:t>
      </w:r>
      <w:r w:rsidRPr="00C17E78">
        <w:rPr>
          <w:sz w:val="16"/>
          <w:szCs w:val="16"/>
          <w:rPrChange w:id="93" w:author="emmanuel blezes" w:date="2026-06-22T22:41:00Z" w16du:dateUtc="2026-06-22T20:41:00Z">
            <w:rPr/>
          </w:rPrChange>
        </w:rPr>
        <w:t xml:space="preserve">Encours des fonds de pension et contrats d'assurance retraite, en pourcentage du PIB, fin 2024 : Danemark 204,0 %, Islande 188,4 %, Suisse 164,8 %, Canada 157,6 %, Pays-Bas 150,3 %, États-Unis 146,9 %, Australie 135,1 %, Suède 114,8 %, Royaume-Uni 78,0 %, France 12,9 %, Italie 11,7 %, Allemagne 6,4 %. </w:t>
      </w:r>
      <w:r w:rsidRPr="00C17E78">
        <w:rPr>
          <w:sz w:val="16"/>
          <w:szCs w:val="16"/>
          <w:lang w:val="en-GB"/>
          <w:rPrChange w:id="94" w:author="emmanuel blezes" w:date="2026-06-22T22:41:00Z" w16du:dateUtc="2026-06-22T20:41:00Z">
            <w:rPr/>
          </w:rPrChange>
        </w:rPr>
        <w:t xml:space="preserve">L'OCDE </w:t>
      </w:r>
      <w:proofErr w:type="spellStart"/>
      <w:proofErr w:type="gramStart"/>
      <w:r w:rsidRPr="00C17E78">
        <w:rPr>
          <w:sz w:val="16"/>
          <w:szCs w:val="16"/>
          <w:lang w:val="en-GB"/>
          <w:rPrChange w:id="95" w:author="emmanuel blezes" w:date="2026-06-22T22:41:00Z" w16du:dateUtc="2026-06-22T20:41:00Z">
            <w:rPr/>
          </w:rPrChange>
        </w:rPr>
        <w:t>précise</w:t>
      </w:r>
      <w:proofErr w:type="spellEnd"/>
      <w:r w:rsidRPr="00C17E78">
        <w:rPr>
          <w:sz w:val="16"/>
          <w:szCs w:val="16"/>
          <w:lang w:val="en-GB"/>
          <w:rPrChange w:id="96" w:author="emmanuel blezes" w:date="2026-06-22T22:41:00Z" w16du:dateUtc="2026-06-22T20:41:00Z">
            <w:rPr/>
          </w:rPrChange>
        </w:rPr>
        <w:t xml:space="preserve"> :</w:t>
      </w:r>
      <w:proofErr w:type="gramEnd"/>
      <w:r w:rsidRPr="00C17E78">
        <w:rPr>
          <w:sz w:val="16"/>
          <w:szCs w:val="16"/>
          <w:lang w:val="en-GB"/>
          <w:rPrChange w:id="97" w:author="emmanuel blezes" w:date="2026-06-22T22:41:00Z" w16du:dateUtc="2026-06-22T20:41:00Z">
            <w:rPr/>
          </w:rPrChange>
        </w:rPr>
        <w:t xml:space="preserve"> « data coverall asset-backed pension arrangements in all vehicles, excluding reserves of public pension arrangements(pay-as-you-go) ». </w:t>
      </w:r>
      <w:r w:rsidRPr="00C17E78">
        <w:rPr>
          <w:sz w:val="16"/>
          <w:szCs w:val="16"/>
          <w:rPrChange w:id="98" w:author="emmanuel blezes" w:date="2026-06-22T22:41:00Z" w16du:dateUtc="2026-06-22T20:41:00Z">
            <w:rPr/>
          </w:rPrChange>
        </w:rPr>
        <w:t>Pour la Norvège, le ratio dépasse 280 % du PIB une fois inclus le Government Pension Fund Global (1 700 Md$ fin 2024), techniquement fonds souverain mais explicitement dédié au financement futur des pensions ; voir Norges Bank Investment Management, Government Pension Fund Global — Annual Report 2024, 2025 (https://www.nbim.no). Précision pour la France : le chiffre OCDE additionne tous les véhicules d'épargne retraite individuelle (Plans d'épargne retraite, anciens contrats Madelin, Article 83,</w:t>
      </w:r>
    </w:p>
    <w:p w14:paraId="7170ACEE" w14:textId="77777777" w:rsidR="00534634" w:rsidRPr="00C17E78" w:rsidRDefault="00000000">
      <w:pPr>
        <w:pStyle w:val="FootnoteText"/>
        <w:rPr>
          <w:sz w:val="16"/>
          <w:szCs w:val="16"/>
          <w:rPrChange w:id="99" w:author="emmanuel blezes" w:date="2026-06-22T22:41:00Z" w16du:dateUtc="2026-06-22T20:41:00Z">
            <w:rPr/>
          </w:rPrChange>
        </w:rPr>
      </w:pPr>
      <w:r w:rsidRPr="00C17E78">
        <w:rPr>
          <w:sz w:val="16"/>
          <w:szCs w:val="16"/>
          <w:rPrChange w:id="100" w:author="emmanuel blezes" w:date="2026-06-22T22:41:00Z" w16du:dateUtc="2026-06-22T20:41:00Z">
            <w:rPr/>
          </w:rPrChange>
        </w:rPr>
        <w:t>▎ PERP, PERCO), soit environ 380 milliards d'euros fin 2024. Il exclut les réserves techniques des régimes</w:t>
      </w:r>
    </w:p>
    <w:p w14:paraId="0AA71429" w14:textId="77777777" w:rsidR="00534634" w:rsidRPr="00C17E78" w:rsidRDefault="00000000">
      <w:pPr>
        <w:pStyle w:val="FootnoteText"/>
        <w:rPr>
          <w:sz w:val="16"/>
          <w:szCs w:val="16"/>
          <w:rPrChange w:id="101" w:author="emmanuel blezes" w:date="2026-06-22T22:41:00Z" w16du:dateUtc="2026-06-22T20:41:00Z">
            <w:rPr/>
          </w:rPrChange>
        </w:rPr>
      </w:pPr>
      <w:r w:rsidRPr="00C17E78">
        <w:rPr>
          <w:sz w:val="16"/>
          <w:szCs w:val="16"/>
          <w:rPrChange w:id="102" w:author="emmanuel blezes" w:date="2026-06-22T22:41:00Z" w16du:dateUtc="2026-06-22T20:41:00Z">
            <w:rPr/>
          </w:rPrChange>
        </w:rPr>
        <w:t>▎ par répartition AGIRC-ARRCO (86 Md€) et du Fonds de réserve des retraites (21 Md€), qui ne constituent pas</w:t>
      </w:r>
    </w:p>
    <w:p w14:paraId="46BD1960" w14:textId="77777777" w:rsidR="00534634" w:rsidRPr="00C17E78" w:rsidRDefault="00000000">
      <w:pPr>
        <w:pStyle w:val="FootnoteText"/>
        <w:rPr>
          <w:sz w:val="16"/>
          <w:szCs w:val="16"/>
          <w:rPrChange w:id="103" w:author="emmanuel blezes" w:date="2026-06-22T22:41:00Z" w16du:dateUtc="2026-06-22T20:41:00Z">
            <w:rPr/>
          </w:rPrChange>
        </w:rPr>
      </w:pPr>
      <w:r w:rsidRPr="00C17E78">
        <w:rPr>
          <w:sz w:val="16"/>
          <w:szCs w:val="16"/>
          <w:rPrChange w:id="104" w:author="emmanuel blezes" w:date="2026-06-22T22:41:00Z" w16du:dateUtc="2026-06-22T20:41:00Z">
            <w:rPr/>
          </w:rPrChange>
        </w:rPr>
        <w:t>▎ du capital investi mais des matelas de trésorerie d'un système qui demeure de pure répartition. La</w:t>
      </w:r>
    </w:p>
    <w:p w14:paraId="5F833F5B" w14:textId="77777777" w:rsidR="00534634" w:rsidRPr="00C17E78" w:rsidRDefault="00000000">
      <w:pPr>
        <w:pStyle w:val="FootnoteText"/>
        <w:rPr>
          <w:sz w:val="16"/>
          <w:szCs w:val="16"/>
          <w:rPrChange w:id="105" w:author="emmanuel blezes" w:date="2026-06-22T22:41:00Z" w16du:dateUtc="2026-06-22T20:41:00Z">
            <w:rPr/>
          </w:rPrChange>
        </w:rPr>
      </w:pPr>
      <w:r w:rsidRPr="00C17E78">
        <w:rPr>
          <w:sz w:val="16"/>
          <w:szCs w:val="16"/>
          <w:rPrChange w:id="106" w:author="emmanuel blezes" w:date="2026-06-22T22:41:00Z" w16du:dateUtc="2026-06-22T20:41:00Z">
            <w:rPr/>
          </w:rPrChange>
        </w:rPr>
        <w:t>▎ comparaison avec les Pays-Bas, la Suisse ou l'Australie est donc faite à périmètre méthodologique</w:t>
      </w:r>
    </w:p>
    <w:p w14:paraId="49226AD6" w14:textId="77777777" w:rsidR="00534634" w:rsidRPr="00C17E78" w:rsidRDefault="00000000">
      <w:pPr>
        <w:pStyle w:val="FootnoteText"/>
        <w:rPr>
          <w:sz w:val="16"/>
          <w:szCs w:val="16"/>
          <w:rPrChange w:id="107" w:author="emmanuel blezes" w:date="2026-06-22T22:41:00Z" w16du:dateUtc="2026-06-22T20:41:00Z">
            <w:rPr/>
          </w:rPrChange>
        </w:rPr>
      </w:pPr>
      <w:r w:rsidRPr="00C17E78">
        <w:rPr>
          <w:sz w:val="16"/>
          <w:szCs w:val="16"/>
          <w:rPrChange w:id="108" w:author="emmanuel blezes" w:date="2026-06-22T22:41:00Z" w16du:dateUtc="2026-06-22T20:41:00Z">
            <w:rPr/>
          </w:rPrChange>
        </w:rPr>
        <w:t>▎ constant.</w:t>
      </w:r>
    </w:p>
  </w:footnote>
  <w:footnote w:id="13">
    <w:p w14:paraId="48697958" w14:textId="77777777" w:rsidR="00534634" w:rsidRPr="00C17E78" w:rsidRDefault="00000000">
      <w:pPr>
        <w:pStyle w:val="FootnoteText"/>
        <w:rPr>
          <w:sz w:val="16"/>
          <w:szCs w:val="16"/>
          <w:rPrChange w:id="111" w:author="emmanuel blezes" w:date="2026-06-22T22:41:00Z" w16du:dateUtc="2026-06-22T20:41:00Z">
            <w:rPr/>
          </w:rPrChange>
        </w:rPr>
      </w:pPr>
      <w:r w:rsidRPr="00C17E78">
        <w:rPr>
          <w:rStyle w:val="FootnoteReference"/>
          <w:sz w:val="16"/>
          <w:szCs w:val="16"/>
          <w:rPrChange w:id="112" w:author="emmanuel blezes" w:date="2026-06-22T22:41:00Z" w16du:dateUtc="2026-06-22T20:41:00Z">
            <w:rPr>
              <w:rStyle w:val="FootnoteReference"/>
            </w:rPr>
          </w:rPrChange>
        </w:rPr>
        <w:footnoteRef/>
      </w:r>
      <w:r w:rsidRPr="00C17E78">
        <w:rPr>
          <w:sz w:val="16"/>
          <w:szCs w:val="16"/>
          <w:rPrChange w:id="113" w:author="emmanuel blezes" w:date="2026-06-22T22:41:00Z" w16du:dateUtc="2026-06-22T20:41:00Z">
            <w:rPr/>
          </w:rPrChange>
        </w:rPr>
        <w:t xml:space="preserve"> Odoxa-Groupama, </w:t>
      </w:r>
      <w:r w:rsidRPr="00C17E78">
        <w:rPr>
          <w:i/>
          <w:iCs/>
          <w:sz w:val="16"/>
          <w:szCs w:val="16"/>
          <w:rPrChange w:id="114" w:author="emmanuel blezes" w:date="2026-06-22T22:41:00Z" w16du:dateUtc="2026-06-22T20:41:00Z">
            <w:rPr>
              <w:i/>
              <w:iCs/>
            </w:rPr>
          </w:rPrChange>
        </w:rPr>
        <w:t xml:space="preserve">Baromètre Sondage retraite : la réforme des retraites, que veulent et ne veulent plus les </w:t>
      </w:r>
      <w:proofErr w:type="gramStart"/>
      <w:r w:rsidRPr="00C17E78">
        <w:rPr>
          <w:i/>
          <w:iCs/>
          <w:sz w:val="16"/>
          <w:szCs w:val="16"/>
          <w:rPrChange w:id="115" w:author="emmanuel blezes" w:date="2026-06-22T22:41:00Z" w16du:dateUtc="2026-06-22T20:41:00Z">
            <w:rPr>
              <w:i/>
              <w:iCs/>
            </w:rPr>
          </w:rPrChange>
        </w:rPr>
        <w:t>Français ?</w:t>
      </w:r>
      <w:r w:rsidRPr="00C17E78">
        <w:rPr>
          <w:sz w:val="16"/>
          <w:szCs w:val="16"/>
          <w:rPrChange w:id="116" w:author="emmanuel blezes" w:date="2026-06-22T22:41:00Z" w16du:dateUtc="2026-06-22T20:41:00Z">
            <w:rPr/>
          </w:rPrChange>
        </w:rPr>
        <w:t>,</w:t>
      </w:r>
      <w:proofErr w:type="gramEnd"/>
      <w:r w:rsidRPr="00C17E78">
        <w:rPr>
          <w:sz w:val="16"/>
          <w:szCs w:val="16"/>
          <w:rPrChange w:id="117" w:author="emmanuel blezes" w:date="2026-06-22T22:41:00Z" w16du:dateUtc="2026-06-22T20:41:00Z">
            <w:rPr/>
          </w:rPrChange>
        </w:rPr>
        <w:t xml:space="preserve"> novembre 2025 (</w:t>
      </w:r>
      <w:r w:rsidRPr="00C17E78">
        <w:rPr>
          <w:sz w:val="16"/>
          <w:szCs w:val="16"/>
          <w:rPrChange w:id="118" w:author="emmanuel blezes" w:date="2026-06-22T22:41:00Z" w16du:dateUtc="2026-06-22T20:41:00Z">
            <w:rPr/>
          </w:rPrChange>
        </w:rPr>
        <w:fldChar w:fldCharType="begin"/>
      </w:r>
      <w:r w:rsidRPr="00C17E78">
        <w:rPr>
          <w:sz w:val="16"/>
          <w:szCs w:val="16"/>
          <w:rPrChange w:id="119" w:author="emmanuel blezes" w:date="2026-06-22T22:41:00Z" w16du:dateUtc="2026-06-22T20:41:00Z">
            <w:rPr/>
          </w:rPrChange>
        </w:rPr>
        <w:instrText>HYPERLINK "https://presse.groupama.com/actualites/sondage-retraite-odoxa-pour-groupama-reforme-des-retraites-que-veulent-et-ne-veulent-plus-les-francais-3a371-55f34.html" \h</w:instrText>
      </w:r>
      <w:r w:rsidRPr="00DC1698">
        <w:rPr>
          <w:sz w:val="16"/>
          <w:szCs w:val="16"/>
        </w:rPr>
      </w:r>
      <w:r w:rsidRPr="00C17E78">
        <w:rPr>
          <w:sz w:val="16"/>
          <w:szCs w:val="16"/>
          <w:rPrChange w:id="120" w:author="emmanuel blezes" w:date="2026-06-22T22:41:00Z" w16du:dateUtc="2026-06-22T20:41:00Z">
            <w:rPr/>
          </w:rPrChange>
        </w:rPr>
        <w:fldChar w:fldCharType="separate"/>
      </w:r>
      <w:r w:rsidRPr="00C17E78">
        <w:rPr>
          <w:rStyle w:val="Hyperlink"/>
          <w:sz w:val="16"/>
          <w:szCs w:val="16"/>
          <w:rPrChange w:id="121" w:author="emmanuel blezes" w:date="2026-06-22T22:41:00Z" w16du:dateUtc="2026-06-22T20:41:00Z">
            <w:rPr>
              <w:rStyle w:val="Hyperlink"/>
            </w:rPr>
          </w:rPrChange>
        </w:rPr>
        <w:t>https://presse.groupama.com/actualites/sondage-retraite-odoxa-pour-groupama-reforme-des-retraites-que-veulent-et-ne-veulent-plus-les-francais-3a371-55f34.html</w:t>
      </w:r>
      <w:r w:rsidRPr="00C17E78">
        <w:rPr>
          <w:sz w:val="16"/>
          <w:szCs w:val="16"/>
          <w:rPrChange w:id="122" w:author="emmanuel blezes" w:date="2026-06-22T22:41:00Z" w16du:dateUtc="2026-06-22T20:41:00Z">
            <w:rPr/>
          </w:rPrChange>
        </w:rPr>
        <w:fldChar w:fldCharType="end"/>
      </w:r>
      <w:r w:rsidRPr="00C17E78">
        <w:rPr>
          <w:sz w:val="16"/>
          <w:szCs w:val="16"/>
          <w:rPrChange w:id="123" w:author="emmanuel blezes" w:date="2026-06-22T22:41:00Z" w16du:dateUtc="2026-06-22T20:41:00Z">
            <w:rPr/>
          </w:rPrChange>
        </w:rPr>
        <w:t>). Enquête réalisée auprès de plus de 5 000 répondants. Système mixte : 57 %. Capitalisation seule : 22 %. Répartition seule : 20 %.</w:t>
      </w:r>
    </w:p>
  </w:footnote>
  <w:footnote w:id="14">
    <w:p w14:paraId="11610A80" w14:textId="77777777" w:rsidR="00534634" w:rsidRPr="00C17E78" w:rsidRDefault="00000000">
      <w:pPr>
        <w:pStyle w:val="FootnoteText"/>
        <w:rPr>
          <w:sz w:val="16"/>
          <w:szCs w:val="16"/>
          <w:rPrChange w:id="124" w:author="emmanuel blezes" w:date="2026-06-22T22:41:00Z" w16du:dateUtc="2026-06-22T20:41:00Z">
            <w:rPr/>
          </w:rPrChange>
        </w:rPr>
      </w:pPr>
      <w:r w:rsidRPr="00C17E78">
        <w:rPr>
          <w:rStyle w:val="FootnoteReference"/>
          <w:sz w:val="16"/>
          <w:szCs w:val="16"/>
          <w:rPrChange w:id="125" w:author="emmanuel blezes" w:date="2026-06-22T22:41:00Z" w16du:dateUtc="2026-06-22T20:41:00Z">
            <w:rPr>
              <w:rStyle w:val="FootnoteReference"/>
            </w:rPr>
          </w:rPrChange>
        </w:rPr>
        <w:footnoteRef/>
      </w:r>
      <w:r w:rsidRPr="00C17E78">
        <w:rPr>
          <w:sz w:val="16"/>
          <w:szCs w:val="16"/>
          <w:rPrChange w:id="126" w:author="emmanuel blezes" w:date="2026-06-22T22:41:00Z" w16du:dateUtc="2026-06-22T20:41:00Z">
            <w:rPr/>
          </w:rPrChange>
        </w:rPr>
        <w:t xml:space="preserve"> Elabe pour BFMTV, </w:t>
      </w:r>
      <w:r w:rsidRPr="00C17E78">
        <w:rPr>
          <w:i/>
          <w:iCs/>
          <w:sz w:val="16"/>
          <w:szCs w:val="16"/>
          <w:rPrChange w:id="127" w:author="emmanuel blezes" w:date="2026-06-22T22:41:00Z" w16du:dateUtc="2026-06-22T20:41:00Z">
            <w:rPr>
              <w:i/>
              <w:iCs/>
            </w:rPr>
          </w:rPrChange>
        </w:rPr>
        <w:t>Les Français et le système de retraites</w:t>
      </w:r>
      <w:r w:rsidRPr="00C17E78">
        <w:rPr>
          <w:sz w:val="16"/>
          <w:szCs w:val="16"/>
          <w:rPrChange w:id="128" w:author="emmanuel blezes" w:date="2026-06-22T22:41:00Z" w16du:dateUtc="2026-06-22T20:41:00Z">
            <w:rPr/>
          </w:rPrChange>
        </w:rPr>
        <w:t>, février 2025 (</w:t>
      </w:r>
      <w:r w:rsidRPr="00C17E78">
        <w:rPr>
          <w:sz w:val="16"/>
          <w:szCs w:val="16"/>
          <w:rPrChange w:id="129" w:author="emmanuel blezes" w:date="2026-06-22T22:41:00Z" w16du:dateUtc="2026-06-22T20:41:00Z">
            <w:rPr/>
          </w:rPrChange>
        </w:rPr>
        <w:fldChar w:fldCharType="begin"/>
      </w:r>
      <w:r w:rsidRPr="00C17E78">
        <w:rPr>
          <w:sz w:val="16"/>
          <w:szCs w:val="16"/>
          <w:rPrChange w:id="130" w:author="emmanuel blezes" w:date="2026-06-22T22:41:00Z" w16du:dateUtc="2026-06-22T20:41:00Z">
            <w:rPr/>
          </w:rPrChange>
        </w:rPr>
        <w:instrText>HYPERLINK "https://elabe.fr/systeme-retraite-2025/" \h</w:instrText>
      </w:r>
      <w:r w:rsidRPr="00DC1698">
        <w:rPr>
          <w:sz w:val="16"/>
          <w:szCs w:val="16"/>
        </w:rPr>
      </w:r>
      <w:r w:rsidRPr="00C17E78">
        <w:rPr>
          <w:sz w:val="16"/>
          <w:szCs w:val="16"/>
          <w:rPrChange w:id="131" w:author="emmanuel blezes" w:date="2026-06-22T22:41:00Z" w16du:dateUtc="2026-06-22T20:41:00Z">
            <w:rPr/>
          </w:rPrChange>
        </w:rPr>
        <w:fldChar w:fldCharType="separate"/>
      </w:r>
      <w:r w:rsidRPr="00C17E78">
        <w:rPr>
          <w:rStyle w:val="Hyperlink"/>
          <w:sz w:val="16"/>
          <w:szCs w:val="16"/>
          <w:rPrChange w:id="132" w:author="emmanuel blezes" w:date="2026-06-22T22:41:00Z" w16du:dateUtc="2026-06-22T20:41:00Z">
            <w:rPr>
              <w:rStyle w:val="Hyperlink"/>
            </w:rPr>
          </w:rPrChange>
        </w:rPr>
        <w:t>https://elabe.fr/systeme-retraite-2025/</w:t>
      </w:r>
      <w:r w:rsidRPr="00C17E78">
        <w:rPr>
          <w:sz w:val="16"/>
          <w:szCs w:val="16"/>
          <w:rPrChange w:id="133" w:author="emmanuel blezes" w:date="2026-06-22T22:41:00Z" w16du:dateUtc="2026-06-22T20:41:00Z">
            <w:rPr/>
          </w:rPrChange>
        </w:rPr>
        <w:fldChar w:fldCharType="end"/>
      </w:r>
      <w:r w:rsidRPr="00C17E78">
        <w:rPr>
          <w:sz w:val="16"/>
          <w:szCs w:val="16"/>
          <w:rPrChange w:id="134" w:author="emmanuel blezes" w:date="2026-06-22T22:41:00Z" w16du:dateUtc="2026-06-22T20:41:00Z">
            <w:rPr/>
          </w:rPrChange>
        </w:rPr>
        <w:t>). 59 % de Français favorables à un modèle où la répartition reste majoritaire mais où une dose de capitalisation s’ajoute ; 40 % attachés à la répartition exclusive ; 47 % des électeurs déclarés du Nouveau Front populaire approuvent l’ajout d’une dose de capitalisation. Enquête réalisée auprès de 1 001 personnes représentatives, le 20 février 2025.</w:t>
      </w:r>
    </w:p>
  </w:footnote>
  <w:footnote w:id="15">
    <w:p w14:paraId="52DC88B2" w14:textId="77777777" w:rsidR="00534634" w:rsidRPr="00C17E78" w:rsidRDefault="00000000">
      <w:pPr>
        <w:pStyle w:val="FootnoteText"/>
        <w:rPr>
          <w:sz w:val="16"/>
          <w:szCs w:val="16"/>
          <w:rPrChange w:id="135" w:author="emmanuel blezes" w:date="2026-06-22T22:41:00Z" w16du:dateUtc="2026-06-22T20:41:00Z">
            <w:rPr/>
          </w:rPrChange>
        </w:rPr>
      </w:pPr>
      <w:r w:rsidRPr="00C17E78">
        <w:rPr>
          <w:rStyle w:val="FootnoteReference"/>
          <w:sz w:val="16"/>
          <w:szCs w:val="16"/>
          <w:rPrChange w:id="136" w:author="emmanuel blezes" w:date="2026-06-22T22:41:00Z" w16du:dateUtc="2026-06-22T20:41:00Z">
            <w:rPr>
              <w:rStyle w:val="FootnoteReference"/>
            </w:rPr>
          </w:rPrChange>
        </w:rPr>
        <w:footnoteRef/>
      </w:r>
      <w:r w:rsidRPr="00C17E78">
        <w:rPr>
          <w:sz w:val="16"/>
          <w:szCs w:val="16"/>
          <w:rPrChange w:id="137" w:author="emmanuel blezes" w:date="2026-06-22T22:41:00Z" w16du:dateUtc="2026-06-22T20:41:00Z">
            <w:rPr/>
          </w:rPrChange>
        </w:rPr>
        <w:t xml:space="preserve"> </w:t>
      </w:r>
      <w:proofErr w:type="spellStart"/>
      <w:r w:rsidRPr="00C17E78">
        <w:rPr>
          <w:sz w:val="16"/>
          <w:szCs w:val="16"/>
          <w:rPrChange w:id="138" w:author="emmanuel blezes" w:date="2026-06-22T22:41:00Z" w16du:dateUtc="2026-06-22T20:41:00Z">
            <w:rPr/>
          </w:rPrChange>
        </w:rPr>
        <w:t>OpinionWay</w:t>
      </w:r>
      <w:proofErr w:type="spellEnd"/>
      <w:r w:rsidRPr="00C17E78">
        <w:rPr>
          <w:sz w:val="16"/>
          <w:szCs w:val="16"/>
          <w:rPrChange w:id="139" w:author="emmanuel blezes" w:date="2026-06-22T22:41:00Z" w16du:dateUtc="2026-06-22T20:41:00Z">
            <w:rPr/>
          </w:rPrChange>
        </w:rPr>
        <w:t xml:space="preserve"> pour </w:t>
      </w:r>
      <w:proofErr w:type="spellStart"/>
      <w:r w:rsidRPr="00C17E78">
        <w:rPr>
          <w:sz w:val="16"/>
          <w:szCs w:val="16"/>
          <w:rPrChange w:id="140" w:author="emmanuel blezes" w:date="2026-06-22T22:41:00Z" w16du:dateUtc="2026-06-22T20:41:00Z">
            <w:rPr/>
          </w:rPrChange>
        </w:rPr>
        <w:t>Finary</w:t>
      </w:r>
      <w:proofErr w:type="spellEnd"/>
      <w:r w:rsidRPr="00C17E78">
        <w:rPr>
          <w:sz w:val="16"/>
          <w:szCs w:val="16"/>
          <w:rPrChange w:id="141" w:author="emmanuel blezes" w:date="2026-06-22T22:41:00Z" w16du:dateUtc="2026-06-22T20:41:00Z">
            <w:rPr/>
          </w:rPrChange>
        </w:rPr>
        <w:t xml:space="preserve">, </w:t>
      </w:r>
      <w:r w:rsidRPr="00C17E78">
        <w:rPr>
          <w:i/>
          <w:iCs/>
          <w:sz w:val="16"/>
          <w:szCs w:val="16"/>
          <w:rPrChange w:id="142" w:author="emmanuel blezes" w:date="2026-06-22T22:41:00Z" w16du:dateUtc="2026-06-22T20:41:00Z">
            <w:rPr>
              <w:i/>
              <w:iCs/>
            </w:rPr>
          </w:rPrChange>
        </w:rPr>
        <w:t>Les Français, la viabilité du système de retraites et l’investissement</w:t>
      </w:r>
      <w:r w:rsidRPr="00C17E78">
        <w:rPr>
          <w:sz w:val="16"/>
          <w:szCs w:val="16"/>
          <w:rPrChange w:id="143" w:author="emmanuel blezes" w:date="2026-06-22T22:41:00Z" w16du:dateUtc="2026-06-22T20:41:00Z">
            <w:rPr/>
          </w:rPrChange>
        </w:rPr>
        <w:t>, janvier 2026 (</w:t>
      </w:r>
      <w:r w:rsidRPr="00C17E78">
        <w:rPr>
          <w:sz w:val="16"/>
          <w:szCs w:val="16"/>
          <w:rPrChange w:id="144" w:author="emmanuel blezes" w:date="2026-06-22T22:41:00Z" w16du:dateUtc="2026-06-22T20:41:00Z">
            <w:rPr/>
          </w:rPrChange>
        </w:rPr>
        <w:fldChar w:fldCharType="begin"/>
      </w:r>
      <w:r w:rsidRPr="00C17E78">
        <w:rPr>
          <w:sz w:val="16"/>
          <w:szCs w:val="16"/>
          <w:rPrChange w:id="145" w:author="emmanuel blezes" w:date="2026-06-22T22:41:00Z" w16du:dateUtc="2026-06-22T20:41:00Z">
            <w:rPr/>
          </w:rPrChange>
        </w:rPr>
        <w:instrText>HYPERLINK "https://www.opinion-way.com/fr/publications/les-francais-la-viabilite-du-systeme-de-retraites-et-linvestissement-2026-22219/" \h</w:instrText>
      </w:r>
      <w:r w:rsidRPr="00DC1698">
        <w:rPr>
          <w:sz w:val="16"/>
          <w:szCs w:val="16"/>
        </w:rPr>
      </w:r>
      <w:r w:rsidRPr="00C17E78">
        <w:rPr>
          <w:sz w:val="16"/>
          <w:szCs w:val="16"/>
          <w:rPrChange w:id="146" w:author="emmanuel blezes" w:date="2026-06-22T22:41:00Z" w16du:dateUtc="2026-06-22T20:41:00Z">
            <w:rPr/>
          </w:rPrChange>
        </w:rPr>
        <w:fldChar w:fldCharType="separate"/>
      </w:r>
      <w:r w:rsidRPr="00C17E78">
        <w:rPr>
          <w:rStyle w:val="Hyperlink"/>
          <w:sz w:val="16"/>
          <w:szCs w:val="16"/>
          <w:rPrChange w:id="147" w:author="emmanuel blezes" w:date="2026-06-22T22:41:00Z" w16du:dateUtc="2026-06-22T20:41:00Z">
            <w:rPr>
              <w:rStyle w:val="Hyperlink"/>
            </w:rPr>
          </w:rPrChange>
        </w:rPr>
        <w:t>https://www.opinion-way.com/fr/publications/les-francais-la-viabilite-du-systeme-de-retraites-et-linvestissement-2026-22219/</w:t>
      </w:r>
      <w:r w:rsidRPr="00C17E78">
        <w:rPr>
          <w:sz w:val="16"/>
          <w:szCs w:val="16"/>
          <w:rPrChange w:id="148" w:author="emmanuel blezes" w:date="2026-06-22T22:41:00Z" w16du:dateUtc="2026-06-22T20:41:00Z">
            <w:rPr/>
          </w:rPrChange>
        </w:rPr>
        <w:fldChar w:fldCharType="end"/>
      </w:r>
      <w:r w:rsidRPr="00C17E78">
        <w:rPr>
          <w:sz w:val="16"/>
          <w:szCs w:val="16"/>
          <w:rPrChange w:id="149" w:author="emmanuel blezes" w:date="2026-06-22T22:41:00Z" w16du:dateUtc="2026-06-22T20:41:00Z">
            <w:rPr/>
          </w:rPrChange>
        </w:rPr>
        <w:t>). Échantillon de 2 500 personnes représentatif de la population française de 18 ans et plus, interrogé du 7 au 12 janvier 2026. 76 % se disent d’accord avec « j’ai le sentiment de cotiser pour un système de retraite dont je ne bénéficierai pas » ; 87 % se déclarent inquiets pour l’avenir des retraites en France (80 % pour leur propre future retraite).</w:t>
      </w:r>
    </w:p>
  </w:footnote>
  <w:footnote w:id="16">
    <w:p w14:paraId="7174F758" w14:textId="77777777" w:rsidR="00534634" w:rsidRPr="00C17E78" w:rsidRDefault="00000000">
      <w:pPr>
        <w:pStyle w:val="FootnoteText"/>
        <w:rPr>
          <w:sz w:val="16"/>
          <w:szCs w:val="16"/>
          <w:rPrChange w:id="152" w:author="emmanuel blezes" w:date="2026-06-22T22:41:00Z" w16du:dateUtc="2026-06-22T20:41:00Z">
            <w:rPr/>
          </w:rPrChange>
        </w:rPr>
      </w:pPr>
      <w:r w:rsidRPr="00C17E78">
        <w:rPr>
          <w:rStyle w:val="FootnoteReference"/>
          <w:sz w:val="16"/>
          <w:szCs w:val="16"/>
          <w:rPrChange w:id="153" w:author="emmanuel blezes" w:date="2026-06-22T22:41:00Z" w16du:dateUtc="2026-06-22T20:41:00Z">
            <w:rPr>
              <w:rStyle w:val="FootnoteReference"/>
            </w:rPr>
          </w:rPrChange>
        </w:rPr>
        <w:footnoteRef/>
      </w:r>
      <w:r w:rsidRPr="00C17E78">
        <w:rPr>
          <w:sz w:val="16"/>
          <w:szCs w:val="16"/>
          <w:rPrChange w:id="154" w:author="emmanuel blezes" w:date="2026-06-22T22:41:00Z" w16du:dateUtc="2026-06-22T20:41:00Z">
            <w:rPr/>
          </w:rPrChange>
        </w:rPr>
        <w:t xml:space="preserve"> ERAFP, communiqué de presse « Pour ses vingt ans, le RAFP s’affirme comme un régime performant », 2024 (</w:t>
      </w:r>
      <w:r w:rsidRPr="00C17E78">
        <w:rPr>
          <w:sz w:val="16"/>
          <w:szCs w:val="16"/>
          <w:rPrChange w:id="155" w:author="emmanuel blezes" w:date="2026-06-22T22:41:00Z" w16du:dateUtc="2026-06-22T20:41:00Z">
            <w:rPr/>
          </w:rPrChange>
        </w:rPr>
        <w:fldChar w:fldCharType="begin"/>
      </w:r>
      <w:r w:rsidRPr="00C17E78">
        <w:rPr>
          <w:sz w:val="16"/>
          <w:szCs w:val="16"/>
          <w:rPrChange w:id="156" w:author="emmanuel blezes" w:date="2026-06-22T22:41:00Z" w16du:dateUtc="2026-06-22T20:41:00Z">
            <w:rPr/>
          </w:rPrChange>
        </w:rPr>
        <w:instrText>HYPERLINK "https://www.rafp.fr/en/actualites/presse/pour-ses-vingt-ans-regime-additionnel-fonction-publique-saffirme-comme-regime-performant" \h</w:instrText>
      </w:r>
      <w:r w:rsidRPr="00DC1698">
        <w:rPr>
          <w:sz w:val="16"/>
          <w:szCs w:val="16"/>
        </w:rPr>
      </w:r>
      <w:r w:rsidRPr="00C17E78">
        <w:rPr>
          <w:sz w:val="16"/>
          <w:szCs w:val="16"/>
          <w:rPrChange w:id="157" w:author="emmanuel blezes" w:date="2026-06-22T22:41:00Z" w16du:dateUtc="2026-06-22T20:41:00Z">
            <w:rPr/>
          </w:rPrChange>
        </w:rPr>
        <w:fldChar w:fldCharType="separate"/>
      </w:r>
      <w:r w:rsidRPr="00C17E78">
        <w:rPr>
          <w:rStyle w:val="Hyperlink"/>
          <w:sz w:val="16"/>
          <w:szCs w:val="16"/>
          <w:rPrChange w:id="158" w:author="emmanuel blezes" w:date="2026-06-22T22:41:00Z" w16du:dateUtc="2026-06-22T20:41:00Z">
            <w:rPr>
              <w:rStyle w:val="Hyperlink"/>
            </w:rPr>
          </w:rPrChange>
        </w:rPr>
        <w:t>https://www.rafp.fr/en/actualites/presse/pour-ses-vingt-ans-regime-additionnel-fonction-publique-saffirme-comme-regime-performant</w:t>
      </w:r>
      <w:r w:rsidRPr="00C17E78">
        <w:rPr>
          <w:sz w:val="16"/>
          <w:szCs w:val="16"/>
          <w:rPrChange w:id="159" w:author="emmanuel blezes" w:date="2026-06-22T22:41:00Z" w16du:dateUtc="2026-06-22T20:41:00Z">
            <w:rPr/>
          </w:rPrChange>
        </w:rPr>
        <w:fldChar w:fldCharType="end"/>
      </w:r>
      <w:r w:rsidRPr="00C17E78">
        <w:rPr>
          <w:sz w:val="16"/>
          <w:szCs w:val="16"/>
          <w:rPrChange w:id="160" w:author="emmanuel blezes" w:date="2026-06-22T22:41:00Z" w16du:dateUtc="2026-06-22T20:41:00Z">
            <w:rPr/>
          </w:rPrChange>
        </w:rPr>
        <w:t>) ; rapport d’activité ERAFP 2024 (</w:t>
      </w:r>
      <w:r w:rsidRPr="00C17E78">
        <w:rPr>
          <w:sz w:val="16"/>
          <w:szCs w:val="16"/>
          <w:rPrChange w:id="161" w:author="emmanuel blezes" w:date="2026-06-22T22:41:00Z" w16du:dateUtc="2026-06-22T20:41:00Z">
            <w:rPr/>
          </w:rPrChange>
        </w:rPr>
        <w:fldChar w:fldCharType="begin"/>
      </w:r>
      <w:r w:rsidRPr="00C17E78">
        <w:rPr>
          <w:sz w:val="16"/>
          <w:szCs w:val="16"/>
          <w:rPrChange w:id="162" w:author="emmanuel blezes" w:date="2026-06-22T22:41:00Z" w16du:dateUtc="2026-06-22T20:41:00Z">
            <w:rPr/>
          </w:rPrChange>
        </w:rPr>
        <w:instrText>HYPERLINK "https://rafp-ra2024.fr/" \h</w:instrText>
      </w:r>
      <w:r w:rsidRPr="00DC1698">
        <w:rPr>
          <w:sz w:val="16"/>
          <w:szCs w:val="16"/>
        </w:rPr>
      </w:r>
      <w:r w:rsidRPr="00C17E78">
        <w:rPr>
          <w:sz w:val="16"/>
          <w:szCs w:val="16"/>
          <w:rPrChange w:id="163" w:author="emmanuel blezes" w:date="2026-06-22T22:41:00Z" w16du:dateUtc="2026-06-22T20:41:00Z">
            <w:rPr/>
          </w:rPrChange>
        </w:rPr>
        <w:fldChar w:fldCharType="separate"/>
      </w:r>
      <w:r w:rsidRPr="00C17E78">
        <w:rPr>
          <w:rStyle w:val="Hyperlink"/>
          <w:sz w:val="16"/>
          <w:szCs w:val="16"/>
          <w:rPrChange w:id="164" w:author="emmanuel blezes" w:date="2026-06-22T22:41:00Z" w16du:dateUtc="2026-06-22T20:41:00Z">
            <w:rPr>
              <w:rStyle w:val="Hyperlink"/>
            </w:rPr>
          </w:rPrChange>
        </w:rPr>
        <w:t>https://rafp-ra2024.fr/</w:t>
      </w:r>
      <w:r w:rsidRPr="00C17E78">
        <w:rPr>
          <w:sz w:val="16"/>
          <w:szCs w:val="16"/>
          <w:rPrChange w:id="165" w:author="emmanuel blezes" w:date="2026-06-22T22:41:00Z" w16du:dateUtc="2026-06-22T20:41:00Z">
            <w:rPr/>
          </w:rPrChange>
        </w:rPr>
        <w:fldChar w:fldCharType="end"/>
      </w:r>
      <w:r w:rsidRPr="00C17E78">
        <w:rPr>
          <w:sz w:val="16"/>
          <w:szCs w:val="16"/>
          <w:rPrChange w:id="166" w:author="emmanuel blezes" w:date="2026-06-22T22:41:00Z" w16du:dateUtc="2026-06-22T20:41:00Z">
            <w:rPr/>
          </w:rPrChange>
        </w:rPr>
        <w:t>). Encours total : 47,8 Md€ au 31/12/2024. TRI annualisé depuis l’inception (2005) : 4,3 % en valeur économique.</w:t>
      </w:r>
    </w:p>
  </w:footnote>
  <w:footnote w:id="17">
    <w:p w14:paraId="2F41CD47" w14:textId="77777777" w:rsidR="00534634" w:rsidRPr="00C17E78" w:rsidRDefault="00000000">
      <w:pPr>
        <w:pStyle w:val="FootnoteText"/>
        <w:rPr>
          <w:sz w:val="16"/>
          <w:szCs w:val="16"/>
          <w:rPrChange w:id="167" w:author="emmanuel blezes" w:date="2026-06-22T22:41:00Z" w16du:dateUtc="2026-06-22T20:41:00Z">
            <w:rPr/>
          </w:rPrChange>
        </w:rPr>
      </w:pPr>
      <w:r w:rsidRPr="00C17E78">
        <w:rPr>
          <w:rStyle w:val="FootnoteReference"/>
          <w:sz w:val="16"/>
          <w:szCs w:val="16"/>
          <w:rPrChange w:id="168" w:author="emmanuel blezes" w:date="2026-06-22T22:41:00Z" w16du:dateUtc="2026-06-22T20:41:00Z">
            <w:rPr>
              <w:rStyle w:val="FootnoteReference"/>
            </w:rPr>
          </w:rPrChange>
        </w:rPr>
        <w:footnoteRef/>
      </w:r>
      <w:r w:rsidRPr="00C17E78">
        <w:rPr>
          <w:sz w:val="16"/>
          <w:szCs w:val="16"/>
          <w:rPrChange w:id="169" w:author="emmanuel blezes" w:date="2026-06-22T22:41:00Z" w16du:dateUtc="2026-06-22T20:41:00Z">
            <w:rPr/>
          </w:rPrChange>
        </w:rPr>
        <w:t xml:space="preserve"> Loi n° 2003-775 du 21 août 2003 portant réforme des retraites, article 76 : « Il est institué un régime public de retraite additionnel obligatoire, par répartition provisionnée et par points » (</w:t>
      </w:r>
      <w:r w:rsidRPr="00C17E78">
        <w:rPr>
          <w:sz w:val="16"/>
          <w:szCs w:val="16"/>
          <w:rPrChange w:id="170" w:author="emmanuel blezes" w:date="2026-06-22T22:41:00Z" w16du:dateUtc="2026-06-22T20:41:00Z">
            <w:rPr/>
          </w:rPrChange>
        </w:rPr>
        <w:fldChar w:fldCharType="begin"/>
      </w:r>
      <w:r w:rsidRPr="00C17E78">
        <w:rPr>
          <w:sz w:val="16"/>
          <w:szCs w:val="16"/>
          <w:rPrChange w:id="171" w:author="emmanuel blezes" w:date="2026-06-22T22:41:00Z" w16du:dateUtc="2026-06-22T20:41:00Z">
            <w:rPr/>
          </w:rPrChange>
        </w:rPr>
        <w:instrText>HYPERLINK "https://www.legifrance.gouv.fr/loda/article_lc/LEGIARTI000046874577" \h</w:instrText>
      </w:r>
      <w:r w:rsidRPr="00DC1698">
        <w:rPr>
          <w:sz w:val="16"/>
          <w:szCs w:val="16"/>
        </w:rPr>
      </w:r>
      <w:r w:rsidRPr="00C17E78">
        <w:rPr>
          <w:sz w:val="16"/>
          <w:szCs w:val="16"/>
          <w:rPrChange w:id="172" w:author="emmanuel blezes" w:date="2026-06-22T22:41:00Z" w16du:dateUtc="2026-06-22T20:41:00Z">
            <w:rPr/>
          </w:rPrChange>
        </w:rPr>
        <w:fldChar w:fldCharType="separate"/>
      </w:r>
      <w:r w:rsidRPr="00C17E78">
        <w:rPr>
          <w:rStyle w:val="Hyperlink"/>
          <w:sz w:val="16"/>
          <w:szCs w:val="16"/>
          <w:rPrChange w:id="173" w:author="emmanuel blezes" w:date="2026-06-22T22:41:00Z" w16du:dateUtc="2026-06-22T20:41:00Z">
            <w:rPr>
              <w:rStyle w:val="Hyperlink"/>
            </w:rPr>
          </w:rPrChange>
        </w:rPr>
        <w:t>https://www.legifrance.gouv.fr/loda/article_lc/LEGIARTI000046874577</w:t>
      </w:r>
      <w:r w:rsidRPr="00C17E78">
        <w:rPr>
          <w:sz w:val="16"/>
          <w:szCs w:val="16"/>
          <w:rPrChange w:id="174" w:author="emmanuel blezes" w:date="2026-06-22T22:41:00Z" w16du:dateUtc="2026-06-22T20:41:00Z">
            <w:rPr/>
          </w:rPrChange>
        </w:rPr>
        <w:fldChar w:fldCharType="end"/>
      </w:r>
      <w:r w:rsidRPr="00C17E78">
        <w:rPr>
          <w:sz w:val="16"/>
          <w:szCs w:val="16"/>
          <w:rPrChange w:id="175" w:author="emmanuel blezes" w:date="2026-06-22T22:41:00Z" w16du:dateUtc="2026-06-22T20:41:00Z">
            <w:rPr/>
          </w:rPrChange>
        </w:rPr>
        <w:t>).</w:t>
      </w:r>
    </w:p>
  </w:footnote>
  <w:footnote w:id="18">
    <w:p w14:paraId="0A6CDC43" w14:textId="77777777" w:rsidR="00534634" w:rsidRPr="00C17E78" w:rsidRDefault="00000000">
      <w:pPr>
        <w:pStyle w:val="FootnoteText"/>
        <w:rPr>
          <w:sz w:val="16"/>
          <w:szCs w:val="16"/>
          <w:rPrChange w:id="176" w:author="emmanuel blezes" w:date="2026-06-22T22:41:00Z" w16du:dateUtc="2026-06-22T20:41:00Z">
            <w:rPr/>
          </w:rPrChange>
        </w:rPr>
      </w:pPr>
      <w:r w:rsidRPr="00C17E78">
        <w:rPr>
          <w:rStyle w:val="FootnoteReference"/>
          <w:sz w:val="16"/>
          <w:szCs w:val="16"/>
          <w:rPrChange w:id="177" w:author="emmanuel blezes" w:date="2026-06-22T22:41:00Z" w16du:dateUtc="2026-06-22T20:41:00Z">
            <w:rPr>
              <w:rStyle w:val="FootnoteReference"/>
            </w:rPr>
          </w:rPrChange>
        </w:rPr>
        <w:footnoteRef/>
      </w:r>
      <w:r w:rsidRPr="00C17E78">
        <w:rPr>
          <w:sz w:val="16"/>
          <w:szCs w:val="16"/>
          <w:rPrChange w:id="178" w:author="emmanuel blezes" w:date="2026-06-22T22:41:00Z" w16du:dateUtc="2026-06-22T20:41:00Z">
            <w:rPr/>
          </w:rPrChange>
        </w:rPr>
        <w:t xml:space="preserve"> ERAFP, communiqué « Pour ses vingt ans », 2024 ; rapport d’activité 2024.</w:t>
      </w:r>
    </w:p>
  </w:footnote>
  <w:footnote w:id="19">
    <w:p w14:paraId="0D4AA40D" w14:textId="77777777" w:rsidR="00534634" w:rsidRPr="00C17E78" w:rsidRDefault="00000000">
      <w:pPr>
        <w:pStyle w:val="FootnoteText"/>
        <w:rPr>
          <w:sz w:val="16"/>
          <w:szCs w:val="16"/>
          <w:rPrChange w:id="179" w:author="emmanuel blezes" w:date="2026-06-22T22:41:00Z" w16du:dateUtc="2026-06-22T20:41:00Z">
            <w:rPr/>
          </w:rPrChange>
        </w:rPr>
      </w:pPr>
      <w:r w:rsidRPr="00C17E78">
        <w:rPr>
          <w:rStyle w:val="FootnoteReference"/>
          <w:sz w:val="16"/>
          <w:szCs w:val="16"/>
          <w:rPrChange w:id="180" w:author="emmanuel blezes" w:date="2026-06-22T22:41:00Z" w16du:dateUtc="2026-06-22T20:41:00Z">
            <w:rPr>
              <w:rStyle w:val="FootnoteReference"/>
            </w:rPr>
          </w:rPrChange>
        </w:rPr>
        <w:footnoteRef/>
      </w:r>
      <w:r w:rsidRPr="00C17E78">
        <w:rPr>
          <w:sz w:val="16"/>
          <w:szCs w:val="16"/>
          <w:rPrChange w:id="181" w:author="emmanuel blezes" w:date="2026-06-22T22:41:00Z" w16du:dateUtc="2026-06-22T20:41:00Z">
            <w:rPr/>
          </w:rPrChange>
        </w:rPr>
        <w:t xml:space="preserve"> Loi n° 2003-775 du 21 août 2003, article 76, premier alinéa.</w:t>
      </w:r>
    </w:p>
  </w:footnote>
  <w:footnote w:id="20">
    <w:p w14:paraId="0384328F" w14:textId="77777777" w:rsidR="00534634" w:rsidRPr="00C17E78" w:rsidRDefault="00000000">
      <w:pPr>
        <w:pStyle w:val="FootnoteText"/>
        <w:rPr>
          <w:sz w:val="16"/>
          <w:szCs w:val="16"/>
          <w:rPrChange w:id="182" w:author="emmanuel blezes" w:date="2026-06-22T22:41:00Z" w16du:dateUtc="2026-06-22T20:41:00Z">
            <w:rPr/>
          </w:rPrChange>
        </w:rPr>
      </w:pPr>
      <w:r w:rsidRPr="00C17E78">
        <w:rPr>
          <w:rStyle w:val="FootnoteReference"/>
          <w:sz w:val="16"/>
          <w:szCs w:val="16"/>
          <w:rPrChange w:id="183" w:author="emmanuel blezes" w:date="2026-06-22T22:41:00Z" w16du:dateUtc="2026-06-22T20:41:00Z">
            <w:rPr>
              <w:rStyle w:val="FootnoteReference"/>
            </w:rPr>
          </w:rPrChange>
        </w:rPr>
        <w:footnoteRef/>
      </w:r>
      <w:r w:rsidRPr="00C17E78">
        <w:rPr>
          <w:sz w:val="16"/>
          <w:szCs w:val="16"/>
          <w:rPrChange w:id="184" w:author="emmanuel blezes" w:date="2026-06-22T22:41:00Z" w16du:dateUtc="2026-06-22T20:41:00Z">
            <w:rPr/>
          </w:rPrChange>
        </w:rPr>
        <w:t xml:space="preserve"> Conseil d’orientation des retraites, </w:t>
      </w:r>
      <w:r w:rsidRPr="00C17E78">
        <w:rPr>
          <w:i/>
          <w:iCs/>
          <w:sz w:val="16"/>
          <w:szCs w:val="16"/>
          <w:rPrChange w:id="185" w:author="emmanuel blezes" w:date="2026-06-22T22:41:00Z" w16du:dateUtc="2026-06-22T20:41:00Z">
            <w:rPr>
              <w:i/>
              <w:iCs/>
            </w:rPr>
          </w:rPrChange>
        </w:rPr>
        <w:t>Fiche RAFP</w:t>
      </w:r>
      <w:r w:rsidRPr="00C17E78">
        <w:rPr>
          <w:sz w:val="16"/>
          <w:szCs w:val="16"/>
          <w:rPrChange w:id="186" w:author="emmanuel blezes" w:date="2026-06-22T22:41:00Z" w16du:dateUtc="2026-06-22T20:41:00Z">
            <w:rPr/>
          </w:rPrChange>
        </w:rPr>
        <w:t>, juillet 2024 : « le RAFP est géré en capitalisation puisque la réglementation prévoit la couverture de la totalité des engagements » (</w:t>
      </w:r>
      <w:r w:rsidRPr="00C17E78">
        <w:rPr>
          <w:sz w:val="16"/>
          <w:szCs w:val="16"/>
          <w:rPrChange w:id="187" w:author="emmanuel blezes" w:date="2026-06-22T22:41:00Z" w16du:dateUtc="2026-06-22T20:41:00Z">
            <w:rPr/>
          </w:rPrChange>
        </w:rPr>
        <w:fldChar w:fldCharType="begin"/>
      </w:r>
      <w:r w:rsidRPr="00C17E78">
        <w:rPr>
          <w:sz w:val="16"/>
          <w:szCs w:val="16"/>
          <w:rPrChange w:id="188" w:author="emmanuel blezes" w:date="2026-06-22T22:41:00Z" w16du:dateUtc="2026-06-22T20:41:00Z">
            <w:rPr/>
          </w:rPrChange>
        </w:rPr>
        <w:instrText>HYPERLINK "https://www.cor-retraites.fr/sites/default/files/2024-07/Fiche_RAFP_vf.pdf" \h</w:instrText>
      </w:r>
      <w:r w:rsidRPr="00DC1698">
        <w:rPr>
          <w:sz w:val="16"/>
          <w:szCs w:val="16"/>
        </w:rPr>
      </w:r>
      <w:r w:rsidRPr="00C17E78">
        <w:rPr>
          <w:sz w:val="16"/>
          <w:szCs w:val="16"/>
          <w:rPrChange w:id="189" w:author="emmanuel blezes" w:date="2026-06-22T22:41:00Z" w16du:dateUtc="2026-06-22T20:41:00Z">
            <w:rPr/>
          </w:rPrChange>
        </w:rPr>
        <w:fldChar w:fldCharType="separate"/>
      </w:r>
      <w:r w:rsidRPr="00C17E78">
        <w:rPr>
          <w:rStyle w:val="Hyperlink"/>
          <w:sz w:val="16"/>
          <w:szCs w:val="16"/>
          <w:rPrChange w:id="190" w:author="emmanuel blezes" w:date="2026-06-22T22:41:00Z" w16du:dateUtc="2026-06-22T20:41:00Z">
            <w:rPr>
              <w:rStyle w:val="Hyperlink"/>
            </w:rPr>
          </w:rPrChange>
        </w:rPr>
        <w:t>https://www.cor-retraites.fr/sites/default/files/2024-07/Fiche_RAFP_vf.pdf</w:t>
      </w:r>
      <w:r w:rsidRPr="00C17E78">
        <w:rPr>
          <w:sz w:val="16"/>
          <w:szCs w:val="16"/>
          <w:rPrChange w:id="191" w:author="emmanuel blezes" w:date="2026-06-22T22:41:00Z" w16du:dateUtc="2026-06-22T20:41:00Z">
            <w:rPr/>
          </w:rPrChange>
        </w:rPr>
        <w:fldChar w:fldCharType="end"/>
      </w:r>
      <w:r w:rsidRPr="00C17E78">
        <w:rPr>
          <w:sz w:val="16"/>
          <w:szCs w:val="16"/>
          <w:rPrChange w:id="192" w:author="emmanuel blezes" w:date="2026-06-22T22:41:00Z" w16du:dateUtc="2026-06-22T20:41:00Z">
            <w:rPr/>
          </w:rPrChange>
        </w:rPr>
        <w:t>).</w:t>
      </w:r>
    </w:p>
  </w:footnote>
  <w:footnote w:id="21">
    <w:p w14:paraId="01945565" w14:textId="77777777" w:rsidR="00534634" w:rsidRPr="00C17E78" w:rsidRDefault="00000000">
      <w:pPr>
        <w:pStyle w:val="FootnoteText"/>
        <w:rPr>
          <w:sz w:val="16"/>
          <w:szCs w:val="16"/>
          <w:rPrChange w:id="193" w:author="emmanuel blezes" w:date="2026-06-22T22:41:00Z" w16du:dateUtc="2026-06-22T20:41:00Z">
            <w:rPr/>
          </w:rPrChange>
        </w:rPr>
      </w:pPr>
      <w:r w:rsidRPr="00C17E78">
        <w:rPr>
          <w:rStyle w:val="FootnoteReference"/>
          <w:sz w:val="16"/>
          <w:szCs w:val="16"/>
          <w:rPrChange w:id="194" w:author="emmanuel blezes" w:date="2026-06-22T22:41:00Z" w16du:dateUtc="2026-06-22T20:41:00Z">
            <w:rPr>
              <w:rStyle w:val="FootnoteReference"/>
            </w:rPr>
          </w:rPrChange>
        </w:rPr>
        <w:footnoteRef/>
      </w:r>
      <w:r w:rsidRPr="00C17E78">
        <w:rPr>
          <w:sz w:val="16"/>
          <w:szCs w:val="16"/>
          <w:rPrChange w:id="195" w:author="emmanuel blezes" w:date="2026-06-22T22:41:00Z" w16du:dateUtc="2026-06-22T20:41:00Z">
            <w:rPr/>
          </w:rPrChange>
        </w:rPr>
        <w:t xml:space="preserve"> France Assureurs, </w:t>
      </w:r>
      <w:r w:rsidRPr="00C17E78">
        <w:rPr>
          <w:i/>
          <w:iCs/>
          <w:sz w:val="16"/>
          <w:szCs w:val="16"/>
          <w:rPrChange w:id="196" w:author="emmanuel blezes" w:date="2026-06-22T22:41:00Z" w16du:dateUtc="2026-06-22T20:41:00Z">
            <w:rPr>
              <w:i/>
              <w:iCs/>
            </w:rPr>
          </w:rPrChange>
        </w:rPr>
        <w:t>Plan d’Épargne Retraite : Bilan 2024</w:t>
      </w:r>
      <w:r w:rsidRPr="00C17E78">
        <w:rPr>
          <w:sz w:val="16"/>
          <w:szCs w:val="16"/>
          <w:rPrChange w:id="197" w:author="emmanuel blezes" w:date="2026-06-22T22:41:00Z" w16du:dateUtc="2026-06-22T20:41:00Z">
            <w:rPr/>
          </w:rPrChange>
        </w:rPr>
        <w:t xml:space="preserve">, mars 2025 ; ministère de l’Économie, communiqué </w:t>
      </w:r>
      <w:r w:rsidRPr="00C17E78">
        <w:rPr>
          <w:i/>
          <w:iCs/>
          <w:sz w:val="16"/>
          <w:szCs w:val="16"/>
          <w:rPrChange w:id="198" w:author="emmanuel blezes" w:date="2026-06-22T22:41:00Z" w16du:dateUtc="2026-06-22T20:41:00Z">
            <w:rPr>
              <w:i/>
              <w:iCs/>
            </w:rPr>
          </w:rPrChange>
        </w:rPr>
        <w:t>Épargne retraite : déploiement du PER</w:t>
      </w:r>
      <w:r w:rsidRPr="00C17E78">
        <w:rPr>
          <w:sz w:val="16"/>
          <w:szCs w:val="16"/>
          <w:rPrChange w:id="199" w:author="emmanuel blezes" w:date="2026-06-22T22:41:00Z" w16du:dateUtc="2026-06-22T20:41:00Z">
            <w:rPr/>
          </w:rPrChange>
        </w:rPr>
        <w:t>, février 2025 (</w:t>
      </w:r>
      <w:r w:rsidRPr="00C17E78">
        <w:rPr>
          <w:sz w:val="16"/>
          <w:szCs w:val="16"/>
          <w:rPrChange w:id="200" w:author="emmanuel blezes" w:date="2026-06-22T22:41:00Z" w16du:dateUtc="2026-06-22T20:41:00Z">
            <w:rPr/>
          </w:rPrChange>
        </w:rPr>
        <w:fldChar w:fldCharType="begin"/>
      </w:r>
      <w:r w:rsidRPr="00C17E78">
        <w:rPr>
          <w:sz w:val="16"/>
          <w:szCs w:val="16"/>
          <w:rPrChange w:id="201" w:author="emmanuel blezes" w:date="2026-06-22T22:41:00Z" w16du:dateUtc="2026-06-22T20:41:00Z">
            <w:rPr/>
          </w:rPrChange>
        </w:rPr>
        <w:instrText>HYPERLINK "https://presse.economie.gouv.fr/epargne-retraite-deploiement-du-per-plus-de-11-millions-de-titulaires-et-pres-de-119-milliards-dencours-au-troisieme-trimestre-2024/" \h</w:instrText>
      </w:r>
      <w:r w:rsidRPr="00DC1698">
        <w:rPr>
          <w:sz w:val="16"/>
          <w:szCs w:val="16"/>
        </w:rPr>
      </w:r>
      <w:r w:rsidRPr="00C17E78">
        <w:rPr>
          <w:sz w:val="16"/>
          <w:szCs w:val="16"/>
          <w:rPrChange w:id="202" w:author="emmanuel blezes" w:date="2026-06-22T22:41:00Z" w16du:dateUtc="2026-06-22T20:41:00Z">
            <w:rPr/>
          </w:rPrChange>
        </w:rPr>
        <w:fldChar w:fldCharType="separate"/>
      </w:r>
      <w:r w:rsidRPr="00C17E78">
        <w:rPr>
          <w:rStyle w:val="Hyperlink"/>
          <w:sz w:val="16"/>
          <w:szCs w:val="16"/>
          <w:rPrChange w:id="203" w:author="emmanuel blezes" w:date="2026-06-22T22:41:00Z" w16du:dateUtc="2026-06-22T20:41:00Z">
            <w:rPr>
              <w:rStyle w:val="Hyperlink"/>
            </w:rPr>
          </w:rPrChange>
        </w:rPr>
        <w:t>https://presse.economie.gouv.fr/epargne-retraite-deploiement-du-per-plus-de-11-millions-de-titulaires-et-pres-de-119-milliards-dencours-au-troisieme-trimestre-2024/</w:t>
      </w:r>
      <w:r w:rsidRPr="00C17E78">
        <w:rPr>
          <w:sz w:val="16"/>
          <w:szCs w:val="16"/>
          <w:rPrChange w:id="204" w:author="emmanuel blezes" w:date="2026-06-22T22:41:00Z" w16du:dateUtc="2026-06-22T20:41:00Z">
            <w:rPr/>
          </w:rPrChange>
        </w:rPr>
        <w:fldChar w:fldCharType="end"/>
      </w:r>
      <w:r w:rsidRPr="00C17E78">
        <w:rPr>
          <w:sz w:val="16"/>
          <w:szCs w:val="16"/>
          <w:rPrChange w:id="205" w:author="emmanuel blezes" w:date="2026-06-22T22:41:00Z" w16du:dateUtc="2026-06-22T20:41:00Z">
            <w:rPr/>
          </w:rPrChange>
        </w:rPr>
        <w:t>). Encours PER tous types confondus : 118,9 Md€ ; 11,2 millions de titulaires ; encours moyen ~10 600 € (données au 3ᵉ trimestre 2024) — concentration sur les déciles supérieurs de revenu pour l’avantage fiscal à l’entrée.</w:t>
      </w:r>
    </w:p>
  </w:footnote>
  <w:footnote w:id="22">
    <w:p w14:paraId="329CB512" w14:textId="77777777" w:rsidR="00534634" w:rsidRPr="00C17E78" w:rsidRDefault="00000000">
      <w:pPr>
        <w:pStyle w:val="FootnoteText"/>
        <w:rPr>
          <w:sz w:val="16"/>
          <w:szCs w:val="16"/>
          <w:rPrChange w:id="206" w:author="emmanuel blezes" w:date="2026-06-22T22:41:00Z" w16du:dateUtc="2026-06-22T20:41:00Z">
            <w:rPr/>
          </w:rPrChange>
        </w:rPr>
      </w:pPr>
      <w:r w:rsidRPr="00C17E78">
        <w:rPr>
          <w:rStyle w:val="FootnoteReference"/>
          <w:sz w:val="16"/>
          <w:szCs w:val="16"/>
          <w:rPrChange w:id="207" w:author="emmanuel blezes" w:date="2026-06-22T22:41:00Z" w16du:dateUtc="2026-06-22T20:41:00Z">
            <w:rPr>
              <w:rStyle w:val="FootnoteReference"/>
            </w:rPr>
          </w:rPrChange>
        </w:rPr>
        <w:footnoteRef/>
      </w:r>
      <w:r w:rsidRPr="00C17E78">
        <w:rPr>
          <w:sz w:val="16"/>
          <w:szCs w:val="16"/>
          <w:rPrChange w:id="208" w:author="emmanuel blezes" w:date="2026-06-22T22:41:00Z" w16du:dateUtc="2026-06-22T20:41:00Z">
            <w:rPr/>
          </w:rPrChange>
        </w:rPr>
        <w:t xml:space="preserve"> Bertrand Martinot, </w:t>
      </w:r>
      <w:r w:rsidRPr="00C17E78">
        <w:rPr>
          <w:i/>
          <w:iCs/>
          <w:sz w:val="16"/>
          <w:szCs w:val="16"/>
          <w:rPrChange w:id="209" w:author="emmanuel blezes" w:date="2026-06-22T22:41:00Z" w16du:dateUtc="2026-06-22T20:41:00Z">
            <w:rPr>
              <w:i/>
              <w:iCs/>
            </w:rPr>
          </w:rPrChange>
        </w:rPr>
        <w:t>Retraites : optimiser les dépenses, introduire une part de capitalisation</w:t>
      </w:r>
      <w:r w:rsidRPr="00C17E78">
        <w:rPr>
          <w:sz w:val="16"/>
          <w:szCs w:val="16"/>
          <w:rPrChange w:id="210" w:author="emmanuel blezes" w:date="2026-06-22T22:41:00Z" w16du:dateUtc="2026-06-22T20:41:00Z">
            <w:rPr/>
          </w:rPrChange>
        </w:rPr>
        <w:t>, Fondation pour l’innovation politique (</w:t>
      </w:r>
      <w:proofErr w:type="spellStart"/>
      <w:r w:rsidRPr="00C17E78">
        <w:rPr>
          <w:sz w:val="16"/>
          <w:szCs w:val="16"/>
          <w:rPrChange w:id="211" w:author="emmanuel blezes" w:date="2026-06-22T22:41:00Z" w16du:dateUtc="2026-06-22T20:41:00Z">
            <w:rPr/>
          </w:rPrChange>
        </w:rPr>
        <w:t>Fondapol</w:t>
      </w:r>
      <w:proofErr w:type="spellEnd"/>
      <w:r w:rsidRPr="00C17E78">
        <w:rPr>
          <w:sz w:val="16"/>
          <w:szCs w:val="16"/>
          <w:rPrChange w:id="212" w:author="emmanuel blezes" w:date="2026-06-22T22:41:00Z" w16du:dateUtc="2026-06-22T20:41:00Z">
            <w:rPr/>
          </w:rPrChange>
        </w:rPr>
        <w:t>), mars 2025 (</w:t>
      </w:r>
      <w:r w:rsidRPr="00C17E78">
        <w:rPr>
          <w:sz w:val="16"/>
          <w:szCs w:val="16"/>
          <w:rPrChange w:id="213" w:author="emmanuel blezes" w:date="2026-06-22T22:41:00Z" w16du:dateUtc="2026-06-22T20:41:00Z">
            <w:rPr/>
          </w:rPrChange>
        </w:rPr>
        <w:fldChar w:fldCharType="begin"/>
      </w:r>
      <w:r w:rsidRPr="00C17E78">
        <w:rPr>
          <w:sz w:val="16"/>
          <w:szCs w:val="16"/>
          <w:rPrChange w:id="214" w:author="emmanuel blezes" w:date="2026-06-22T22:41:00Z" w16du:dateUtc="2026-06-22T20:41:00Z">
            <w:rPr/>
          </w:rPrChange>
        </w:rPr>
        <w:instrText>HYPERLINK "https://www.fondapol.org/etude/retraites-optimiser-les-depenses-introduire-une-part-de-capitalisation/" \h</w:instrText>
      </w:r>
      <w:r w:rsidRPr="00DC1698">
        <w:rPr>
          <w:sz w:val="16"/>
          <w:szCs w:val="16"/>
        </w:rPr>
      </w:r>
      <w:r w:rsidRPr="00C17E78">
        <w:rPr>
          <w:sz w:val="16"/>
          <w:szCs w:val="16"/>
          <w:rPrChange w:id="215" w:author="emmanuel blezes" w:date="2026-06-22T22:41:00Z" w16du:dateUtc="2026-06-22T20:41:00Z">
            <w:rPr/>
          </w:rPrChange>
        </w:rPr>
        <w:fldChar w:fldCharType="separate"/>
      </w:r>
      <w:r w:rsidRPr="00C17E78">
        <w:rPr>
          <w:rStyle w:val="Hyperlink"/>
          <w:sz w:val="16"/>
          <w:szCs w:val="16"/>
          <w:rPrChange w:id="216" w:author="emmanuel blezes" w:date="2026-06-22T22:41:00Z" w16du:dateUtc="2026-06-22T20:41:00Z">
            <w:rPr>
              <w:rStyle w:val="Hyperlink"/>
            </w:rPr>
          </w:rPrChange>
        </w:rPr>
        <w:t>https://www.fondapol.org/etude/retraites-optimiser-les-depenses-introduire-une-part-de-capitalisation/</w:t>
      </w:r>
      <w:r w:rsidRPr="00C17E78">
        <w:rPr>
          <w:sz w:val="16"/>
          <w:szCs w:val="16"/>
          <w:rPrChange w:id="217" w:author="emmanuel blezes" w:date="2026-06-22T22:41:00Z" w16du:dateUtc="2026-06-22T20:41:00Z">
            <w:rPr/>
          </w:rPrChange>
        </w:rPr>
        <w:fldChar w:fldCharType="end"/>
      </w:r>
      <w:r w:rsidRPr="00C17E78">
        <w:rPr>
          <w:sz w:val="16"/>
          <w:szCs w:val="16"/>
          <w:rPrChange w:id="218" w:author="emmanuel blezes" w:date="2026-06-22T22:41:00Z" w16du:dateUtc="2026-06-22T20:41:00Z">
            <w:rPr/>
          </w:rPrChange>
        </w:rPr>
        <w:t>).</w:t>
      </w:r>
    </w:p>
  </w:footnote>
  <w:footnote w:id="23">
    <w:p w14:paraId="40DB41EA" w14:textId="77777777" w:rsidR="00534634" w:rsidRPr="00C17E78" w:rsidRDefault="00000000">
      <w:pPr>
        <w:pStyle w:val="FootnoteText"/>
        <w:rPr>
          <w:sz w:val="16"/>
          <w:szCs w:val="16"/>
          <w:rPrChange w:id="223" w:author="emmanuel blezes" w:date="2026-06-22T22:41:00Z" w16du:dateUtc="2026-06-22T20:41:00Z">
            <w:rPr/>
          </w:rPrChange>
        </w:rPr>
      </w:pPr>
      <w:r w:rsidRPr="00C17E78">
        <w:rPr>
          <w:rStyle w:val="FootnoteReference"/>
          <w:sz w:val="16"/>
          <w:szCs w:val="16"/>
          <w:rPrChange w:id="224" w:author="emmanuel blezes" w:date="2026-06-22T22:41:00Z" w16du:dateUtc="2026-06-22T20:41:00Z">
            <w:rPr>
              <w:rStyle w:val="FootnoteReference"/>
            </w:rPr>
          </w:rPrChange>
        </w:rPr>
        <w:footnoteRef/>
      </w:r>
      <w:r w:rsidRPr="00C17E78">
        <w:rPr>
          <w:sz w:val="16"/>
          <w:szCs w:val="16"/>
          <w:rPrChange w:id="225" w:author="emmanuel blezes" w:date="2026-06-22T22:41:00Z" w16du:dateUtc="2026-06-22T20:41:00Z">
            <w:rPr/>
          </w:rPrChange>
        </w:rPr>
        <w:t xml:space="preserve"> OCDE, </w:t>
      </w:r>
      <w:r w:rsidRPr="00C17E78">
        <w:rPr>
          <w:i/>
          <w:iCs/>
          <w:sz w:val="16"/>
          <w:szCs w:val="16"/>
          <w:rPrChange w:id="226" w:author="emmanuel blezes" w:date="2026-06-22T22:41:00Z" w16du:dateUtc="2026-06-22T20:41:00Z">
            <w:rPr>
              <w:i/>
              <w:iCs/>
            </w:rPr>
          </w:rPrChange>
        </w:rPr>
        <w:t>Pensions at a Glance 2025</w:t>
      </w:r>
      <w:r w:rsidRPr="00C17E78">
        <w:rPr>
          <w:sz w:val="16"/>
          <w:szCs w:val="16"/>
          <w:rPrChange w:id="227" w:author="emmanuel blezes" w:date="2026-06-22T22:41:00Z" w16du:dateUtc="2026-06-22T20:41:00Z">
            <w:rPr/>
          </w:rPrChange>
        </w:rPr>
        <w:t>, novembre 2025 (</w:t>
      </w:r>
      <w:r w:rsidRPr="00C17E78">
        <w:rPr>
          <w:sz w:val="16"/>
          <w:szCs w:val="16"/>
          <w:rPrChange w:id="228" w:author="emmanuel blezes" w:date="2026-06-22T22:41:00Z" w16du:dateUtc="2026-06-22T20:41:00Z">
            <w:rPr/>
          </w:rPrChange>
        </w:rPr>
        <w:fldChar w:fldCharType="begin"/>
      </w:r>
      <w:r w:rsidRPr="00C17E78">
        <w:rPr>
          <w:sz w:val="16"/>
          <w:szCs w:val="16"/>
          <w:rPrChange w:id="229" w:author="emmanuel blezes" w:date="2026-06-22T22:41:00Z" w16du:dateUtc="2026-06-22T20:41:00Z">
            <w:rPr/>
          </w:rPrChange>
        </w:rPr>
        <w:instrText>HYPERLINK "https://www.oecd.org/en/publications/2025/11/pensions-at-a-glance-2025_76510fe4.html" \h</w:instrText>
      </w:r>
      <w:r w:rsidRPr="00DC1698">
        <w:rPr>
          <w:sz w:val="16"/>
          <w:szCs w:val="16"/>
        </w:rPr>
      </w:r>
      <w:r w:rsidRPr="00C17E78">
        <w:rPr>
          <w:sz w:val="16"/>
          <w:szCs w:val="16"/>
          <w:rPrChange w:id="230" w:author="emmanuel blezes" w:date="2026-06-22T22:41:00Z" w16du:dateUtc="2026-06-22T20:41:00Z">
            <w:rPr/>
          </w:rPrChange>
        </w:rPr>
        <w:fldChar w:fldCharType="separate"/>
      </w:r>
      <w:r w:rsidRPr="00C17E78">
        <w:rPr>
          <w:rStyle w:val="Hyperlink"/>
          <w:sz w:val="16"/>
          <w:szCs w:val="16"/>
          <w:rPrChange w:id="231" w:author="emmanuel blezes" w:date="2026-06-22T22:41:00Z" w16du:dateUtc="2026-06-22T20:41:00Z">
            <w:rPr>
              <w:rStyle w:val="Hyperlink"/>
            </w:rPr>
          </w:rPrChange>
        </w:rPr>
        <w:t>https://www.oecd.org/en/publications/2025/11/pensions-at-a-glance-2025_76510fe4.html</w:t>
      </w:r>
      <w:r w:rsidRPr="00C17E78">
        <w:rPr>
          <w:sz w:val="16"/>
          <w:szCs w:val="16"/>
          <w:rPrChange w:id="232" w:author="emmanuel blezes" w:date="2026-06-22T22:41:00Z" w16du:dateUtc="2026-06-22T20:41:00Z">
            <w:rPr/>
          </w:rPrChange>
        </w:rPr>
        <w:fldChar w:fldCharType="end"/>
      </w:r>
      <w:r w:rsidRPr="00C17E78">
        <w:rPr>
          <w:sz w:val="16"/>
          <w:szCs w:val="16"/>
          <w:rPrChange w:id="233" w:author="emmanuel blezes" w:date="2026-06-22T22:41:00Z" w16du:dateUtc="2026-06-22T20:41:00Z">
            <w:rPr/>
          </w:rPrChange>
        </w:rPr>
        <w:t xml:space="preserve">) : la dépense publique de pensions de la France représente de l’ordre de 14 % du PIB (14,2 % en 2022), l’une des plus élevées de l’OCDE, pour une moyenne OCDE d’environ 8 % du PIB. Selon le champ DREES/COR (dépenses de retraite tous régimes), le total s’établit à 13,4 % du PIB en 2023 (DREES, </w:t>
      </w:r>
      <w:r w:rsidRPr="00C17E78">
        <w:rPr>
          <w:i/>
          <w:iCs/>
          <w:sz w:val="16"/>
          <w:szCs w:val="16"/>
          <w:rPrChange w:id="234" w:author="emmanuel blezes" w:date="2026-06-22T22:41:00Z" w16du:dateUtc="2026-06-22T20:41:00Z">
            <w:rPr>
              <w:i/>
              <w:iCs/>
            </w:rPr>
          </w:rPrChange>
        </w:rPr>
        <w:t>Les retraités et les retraites</w:t>
      </w:r>
      <w:r w:rsidRPr="00C17E78">
        <w:rPr>
          <w:sz w:val="16"/>
          <w:szCs w:val="16"/>
          <w:rPrChange w:id="235" w:author="emmanuel blezes" w:date="2026-06-22T22:41:00Z" w16du:dateUtc="2026-06-22T20:41:00Z">
            <w:rPr/>
          </w:rPrChange>
        </w:rPr>
        <w:t>, édition 2025).</w:t>
      </w:r>
    </w:p>
  </w:footnote>
  <w:footnote w:id="24">
    <w:p w14:paraId="367C9333" w14:textId="77777777" w:rsidR="00534634" w:rsidRPr="00C17E78" w:rsidRDefault="00000000">
      <w:pPr>
        <w:pStyle w:val="FootnoteText"/>
        <w:rPr>
          <w:sz w:val="16"/>
          <w:szCs w:val="16"/>
          <w:rPrChange w:id="236" w:author="emmanuel blezes" w:date="2026-06-22T22:41:00Z" w16du:dateUtc="2026-06-22T20:41:00Z">
            <w:rPr/>
          </w:rPrChange>
        </w:rPr>
      </w:pPr>
      <w:r w:rsidRPr="00C17E78">
        <w:rPr>
          <w:rStyle w:val="FootnoteReference"/>
          <w:sz w:val="16"/>
          <w:szCs w:val="16"/>
          <w:rPrChange w:id="237" w:author="emmanuel blezes" w:date="2026-06-22T22:41:00Z" w16du:dateUtc="2026-06-22T20:41:00Z">
            <w:rPr>
              <w:rStyle w:val="FootnoteReference"/>
            </w:rPr>
          </w:rPrChange>
        </w:rPr>
        <w:footnoteRef/>
      </w:r>
      <w:r w:rsidRPr="00C17E78">
        <w:rPr>
          <w:sz w:val="16"/>
          <w:szCs w:val="16"/>
          <w:rPrChange w:id="238" w:author="emmanuel blezes" w:date="2026-06-22T22:41:00Z" w16du:dateUtc="2026-06-22T20:41:00Z">
            <w:rPr/>
          </w:rPrChange>
        </w:rPr>
        <w:t xml:space="preserve"> Aux Pays-Bas, la dépense publique de pensions représente 6,6 % du PIB en 2023, contre 14,1 % en France (OCDE, </w:t>
      </w:r>
      <w:r w:rsidRPr="00C17E78">
        <w:rPr>
          <w:i/>
          <w:iCs/>
          <w:sz w:val="16"/>
          <w:szCs w:val="16"/>
          <w:rPrChange w:id="239" w:author="emmanuel blezes" w:date="2026-06-22T22:41:00Z" w16du:dateUtc="2026-06-22T20:41:00Z">
            <w:rPr>
              <w:i/>
              <w:iCs/>
            </w:rPr>
          </w:rPrChange>
        </w:rPr>
        <w:t>Pensions at a Glance 2025</w:t>
      </w:r>
      <w:r w:rsidRPr="00C17E78">
        <w:rPr>
          <w:sz w:val="16"/>
          <w:szCs w:val="16"/>
          <w:rPrChange w:id="240" w:author="emmanuel blezes" w:date="2026-06-22T22:41:00Z" w16du:dateUtc="2026-06-22T20:41:00Z">
            <w:rPr/>
          </w:rPrChange>
        </w:rPr>
        <w:t xml:space="preserve">, Table 8.4, </w:t>
      </w:r>
      <w:r w:rsidRPr="00C17E78">
        <w:rPr>
          <w:i/>
          <w:iCs/>
          <w:sz w:val="16"/>
          <w:szCs w:val="16"/>
          <w:rPrChange w:id="241" w:author="emmanuel blezes" w:date="2026-06-22T22:41:00Z" w16du:dateUtc="2026-06-22T20:41:00Z">
            <w:rPr>
              <w:i/>
              <w:iCs/>
            </w:rPr>
          </w:rPrChange>
        </w:rPr>
        <w:t>Projections of public expenditure on pensions</w:t>
      </w:r>
      <w:r w:rsidRPr="00C17E78">
        <w:rPr>
          <w:sz w:val="16"/>
          <w:szCs w:val="16"/>
          <w:rPrChange w:id="242" w:author="emmanuel blezes" w:date="2026-06-22T22:41:00Z" w16du:dateUtc="2026-06-22T20:41:00Z">
            <w:rPr/>
          </w:rPrChange>
        </w:rPr>
        <w:t xml:space="preserve">) — soit moins de la moitié du niveau français. Le seul premier pilier public AOW pèse de l’ordre de 5 % du PIB ; le reste de la dépense publique néerlandaise correspond aux pensions du secteur public et aux prestations de survie. L’essentiel de la retraite néerlandaise est porté par les fonds de pension occupationnels quasi obligatoires (capitalisation, couverture d’environ 90 % des salariés), ce qui porte l’effort de cotisation </w:t>
      </w:r>
      <w:r w:rsidRPr="00C17E78">
        <w:rPr>
          <w:i/>
          <w:iCs/>
          <w:sz w:val="16"/>
          <w:szCs w:val="16"/>
          <w:rPrChange w:id="243" w:author="emmanuel blezes" w:date="2026-06-22T22:41:00Z" w16du:dateUtc="2026-06-22T20:41:00Z">
            <w:rPr>
              <w:i/>
              <w:iCs/>
            </w:rPr>
          </w:rPrChange>
        </w:rPr>
        <w:t>total</w:t>
      </w:r>
      <w:r w:rsidRPr="00C17E78">
        <w:rPr>
          <w:sz w:val="16"/>
          <w:szCs w:val="16"/>
          <w:rPrChange w:id="244" w:author="emmanuel blezes" w:date="2026-06-22T22:41:00Z" w16du:dateUtc="2026-06-22T20:41:00Z">
            <w:rPr/>
          </w:rPrChange>
        </w:rPr>
        <w:t xml:space="preserve"> à un niveau comparable à celui de la France — voir note [^13]. Le contraste porte donc sur la dépense </w:t>
      </w:r>
      <w:r w:rsidRPr="00C17E78">
        <w:rPr>
          <w:i/>
          <w:iCs/>
          <w:sz w:val="16"/>
          <w:szCs w:val="16"/>
          <w:rPrChange w:id="245" w:author="emmanuel blezes" w:date="2026-06-22T22:41:00Z" w16du:dateUtc="2026-06-22T20:41:00Z">
            <w:rPr>
              <w:i/>
              <w:iCs/>
            </w:rPr>
          </w:rPrChange>
        </w:rPr>
        <w:t>publique</w:t>
      </w:r>
      <w:r w:rsidRPr="00C17E78">
        <w:rPr>
          <w:sz w:val="16"/>
          <w:szCs w:val="16"/>
          <w:rPrChange w:id="246" w:author="emmanuel blezes" w:date="2026-06-22T22:41:00Z" w16du:dateUtc="2026-06-22T20:41:00Z">
            <w:rPr/>
          </w:rPrChange>
        </w:rPr>
        <w:t>, non sur l’effort contributif global.</w:t>
      </w:r>
    </w:p>
  </w:footnote>
  <w:footnote w:id="25">
    <w:p w14:paraId="6427DDF2" w14:textId="77777777" w:rsidR="00534634" w:rsidRPr="00C17E78" w:rsidRDefault="00000000">
      <w:pPr>
        <w:pStyle w:val="FootnoteText"/>
        <w:rPr>
          <w:sz w:val="16"/>
          <w:szCs w:val="16"/>
          <w:rPrChange w:id="249" w:author="emmanuel blezes" w:date="2026-06-22T22:41:00Z" w16du:dateUtc="2026-06-22T20:41:00Z">
            <w:rPr/>
          </w:rPrChange>
        </w:rPr>
      </w:pPr>
      <w:r w:rsidRPr="00C17E78">
        <w:rPr>
          <w:rStyle w:val="FootnoteReference"/>
          <w:sz w:val="16"/>
          <w:szCs w:val="16"/>
          <w:rPrChange w:id="250" w:author="emmanuel blezes" w:date="2026-06-22T22:41:00Z" w16du:dateUtc="2026-06-22T20:41:00Z">
            <w:rPr>
              <w:rStyle w:val="FootnoteReference"/>
            </w:rPr>
          </w:rPrChange>
        </w:rPr>
        <w:footnoteRef/>
      </w:r>
      <w:r w:rsidRPr="00C17E78">
        <w:rPr>
          <w:sz w:val="16"/>
          <w:szCs w:val="16"/>
          <w:rPrChange w:id="251" w:author="emmanuel blezes" w:date="2026-06-22T22:41:00Z" w16du:dateUtc="2026-06-22T20:41:00Z">
            <w:rPr/>
          </w:rPrChange>
        </w:rPr>
        <w:t xml:space="preserve"> Banque de France, </w:t>
      </w:r>
      <w:r w:rsidRPr="00C17E78">
        <w:rPr>
          <w:i/>
          <w:iCs/>
          <w:sz w:val="16"/>
          <w:szCs w:val="16"/>
          <w:rPrChange w:id="252" w:author="emmanuel blezes" w:date="2026-06-22T22:41:00Z" w16du:dateUtc="2026-06-22T20:41:00Z">
            <w:rPr>
              <w:i/>
              <w:iCs/>
            </w:rPr>
          </w:rPrChange>
        </w:rPr>
        <w:t>Épargne et patrimoine financiers des ménages — 4ᵉ trimestre 2024</w:t>
      </w:r>
      <w:r w:rsidRPr="00C17E78">
        <w:rPr>
          <w:sz w:val="16"/>
          <w:szCs w:val="16"/>
          <w:rPrChange w:id="253" w:author="emmanuel blezes" w:date="2026-06-22T22:41:00Z" w16du:dateUtc="2026-06-22T20:41:00Z">
            <w:rPr/>
          </w:rPrChange>
        </w:rPr>
        <w:t>, juin 2025 (</w:t>
      </w:r>
      <w:r w:rsidRPr="00C17E78">
        <w:rPr>
          <w:sz w:val="16"/>
          <w:szCs w:val="16"/>
          <w:rPrChange w:id="254" w:author="emmanuel blezes" w:date="2026-06-22T22:41:00Z" w16du:dateUtc="2026-06-22T20:41:00Z">
            <w:rPr/>
          </w:rPrChange>
        </w:rPr>
        <w:fldChar w:fldCharType="begin"/>
      </w:r>
      <w:r w:rsidRPr="00C17E78">
        <w:rPr>
          <w:sz w:val="16"/>
          <w:szCs w:val="16"/>
          <w:rPrChange w:id="255" w:author="emmanuel blezes" w:date="2026-06-22T22:41:00Z" w16du:dateUtc="2026-06-22T20:41:00Z">
            <w:rPr/>
          </w:rPrChange>
        </w:rPr>
        <w:instrText>HYPERLINK "https://www.banque-france.fr/fr/statistiques/epargne-et-patrimoine-financier-des-menages" \h</w:instrText>
      </w:r>
      <w:r w:rsidRPr="00DC1698">
        <w:rPr>
          <w:sz w:val="16"/>
          <w:szCs w:val="16"/>
        </w:rPr>
      </w:r>
      <w:r w:rsidRPr="00C17E78">
        <w:rPr>
          <w:sz w:val="16"/>
          <w:szCs w:val="16"/>
          <w:rPrChange w:id="256" w:author="emmanuel blezes" w:date="2026-06-22T22:41:00Z" w16du:dateUtc="2026-06-22T20:41:00Z">
            <w:rPr/>
          </w:rPrChange>
        </w:rPr>
        <w:fldChar w:fldCharType="separate"/>
      </w:r>
      <w:r w:rsidRPr="00C17E78">
        <w:rPr>
          <w:rStyle w:val="Hyperlink"/>
          <w:sz w:val="16"/>
          <w:szCs w:val="16"/>
          <w:rPrChange w:id="257" w:author="emmanuel blezes" w:date="2026-06-22T22:41:00Z" w16du:dateUtc="2026-06-22T20:41:00Z">
            <w:rPr>
              <w:rStyle w:val="Hyperlink"/>
            </w:rPr>
          </w:rPrChange>
        </w:rPr>
        <w:t>https://www.banque-france.fr/fr/statistiques/epargne-et-patrimoine-financier-des-menages</w:t>
      </w:r>
      <w:r w:rsidRPr="00C17E78">
        <w:rPr>
          <w:sz w:val="16"/>
          <w:szCs w:val="16"/>
          <w:rPrChange w:id="258" w:author="emmanuel blezes" w:date="2026-06-22T22:41:00Z" w16du:dateUtc="2026-06-22T20:41:00Z">
            <w:rPr/>
          </w:rPrChange>
        </w:rPr>
        <w:fldChar w:fldCharType="end"/>
      </w:r>
      <w:r w:rsidRPr="00C17E78">
        <w:rPr>
          <w:sz w:val="16"/>
          <w:szCs w:val="16"/>
          <w:rPrChange w:id="259" w:author="emmanuel blezes" w:date="2026-06-22T22:41:00Z" w16du:dateUtc="2026-06-22T20:41:00Z">
            <w:rPr/>
          </w:rPrChange>
        </w:rPr>
        <w:t>). Le stock de patrimoine financier des ménages s’établit à 6 356,4 Md€ à fin 2024 (+ 1,7 % sur un an). À distinguer de l’épargne brute au sens de la comptabilité nationale, qui désigne un flux annuel (~349 Md€ en 2024, soit ~18 % du revenu disponible brut). Le patrimoine financier net (après dettes) est de l’ordre de 5 000 Md€.</w:t>
      </w:r>
    </w:p>
  </w:footnote>
  <w:footnote w:id="26">
    <w:p w14:paraId="687A859F" w14:textId="77777777" w:rsidR="00534634" w:rsidRPr="00C17E78" w:rsidRDefault="00000000">
      <w:pPr>
        <w:pStyle w:val="FootnoteText"/>
        <w:rPr>
          <w:sz w:val="16"/>
          <w:szCs w:val="16"/>
          <w:lang w:val="en-GB"/>
          <w:rPrChange w:id="274" w:author="emmanuel blezes" w:date="2026-06-22T22:41:00Z" w16du:dateUtc="2026-06-22T20:41:00Z">
            <w:rPr/>
          </w:rPrChange>
        </w:rPr>
      </w:pPr>
      <w:r w:rsidRPr="00C17E78">
        <w:rPr>
          <w:rStyle w:val="FootnoteReference"/>
          <w:sz w:val="16"/>
          <w:szCs w:val="16"/>
          <w:rPrChange w:id="275" w:author="emmanuel blezes" w:date="2026-06-22T22:41:00Z" w16du:dateUtc="2026-06-22T20:41:00Z">
            <w:rPr>
              <w:rStyle w:val="FootnoteReference"/>
            </w:rPr>
          </w:rPrChange>
        </w:rPr>
        <w:footnoteRef/>
      </w:r>
      <w:r w:rsidRPr="00C17E78">
        <w:rPr>
          <w:sz w:val="16"/>
          <w:szCs w:val="16"/>
          <w:rPrChange w:id="276" w:author="emmanuel blezes" w:date="2026-06-22T22:41:00Z" w16du:dateUtc="2026-06-22T20:41:00Z">
            <w:rPr/>
          </w:rPrChange>
        </w:rPr>
        <w:t xml:space="preserve"> Conseil d’orientation des retraites, </w:t>
      </w:r>
      <w:r w:rsidRPr="00C17E78">
        <w:rPr>
          <w:i/>
          <w:iCs/>
          <w:sz w:val="16"/>
          <w:szCs w:val="16"/>
          <w:rPrChange w:id="277" w:author="emmanuel blezes" w:date="2026-06-22T22:41:00Z" w16du:dateUtc="2026-06-22T20:41:00Z">
            <w:rPr>
              <w:i/>
              <w:iCs/>
            </w:rPr>
          </w:rPrChange>
        </w:rPr>
        <w:t>Évolutions et perspectives des retraites en France</w:t>
      </w:r>
      <w:r w:rsidRPr="00C17E78">
        <w:rPr>
          <w:sz w:val="16"/>
          <w:szCs w:val="16"/>
          <w:rPrChange w:id="278" w:author="emmanuel blezes" w:date="2026-06-22T22:41:00Z" w16du:dateUtc="2026-06-22T20:41:00Z">
            <w:rPr/>
          </w:rPrChange>
        </w:rPr>
        <w:t xml:space="preserve">, rapport annuel, juin 2025. </w:t>
      </w:r>
      <w:proofErr w:type="gramStart"/>
      <w:r w:rsidRPr="00C17E78">
        <w:rPr>
          <w:sz w:val="16"/>
          <w:szCs w:val="16"/>
          <w:lang w:val="en-GB"/>
          <w:rPrChange w:id="279" w:author="emmanuel blezes" w:date="2026-06-22T22:41:00Z" w16du:dateUtc="2026-06-22T20:41:00Z">
            <w:rPr/>
          </w:rPrChange>
        </w:rPr>
        <w:t>URL :</w:t>
      </w:r>
      <w:proofErr w:type="gramEnd"/>
      <w:r w:rsidRPr="00C17E78">
        <w:rPr>
          <w:sz w:val="16"/>
          <w:szCs w:val="16"/>
          <w:lang w:val="en-GB"/>
          <w:rPrChange w:id="280" w:author="emmanuel blezes" w:date="2026-06-22T22:41:00Z" w16du:dateUtc="2026-06-22T20:41:00Z">
            <w:rPr/>
          </w:rPrChange>
        </w:rPr>
        <w:t xml:space="preserve"> https://www.cor-retraites.fr/rapports-du-cor/rapport-annuel-cor-juin-2025-evolutions-perspectives-retraites-france</w:t>
      </w:r>
    </w:p>
  </w:footnote>
  <w:footnote w:id="27">
    <w:p w14:paraId="3F651681" w14:textId="77777777" w:rsidR="00534634" w:rsidRPr="00C17E78" w:rsidDel="00F20A25" w:rsidRDefault="00000000">
      <w:pPr>
        <w:pStyle w:val="FootnoteText"/>
        <w:rPr>
          <w:del w:id="290" w:author="emmanuel blezes" w:date="2026-06-22T22:28:00Z" w16du:dateUtc="2026-06-22T20:28:00Z"/>
          <w:sz w:val="16"/>
          <w:szCs w:val="16"/>
          <w:rPrChange w:id="291" w:author="emmanuel blezes" w:date="2026-06-22T22:41:00Z" w16du:dateUtc="2026-06-22T20:41:00Z">
            <w:rPr>
              <w:del w:id="292" w:author="emmanuel blezes" w:date="2026-06-22T22:28:00Z" w16du:dateUtc="2026-06-22T20:28:00Z"/>
            </w:rPr>
          </w:rPrChange>
        </w:rPr>
      </w:pPr>
      <w:del w:id="293" w:author="emmanuel blezes" w:date="2026-06-22T22:28:00Z" w16du:dateUtc="2026-06-22T20:28:00Z">
        <w:r w:rsidRPr="00C17E78" w:rsidDel="00F20A25">
          <w:rPr>
            <w:rStyle w:val="FootnoteReference"/>
            <w:sz w:val="16"/>
            <w:szCs w:val="16"/>
            <w:rPrChange w:id="294" w:author="emmanuel blezes" w:date="2026-06-22T22:41:00Z" w16du:dateUtc="2026-06-22T20:41:00Z">
              <w:rPr>
                <w:rStyle w:val="FootnoteReference"/>
              </w:rPr>
            </w:rPrChange>
          </w:rPr>
          <w:footnoteRef/>
        </w:r>
        <w:r w:rsidRPr="00C17E78" w:rsidDel="00F20A25">
          <w:rPr>
            <w:sz w:val="16"/>
            <w:szCs w:val="16"/>
            <w:rPrChange w:id="295" w:author="emmanuel blezes" w:date="2026-06-22T22:41:00Z" w16du:dateUtc="2026-06-22T20:41:00Z">
              <w:rPr/>
            </w:rPrChange>
          </w:rPr>
          <w:delText xml:space="preserve"> Cour des comptes, </w:delText>
        </w:r>
        <w:r w:rsidRPr="00C17E78" w:rsidDel="00F20A25">
          <w:rPr>
            <w:i/>
            <w:iCs/>
            <w:sz w:val="16"/>
            <w:szCs w:val="16"/>
            <w:rPrChange w:id="296" w:author="emmanuel blezes" w:date="2026-06-22T22:41:00Z" w16du:dateUtc="2026-06-22T20:41:00Z">
              <w:rPr>
                <w:i/>
                <w:iCs/>
              </w:rPr>
            </w:rPrChange>
          </w:rPr>
          <w:delText>La situation financière et les perspectives du système de retraites</w:delText>
        </w:r>
        <w:r w:rsidRPr="00C17E78" w:rsidDel="00F20A25">
          <w:rPr>
            <w:sz w:val="16"/>
            <w:szCs w:val="16"/>
            <w:rPrChange w:id="297" w:author="emmanuel blezes" w:date="2026-06-22T22:41:00Z" w16du:dateUtc="2026-06-22T20:41:00Z">
              <w:rPr/>
            </w:rPrChange>
          </w:rPr>
          <w:delText>, communication remise au Premier ministre, 20 février 2025 (</w:delText>
        </w:r>
        <w:r w:rsidRPr="00C17E78" w:rsidDel="00F20A25">
          <w:rPr>
            <w:sz w:val="16"/>
            <w:szCs w:val="16"/>
            <w:rPrChange w:id="298" w:author="emmanuel blezes" w:date="2026-06-22T22:41:00Z" w16du:dateUtc="2026-06-22T20:41:00Z">
              <w:rPr/>
            </w:rPrChange>
          </w:rPr>
          <w:fldChar w:fldCharType="begin"/>
        </w:r>
        <w:r w:rsidRPr="00C17E78" w:rsidDel="00F20A25">
          <w:rPr>
            <w:sz w:val="16"/>
            <w:szCs w:val="16"/>
            <w:rPrChange w:id="299" w:author="emmanuel blezes" w:date="2026-06-22T22:41:00Z" w16du:dateUtc="2026-06-22T20:41:00Z">
              <w:rPr/>
            </w:rPrChange>
          </w:rPr>
          <w:delInstrText>HYPERLINK "https://www.ccomptes.fr" \h</w:delInstrText>
        </w:r>
        <w:r w:rsidRPr="00DC1698" w:rsidDel="00F20A25">
          <w:rPr>
            <w:sz w:val="16"/>
            <w:szCs w:val="16"/>
          </w:rPr>
        </w:r>
        <w:r w:rsidRPr="00C17E78" w:rsidDel="00F20A25">
          <w:rPr>
            <w:sz w:val="16"/>
            <w:szCs w:val="16"/>
            <w:rPrChange w:id="300" w:author="emmanuel blezes" w:date="2026-06-22T22:41:00Z" w16du:dateUtc="2026-06-22T20:41:00Z">
              <w:rPr/>
            </w:rPrChange>
          </w:rPr>
          <w:fldChar w:fldCharType="separate"/>
        </w:r>
        <w:r w:rsidRPr="00C17E78" w:rsidDel="00F20A25">
          <w:rPr>
            <w:rStyle w:val="Hyperlink"/>
            <w:sz w:val="16"/>
            <w:szCs w:val="16"/>
            <w:rPrChange w:id="301" w:author="emmanuel blezes" w:date="2026-06-22T22:41:00Z" w16du:dateUtc="2026-06-22T20:41:00Z">
              <w:rPr>
                <w:rStyle w:val="Hyperlink"/>
              </w:rPr>
            </w:rPrChange>
          </w:rPr>
          <w:delText>https://www.ccomptes.fr</w:delText>
        </w:r>
        <w:r w:rsidRPr="00C17E78" w:rsidDel="00F20A25">
          <w:rPr>
            <w:sz w:val="16"/>
            <w:szCs w:val="16"/>
            <w:rPrChange w:id="302" w:author="emmanuel blezes" w:date="2026-06-22T22:41:00Z" w16du:dateUtc="2026-06-22T20:41:00Z">
              <w:rPr/>
            </w:rPrChange>
          </w:rPr>
          <w:fldChar w:fldCharType="end"/>
        </w:r>
        <w:r w:rsidRPr="00C17E78" w:rsidDel="00F20A25">
          <w:rPr>
            <w:sz w:val="16"/>
            <w:szCs w:val="16"/>
            <w:rPrChange w:id="303" w:author="emmanuel blezes" w:date="2026-06-22T22:41:00Z" w16du:dateUtc="2026-06-22T20:41:00Z">
              <w:rPr/>
            </w:rPrChange>
          </w:rPr>
          <w:delText>). Déficit du système de retraite projeté à environ 6,6 Md€ en 2025, de l’ordre de 15 Md€ en 2035 et environ 30 Md€ par an en 2045.</w:delText>
        </w:r>
      </w:del>
    </w:p>
  </w:footnote>
  <w:footnote w:id="28">
    <w:p w14:paraId="241D225D" w14:textId="77777777" w:rsidR="00534634" w:rsidRPr="00C17E78" w:rsidDel="00F20A25" w:rsidRDefault="00000000">
      <w:pPr>
        <w:pStyle w:val="FootnoteText"/>
        <w:rPr>
          <w:del w:id="304" w:author="emmanuel blezes" w:date="2026-06-22T22:28:00Z" w16du:dateUtc="2026-06-22T20:28:00Z"/>
          <w:sz w:val="16"/>
          <w:szCs w:val="16"/>
          <w:rPrChange w:id="305" w:author="emmanuel blezes" w:date="2026-06-22T22:41:00Z" w16du:dateUtc="2026-06-22T20:41:00Z">
            <w:rPr>
              <w:del w:id="306" w:author="emmanuel blezes" w:date="2026-06-22T22:28:00Z" w16du:dateUtc="2026-06-22T20:28:00Z"/>
            </w:rPr>
          </w:rPrChange>
        </w:rPr>
      </w:pPr>
      <w:del w:id="307" w:author="emmanuel blezes" w:date="2026-06-22T22:28:00Z" w16du:dateUtc="2026-06-22T20:28:00Z">
        <w:r w:rsidRPr="00C17E78" w:rsidDel="00F20A25">
          <w:rPr>
            <w:rStyle w:val="FootnoteReference"/>
            <w:sz w:val="16"/>
            <w:szCs w:val="16"/>
            <w:rPrChange w:id="308" w:author="emmanuel blezes" w:date="2026-06-22T22:41:00Z" w16du:dateUtc="2026-06-22T20:41:00Z">
              <w:rPr>
                <w:rStyle w:val="FootnoteReference"/>
              </w:rPr>
            </w:rPrChange>
          </w:rPr>
          <w:footnoteRef/>
        </w:r>
        <w:r w:rsidRPr="00C17E78" w:rsidDel="00F20A25">
          <w:rPr>
            <w:sz w:val="16"/>
            <w:szCs w:val="16"/>
            <w:lang w:val="en-GB"/>
            <w:rPrChange w:id="309" w:author="emmanuel blezes" w:date="2026-06-22T22:41:00Z" w16du:dateUtc="2026-06-22T20:41:00Z">
              <w:rPr/>
            </w:rPrChange>
          </w:rPr>
          <w:delText xml:space="preserve"> Fonds monétaire international, </w:delText>
        </w:r>
        <w:r w:rsidRPr="00C17E78" w:rsidDel="00F20A25">
          <w:rPr>
            <w:i/>
            <w:iCs/>
            <w:sz w:val="16"/>
            <w:szCs w:val="16"/>
            <w:lang w:val="en-GB"/>
            <w:rPrChange w:id="310" w:author="emmanuel blezes" w:date="2026-06-22T22:41:00Z" w16du:dateUtc="2026-06-22T20:41:00Z">
              <w:rPr>
                <w:i/>
                <w:iCs/>
              </w:rPr>
            </w:rPrChange>
          </w:rPr>
          <w:delText>France: Staff Concluding Statement of the 2025 Article IV Mission</w:delText>
        </w:r>
        <w:r w:rsidRPr="00C17E78" w:rsidDel="00F20A25">
          <w:rPr>
            <w:sz w:val="16"/>
            <w:szCs w:val="16"/>
            <w:lang w:val="en-GB"/>
            <w:rPrChange w:id="311" w:author="emmanuel blezes" w:date="2026-06-22T22:41:00Z" w16du:dateUtc="2026-06-22T20:41:00Z">
              <w:rPr/>
            </w:rPrChange>
          </w:rPr>
          <w:delText xml:space="preserve">, 22 mai 2025 (https://www.imf.org/fr/news/articles/2025/05/22/cs-france-2025). </w:delText>
        </w:r>
        <w:r w:rsidRPr="00C17E78" w:rsidDel="00F20A25">
          <w:rPr>
            <w:sz w:val="16"/>
            <w:szCs w:val="16"/>
            <w:rPrChange w:id="312" w:author="emmanuel blezes" w:date="2026-06-22T22:41:00Z" w16du:dateUtc="2026-06-22T20:41:00Z">
              <w:rPr/>
            </w:rPrChange>
          </w:rPr>
          <w:delText>La mission, conduite par Manuela Goretti, range les retraites parmi les chantiers prioritaires de consolidation budgétaire.</w:delText>
        </w:r>
      </w:del>
    </w:p>
  </w:footnote>
  <w:footnote w:id="29">
    <w:p w14:paraId="0CBC18EA" w14:textId="77777777" w:rsidR="00534634" w:rsidRPr="00C17E78" w:rsidRDefault="00000000">
      <w:pPr>
        <w:pStyle w:val="FootnoteText"/>
        <w:rPr>
          <w:sz w:val="16"/>
          <w:szCs w:val="16"/>
          <w:rPrChange w:id="318" w:author="emmanuel blezes" w:date="2026-06-22T22:41:00Z" w16du:dateUtc="2026-06-22T20:41:00Z">
            <w:rPr/>
          </w:rPrChange>
        </w:rPr>
      </w:pPr>
      <w:r w:rsidRPr="00C17E78">
        <w:rPr>
          <w:rStyle w:val="FootnoteReference"/>
          <w:sz w:val="16"/>
          <w:szCs w:val="16"/>
          <w:rPrChange w:id="319" w:author="emmanuel blezes" w:date="2026-06-22T22:41:00Z" w16du:dateUtc="2026-06-22T20:41:00Z">
            <w:rPr>
              <w:rStyle w:val="FootnoteReference"/>
            </w:rPr>
          </w:rPrChange>
        </w:rPr>
        <w:footnoteRef/>
      </w:r>
      <w:r w:rsidRPr="00C17E78">
        <w:rPr>
          <w:sz w:val="16"/>
          <w:szCs w:val="16"/>
          <w:rPrChange w:id="320" w:author="emmanuel blezes" w:date="2026-06-22T22:41:00Z" w16du:dateUtc="2026-06-22T20:41:00Z">
            <w:rPr/>
          </w:rPrChange>
        </w:rPr>
        <w:t xml:space="preserve"> INSEE, </w:t>
      </w:r>
      <w:r w:rsidRPr="00C17E78">
        <w:rPr>
          <w:i/>
          <w:iCs/>
          <w:sz w:val="16"/>
          <w:szCs w:val="16"/>
          <w:rPrChange w:id="321" w:author="emmanuel blezes" w:date="2026-06-22T22:41:00Z" w16du:dateUtc="2026-06-22T20:41:00Z">
            <w:rPr>
              <w:i/>
              <w:iCs/>
            </w:rPr>
          </w:rPrChange>
        </w:rPr>
        <w:t>Bilan démographique 2025</w:t>
      </w:r>
      <w:r w:rsidRPr="00C17E78">
        <w:rPr>
          <w:sz w:val="16"/>
          <w:szCs w:val="16"/>
          <w:rPrChange w:id="322" w:author="emmanuel blezes" w:date="2026-06-22T22:41:00Z" w16du:dateUtc="2026-06-22T20:41:00Z">
            <w:rPr/>
          </w:rPrChange>
        </w:rPr>
        <w:t>, INSEE Première n° 2087, janvier 2026. URL : https://www.insee.fr/fr/statistiques/8719824. Naissances 2025 : 645 000 (−2,1 % vs 2024). Décès : 651 000 (+1,5 %, en partie liés à une épidémie hivernale de grippe particulièrement virulente début 2025). Solde naturel : −6 000, négatif « pour la première fois depuis la fin de la Seconde Guerre mondiale » (formulation INSEE). En 2024, ce solde s’était établi à +17 000, déjà au plus bas depuis 1945.</w:t>
      </w:r>
    </w:p>
  </w:footnote>
  <w:footnote w:id="30">
    <w:p w14:paraId="2714754B" w14:textId="77777777" w:rsidR="00534634" w:rsidRPr="00C17E78" w:rsidRDefault="00000000">
      <w:pPr>
        <w:pStyle w:val="FootnoteText"/>
        <w:rPr>
          <w:sz w:val="16"/>
          <w:szCs w:val="16"/>
          <w:rPrChange w:id="323" w:author="emmanuel blezes" w:date="2026-06-22T22:41:00Z" w16du:dateUtc="2026-06-22T20:41:00Z">
            <w:rPr/>
          </w:rPrChange>
        </w:rPr>
      </w:pPr>
      <w:r w:rsidRPr="00C17E78">
        <w:rPr>
          <w:rStyle w:val="FootnoteReference"/>
          <w:sz w:val="16"/>
          <w:szCs w:val="16"/>
          <w:rPrChange w:id="324" w:author="emmanuel blezes" w:date="2026-06-22T22:41:00Z" w16du:dateUtc="2026-06-22T20:41:00Z">
            <w:rPr>
              <w:rStyle w:val="FootnoteReference"/>
            </w:rPr>
          </w:rPrChange>
        </w:rPr>
        <w:footnoteRef/>
      </w:r>
      <w:r w:rsidRPr="00C17E78">
        <w:rPr>
          <w:sz w:val="16"/>
          <w:szCs w:val="16"/>
          <w:rPrChange w:id="325" w:author="emmanuel blezes" w:date="2026-06-22T22:41:00Z" w16du:dateUtc="2026-06-22T20:41:00Z">
            <w:rPr/>
          </w:rPrChange>
        </w:rPr>
        <w:t xml:space="preserve"> INSEE, </w:t>
      </w:r>
      <w:r w:rsidRPr="00C17E78">
        <w:rPr>
          <w:i/>
          <w:iCs/>
          <w:sz w:val="16"/>
          <w:szCs w:val="16"/>
          <w:rPrChange w:id="326" w:author="emmanuel blezes" w:date="2026-06-22T22:41:00Z" w16du:dateUtc="2026-06-22T20:41:00Z">
            <w:rPr>
              <w:i/>
              <w:iCs/>
            </w:rPr>
          </w:rPrChange>
        </w:rPr>
        <w:t>Bilan démographique 2025</w:t>
      </w:r>
      <w:r w:rsidRPr="00C17E78">
        <w:rPr>
          <w:sz w:val="16"/>
          <w:szCs w:val="16"/>
          <w:rPrChange w:id="327" w:author="emmanuel blezes" w:date="2026-06-22T22:41:00Z" w16du:dateUtc="2026-06-22T20:41:00Z">
            <w:rPr/>
          </w:rPrChange>
        </w:rPr>
        <w:t xml:space="preserve">, op. </w:t>
      </w:r>
      <w:proofErr w:type="gramStart"/>
      <w:r w:rsidRPr="00C17E78">
        <w:rPr>
          <w:sz w:val="16"/>
          <w:szCs w:val="16"/>
          <w:rPrChange w:id="328" w:author="emmanuel blezes" w:date="2026-06-22T22:41:00Z" w16du:dateUtc="2026-06-22T20:41:00Z">
            <w:rPr/>
          </w:rPrChange>
        </w:rPr>
        <w:t>cit</w:t>
      </w:r>
      <w:proofErr w:type="gramEnd"/>
      <w:r w:rsidRPr="00C17E78">
        <w:rPr>
          <w:sz w:val="16"/>
          <w:szCs w:val="16"/>
          <w:rPrChange w:id="329" w:author="emmanuel blezes" w:date="2026-06-22T22:41:00Z" w16du:dateUtc="2026-06-22T20:41:00Z">
            <w:rPr/>
          </w:rPrChange>
        </w:rPr>
        <w:t>. Solde migratoire 2025 (provisoire) : +176 000 personnes ; population au 1er janvier 2026 estimée à 69,1 millions (vs 68,6 millions au 1er janvier 2025).</w:t>
      </w:r>
    </w:p>
  </w:footnote>
  <w:footnote w:id="31">
    <w:p w14:paraId="56E47F22" w14:textId="77777777" w:rsidR="00534634" w:rsidRPr="00C17E78" w:rsidRDefault="00000000">
      <w:pPr>
        <w:pStyle w:val="FootnoteText"/>
        <w:rPr>
          <w:sz w:val="16"/>
          <w:szCs w:val="16"/>
          <w:rPrChange w:id="331" w:author="emmanuel blezes" w:date="2026-06-22T22:41:00Z" w16du:dateUtc="2026-06-22T20:41:00Z">
            <w:rPr/>
          </w:rPrChange>
        </w:rPr>
      </w:pPr>
      <w:r w:rsidRPr="00C17E78">
        <w:rPr>
          <w:rStyle w:val="FootnoteReference"/>
          <w:sz w:val="16"/>
          <w:szCs w:val="16"/>
          <w:rPrChange w:id="332" w:author="emmanuel blezes" w:date="2026-06-22T22:41:00Z" w16du:dateUtc="2026-06-22T20:41:00Z">
            <w:rPr>
              <w:rStyle w:val="FootnoteReference"/>
            </w:rPr>
          </w:rPrChange>
        </w:rPr>
        <w:footnoteRef/>
      </w:r>
      <w:r w:rsidRPr="00C17E78">
        <w:rPr>
          <w:sz w:val="16"/>
          <w:szCs w:val="16"/>
          <w:rPrChange w:id="333" w:author="emmanuel blezes" w:date="2026-06-22T22:41:00Z" w16du:dateUtc="2026-06-22T20:41:00Z">
            <w:rPr/>
          </w:rPrChange>
        </w:rPr>
        <w:t xml:space="preserve"> INSEE, </w:t>
      </w:r>
      <w:r w:rsidRPr="00C17E78">
        <w:rPr>
          <w:i/>
          <w:iCs/>
          <w:sz w:val="16"/>
          <w:szCs w:val="16"/>
          <w:rPrChange w:id="334" w:author="emmanuel blezes" w:date="2026-06-22T22:41:00Z" w16du:dateUtc="2026-06-22T20:41:00Z">
            <w:rPr>
              <w:i/>
              <w:iCs/>
            </w:rPr>
          </w:rPrChange>
        </w:rPr>
        <w:t>Bilan démographique 2025</w:t>
      </w:r>
      <w:r w:rsidRPr="00C17E78">
        <w:rPr>
          <w:sz w:val="16"/>
          <w:szCs w:val="16"/>
          <w:rPrChange w:id="335" w:author="emmanuel blezes" w:date="2026-06-22T22:41:00Z" w16du:dateUtc="2026-06-22T20:41:00Z">
            <w:rPr/>
          </w:rPrChange>
        </w:rPr>
        <w:t xml:space="preserve">, op. </w:t>
      </w:r>
      <w:proofErr w:type="gramStart"/>
      <w:r w:rsidRPr="00C17E78">
        <w:rPr>
          <w:sz w:val="16"/>
          <w:szCs w:val="16"/>
          <w:rPrChange w:id="336" w:author="emmanuel blezes" w:date="2026-06-22T22:41:00Z" w16du:dateUtc="2026-06-22T20:41:00Z">
            <w:rPr/>
          </w:rPrChange>
        </w:rPr>
        <w:t>cit</w:t>
      </w:r>
      <w:proofErr w:type="gramEnd"/>
      <w:r w:rsidRPr="00C17E78">
        <w:rPr>
          <w:sz w:val="16"/>
          <w:szCs w:val="16"/>
          <w:rPrChange w:id="337" w:author="emmanuel blezes" w:date="2026-06-22T22:41:00Z" w16du:dateUtc="2026-06-22T20:41:00Z">
            <w:rPr/>
          </w:rPrChange>
        </w:rPr>
        <w:t>. Indice conjoncturel de fécondité (ICF) 2025 : 1,56 enfant par femme. Évolution récente : 2,00 en 2014, 1,80 en 2018, 1,84 en 2020, 1,65 en 2023, 1,61 en 2024, 1,56 en 2025. Âge moyen à la maternité : 31,2 ans en 2025 (vs 29,6 ans en 2005).</w:t>
      </w:r>
    </w:p>
  </w:footnote>
  <w:footnote w:id="32">
    <w:p w14:paraId="16EE20BB" w14:textId="77777777" w:rsidR="00534634" w:rsidRPr="00C17E78" w:rsidRDefault="00000000">
      <w:pPr>
        <w:pStyle w:val="FootnoteText"/>
        <w:rPr>
          <w:sz w:val="16"/>
          <w:szCs w:val="16"/>
          <w:rPrChange w:id="338" w:author="emmanuel blezes" w:date="2026-06-22T22:41:00Z" w16du:dateUtc="2026-06-22T20:41:00Z">
            <w:rPr/>
          </w:rPrChange>
        </w:rPr>
      </w:pPr>
      <w:r w:rsidRPr="00C17E78">
        <w:rPr>
          <w:rStyle w:val="FootnoteReference"/>
          <w:sz w:val="16"/>
          <w:szCs w:val="16"/>
          <w:rPrChange w:id="339" w:author="emmanuel blezes" w:date="2026-06-22T22:41:00Z" w16du:dateUtc="2026-06-22T20:41:00Z">
            <w:rPr>
              <w:rStyle w:val="FootnoteReference"/>
            </w:rPr>
          </w:rPrChange>
        </w:rPr>
        <w:footnoteRef/>
      </w:r>
      <w:r w:rsidRPr="00C17E78">
        <w:rPr>
          <w:sz w:val="16"/>
          <w:szCs w:val="16"/>
          <w:lang w:val="en-GB"/>
          <w:rPrChange w:id="340" w:author="emmanuel blezes" w:date="2026-06-22T22:41:00Z" w16du:dateUtc="2026-06-22T20:41:00Z">
            <w:rPr/>
          </w:rPrChange>
        </w:rPr>
        <w:t xml:space="preserve"> Eurostat, </w:t>
      </w:r>
      <w:r w:rsidRPr="00C17E78">
        <w:rPr>
          <w:i/>
          <w:iCs/>
          <w:sz w:val="16"/>
          <w:szCs w:val="16"/>
          <w:lang w:val="en-GB"/>
          <w:rPrChange w:id="341" w:author="emmanuel blezes" w:date="2026-06-22T22:41:00Z" w16du:dateUtc="2026-06-22T20:41:00Z">
            <w:rPr>
              <w:i/>
              <w:iCs/>
            </w:rPr>
          </w:rPrChange>
        </w:rPr>
        <w:t>Total fertility rate by NUTS 2 region</w:t>
      </w:r>
      <w:r w:rsidRPr="00C17E78">
        <w:rPr>
          <w:sz w:val="16"/>
          <w:szCs w:val="16"/>
          <w:lang w:val="en-GB"/>
          <w:rPrChange w:id="342" w:author="emmanuel blezes" w:date="2026-06-22T22:41:00Z" w16du:dateUtc="2026-06-22T20:41:00Z">
            <w:rPr/>
          </w:rPrChange>
        </w:rPr>
        <w:t xml:space="preserve">, données 2024. </w:t>
      </w:r>
      <w:proofErr w:type="gramStart"/>
      <w:r w:rsidRPr="00C17E78">
        <w:rPr>
          <w:sz w:val="16"/>
          <w:szCs w:val="16"/>
          <w:lang w:val="en-GB"/>
          <w:rPrChange w:id="343" w:author="emmanuel blezes" w:date="2026-06-22T22:41:00Z" w16du:dateUtc="2026-06-22T20:41:00Z">
            <w:rPr/>
          </w:rPrChange>
        </w:rPr>
        <w:t>URL :</w:t>
      </w:r>
      <w:proofErr w:type="gramEnd"/>
      <w:r w:rsidRPr="00C17E78">
        <w:rPr>
          <w:sz w:val="16"/>
          <w:szCs w:val="16"/>
          <w:lang w:val="en-GB"/>
          <w:rPrChange w:id="344" w:author="emmanuel blezes" w:date="2026-06-22T22:41:00Z" w16du:dateUtc="2026-06-22T20:41:00Z">
            <w:rPr/>
          </w:rPrChange>
        </w:rPr>
        <w:t xml:space="preserve"> https://ec.europa.eu/eurostat/databrowser/view/demo_r_find2/. </w:t>
      </w:r>
      <w:r w:rsidRPr="00C17E78">
        <w:rPr>
          <w:sz w:val="16"/>
          <w:szCs w:val="16"/>
          <w:rPrChange w:id="345" w:author="emmanuel blezes" w:date="2026-06-22T22:41:00Z" w16du:dateUtc="2026-06-22T20:41:00Z">
            <w:rPr/>
          </w:rPrChange>
        </w:rPr>
        <w:t>ICF 2024 dans l’UE : France 1,61 ; Allemagne 1,36 ; Italie 1,18 ; Espagne 1,10 ; Pays-Bas 1,43 ; Suède 1,45 ; moyenne UE27 1,34.</w:t>
      </w:r>
    </w:p>
  </w:footnote>
  <w:footnote w:id="33">
    <w:p w14:paraId="486A768E" w14:textId="77777777" w:rsidR="00534634" w:rsidRPr="00C17E78" w:rsidRDefault="00000000">
      <w:pPr>
        <w:pStyle w:val="FootnoteText"/>
        <w:rPr>
          <w:sz w:val="16"/>
          <w:szCs w:val="16"/>
          <w:rPrChange w:id="346" w:author="emmanuel blezes" w:date="2026-06-22T22:41:00Z" w16du:dateUtc="2026-06-22T20:41:00Z">
            <w:rPr/>
          </w:rPrChange>
        </w:rPr>
      </w:pPr>
      <w:r w:rsidRPr="00C17E78">
        <w:rPr>
          <w:rStyle w:val="FootnoteReference"/>
          <w:sz w:val="16"/>
          <w:szCs w:val="16"/>
          <w:rPrChange w:id="347" w:author="emmanuel blezes" w:date="2026-06-22T22:41:00Z" w16du:dateUtc="2026-06-22T20:41:00Z">
            <w:rPr>
              <w:rStyle w:val="FootnoteReference"/>
            </w:rPr>
          </w:rPrChange>
        </w:rPr>
        <w:footnoteRef/>
      </w:r>
      <w:r w:rsidRPr="00C17E78">
        <w:rPr>
          <w:sz w:val="16"/>
          <w:szCs w:val="16"/>
          <w:rPrChange w:id="348" w:author="emmanuel blezes" w:date="2026-06-22T22:41:00Z" w16du:dateUtc="2026-06-22T20:41:00Z">
            <w:rPr/>
          </w:rPrChange>
        </w:rPr>
        <w:t xml:space="preserve"> INSEE, </w:t>
      </w:r>
      <w:r w:rsidRPr="00C17E78">
        <w:rPr>
          <w:i/>
          <w:iCs/>
          <w:sz w:val="16"/>
          <w:szCs w:val="16"/>
          <w:rPrChange w:id="349" w:author="emmanuel blezes" w:date="2026-06-22T22:41:00Z" w16du:dateUtc="2026-06-22T20:41:00Z">
            <w:rPr>
              <w:i/>
              <w:iCs/>
            </w:rPr>
          </w:rPrChange>
        </w:rPr>
        <w:t>Bilan démographique 2025</w:t>
      </w:r>
      <w:r w:rsidRPr="00C17E78">
        <w:rPr>
          <w:sz w:val="16"/>
          <w:szCs w:val="16"/>
          <w:rPrChange w:id="350" w:author="emmanuel blezes" w:date="2026-06-22T22:41:00Z" w16du:dateUtc="2026-06-22T20:41:00Z">
            <w:rPr/>
          </w:rPrChange>
        </w:rPr>
        <w:t xml:space="preserve">, op. </w:t>
      </w:r>
      <w:proofErr w:type="gramStart"/>
      <w:r w:rsidRPr="00C17E78">
        <w:rPr>
          <w:sz w:val="16"/>
          <w:szCs w:val="16"/>
          <w:rPrChange w:id="351" w:author="emmanuel blezes" w:date="2026-06-22T22:41:00Z" w16du:dateUtc="2026-06-22T20:41:00Z">
            <w:rPr/>
          </w:rPrChange>
        </w:rPr>
        <w:t>cit</w:t>
      </w:r>
      <w:proofErr w:type="gramEnd"/>
      <w:r w:rsidRPr="00C17E78">
        <w:rPr>
          <w:sz w:val="16"/>
          <w:szCs w:val="16"/>
          <w:rPrChange w:id="352" w:author="emmanuel blezes" w:date="2026-06-22T22:41:00Z" w16du:dateUtc="2026-06-22T20:41:00Z">
            <w:rPr/>
          </w:rPrChange>
        </w:rPr>
        <w:t>. Espérance de vie à la naissance en 2025 : 85,9 ans (femmes), 80,3 ans (hommes). En 1950 : 69,2 ans (femmes), 63,4 ans (hommes). Gain cumulé : 16,7 ans (femmes), 16,9 ans (hommes).</w:t>
      </w:r>
    </w:p>
  </w:footnote>
  <w:footnote w:id="34">
    <w:p w14:paraId="37531082" w14:textId="77777777" w:rsidR="00534634" w:rsidRPr="00C17E78" w:rsidRDefault="00000000">
      <w:pPr>
        <w:pStyle w:val="FootnoteText"/>
        <w:rPr>
          <w:sz w:val="16"/>
          <w:szCs w:val="16"/>
          <w:rPrChange w:id="353" w:author="emmanuel blezes" w:date="2026-06-22T22:41:00Z" w16du:dateUtc="2026-06-22T20:41:00Z">
            <w:rPr/>
          </w:rPrChange>
        </w:rPr>
      </w:pPr>
      <w:r w:rsidRPr="00C17E78">
        <w:rPr>
          <w:rStyle w:val="FootnoteReference"/>
          <w:sz w:val="16"/>
          <w:szCs w:val="16"/>
          <w:rPrChange w:id="354" w:author="emmanuel blezes" w:date="2026-06-22T22:41:00Z" w16du:dateUtc="2026-06-22T20:41:00Z">
            <w:rPr>
              <w:rStyle w:val="FootnoteReference"/>
            </w:rPr>
          </w:rPrChange>
        </w:rPr>
        <w:footnoteRef/>
      </w:r>
      <w:r w:rsidRPr="00C17E78">
        <w:rPr>
          <w:sz w:val="16"/>
          <w:szCs w:val="16"/>
          <w:rPrChange w:id="355" w:author="emmanuel blezes" w:date="2026-06-22T22:41:00Z" w16du:dateUtc="2026-06-22T20:41:00Z">
            <w:rPr/>
          </w:rPrChange>
        </w:rPr>
        <w:t xml:space="preserve"> Sur les hypothèses démographiques sous-jacentes à l’architecture de 1945, voir Bruno Valat, Les retraites et la création de la Sécurité sociale en 1945 : révolution ou </w:t>
      </w:r>
      <w:proofErr w:type="gramStart"/>
      <w:r w:rsidRPr="00C17E78">
        <w:rPr>
          <w:sz w:val="16"/>
          <w:szCs w:val="16"/>
          <w:rPrChange w:id="356" w:author="emmanuel blezes" w:date="2026-06-22T22:41:00Z" w16du:dateUtc="2026-06-22T20:41:00Z">
            <w:rPr/>
          </w:rPrChange>
        </w:rPr>
        <w:t>restauration ?,</w:t>
      </w:r>
      <w:proofErr w:type="gramEnd"/>
      <w:r w:rsidRPr="00C17E78">
        <w:rPr>
          <w:sz w:val="16"/>
          <w:szCs w:val="16"/>
          <w:rPrChange w:id="357" w:author="emmanuel blezes" w:date="2026-06-22T22:41:00Z" w16du:dateUtc="2026-06-22T20:41:00Z">
            <w:rPr/>
          </w:rPrChange>
        </w:rPr>
        <w:t xml:space="preserve"> Revue d’histoire de la protection sociale, 2020/1 n° 13, p. 36-53 (repris par le COR comme document de séance en 2022) (https://www.cor-retraites.fr/sites/default/files/2022-12/Doc_10_Valat.pdf). À la Libération, l’espérance de vie résiduelle à 65 ans était de l’ordre d’une dizaine d’années pour les hommes et d’une quinzaine pour les femmes ; pour la génération atteignant 65 ans en 1965, elle est de 13 ans (hommes) et 18 ans (femmes), contre 20,0 et 23,6 ans en 2025 (INSEE, </w:t>
      </w:r>
      <w:r w:rsidRPr="00C17E78">
        <w:rPr>
          <w:i/>
          <w:iCs/>
          <w:sz w:val="16"/>
          <w:szCs w:val="16"/>
          <w:rPrChange w:id="358" w:author="emmanuel blezes" w:date="2026-06-22T22:41:00Z" w16du:dateUtc="2026-06-22T20:41:00Z">
            <w:rPr>
              <w:i/>
              <w:iCs/>
            </w:rPr>
          </w:rPrChange>
        </w:rPr>
        <w:t>Espérance de vie à divers âges</w:t>
      </w:r>
      <w:r w:rsidRPr="00C17E78">
        <w:rPr>
          <w:sz w:val="16"/>
          <w:szCs w:val="16"/>
          <w:rPrChange w:id="359" w:author="emmanuel blezes" w:date="2026-06-22T22:41:00Z" w16du:dateUtc="2026-06-22T20:41:00Z">
            <w:rPr/>
          </w:rPrChange>
        </w:rPr>
        <w:t>, https://www.insee.fr/fr/statistiques/2416631).</w:t>
      </w:r>
    </w:p>
  </w:footnote>
  <w:footnote w:id="35">
    <w:p w14:paraId="08AD2CC9" w14:textId="77777777" w:rsidR="00534634" w:rsidRPr="00C17E78" w:rsidRDefault="00000000">
      <w:pPr>
        <w:pStyle w:val="FootnoteText"/>
        <w:rPr>
          <w:sz w:val="16"/>
          <w:szCs w:val="16"/>
          <w:rPrChange w:id="360" w:author="emmanuel blezes" w:date="2026-06-22T22:41:00Z" w16du:dateUtc="2026-06-22T20:41:00Z">
            <w:rPr/>
          </w:rPrChange>
        </w:rPr>
      </w:pPr>
      <w:r w:rsidRPr="00C17E78">
        <w:rPr>
          <w:rStyle w:val="FootnoteReference"/>
          <w:sz w:val="16"/>
          <w:szCs w:val="16"/>
          <w:rPrChange w:id="361" w:author="emmanuel blezes" w:date="2026-06-22T22:41:00Z" w16du:dateUtc="2026-06-22T20:41:00Z">
            <w:rPr>
              <w:rStyle w:val="FootnoteReference"/>
            </w:rPr>
          </w:rPrChange>
        </w:rPr>
        <w:footnoteRef/>
      </w:r>
      <w:r w:rsidRPr="00C17E78">
        <w:rPr>
          <w:sz w:val="16"/>
          <w:szCs w:val="16"/>
          <w:rPrChange w:id="362" w:author="emmanuel blezes" w:date="2026-06-22T22:41:00Z" w16du:dateUtc="2026-06-22T20:41:00Z">
            <w:rPr/>
          </w:rPrChange>
        </w:rPr>
        <w:t xml:space="preserve"> Tableau INSEE, </w:t>
      </w:r>
      <w:r w:rsidRPr="00C17E78">
        <w:rPr>
          <w:i/>
          <w:iCs/>
          <w:sz w:val="16"/>
          <w:szCs w:val="16"/>
          <w:rPrChange w:id="363" w:author="emmanuel blezes" w:date="2026-06-22T22:41:00Z" w16du:dateUtc="2026-06-22T20:41:00Z">
            <w:rPr>
              <w:i/>
              <w:iCs/>
            </w:rPr>
          </w:rPrChange>
        </w:rPr>
        <w:t>Espérance de vie à divers âges</w:t>
      </w:r>
      <w:r w:rsidRPr="00C17E78">
        <w:rPr>
          <w:sz w:val="16"/>
          <w:szCs w:val="16"/>
          <w:rPrChange w:id="364" w:author="emmanuel blezes" w:date="2026-06-22T22:41:00Z" w16du:dateUtc="2026-06-22T20:41:00Z">
            <w:rPr/>
          </w:rPrChange>
        </w:rPr>
        <w:t xml:space="preserve"> (https://www.insee.fr/fr/statistiques/2416631). À 65 ans en 2025 : femmes 23,6 ans, hommes 20,0 ans.</w:t>
      </w:r>
    </w:p>
  </w:footnote>
  <w:footnote w:id="36">
    <w:p w14:paraId="769BE186" w14:textId="77777777" w:rsidR="00534634" w:rsidRPr="00C17E78" w:rsidRDefault="00000000">
      <w:pPr>
        <w:pStyle w:val="FootnoteText"/>
        <w:rPr>
          <w:sz w:val="16"/>
          <w:szCs w:val="16"/>
          <w:rPrChange w:id="365" w:author="emmanuel blezes" w:date="2026-06-22T22:41:00Z" w16du:dateUtc="2026-06-22T20:41:00Z">
            <w:rPr/>
          </w:rPrChange>
        </w:rPr>
      </w:pPr>
      <w:r w:rsidRPr="00C17E78">
        <w:rPr>
          <w:rStyle w:val="FootnoteReference"/>
          <w:sz w:val="16"/>
          <w:szCs w:val="16"/>
          <w:rPrChange w:id="366" w:author="emmanuel blezes" w:date="2026-06-22T22:41:00Z" w16du:dateUtc="2026-06-22T20:41:00Z">
            <w:rPr>
              <w:rStyle w:val="FootnoteReference"/>
            </w:rPr>
          </w:rPrChange>
        </w:rPr>
        <w:footnoteRef/>
      </w:r>
      <w:r w:rsidRPr="00C17E78">
        <w:rPr>
          <w:sz w:val="16"/>
          <w:szCs w:val="16"/>
          <w:rPrChange w:id="367" w:author="emmanuel blezes" w:date="2026-06-22T22:41:00Z" w16du:dateUtc="2026-06-22T20:41:00Z">
            <w:rPr/>
          </w:rPrChange>
        </w:rPr>
        <w:t xml:space="preserve"> INSEE, </w:t>
      </w:r>
      <w:r w:rsidRPr="00C17E78">
        <w:rPr>
          <w:i/>
          <w:iCs/>
          <w:sz w:val="16"/>
          <w:szCs w:val="16"/>
          <w:rPrChange w:id="368" w:author="emmanuel blezes" w:date="2026-06-22T22:41:00Z" w16du:dateUtc="2026-06-22T20:41:00Z">
            <w:rPr>
              <w:i/>
              <w:iCs/>
            </w:rPr>
          </w:rPrChange>
        </w:rPr>
        <w:t>Bilan démographique 2025</w:t>
      </w:r>
      <w:r w:rsidRPr="00C17E78">
        <w:rPr>
          <w:sz w:val="16"/>
          <w:szCs w:val="16"/>
          <w:rPrChange w:id="369" w:author="emmanuel blezes" w:date="2026-06-22T22:41:00Z" w16du:dateUtc="2026-06-22T20:41:00Z">
            <w:rPr/>
          </w:rPrChange>
        </w:rPr>
        <w:t xml:space="preserve">, op. </w:t>
      </w:r>
      <w:proofErr w:type="gramStart"/>
      <w:r w:rsidRPr="00C17E78">
        <w:rPr>
          <w:sz w:val="16"/>
          <w:szCs w:val="16"/>
          <w:rPrChange w:id="370" w:author="emmanuel blezes" w:date="2026-06-22T22:41:00Z" w16du:dateUtc="2026-06-22T20:41:00Z">
            <w:rPr/>
          </w:rPrChange>
        </w:rPr>
        <w:t>cit</w:t>
      </w:r>
      <w:proofErr w:type="gramEnd"/>
      <w:r w:rsidRPr="00C17E78">
        <w:rPr>
          <w:sz w:val="16"/>
          <w:szCs w:val="16"/>
          <w:rPrChange w:id="371" w:author="emmanuel blezes" w:date="2026-06-22T22:41:00Z" w16du:dateUtc="2026-06-22T20:41:00Z">
            <w:rPr/>
          </w:rPrChange>
        </w:rPr>
        <w:t>. Population au 1er janvier 2026 : 69,1 millions. Part des 65 ans et plus : 22,2 % au 1er janvier 2026 (environ 22,0 % au 1er janvier 2025, 16,4 % en 2006, environ 13 % en 1986). Part des moins de 20 ans : 22,5 % au 1er janvier 2026.</w:t>
      </w:r>
    </w:p>
  </w:footnote>
  <w:footnote w:id="37">
    <w:p w14:paraId="5527CEF5" w14:textId="77777777" w:rsidR="00534634" w:rsidRPr="00C17E78" w:rsidRDefault="00000000">
      <w:pPr>
        <w:pStyle w:val="FootnoteText"/>
        <w:rPr>
          <w:sz w:val="16"/>
          <w:szCs w:val="16"/>
          <w:rPrChange w:id="372" w:author="emmanuel blezes" w:date="2026-06-22T22:41:00Z" w16du:dateUtc="2026-06-22T20:41:00Z">
            <w:rPr/>
          </w:rPrChange>
        </w:rPr>
      </w:pPr>
      <w:r w:rsidRPr="00C17E78">
        <w:rPr>
          <w:rStyle w:val="FootnoteReference"/>
          <w:sz w:val="16"/>
          <w:szCs w:val="16"/>
          <w:rPrChange w:id="373" w:author="emmanuel blezes" w:date="2026-06-22T22:41:00Z" w16du:dateUtc="2026-06-22T20:41:00Z">
            <w:rPr>
              <w:rStyle w:val="FootnoteReference"/>
            </w:rPr>
          </w:rPrChange>
        </w:rPr>
        <w:footnoteRef/>
      </w:r>
      <w:r w:rsidRPr="00C17E78">
        <w:rPr>
          <w:sz w:val="16"/>
          <w:szCs w:val="16"/>
          <w:rPrChange w:id="374" w:author="emmanuel blezes" w:date="2026-06-22T22:41:00Z" w16du:dateUtc="2026-06-22T20:41:00Z">
            <w:rPr/>
          </w:rPrChange>
        </w:rPr>
        <w:t xml:space="preserve"> Commission européenne, </w:t>
      </w:r>
      <w:r w:rsidRPr="00C17E78">
        <w:rPr>
          <w:i/>
          <w:iCs/>
          <w:sz w:val="16"/>
          <w:szCs w:val="16"/>
          <w:rPrChange w:id="375" w:author="emmanuel blezes" w:date="2026-06-22T22:41:00Z" w16du:dateUtc="2026-06-22T20:41:00Z">
            <w:rPr>
              <w:i/>
              <w:iCs/>
            </w:rPr>
          </w:rPrChange>
        </w:rPr>
        <w:t>2024 Ageing Report</w:t>
      </w:r>
      <w:r w:rsidRPr="00C17E78">
        <w:rPr>
          <w:sz w:val="16"/>
          <w:szCs w:val="16"/>
          <w:rPrChange w:id="376" w:author="emmanuel blezes" w:date="2026-06-22T22:41:00Z" w16du:dateUtc="2026-06-22T20:41:00Z">
            <w:rPr/>
          </w:rPrChange>
        </w:rPr>
        <w:t xml:space="preserve">, op. </w:t>
      </w:r>
      <w:proofErr w:type="gramStart"/>
      <w:r w:rsidRPr="00C17E78">
        <w:rPr>
          <w:sz w:val="16"/>
          <w:szCs w:val="16"/>
          <w:rPrChange w:id="377" w:author="emmanuel blezes" w:date="2026-06-22T22:41:00Z" w16du:dateUtc="2026-06-22T20:41:00Z">
            <w:rPr/>
          </w:rPrChange>
        </w:rPr>
        <w:t>cit</w:t>
      </w:r>
      <w:proofErr w:type="gramEnd"/>
      <w:r w:rsidRPr="00C17E78">
        <w:rPr>
          <w:sz w:val="16"/>
          <w:szCs w:val="16"/>
          <w:rPrChange w:id="378" w:author="emmanuel blezes" w:date="2026-06-22T22:41:00Z" w16du:dateUtc="2026-06-22T20:41:00Z">
            <w:rPr/>
          </w:rPrChange>
        </w:rPr>
        <w:t>. Ratio de dépendance des personnes âgées (population 65+ rapportée à la population en âge de travailler 20-64 ans) : 38,2 % en 2022, projection 57,8 % en 2070 - un bond de près de vingt points en cinquante ans, dans la moyenne haute européenne.</w:t>
      </w:r>
    </w:p>
  </w:footnote>
  <w:footnote w:id="38">
    <w:p w14:paraId="733B81D0" w14:textId="77777777" w:rsidR="00534634" w:rsidRPr="00C17E78" w:rsidRDefault="00000000">
      <w:pPr>
        <w:pStyle w:val="FootnoteText"/>
        <w:rPr>
          <w:sz w:val="16"/>
          <w:szCs w:val="16"/>
          <w:rPrChange w:id="379" w:author="emmanuel blezes" w:date="2026-06-22T22:41:00Z" w16du:dateUtc="2026-06-22T20:41:00Z">
            <w:rPr/>
          </w:rPrChange>
        </w:rPr>
      </w:pPr>
      <w:r w:rsidRPr="00C17E78">
        <w:rPr>
          <w:rStyle w:val="FootnoteReference"/>
          <w:sz w:val="16"/>
          <w:szCs w:val="16"/>
          <w:rPrChange w:id="380" w:author="emmanuel blezes" w:date="2026-06-22T22:41:00Z" w16du:dateUtc="2026-06-22T20:41:00Z">
            <w:rPr>
              <w:rStyle w:val="FootnoteReference"/>
            </w:rPr>
          </w:rPrChange>
        </w:rPr>
        <w:footnoteRef/>
      </w:r>
      <w:r w:rsidRPr="00C17E78">
        <w:rPr>
          <w:sz w:val="16"/>
          <w:szCs w:val="16"/>
          <w:rPrChange w:id="381" w:author="emmanuel blezes" w:date="2026-06-22T22:41:00Z" w16du:dateUtc="2026-06-22T20:41:00Z">
            <w:rPr/>
          </w:rPrChange>
        </w:rPr>
        <w:t xml:space="preserve"> INSEE, </w:t>
      </w:r>
      <w:r w:rsidRPr="00C17E78">
        <w:rPr>
          <w:i/>
          <w:iCs/>
          <w:sz w:val="16"/>
          <w:szCs w:val="16"/>
          <w:rPrChange w:id="382" w:author="emmanuel blezes" w:date="2026-06-22T22:41:00Z" w16du:dateUtc="2026-06-22T20:41:00Z">
            <w:rPr>
              <w:i/>
              <w:iCs/>
            </w:rPr>
          </w:rPrChange>
        </w:rPr>
        <w:t>Cotisants, retraités et rapport démographique tous régimes</w:t>
      </w:r>
      <w:r w:rsidRPr="00C17E78">
        <w:rPr>
          <w:sz w:val="16"/>
          <w:szCs w:val="16"/>
          <w:rPrChange w:id="383" w:author="emmanuel blezes" w:date="2026-06-22T22:41:00Z" w16du:dateUtc="2026-06-22T20:41:00Z">
            <w:rPr/>
          </w:rPrChange>
        </w:rPr>
        <w:t>, séries longues. URL : https://www.insee.fr/fr/statistiques/2415121. Ratio 4,29 en 1965 (point haut historique).</w:t>
      </w:r>
    </w:p>
  </w:footnote>
  <w:footnote w:id="39">
    <w:p w14:paraId="4CF00F95" w14:textId="77777777" w:rsidR="00534634" w:rsidRPr="00C17E78" w:rsidRDefault="00000000">
      <w:pPr>
        <w:pStyle w:val="FootnoteText"/>
        <w:rPr>
          <w:sz w:val="16"/>
          <w:szCs w:val="16"/>
          <w:rPrChange w:id="384" w:author="emmanuel blezes" w:date="2026-06-22T22:41:00Z" w16du:dateUtc="2026-06-22T20:41:00Z">
            <w:rPr/>
          </w:rPrChange>
        </w:rPr>
      </w:pPr>
      <w:r w:rsidRPr="00C17E78">
        <w:rPr>
          <w:rStyle w:val="FootnoteReference"/>
          <w:sz w:val="16"/>
          <w:szCs w:val="16"/>
          <w:rPrChange w:id="385" w:author="emmanuel blezes" w:date="2026-06-22T22:41:00Z" w16du:dateUtc="2026-06-22T20:41:00Z">
            <w:rPr>
              <w:rStyle w:val="FootnoteReference"/>
            </w:rPr>
          </w:rPrChange>
        </w:rPr>
        <w:footnoteRef/>
      </w:r>
      <w:r w:rsidRPr="00C17E78">
        <w:rPr>
          <w:sz w:val="16"/>
          <w:szCs w:val="16"/>
          <w:rPrChange w:id="386" w:author="emmanuel blezes" w:date="2026-06-22T22:41:00Z" w16du:dateUtc="2026-06-22T20:41:00Z">
            <w:rPr/>
          </w:rPrChange>
        </w:rPr>
        <w:t xml:space="preserve"> INSEE, ibid., données 2024 : 1,79 cotisant pour un retraité, tous régimes confondus.</w:t>
      </w:r>
    </w:p>
  </w:footnote>
  <w:footnote w:id="40">
    <w:p w14:paraId="3092AD1C" w14:textId="77777777" w:rsidR="00534634" w:rsidRPr="00C17E78" w:rsidRDefault="00000000">
      <w:pPr>
        <w:pStyle w:val="FootnoteText"/>
        <w:rPr>
          <w:sz w:val="16"/>
          <w:szCs w:val="16"/>
          <w:rPrChange w:id="387" w:author="emmanuel blezes" w:date="2026-06-22T22:41:00Z" w16du:dateUtc="2026-06-22T20:41:00Z">
            <w:rPr/>
          </w:rPrChange>
        </w:rPr>
      </w:pPr>
      <w:r w:rsidRPr="00C17E78">
        <w:rPr>
          <w:rStyle w:val="FootnoteReference"/>
          <w:sz w:val="16"/>
          <w:szCs w:val="16"/>
          <w:rPrChange w:id="388" w:author="emmanuel blezes" w:date="2026-06-22T22:41:00Z" w16du:dateUtc="2026-06-22T20:41:00Z">
            <w:rPr>
              <w:rStyle w:val="FootnoteReference"/>
            </w:rPr>
          </w:rPrChange>
        </w:rPr>
        <w:footnoteRef/>
      </w:r>
      <w:r w:rsidRPr="00C17E78">
        <w:rPr>
          <w:sz w:val="16"/>
          <w:szCs w:val="16"/>
          <w:rPrChange w:id="389" w:author="emmanuel blezes" w:date="2026-06-22T22:41:00Z" w16du:dateUtc="2026-06-22T20:41:00Z">
            <w:rPr/>
          </w:rPrChange>
        </w:rPr>
        <w:t xml:space="preserve"> COR juin 2025, scénario central, projection 2070 : 1,40 cotisant pour un retraité.</w:t>
      </w:r>
    </w:p>
  </w:footnote>
  <w:footnote w:id="41">
    <w:p w14:paraId="0607C6D2" w14:textId="77777777" w:rsidR="00534634" w:rsidRPr="00C17E78" w:rsidRDefault="00000000">
      <w:pPr>
        <w:pStyle w:val="FootnoteText"/>
        <w:rPr>
          <w:sz w:val="16"/>
          <w:szCs w:val="16"/>
          <w:rPrChange w:id="390" w:author="emmanuel blezes" w:date="2026-06-22T22:41:00Z" w16du:dateUtc="2026-06-22T20:41:00Z">
            <w:rPr/>
          </w:rPrChange>
        </w:rPr>
      </w:pPr>
      <w:r w:rsidRPr="00C17E78">
        <w:rPr>
          <w:rStyle w:val="FootnoteReference"/>
          <w:sz w:val="16"/>
          <w:szCs w:val="16"/>
          <w:rPrChange w:id="391" w:author="emmanuel blezes" w:date="2026-06-22T22:41:00Z" w16du:dateUtc="2026-06-22T20:41:00Z">
            <w:rPr>
              <w:rStyle w:val="FootnoteReference"/>
            </w:rPr>
          </w:rPrChange>
        </w:rPr>
        <w:footnoteRef/>
      </w:r>
      <w:r w:rsidRPr="00C17E78">
        <w:rPr>
          <w:sz w:val="16"/>
          <w:szCs w:val="16"/>
          <w:rPrChange w:id="392" w:author="emmanuel blezes" w:date="2026-06-22T22:41:00Z" w16du:dateUtc="2026-06-22T20:41:00Z">
            <w:rPr/>
          </w:rPrChange>
        </w:rPr>
        <w:t xml:space="preserve"> COR juin 2025, hypothèses du scénario de référence (rapport complet, p. 47 environ) : productivité horaire +0,7 % par an à partir de 2040, chômage 7 % à partir de 2032, fécondité 1,80, solde migratoire +70 000/an.</w:t>
      </w:r>
    </w:p>
  </w:footnote>
  <w:footnote w:id="42">
    <w:p w14:paraId="736309E1" w14:textId="77777777" w:rsidR="00534634" w:rsidRPr="00C17E78" w:rsidRDefault="00000000">
      <w:pPr>
        <w:pStyle w:val="FootnoteText"/>
        <w:rPr>
          <w:sz w:val="16"/>
          <w:szCs w:val="16"/>
          <w:rPrChange w:id="395" w:author="emmanuel blezes" w:date="2026-06-22T22:41:00Z" w16du:dateUtc="2026-06-22T20:41:00Z">
            <w:rPr/>
          </w:rPrChange>
        </w:rPr>
      </w:pPr>
      <w:r w:rsidRPr="00C17E78">
        <w:rPr>
          <w:rStyle w:val="FootnoteReference"/>
          <w:sz w:val="16"/>
          <w:szCs w:val="16"/>
          <w:rPrChange w:id="396" w:author="emmanuel blezes" w:date="2026-06-22T22:41:00Z" w16du:dateUtc="2026-06-22T20:41:00Z">
            <w:rPr>
              <w:rStyle w:val="FootnoteReference"/>
            </w:rPr>
          </w:rPrChange>
        </w:rPr>
        <w:footnoteRef/>
      </w:r>
      <w:r w:rsidRPr="00C17E78">
        <w:rPr>
          <w:sz w:val="16"/>
          <w:szCs w:val="16"/>
          <w:rPrChange w:id="397" w:author="emmanuel blezes" w:date="2026-06-22T22:41:00Z" w16du:dateUtc="2026-06-22T20:41:00Z">
            <w:rPr/>
          </w:rPrChange>
        </w:rPr>
        <w:t xml:space="preserve"> Mission Pensions de l'État, projet annuel de performance (PAP) : contribution employeur de l'État au CAS Pensions de l’ordre de 52 Md€ (civils + militaires) — 51,7 Md€ pour 2024, 52,4 Md€ « versés actuellement » selon le rapport du Sénat sur le PLF 2026. La « cotisation employeur » est calculée au taux de 74,28 % des traitements indiciaires pour les fonctionnaires civils, contre ~16,5 % pour un employeur privé soumis au régime général. Sources : Bercy, annexe Mission Pensions ; Sénat, </w:t>
      </w:r>
      <w:r w:rsidRPr="00C17E78">
        <w:rPr>
          <w:i/>
          <w:iCs/>
          <w:sz w:val="16"/>
          <w:szCs w:val="16"/>
          <w:rPrChange w:id="398" w:author="emmanuel blezes" w:date="2026-06-22T22:41:00Z" w16du:dateUtc="2026-06-22T20:41:00Z">
            <w:rPr>
              <w:i/>
              <w:iCs/>
            </w:rPr>
          </w:rPrChange>
        </w:rPr>
        <w:t>PLF 2026 — Régimes sociaux et de retraite et CAS Pensions</w:t>
      </w:r>
      <w:r w:rsidRPr="00C17E78">
        <w:rPr>
          <w:sz w:val="16"/>
          <w:szCs w:val="16"/>
          <w:rPrChange w:id="399" w:author="emmanuel blezes" w:date="2026-06-22T22:41:00Z" w16du:dateUtc="2026-06-22T20:41:00Z">
            <w:rPr/>
          </w:rPrChange>
        </w:rPr>
        <w:t xml:space="preserve"> (https://www.senat.fr/rap/a25-142-3/a25-142-3_mono.html).</w:t>
      </w:r>
    </w:p>
  </w:footnote>
  <w:footnote w:id="43">
    <w:p w14:paraId="397EE14B" w14:textId="77777777" w:rsidR="00534634" w:rsidRPr="00C17E78" w:rsidRDefault="00000000">
      <w:pPr>
        <w:pStyle w:val="FootnoteText"/>
        <w:rPr>
          <w:sz w:val="16"/>
          <w:szCs w:val="16"/>
          <w:rPrChange w:id="400" w:author="emmanuel blezes" w:date="2026-06-22T22:41:00Z" w16du:dateUtc="2026-06-22T20:41:00Z">
            <w:rPr/>
          </w:rPrChange>
        </w:rPr>
      </w:pPr>
      <w:r w:rsidRPr="00C17E78">
        <w:rPr>
          <w:rStyle w:val="FootnoteReference"/>
          <w:sz w:val="16"/>
          <w:szCs w:val="16"/>
          <w:rPrChange w:id="401" w:author="emmanuel blezes" w:date="2026-06-22T22:41:00Z" w16du:dateUtc="2026-06-22T20:41:00Z">
            <w:rPr>
              <w:rStyle w:val="FootnoteReference"/>
            </w:rPr>
          </w:rPrChange>
        </w:rPr>
        <w:footnoteRef/>
      </w:r>
      <w:r w:rsidRPr="00C17E78">
        <w:rPr>
          <w:sz w:val="16"/>
          <w:szCs w:val="16"/>
          <w:rPrChange w:id="402" w:author="emmanuel blezes" w:date="2026-06-22T22:41:00Z" w16du:dateUtc="2026-06-22T20:41:00Z">
            <w:rPr/>
          </w:rPrChange>
        </w:rPr>
        <w:t xml:space="preserve"> Décret n° 2025-61 du 22 janvier 2025 relevant le taux de la contribution employeur due au CAS « Pensions » au titre des fonctionnaires civils de l’État et des magistrats de 74,28 % à 78,28 % à compter du 1ᵉʳ janvier 2025 ; puis décret n° 2025-1341 du 26 décembre 2025 relevant ce taux à 82,28 % à compter du 1ᵉʳ janvier 2026. Le taux applicable aux militaires est très supérieur (de l’ordre de 126 %).</w:t>
      </w:r>
    </w:p>
  </w:footnote>
  <w:footnote w:id="44">
    <w:p w14:paraId="5395CAF1" w14:textId="77777777" w:rsidR="00534634" w:rsidRPr="00C17E78" w:rsidRDefault="00000000">
      <w:pPr>
        <w:pStyle w:val="FootnoteText"/>
        <w:rPr>
          <w:sz w:val="16"/>
          <w:szCs w:val="16"/>
          <w:rPrChange w:id="403" w:author="emmanuel blezes" w:date="2026-06-22T22:41:00Z" w16du:dateUtc="2026-06-22T20:41:00Z">
            <w:rPr/>
          </w:rPrChange>
        </w:rPr>
      </w:pPr>
      <w:r w:rsidRPr="00C17E78">
        <w:rPr>
          <w:rStyle w:val="FootnoteReference"/>
          <w:sz w:val="16"/>
          <w:szCs w:val="16"/>
          <w:rPrChange w:id="404" w:author="emmanuel blezes" w:date="2026-06-22T22:41:00Z" w16du:dateUtc="2026-06-22T20:41:00Z">
            <w:rPr>
              <w:rStyle w:val="FootnoteReference"/>
            </w:rPr>
          </w:rPrChange>
        </w:rPr>
        <w:footnoteRef/>
      </w:r>
      <w:r w:rsidRPr="00C17E78">
        <w:rPr>
          <w:sz w:val="16"/>
          <w:szCs w:val="16"/>
          <w:rPrChange w:id="405" w:author="emmanuel blezes" w:date="2026-06-22T22:41:00Z" w16du:dateUtc="2026-06-22T20:41:00Z">
            <w:rPr/>
          </w:rPrChange>
        </w:rPr>
        <w:t xml:space="preserve"> Jean-Pascal Beaufret, </w:t>
      </w:r>
      <w:r w:rsidRPr="00C17E78">
        <w:rPr>
          <w:i/>
          <w:iCs/>
          <w:sz w:val="16"/>
          <w:szCs w:val="16"/>
          <w:rPrChange w:id="406" w:author="emmanuel blezes" w:date="2026-06-22T22:41:00Z" w16du:dateUtc="2026-06-22T20:41:00Z">
            <w:rPr>
              <w:i/>
              <w:iCs/>
            </w:rPr>
          </w:rPrChange>
        </w:rPr>
        <w:t>Note pour les membres du COR</w:t>
      </w:r>
      <w:r w:rsidRPr="00C17E78">
        <w:rPr>
          <w:sz w:val="16"/>
          <w:szCs w:val="16"/>
          <w:rPrChange w:id="407" w:author="emmanuel blezes" w:date="2026-06-22T22:41:00Z" w16du:dateUtc="2026-06-22T20:41:00Z">
            <w:rPr/>
          </w:rPrChange>
        </w:rPr>
        <w:t>, séance de septembre 2023, document n° 7 (</w:t>
      </w:r>
      <w:r w:rsidRPr="00C17E78">
        <w:rPr>
          <w:sz w:val="16"/>
          <w:szCs w:val="16"/>
          <w:rPrChange w:id="408" w:author="emmanuel blezes" w:date="2026-06-22T22:41:00Z" w16du:dateUtc="2026-06-22T20:41:00Z">
            <w:rPr/>
          </w:rPrChange>
        </w:rPr>
        <w:fldChar w:fldCharType="begin"/>
      </w:r>
      <w:r w:rsidRPr="00C17E78">
        <w:rPr>
          <w:sz w:val="16"/>
          <w:szCs w:val="16"/>
          <w:rPrChange w:id="409" w:author="emmanuel blezes" w:date="2026-06-22T22:41:00Z" w16du:dateUtc="2026-06-22T20:41:00Z">
            <w:rPr/>
          </w:rPrChange>
        </w:rPr>
        <w:instrText>HYPERLINK "https://www.cor-retraites.fr/sites/default/files/2023-09/Doc_07_Note%20J-P.%20Beaufret.pdf" \h</w:instrText>
      </w:r>
      <w:r w:rsidRPr="00DC1698">
        <w:rPr>
          <w:sz w:val="16"/>
          <w:szCs w:val="16"/>
        </w:rPr>
      </w:r>
      <w:r w:rsidRPr="00C17E78">
        <w:rPr>
          <w:sz w:val="16"/>
          <w:szCs w:val="16"/>
          <w:rPrChange w:id="410" w:author="emmanuel blezes" w:date="2026-06-22T22:41:00Z" w16du:dateUtc="2026-06-22T20:41:00Z">
            <w:rPr/>
          </w:rPrChange>
        </w:rPr>
        <w:fldChar w:fldCharType="separate"/>
      </w:r>
      <w:r w:rsidRPr="00C17E78">
        <w:rPr>
          <w:rStyle w:val="Hyperlink"/>
          <w:sz w:val="16"/>
          <w:szCs w:val="16"/>
          <w:rPrChange w:id="411" w:author="emmanuel blezes" w:date="2026-06-22T22:41:00Z" w16du:dateUtc="2026-06-22T20:41:00Z">
            <w:rPr>
              <w:rStyle w:val="Hyperlink"/>
            </w:rPr>
          </w:rPrChange>
        </w:rPr>
        <w:t>https://www.cor-retraites.fr/sites/default/files/2023-09/Doc_07_Note%20J-P.%20Beaufret.pdf</w:t>
      </w:r>
      <w:r w:rsidRPr="00C17E78">
        <w:rPr>
          <w:sz w:val="16"/>
          <w:szCs w:val="16"/>
          <w:rPrChange w:id="412" w:author="emmanuel blezes" w:date="2026-06-22T22:41:00Z" w16du:dateUtc="2026-06-22T20:41:00Z">
            <w:rPr/>
          </w:rPrChange>
        </w:rPr>
        <w:fldChar w:fldCharType="end"/>
      </w:r>
      <w:r w:rsidRPr="00C17E78">
        <w:rPr>
          <w:sz w:val="16"/>
          <w:szCs w:val="16"/>
          <w:rPrChange w:id="413" w:author="emmanuel blezes" w:date="2026-06-22T22:41:00Z" w16du:dateUtc="2026-06-22T20:41:00Z">
            <w:rPr/>
          </w:rPrChange>
        </w:rPr>
        <w:t>). La subvention d’équilibre du régime des pensions civiles et militaires de l’État y est chiffrée à 34,8 Md€ en 2022 ; recalculé avec un taux de cotisation employeur aligné sur le privé, le solde consolidé des administrations « retraites » s’établirait à −29 Md€ en 2022 (au lieu du solde global publié par le COR, +4,4 Md€).</w:t>
      </w:r>
    </w:p>
  </w:footnote>
  <w:footnote w:id="45">
    <w:p w14:paraId="34977171" w14:textId="77777777" w:rsidR="00534634" w:rsidRPr="00C17E78" w:rsidRDefault="00000000">
      <w:pPr>
        <w:pStyle w:val="FootnoteText"/>
        <w:rPr>
          <w:sz w:val="16"/>
          <w:szCs w:val="16"/>
          <w:rPrChange w:id="414" w:author="emmanuel blezes" w:date="2026-06-22T22:41:00Z" w16du:dateUtc="2026-06-22T20:41:00Z">
            <w:rPr/>
          </w:rPrChange>
        </w:rPr>
      </w:pPr>
      <w:r w:rsidRPr="00C17E78">
        <w:rPr>
          <w:rStyle w:val="FootnoteReference"/>
          <w:sz w:val="16"/>
          <w:szCs w:val="16"/>
          <w:rPrChange w:id="415" w:author="emmanuel blezes" w:date="2026-06-22T22:41:00Z" w16du:dateUtc="2026-06-22T20:41:00Z">
            <w:rPr>
              <w:rStyle w:val="FootnoteReference"/>
            </w:rPr>
          </w:rPrChange>
        </w:rPr>
        <w:footnoteRef/>
      </w:r>
      <w:r w:rsidRPr="00C17E78">
        <w:rPr>
          <w:sz w:val="16"/>
          <w:szCs w:val="16"/>
          <w:rPrChange w:id="416" w:author="emmanuel blezes" w:date="2026-06-22T22:41:00Z" w16du:dateUtc="2026-06-22T20:41:00Z">
            <w:rPr/>
          </w:rPrChange>
        </w:rPr>
        <w:t xml:space="preserve"> Jean-Pascal Beaufret, </w:t>
      </w:r>
      <w:r w:rsidRPr="00C17E78">
        <w:rPr>
          <w:i/>
          <w:iCs/>
          <w:sz w:val="16"/>
          <w:szCs w:val="16"/>
          <w:rPrChange w:id="417" w:author="emmanuel blezes" w:date="2026-06-22T22:41:00Z" w16du:dateUtc="2026-06-22T20:41:00Z">
            <w:rPr>
              <w:i/>
              <w:iCs/>
            </w:rPr>
          </w:rPrChange>
        </w:rPr>
        <w:t>Contribution à la mission flash de clarification du financement des retraites</w:t>
      </w:r>
      <w:r w:rsidRPr="00C17E78">
        <w:rPr>
          <w:sz w:val="16"/>
          <w:szCs w:val="16"/>
          <w:rPrChange w:id="418" w:author="emmanuel blezes" w:date="2026-06-22T22:41:00Z" w16du:dateUtc="2026-06-22T20:41:00Z">
            <w:rPr/>
          </w:rPrChange>
        </w:rPr>
        <w:t>, Fondation pour l’innovation politique, février 2025 (https://www.fondapol.org/etude/contribution-a-la-mission-flash-de-clarification-du-financement-des-retraites/). Méthode : agrégation des dépenses tous régimes confondus (412 Md€ en 2024), comparaison avec les prélèvements obligatoires dédiés (331 Md€), différence imputée à la subvention implicite de l’État (≈ 81 Md€). Pour 2023 : 389 Md€ de dépenses, 311 Md€ de prélèvements dédiés.</w:t>
      </w:r>
    </w:p>
  </w:footnote>
  <w:footnote w:id="46">
    <w:p w14:paraId="30E7D97D" w14:textId="77777777" w:rsidR="00534634" w:rsidRPr="00C17E78" w:rsidRDefault="00000000">
      <w:pPr>
        <w:pStyle w:val="FootnoteText"/>
        <w:rPr>
          <w:sz w:val="16"/>
          <w:szCs w:val="16"/>
          <w:rPrChange w:id="419" w:author="emmanuel blezes" w:date="2026-06-22T22:41:00Z" w16du:dateUtc="2026-06-22T20:41:00Z">
            <w:rPr/>
          </w:rPrChange>
        </w:rPr>
      </w:pPr>
      <w:r w:rsidRPr="00C17E78">
        <w:rPr>
          <w:rStyle w:val="FootnoteReference"/>
          <w:sz w:val="16"/>
          <w:szCs w:val="16"/>
          <w:rPrChange w:id="420" w:author="emmanuel blezes" w:date="2026-06-22T22:41:00Z" w16du:dateUtc="2026-06-22T20:41:00Z">
            <w:rPr>
              <w:rStyle w:val="FootnoteReference"/>
            </w:rPr>
          </w:rPrChange>
        </w:rPr>
        <w:footnoteRef/>
      </w:r>
      <w:r w:rsidRPr="00C17E78">
        <w:rPr>
          <w:sz w:val="16"/>
          <w:szCs w:val="16"/>
          <w:rPrChange w:id="421" w:author="emmanuel blezes" w:date="2026-06-22T22:41:00Z" w16du:dateUtc="2026-06-22T20:41:00Z">
            <w:rPr/>
          </w:rPrChange>
        </w:rPr>
        <w:t xml:space="preserve"> À titre de comparaison (PLF 2025) : missions </w:t>
      </w:r>
      <w:r w:rsidRPr="00C17E78">
        <w:rPr>
          <w:i/>
          <w:iCs/>
          <w:sz w:val="16"/>
          <w:szCs w:val="16"/>
          <w:rPrChange w:id="422" w:author="emmanuel blezes" w:date="2026-06-22T22:41:00Z" w16du:dateUtc="2026-06-22T20:41:00Z">
            <w:rPr>
              <w:i/>
              <w:iCs/>
            </w:rPr>
          </w:rPrChange>
        </w:rPr>
        <w:t>Sécurités</w:t>
      </w:r>
      <w:r w:rsidRPr="00C17E78">
        <w:rPr>
          <w:sz w:val="16"/>
          <w:szCs w:val="16"/>
          <w:rPrChange w:id="423" w:author="emmanuel blezes" w:date="2026-06-22T22:41:00Z" w16du:dateUtc="2026-06-22T20:41:00Z">
            <w:rPr/>
          </w:rPrChange>
        </w:rPr>
        <w:t xml:space="preserve"> (police et gendarmerie, ≈ 25 Md€) et </w:t>
      </w:r>
      <w:r w:rsidRPr="00C17E78">
        <w:rPr>
          <w:i/>
          <w:iCs/>
          <w:sz w:val="16"/>
          <w:szCs w:val="16"/>
          <w:rPrChange w:id="424" w:author="emmanuel blezes" w:date="2026-06-22T22:41:00Z" w16du:dateUtc="2026-06-22T20:41:00Z">
            <w:rPr>
              <w:i/>
              <w:iCs/>
            </w:rPr>
          </w:rPrChange>
        </w:rPr>
        <w:t>Justice</w:t>
      </w:r>
      <w:r w:rsidRPr="00C17E78">
        <w:rPr>
          <w:sz w:val="16"/>
          <w:szCs w:val="16"/>
          <w:rPrChange w:id="425" w:author="emmanuel blezes" w:date="2026-06-22T22:41:00Z" w16du:dateUtc="2026-06-22T20:41:00Z">
            <w:rPr/>
          </w:rPrChange>
        </w:rPr>
        <w:t xml:space="preserve"> (≈ 12,5 Md€) cumulées ≈ 38 Md€ ; mission </w:t>
      </w:r>
      <w:r w:rsidRPr="00C17E78">
        <w:rPr>
          <w:i/>
          <w:iCs/>
          <w:sz w:val="16"/>
          <w:szCs w:val="16"/>
          <w:rPrChange w:id="426" w:author="emmanuel blezes" w:date="2026-06-22T22:41:00Z" w16du:dateUtc="2026-06-22T20:41:00Z">
            <w:rPr>
              <w:i/>
              <w:iCs/>
            </w:rPr>
          </w:rPrChange>
        </w:rPr>
        <w:t>Défense</w:t>
      </w:r>
      <w:r w:rsidRPr="00C17E78">
        <w:rPr>
          <w:sz w:val="16"/>
          <w:szCs w:val="16"/>
          <w:rPrChange w:id="427" w:author="emmanuel blezes" w:date="2026-06-22T22:41:00Z" w16du:dateUtc="2026-06-22T20:41:00Z">
            <w:rPr/>
          </w:rPrChange>
        </w:rPr>
        <w:t xml:space="preserve"> hors pensions ≈ 50,5 Md€. Le déficit consolidé de 81 Md€ représente ainsi plus du double du premier ensemble et dépasse le budget annuel de la défense. Sources : Sénat, rapports sur le PLF 2025 (missions Sécurités, Justice) ; ministère des Armées, PLF 2025.</w:t>
      </w:r>
    </w:p>
  </w:footnote>
  <w:footnote w:id="47">
    <w:p w14:paraId="498F574B" w14:textId="77777777" w:rsidR="00534634" w:rsidRPr="00C17E78" w:rsidRDefault="00000000">
      <w:pPr>
        <w:pStyle w:val="FootnoteText"/>
        <w:rPr>
          <w:sz w:val="16"/>
          <w:szCs w:val="16"/>
          <w:rPrChange w:id="428" w:author="emmanuel blezes" w:date="2026-06-22T22:41:00Z" w16du:dateUtc="2026-06-22T20:41:00Z">
            <w:rPr/>
          </w:rPrChange>
        </w:rPr>
      </w:pPr>
      <w:r w:rsidRPr="00C17E78">
        <w:rPr>
          <w:rStyle w:val="FootnoteReference"/>
          <w:sz w:val="16"/>
          <w:szCs w:val="16"/>
          <w:rPrChange w:id="429" w:author="emmanuel blezes" w:date="2026-06-22T22:41:00Z" w16du:dateUtc="2026-06-22T20:41:00Z">
            <w:rPr>
              <w:rStyle w:val="FootnoteReference"/>
            </w:rPr>
          </w:rPrChange>
        </w:rPr>
        <w:footnoteRef/>
      </w:r>
      <w:r w:rsidRPr="00C17E78">
        <w:rPr>
          <w:sz w:val="16"/>
          <w:szCs w:val="16"/>
          <w:rPrChange w:id="430" w:author="emmanuel blezes" w:date="2026-06-22T22:41:00Z" w16du:dateUtc="2026-06-22T20:41:00Z">
            <w:rPr/>
          </w:rPrChange>
        </w:rPr>
        <w:t xml:space="preserve"> Cour des comptes, </w:t>
      </w:r>
      <w:r w:rsidRPr="00C17E78">
        <w:rPr>
          <w:i/>
          <w:iCs/>
          <w:sz w:val="16"/>
          <w:szCs w:val="16"/>
          <w:rPrChange w:id="431" w:author="emmanuel blezes" w:date="2026-06-22T22:41:00Z" w16du:dateUtc="2026-06-22T20:41:00Z">
            <w:rPr>
              <w:i/>
              <w:iCs/>
            </w:rPr>
          </w:rPrChange>
        </w:rPr>
        <w:t>Situation financière et perspectives du système de retraites</w:t>
      </w:r>
      <w:r w:rsidRPr="00C17E78">
        <w:rPr>
          <w:sz w:val="16"/>
          <w:szCs w:val="16"/>
          <w:rPrChange w:id="432" w:author="emmanuel blezes" w:date="2026-06-22T22:41:00Z" w16du:dateUtc="2026-06-22T20:41:00Z">
            <w:rPr/>
          </w:rPrChange>
        </w:rPr>
        <w:t xml:space="preserve">, février 2025, op. </w:t>
      </w:r>
      <w:proofErr w:type="gramStart"/>
      <w:r w:rsidRPr="00C17E78">
        <w:rPr>
          <w:sz w:val="16"/>
          <w:szCs w:val="16"/>
          <w:rPrChange w:id="433" w:author="emmanuel blezes" w:date="2026-06-22T22:41:00Z" w16du:dateUtc="2026-06-22T20:41:00Z">
            <w:rPr/>
          </w:rPrChange>
        </w:rPr>
        <w:t>cit</w:t>
      </w:r>
      <w:proofErr w:type="gramEnd"/>
      <w:r w:rsidRPr="00C17E78">
        <w:rPr>
          <w:sz w:val="16"/>
          <w:szCs w:val="16"/>
          <w:rPrChange w:id="434" w:author="emmanuel blezes" w:date="2026-06-22T22:41:00Z" w16du:dateUtc="2026-06-22T20:41:00Z">
            <w:rPr/>
          </w:rPrChange>
        </w:rPr>
        <w:t>., section relative au périmètre et à la consolidation.</w:t>
      </w:r>
    </w:p>
  </w:footnote>
  <w:footnote w:id="48">
    <w:p w14:paraId="1B14ABA5" w14:textId="77777777" w:rsidR="00534634" w:rsidRPr="00C17E78" w:rsidRDefault="00000000">
      <w:pPr>
        <w:pStyle w:val="FootnoteText"/>
        <w:rPr>
          <w:sz w:val="16"/>
          <w:szCs w:val="16"/>
          <w:rPrChange w:id="435" w:author="emmanuel blezes" w:date="2026-06-22T22:41:00Z" w16du:dateUtc="2026-06-22T20:41:00Z">
            <w:rPr/>
          </w:rPrChange>
        </w:rPr>
      </w:pPr>
      <w:r w:rsidRPr="00C17E78">
        <w:rPr>
          <w:rStyle w:val="FootnoteReference"/>
          <w:sz w:val="16"/>
          <w:szCs w:val="16"/>
          <w:rPrChange w:id="436" w:author="emmanuel blezes" w:date="2026-06-22T22:41:00Z" w16du:dateUtc="2026-06-22T20:41:00Z">
            <w:rPr>
              <w:rStyle w:val="FootnoteReference"/>
            </w:rPr>
          </w:rPrChange>
        </w:rPr>
        <w:footnoteRef/>
      </w:r>
      <w:r w:rsidRPr="00C17E78">
        <w:rPr>
          <w:sz w:val="16"/>
          <w:szCs w:val="16"/>
          <w:rPrChange w:id="437" w:author="emmanuel blezes" w:date="2026-06-22T22:41:00Z" w16du:dateUtc="2026-06-22T20:41:00Z">
            <w:rPr/>
          </w:rPrChange>
        </w:rPr>
        <w:t xml:space="preserve"> Pierre Moscovici, conférence de presse du 20 février 2025 lors de la remise du rapport thématique. Citations rapportées par </w:t>
      </w:r>
      <w:r w:rsidRPr="00C17E78">
        <w:rPr>
          <w:i/>
          <w:iCs/>
          <w:sz w:val="16"/>
          <w:szCs w:val="16"/>
          <w:rPrChange w:id="438" w:author="emmanuel blezes" w:date="2026-06-22T22:41:00Z" w16du:dateUtc="2026-06-22T20:41:00Z">
            <w:rPr>
              <w:i/>
              <w:iCs/>
            </w:rPr>
          </w:rPrChange>
        </w:rPr>
        <w:t>Public Sénat</w:t>
      </w:r>
      <w:r w:rsidRPr="00C17E78">
        <w:rPr>
          <w:sz w:val="16"/>
          <w:szCs w:val="16"/>
          <w:rPrChange w:id="439" w:author="emmanuel blezes" w:date="2026-06-22T22:41:00Z" w16du:dateUtc="2026-06-22T20:41:00Z">
            <w:rPr/>
          </w:rPrChange>
        </w:rPr>
        <w:t xml:space="preserve"> (https://www.publicsenat.fr/actualites/societe/retraites-un-deficit-qui-pourrait-atteindre-environ-30-milliards-deuros-dici-2045-selon-le-rapport-de-la-cour-des-comptes, consulté en mai 2026) et </w:t>
      </w:r>
      <w:r w:rsidRPr="00C17E78">
        <w:rPr>
          <w:i/>
          <w:iCs/>
          <w:sz w:val="16"/>
          <w:szCs w:val="16"/>
          <w:rPrChange w:id="440" w:author="emmanuel blezes" w:date="2026-06-22T22:41:00Z" w16du:dateUtc="2026-06-22T20:41:00Z">
            <w:rPr>
              <w:i/>
              <w:iCs/>
            </w:rPr>
          </w:rPrChange>
        </w:rPr>
        <w:t>France Info</w:t>
      </w:r>
      <w:r w:rsidRPr="00C17E78">
        <w:rPr>
          <w:sz w:val="16"/>
          <w:szCs w:val="16"/>
          <w:rPrChange w:id="441" w:author="emmanuel blezes" w:date="2026-06-22T22:41:00Z" w16du:dateUtc="2026-06-22T20:41:00Z">
            <w:rPr/>
          </w:rPrChange>
        </w:rPr>
        <w:t>. Moscovici a déclaré qu’il fallait « agir » et que « le statu quo n’est pas possible ».</w:t>
      </w:r>
    </w:p>
  </w:footnote>
  <w:footnote w:id="49">
    <w:p w14:paraId="030992CA" w14:textId="77777777" w:rsidR="00534634" w:rsidRPr="00C17E78" w:rsidRDefault="00000000">
      <w:pPr>
        <w:pStyle w:val="FootnoteText"/>
        <w:rPr>
          <w:sz w:val="16"/>
          <w:szCs w:val="16"/>
          <w:rPrChange w:id="442" w:author="emmanuel blezes" w:date="2026-06-22T22:41:00Z" w16du:dateUtc="2026-06-22T20:41:00Z">
            <w:rPr/>
          </w:rPrChange>
        </w:rPr>
      </w:pPr>
      <w:r w:rsidRPr="00C17E78">
        <w:rPr>
          <w:rStyle w:val="FootnoteReference"/>
          <w:sz w:val="16"/>
          <w:szCs w:val="16"/>
          <w:rPrChange w:id="443" w:author="emmanuel blezes" w:date="2026-06-22T22:41:00Z" w16du:dateUtc="2026-06-22T20:41:00Z">
            <w:rPr>
              <w:rStyle w:val="FootnoteReference"/>
            </w:rPr>
          </w:rPrChange>
        </w:rPr>
        <w:footnoteRef/>
      </w:r>
      <w:r w:rsidRPr="00C17E78">
        <w:rPr>
          <w:sz w:val="16"/>
          <w:szCs w:val="16"/>
          <w:rPrChange w:id="444" w:author="emmanuel blezes" w:date="2026-06-22T22:41:00Z" w16du:dateUtc="2026-06-22T20:41:00Z">
            <w:rPr/>
          </w:rPrChange>
        </w:rPr>
        <w:t xml:space="preserve"> COR juin 2025, op. </w:t>
      </w:r>
      <w:proofErr w:type="gramStart"/>
      <w:r w:rsidRPr="00C17E78">
        <w:rPr>
          <w:sz w:val="16"/>
          <w:szCs w:val="16"/>
          <w:rPrChange w:id="445" w:author="emmanuel blezes" w:date="2026-06-22T22:41:00Z" w16du:dateUtc="2026-06-22T20:41:00Z">
            <w:rPr/>
          </w:rPrChange>
        </w:rPr>
        <w:t>cit</w:t>
      </w:r>
      <w:proofErr w:type="gramEnd"/>
      <w:r w:rsidRPr="00C17E78">
        <w:rPr>
          <w:sz w:val="16"/>
          <w:szCs w:val="16"/>
          <w:rPrChange w:id="446" w:author="emmanuel blezes" w:date="2026-06-22T22:41:00Z" w16du:dateUtc="2026-06-22T20:41:00Z">
            <w:rPr/>
          </w:rPrChange>
        </w:rPr>
        <w:t>., synthèse, conclusion.</w:t>
      </w:r>
    </w:p>
  </w:footnote>
  <w:footnote w:id="50">
    <w:p w14:paraId="21510B8D" w14:textId="77777777" w:rsidR="00534634" w:rsidRPr="00C17E78" w:rsidRDefault="00000000">
      <w:pPr>
        <w:pStyle w:val="FootnoteText"/>
        <w:rPr>
          <w:sz w:val="16"/>
          <w:szCs w:val="16"/>
          <w:rPrChange w:id="449" w:author="emmanuel blezes" w:date="2026-06-22T22:41:00Z" w16du:dateUtc="2026-06-22T20:41:00Z">
            <w:rPr/>
          </w:rPrChange>
        </w:rPr>
      </w:pPr>
      <w:r w:rsidRPr="00C17E78">
        <w:rPr>
          <w:rStyle w:val="FootnoteReference"/>
          <w:sz w:val="16"/>
          <w:szCs w:val="16"/>
          <w:rPrChange w:id="450" w:author="emmanuel blezes" w:date="2026-06-22T22:41:00Z" w16du:dateUtc="2026-06-22T20:41:00Z">
            <w:rPr>
              <w:rStyle w:val="FootnoteReference"/>
            </w:rPr>
          </w:rPrChange>
        </w:rPr>
        <w:footnoteRef/>
      </w:r>
      <w:r w:rsidRPr="00C17E78">
        <w:rPr>
          <w:sz w:val="16"/>
          <w:szCs w:val="16"/>
          <w:rPrChange w:id="451" w:author="emmanuel blezes" w:date="2026-06-22T22:41:00Z" w16du:dateUtc="2026-06-22T20:41:00Z">
            <w:rPr/>
          </w:rPrChange>
        </w:rPr>
        <w:t xml:space="preserve"> Caisse de retraites (ou de rentes viagères) pour la vieillesse, créée par la loi du 18 juin 1850 et gérée par la Caisse des dépôts et consignations - elle-même établie par la loi du 28 avril 1816 : première institution publique de retraite par capitalisation, à adhésion facultative et ouverte à tous (salariés comme indépendants). Renommée Caisse nationale des retraites pour la vieillesse (CNRV) en 1886. À distinguer du régime des pensions civiles de l’État (loi du 9 juin 1853, dite « de budgétisation »), qui supprima les anciennes caisses de fonctionnaires et fit financer leurs pensions par le budget de l’État. Voir Pierre-Cyrille Hautcœur, </w:t>
      </w:r>
      <w:r w:rsidRPr="00C17E78">
        <w:rPr>
          <w:i/>
          <w:iCs/>
          <w:sz w:val="16"/>
          <w:szCs w:val="16"/>
          <w:rPrChange w:id="452" w:author="emmanuel blezes" w:date="2026-06-22T22:41:00Z" w16du:dateUtc="2026-06-22T20:41:00Z">
            <w:rPr>
              <w:i/>
              <w:iCs/>
            </w:rPr>
          </w:rPrChange>
        </w:rPr>
        <w:t>Le Marché financier français au XIXe siècle</w:t>
      </w:r>
      <w:r w:rsidRPr="00C17E78">
        <w:rPr>
          <w:sz w:val="16"/>
          <w:szCs w:val="16"/>
          <w:rPrChange w:id="453" w:author="emmanuel blezes" w:date="2026-06-22T22:41:00Z" w16du:dateUtc="2026-06-22T20:41:00Z">
            <w:rPr/>
          </w:rPrChange>
        </w:rPr>
        <w:t xml:space="preserve">, Publications de la Sorbonne, 2007 ; « Capitalisation et répartition dans l’histoire du système français des retraites avant 1945 », </w:t>
      </w:r>
      <w:r w:rsidRPr="00C17E78">
        <w:rPr>
          <w:i/>
          <w:iCs/>
          <w:sz w:val="16"/>
          <w:szCs w:val="16"/>
          <w:rPrChange w:id="454" w:author="emmanuel blezes" w:date="2026-06-22T22:41:00Z" w16du:dateUtc="2026-06-22T20:41:00Z">
            <w:rPr>
              <w:i/>
              <w:iCs/>
            </w:rPr>
          </w:rPrChange>
        </w:rPr>
        <w:t>Revue d’histoire de la protection sociale</w:t>
      </w:r>
      <w:r w:rsidRPr="00C17E78">
        <w:rPr>
          <w:sz w:val="16"/>
          <w:szCs w:val="16"/>
          <w:rPrChange w:id="455" w:author="emmanuel blezes" w:date="2026-06-22T22:41:00Z" w16du:dateUtc="2026-06-22T20:41:00Z">
            <w:rPr/>
          </w:rPrChange>
        </w:rPr>
        <w:t xml:space="preserve">, 2020 (https://shs.cairn.info/revue-d-histoire-de-la-protection-sociale-2020-1-page-23) ; et la fiche </w:t>
      </w:r>
      <w:r w:rsidRPr="00C17E78">
        <w:rPr>
          <w:i/>
          <w:iCs/>
          <w:sz w:val="16"/>
          <w:szCs w:val="16"/>
          <w:rPrChange w:id="456" w:author="emmanuel blezes" w:date="2026-06-22T22:41:00Z" w16du:dateUtc="2026-06-22T20:41:00Z">
            <w:rPr>
              <w:i/>
              <w:iCs/>
            </w:rPr>
          </w:rPrChange>
        </w:rPr>
        <w:t>Histoire de la Caisse des Dépôts</w:t>
      </w:r>
      <w:r w:rsidRPr="00C17E78">
        <w:rPr>
          <w:sz w:val="16"/>
          <w:szCs w:val="16"/>
          <w:rPrChange w:id="457" w:author="emmanuel blezes" w:date="2026-06-22T22:41:00Z" w16du:dateUtc="2026-06-22T20:41:00Z">
            <w:rPr/>
          </w:rPrChange>
        </w:rPr>
        <w:t xml:space="preserve"> (https://www.caissedesdepots.fr).</w:t>
      </w:r>
    </w:p>
  </w:footnote>
  <w:footnote w:id="51">
    <w:p w14:paraId="3D34F498" w14:textId="77777777" w:rsidR="00534634" w:rsidRPr="00C17E78" w:rsidRDefault="00000000">
      <w:pPr>
        <w:pStyle w:val="FootnoteText"/>
        <w:rPr>
          <w:sz w:val="16"/>
          <w:szCs w:val="16"/>
          <w:rPrChange w:id="458" w:author="emmanuel blezes" w:date="2026-06-22T22:41:00Z" w16du:dateUtc="2026-06-22T20:41:00Z">
            <w:rPr/>
          </w:rPrChange>
        </w:rPr>
      </w:pPr>
      <w:r w:rsidRPr="00C17E78">
        <w:rPr>
          <w:rStyle w:val="FootnoteReference"/>
          <w:sz w:val="16"/>
          <w:szCs w:val="16"/>
          <w:rPrChange w:id="459" w:author="emmanuel blezes" w:date="2026-06-22T22:41:00Z" w16du:dateUtc="2026-06-22T20:41:00Z">
            <w:rPr>
              <w:rStyle w:val="FootnoteReference"/>
            </w:rPr>
          </w:rPrChange>
        </w:rPr>
        <w:footnoteRef/>
      </w:r>
      <w:r w:rsidRPr="00C17E78">
        <w:rPr>
          <w:sz w:val="16"/>
          <w:szCs w:val="16"/>
          <w:rPrChange w:id="460" w:author="emmanuel blezes" w:date="2026-06-22T22:41:00Z" w16du:dateUtc="2026-06-22T20:41:00Z">
            <w:rPr/>
          </w:rPrChange>
        </w:rPr>
        <w:t xml:space="preserve"> Édit de Colbert du 19 avril 1670 instituant le système des classes (inscription maritime), assorti d’une promesse de secours aux marins invalides ; la Caisse des invalides de la Marine est formalisée par l’édit de Nancy du 23 septembre 1673, ancêtre de l’actuel Établissement national des invalides de la marine (ENIM). Régime confirmé et étendu tout au long de l’Ancien Régime.</w:t>
      </w:r>
    </w:p>
  </w:footnote>
  <w:footnote w:id="52">
    <w:p w14:paraId="339849EE" w14:textId="77777777" w:rsidR="00534634" w:rsidRPr="00C17E78" w:rsidRDefault="00000000">
      <w:pPr>
        <w:pStyle w:val="FootnoteText"/>
        <w:rPr>
          <w:sz w:val="16"/>
          <w:szCs w:val="16"/>
          <w:rPrChange w:id="461" w:author="emmanuel blezes" w:date="2026-06-22T22:41:00Z" w16du:dateUtc="2026-06-22T20:41:00Z">
            <w:rPr/>
          </w:rPrChange>
        </w:rPr>
      </w:pPr>
      <w:r w:rsidRPr="00C17E78">
        <w:rPr>
          <w:rStyle w:val="FootnoteReference"/>
          <w:sz w:val="16"/>
          <w:szCs w:val="16"/>
          <w:rPrChange w:id="462" w:author="emmanuel blezes" w:date="2026-06-22T22:41:00Z" w16du:dateUtc="2026-06-22T20:41:00Z">
            <w:rPr>
              <w:rStyle w:val="FootnoteReference"/>
            </w:rPr>
          </w:rPrChange>
        </w:rPr>
        <w:footnoteRef/>
      </w:r>
      <w:r w:rsidRPr="00C17E78">
        <w:rPr>
          <w:sz w:val="16"/>
          <w:szCs w:val="16"/>
          <w:rPrChange w:id="463" w:author="emmanuel blezes" w:date="2026-06-22T22:41:00Z" w16du:dateUtc="2026-06-22T20:41:00Z">
            <w:rPr/>
          </w:rPrChange>
        </w:rPr>
        <w:t xml:space="preserve"> Lois du 5 avril 1928 et du 30 avril 1930 instaurant les assurances sociales obligatoires pour les salariés du commerce et de l’industrie dont le salaire annuel n’excédait pas un certain plafond (15 000 francs en 1930). Régime de retraite par capitalisation, géré par des caisses départementales et professionnelles. Voir « Capitalisation et répartition dans l’histoire du système français des retraites avant 1945 », </w:t>
      </w:r>
      <w:r w:rsidRPr="00C17E78">
        <w:rPr>
          <w:i/>
          <w:iCs/>
          <w:sz w:val="16"/>
          <w:szCs w:val="16"/>
          <w:rPrChange w:id="464" w:author="emmanuel blezes" w:date="2026-06-22T22:41:00Z" w16du:dateUtc="2026-06-22T20:41:00Z">
            <w:rPr>
              <w:i/>
              <w:iCs/>
            </w:rPr>
          </w:rPrChange>
        </w:rPr>
        <w:t>Revue d’histoire de la protection sociale</w:t>
      </w:r>
      <w:r w:rsidRPr="00C17E78">
        <w:rPr>
          <w:sz w:val="16"/>
          <w:szCs w:val="16"/>
          <w:rPrChange w:id="465" w:author="emmanuel blezes" w:date="2026-06-22T22:41:00Z" w16du:dateUtc="2026-06-22T20:41:00Z">
            <w:rPr/>
          </w:rPrChange>
        </w:rPr>
        <w:t xml:space="preserve">, 2020 (https://shs.cairn.info/revue-d-histoire-de-la-protection-sociale-2020-1-page-23) ; et Cercle de l’Épargne, </w:t>
      </w:r>
      <w:r w:rsidRPr="00C17E78">
        <w:rPr>
          <w:i/>
          <w:iCs/>
          <w:sz w:val="16"/>
          <w:szCs w:val="16"/>
          <w:rPrChange w:id="466" w:author="emmanuel blezes" w:date="2026-06-22T22:41:00Z" w16du:dateUtc="2026-06-22T20:41:00Z">
            <w:rPr>
              <w:i/>
              <w:iCs/>
            </w:rPr>
          </w:rPrChange>
        </w:rPr>
        <w:t>Petit retour sur les fonds de pension en France</w:t>
      </w:r>
      <w:r w:rsidRPr="00C17E78">
        <w:rPr>
          <w:sz w:val="16"/>
          <w:szCs w:val="16"/>
          <w:rPrChange w:id="467" w:author="emmanuel blezes" w:date="2026-06-22T22:41:00Z" w16du:dateUtc="2026-06-22T20:41:00Z">
            <w:rPr/>
          </w:rPrChange>
        </w:rPr>
        <w:t xml:space="preserve"> (https://cercledelepargne.com/petit-retour-fonds-de-pension-france).</w:t>
      </w:r>
    </w:p>
  </w:footnote>
  <w:footnote w:id="53">
    <w:p w14:paraId="7458F9B6" w14:textId="77777777" w:rsidR="00534634" w:rsidRPr="00C17E78" w:rsidRDefault="00000000">
      <w:pPr>
        <w:pStyle w:val="FootnoteText"/>
        <w:rPr>
          <w:sz w:val="16"/>
          <w:szCs w:val="16"/>
          <w:rPrChange w:id="468" w:author="emmanuel blezes" w:date="2026-06-22T22:41:00Z" w16du:dateUtc="2026-06-22T20:41:00Z">
            <w:rPr/>
          </w:rPrChange>
        </w:rPr>
      </w:pPr>
      <w:r w:rsidRPr="00C17E78">
        <w:rPr>
          <w:rStyle w:val="FootnoteReference"/>
          <w:sz w:val="16"/>
          <w:szCs w:val="16"/>
          <w:rPrChange w:id="469" w:author="emmanuel blezes" w:date="2026-06-22T22:41:00Z" w16du:dateUtc="2026-06-22T20:41:00Z">
            <w:rPr>
              <w:rStyle w:val="FootnoteReference"/>
            </w:rPr>
          </w:rPrChange>
        </w:rPr>
        <w:footnoteRef/>
      </w:r>
      <w:r w:rsidRPr="00C17E78">
        <w:rPr>
          <w:sz w:val="16"/>
          <w:szCs w:val="16"/>
          <w:rPrChange w:id="470" w:author="emmanuel blezes" w:date="2026-06-22T22:41:00Z" w16du:dateUtc="2026-06-22T20:41:00Z">
            <w:rPr/>
          </w:rPrChange>
        </w:rPr>
        <w:t xml:space="preserve"> Loi du 14 mars 1941 instituant l’Allocation aux vieux travailleurs salariés (AVTS), dans le cadre d’une réforme menée sous l’autorité du secrétaire d’État au Travail René Belin. Voir INA, </w:t>
      </w:r>
      <w:r w:rsidRPr="00C17E78">
        <w:rPr>
          <w:i/>
          <w:iCs/>
          <w:sz w:val="16"/>
          <w:szCs w:val="16"/>
          <w:rPrChange w:id="471" w:author="emmanuel blezes" w:date="2026-06-22T22:41:00Z" w16du:dateUtc="2026-06-22T20:41:00Z">
            <w:rPr>
              <w:i/>
              <w:iCs/>
            </w:rPr>
          </w:rPrChange>
        </w:rPr>
        <w:t>1941 : le maréchal Pétain annonce les prémisses de la retraite par répartition</w:t>
      </w:r>
      <w:r w:rsidRPr="00C17E78">
        <w:rPr>
          <w:sz w:val="16"/>
          <w:szCs w:val="16"/>
          <w:rPrChange w:id="472" w:author="emmanuel blezes" w:date="2026-06-22T22:41:00Z" w16du:dateUtc="2026-06-22T20:41:00Z">
            <w:rPr/>
          </w:rPrChange>
        </w:rPr>
        <w:t xml:space="preserve"> (https://www.ina.fr/ina-eclaire-actu/1941-lorsque-le-marechal-petain-annoncait-la-retraite-par-repartition) ; et Bertrand Valat, </w:t>
      </w:r>
      <w:r w:rsidRPr="00C17E78">
        <w:rPr>
          <w:i/>
          <w:iCs/>
          <w:sz w:val="16"/>
          <w:szCs w:val="16"/>
          <w:rPrChange w:id="473" w:author="emmanuel blezes" w:date="2026-06-22T22:41:00Z" w16du:dateUtc="2026-06-22T20:41:00Z">
            <w:rPr>
              <w:i/>
              <w:iCs/>
            </w:rPr>
          </w:rPrChange>
        </w:rPr>
        <w:t xml:space="preserve">Les retraites et la création de la Sécurité sociale en 1945 : révolution ou </w:t>
      </w:r>
      <w:proofErr w:type="gramStart"/>
      <w:r w:rsidRPr="00C17E78">
        <w:rPr>
          <w:i/>
          <w:iCs/>
          <w:sz w:val="16"/>
          <w:szCs w:val="16"/>
          <w:rPrChange w:id="474" w:author="emmanuel blezes" w:date="2026-06-22T22:41:00Z" w16du:dateUtc="2026-06-22T20:41:00Z">
            <w:rPr>
              <w:i/>
              <w:iCs/>
            </w:rPr>
          </w:rPrChange>
        </w:rPr>
        <w:t>restauration ?</w:t>
      </w:r>
      <w:r w:rsidRPr="00C17E78">
        <w:rPr>
          <w:sz w:val="16"/>
          <w:szCs w:val="16"/>
          <w:rPrChange w:id="475" w:author="emmanuel blezes" w:date="2026-06-22T22:41:00Z" w16du:dateUtc="2026-06-22T20:41:00Z">
            <w:rPr/>
          </w:rPrChange>
        </w:rPr>
        <w:t>,</w:t>
      </w:r>
      <w:proofErr w:type="gramEnd"/>
      <w:r w:rsidRPr="00C17E78">
        <w:rPr>
          <w:sz w:val="16"/>
          <w:szCs w:val="16"/>
          <w:rPrChange w:id="476" w:author="emmanuel blezes" w:date="2026-06-22T22:41:00Z" w16du:dateUtc="2026-06-22T20:41:00Z">
            <w:rPr/>
          </w:rPrChange>
        </w:rPr>
        <w:t xml:space="preserve"> document de travail pour le COR, 2022 (https://www.cor-retraites.fr/sites/default/files/2022-12/Doc_10_Valat.pdf).</w:t>
      </w:r>
    </w:p>
  </w:footnote>
  <w:footnote w:id="54">
    <w:p w14:paraId="1470BB8C" w14:textId="77777777" w:rsidR="00534634" w:rsidRPr="00C17E78" w:rsidRDefault="00000000">
      <w:pPr>
        <w:pStyle w:val="FootnoteText"/>
        <w:rPr>
          <w:sz w:val="16"/>
          <w:szCs w:val="16"/>
          <w:rPrChange w:id="477" w:author="emmanuel blezes" w:date="2026-06-22T22:41:00Z" w16du:dateUtc="2026-06-22T20:41:00Z">
            <w:rPr/>
          </w:rPrChange>
        </w:rPr>
      </w:pPr>
      <w:r w:rsidRPr="00C17E78">
        <w:rPr>
          <w:rStyle w:val="FootnoteReference"/>
          <w:sz w:val="16"/>
          <w:szCs w:val="16"/>
          <w:rPrChange w:id="478" w:author="emmanuel blezes" w:date="2026-06-22T22:41:00Z" w16du:dateUtc="2026-06-22T20:41:00Z">
            <w:rPr>
              <w:rStyle w:val="FootnoteReference"/>
            </w:rPr>
          </w:rPrChange>
        </w:rPr>
        <w:footnoteRef/>
      </w:r>
      <w:r w:rsidRPr="00C17E78">
        <w:rPr>
          <w:sz w:val="16"/>
          <w:szCs w:val="16"/>
          <w:rPrChange w:id="479" w:author="emmanuel blezes" w:date="2026-06-22T22:41:00Z" w16du:dateUtc="2026-06-22T20:41:00Z">
            <w:rPr/>
          </w:rPrChange>
        </w:rPr>
        <w:t xml:space="preserve"> Pierre Laroque (1907-1997), conseiller d’État, ancien membre du cabinet du ministre du Travail du Front populaire, exilé à Londres en 1942, rejoint la France libre. Nommé directeur général des assurances sociales en octobre 1944 par Alexandre Parodi (ministre du Travail du Gouvernement provisoire de la République française). Sur Laroque, Bruno Palier, </w:t>
      </w:r>
      <w:r w:rsidRPr="00C17E78">
        <w:rPr>
          <w:i/>
          <w:iCs/>
          <w:sz w:val="16"/>
          <w:szCs w:val="16"/>
          <w:rPrChange w:id="480" w:author="emmanuel blezes" w:date="2026-06-22T22:41:00Z" w16du:dateUtc="2026-06-22T20:41:00Z">
            <w:rPr>
              <w:i/>
              <w:iCs/>
            </w:rPr>
          </w:rPrChange>
        </w:rPr>
        <w:t>Gouverner la Sécurité sociale</w:t>
      </w:r>
      <w:r w:rsidRPr="00C17E78">
        <w:rPr>
          <w:sz w:val="16"/>
          <w:szCs w:val="16"/>
          <w:rPrChange w:id="481" w:author="emmanuel blezes" w:date="2026-06-22T22:41:00Z" w16du:dateUtc="2026-06-22T20:41:00Z">
            <w:rPr/>
          </w:rPrChange>
        </w:rPr>
        <w:t xml:space="preserve">, PUF, édition augmentée 2005, chap. 1. Voir aussi EN3S, </w:t>
      </w:r>
      <w:r w:rsidRPr="00C17E78">
        <w:rPr>
          <w:i/>
          <w:iCs/>
          <w:sz w:val="16"/>
          <w:szCs w:val="16"/>
          <w:rPrChange w:id="482" w:author="emmanuel blezes" w:date="2026-06-22T22:41:00Z" w16du:dateUtc="2026-06-22T20:41:00Z">
            <w:rPr>
              <w:i/>
              <w:iCs/>
            </w:rPr>
          </w:rPrChange>
        </w:rPr>
        <w:t>Les valeurs portées par les fondateurs de la Sécurité sociale</w:t>
      </w:r>
      <w:r w:rsidRPr="00C17E78">
        <w:rPr>
          <w:sz w:val="16"/>
          <w:szCs w:val="16"/>
          <w:rPrChange w:id="483" w:author="emmanuel blezes" w:date="2026-06-22T22:41:00Z" w16du:dateUtc="2026-06-22T20:41:00Z">
            <w:rPr/>
          </w:rPrChange>
        </w:rPr>
        <w:t xml:space="preserve"> (https://en3s.fr/articles-regards/34/LAROQUE.pdf). Ambroise Croizat (1901-1951), ouvrier métallurgiste, secrétaire général de la Fédération CGT des métaux, député communiste, ministre du Travail de novembre 1945 à mai 1947. Voir Michel Étiévent, </w:t>
      </w:r>
      <w:r w:rsidRPr="00C17E78">
        <w:rPr>
          <w:i/>
          <w:iCs/>
          <w:sz w:val="16"/>
          <w:szCs w:val="16"/>
          <w:rPrChange w:id="484" w:author="emmanuel blezes" w:date="2026-06-22T22:41:00Z" w16du:dateUtc="2026-06-22T20:41:00Z">
            <w:rPr>
              <w:i/>
              <w:iCs/>
            </w:rPr>
          </w:rPrChange>
        </w:rPr>
        <w:t>Ambroise Croizat ou l’invention sociale</w:t>
      </w:r>
      <w:r w:rsidRPr="00C17E78">
        <w:rPr>
          <w:sz w:val="16"/>
          <w:szCs w:val="16"/>
          <w:rPrChange w:id="485" w:author="emmanuel blezes" w:date="2026-06-22T22:41:00Z" w16du:dateUtc="2026-06-22T20:41:00Z">
            <w:rPr/>
          </w:rPrChange>
        </w:rPr>
        <w:t>, Éditions Gap, 1999.</w:t>
      </w:r>
    </w:p>
  </w:footnote>
  <w:footnote w:id="55">
    <w:p w14:paraId="43D7AA13" w14:textId="77777777" w:rsidR="00534634" w:rsidRPr="00C17E78" w:rsidRDefault="00000000">
      <w:pPr>
        <w:pStyle w:val="FootnoteText"/>
        <w:rPr>
          <w:sz w:val="16"/>
          <w:szCs w:val="16"/>
          <w:rPrChange w:id="486" w:author="emmanuel blezes" w:date="2026-06-22T22:41:00Z" w16du:dateUtc="2026-06-22T20:41:00Z">
            <w:rPr/>
          </w:rPrChange>
        </w:rPr>
      </w:pPr>
      <w:r w:rsidRPr="00C17E78">
        <w:rPr>
          <w:rStyle w:val="FootnoteReference"/>
          <w:sz w:val="16"/>
          <w:szCs w:val="16"/>
          <w:rPrChange w:id="487" w:author="emmanuel blezes" w:date="2026-06-22T22:41:00Z" w16du:dateUtc="2026-06-22T20:41:00Z">
            <w:rPr>
              <w:rStyle w:val="FootnoteReference"/>
            </w:rPr>
          </w:rPrChange>
        </w:rPr>
        <w:footnoteRef/>
      </w:r>
      <w:r w:rsidRPr="00C17E78">
        <w:rPr>
          <w:sz w:val="16"/>
          <w:szCs w:val="16"/>
          <w:rPrChange w:id="488" w:author="emmanuel blezes" w:date="2026-06-22T22:41:00Z" w16du:dateUtc="2026-06-22T20:41:00Z">
            <w:rPr/>
          </w:rPrChange>
        </w:rPr>
        <w:t xml:space="preserve"> Ordonnance n° 45-2250 du 4 octobre 1945 portant organisation de la Sécurité sociale ; complétée par l’ordonnance n° 45-2454 du 19 octobre 1945 fixant le régime des assurances sociales applicable aux assurés des professions non agricoles. Texte intégral et historique : Legifrance et site de l’Assurance retraite (https://www.lassuranceretraite.fr).</w:t>
      </w:r>
    </w:p>
  </w:footnote>
  <w:footnote w:id="56">
    <w:p w14:paraId="43A467EE" w14:textId="77777777" w:rsidR="00534634" w:rsidRPr="00C17E78" w:rsidRDefault="00000000">
      <w:pPr>
        <w:pStyle w:val="FootnoteText"/>
        <w:rPr>
          <w:sz w:val="16"/>
          <w:szCs w:val="16"/>
          <w:rPrChange w:id="489" w:author="emmanuel blezes" w:date="2026-06-22T22:41:00Z" w16du:dateUtc="2026-06-22T20:41:00Z">
            <w:rPr/>
          </w:rPrChange>
        </w:rPr>
      </w:pPr>
      <w:r w:rsidRPr="00C17E78">
        <w:rPr>
          <w:rStyle w:val="FootnoteReference"/>
          <w:sz w:val="16"/>
          <w:szCs w:val="16"/>
          <w:rPrChange w:id="490" w:author="emmanuel blezes" w:date="2026-06-22T22:41:00Z" w16du:dateUtc="2026-06-22T20:41:00Z">
            <w:rPr>
              <w:rStyle w:val="FootnoteReference"/>
            </w:rPr>
          </w:rPrChange>
        </w:rPr>
        <w:footnoteRef/>
      </w:r>
      <w:r w:rsidRPr="00C17E78">
        <w:rPr>
          <w:sz w:val="16"/>
          <w:szCs w:val="16"/>
          <w:rPrChange w:id="491" w:author="emmanuel blezes" w:date="2026-06-22T22:41:00Z" w16du:dateUtc="2026-06-22T20:41:00Z">
            <w:rPr/>
          </w:rPrChange>
        </w:rPr>
        <w:t xml:space="preserve"> Synthèse de la position défendue par Pierre Laroque (formulation de l’auteur, non un verbatim) : la substitution de la répartition à la capitalisation permettait de servir immédiatement des pensions aux travailleurs âgés qui n’avaient pas pu se constituer un capital. Voir Bertrand Valat, </w:t>
      </w:r>
      <w:r w:rsidRPr="00C17E78">
        <w:rPr>
          <w:i/>
          <w:iCs/>
          <w:sz w:val="16"/>
          <w:szCs w:val="16"/>
          <w:rPrChange w:id="492" w:author="emmanuel blezes" w:date="2026-06-22T22:41:00Z" w16du:dateUtc="2026-06-22T20:41:00Z">
            <w:rPr>
              <w:i/>
              <w:iCs/>
            </w:rPr>
          </w:rPrChange>
        </w:rPr>
        <w:t>Les retraites et la création de la Sécurité sociale en 1945</w:t>
      </w:r>
      <w:r w:rsidRPr="00C17E78">
        <w:rPr>
          <w:sz w:val="16"/>
          <w:szCs w:val="16"/>
          <w:rPrChange w:id="493" w:author="emmanuel blezes" w:date="2026-06-22T22:41:00Z" w16du:dateUtc="2026-06-22T20:41:00Z">
            <w:rPr/>
          </w:rPrChange>
        </w:rPr>
        <w:t xml:space="preserve">, op. </w:t>
      </w:r>
      <w:proofErr w:type="gramStart"/>
      <w:r w:rsidRPr="00C17E78">
        <w:rPr>
          <w:sz w:val="16"/>
          <w:szCs w:val="16"/>
          <w:rPrChange w:id="494" w:author="emmanuel blezes" w:date="2026-06-22T22:41:00Z" w16du:dateUtc="2026-06-22T20:41:00Z">
            <w:rPr/>
          </w:rPrChange>
        </w:rPr>
        <w:t>cit</w:t>
      </w:r>
      <w:proofErr w:type="gramEnd"/>
      <w:r w:rsidRPr="00C17E78">
        <w:rPr>
          <w:sz w:val="16"/>
          <w:szCs w:val="16"/>
          <w:rPrChange w:id="495" w:author="emmanuel blezes" w:date="2026-06-22T22:41:00Z" w16du:dateUtc="2026-06-22T20:41:00Z">
            <w:rPr/>
          </w:rPrChange>
        </w:rPr>
        <w:t xml:space="preserve">. ; et Bruno Palier, </w:t>
      </w:r>
      <w:r w:rsidRPr="00C17E78">
        <w:rPr>
          <w:i/>
          <w:iCs/>
          <w:sz w:val="16"/>
          <w:szCs w:val="16"/>
          <w:rPrChange w:id="496" w:author="emmanuel blezes" w:date="2026-06-22T22:41:00Z" w16du:dateUtc="2026-06-22T20:41:00Z">
            <w:rPr>
              <w:i/>
              <w:iCs/>
            </w:rPr>
          </w:rPrChange>
        </w:rPr>
        <w:t>Gouverner la Sécurité sociale</w:t>
      </w:r>
      <w:r w:rsidRPr="00C17E78">
        <w:rPr>
          <w:sz w:val="16"/>
          <w:szCs w:val="16"/>
          <w:rPrChange w:id="497" w:author="emmanuel blezes" w:date="2026-06-22T22:41:00Z" w16du:dateUtc="2026-06-22T20:41:00Z">
            <w:rPr/>
          </w:rPrChange>
        </w:rPr>
        <w:t xml:space="preserve">, op. </w:t>
      </w:r>
      <w:proofErr w:type="gramStart"/>
      <w:r w:rsidRPr="00C17E78">
        <w:rPr>
          <w:sz w:val="16"/>
          <w:szCs w:val="16"/>
          <w:rPrChange w:id="498" w:author="emmanuel blezes" w:date="2026-06-22T22:41:00Z" w16du:dateUtc="2026-06-22T20:41:00Z">
            <w:rPr/>
          </w:rPrChange>
        </w:rPr>
        <w:t>cit</w:t>
      </w:r>
      <w:proofErr w:type="gramEnd"/>
      <w:r w:rsidRPr="00C17E78">
        <w:rPr>
          <w:sz w:val="16"/>
          <w:szCs w:val="16"/>
          <w:rPrChange w:id="499" w:author="emmanuel blezes" w:date="2026-06-22T22:41:00Z" w16du:dateUtc="2026-06-22T20:41:00Z">
            <w:rPr/>
          </w:rPrChange>
        </w:rPr>
        <w:t>.</w:t>
      </w:r>
    </w:p>
  </w:footnote>
  <w:footnote w:id="57">
    <w:p w14:paraId="1533E4D0" w14:textId="77777777" w:rsidR="00534634" w:rsidRPr="00C17E78" w:rsidRDefault="00000000">
      <w:pPr>
        <w:pStyle w:val="FootnoteText"/>
        <w:rPr>
          <w:sz w:val="16"/>
          <w:szCs w:val="16"/>
          <w:rPrChange w:id="500" w:author="emmanuel blezes" w:date="2026-06-22T22:41:00Z" w16du:dateUtc="2026-06-22T20:41:00Z">
            <w:rPr/>
          </w:rPrChange>
        </w:rPr>
      </w:pPr>
      <w:r w:rsidRPr="00C17E78">
        <w:rPr>
          <w:rStyle w:val="FootnoteReference"/>
          <w:sz w:val="16"/>
          <w:szCs w:val="16"/>
          <w:rPrChange w:id="501" w:author="emmanuel blezes" w:date="2026-06-22T22:41:00Z" w16du:dateUtc="2026-06-22T20:41:00Z">
            <w:rPr>
              <w:rStyle w:val="FootnoteReference"/>
            </w:rPr>
          </w:rPrChange>
        </w:rPr>
        <w:footnoteRef/>
      </w:r>
      <w:r w:rsidRPr="00C17E78">
        <w:rPr>
          <w:sz w:val="16"/>
          <w:szCs w:val="16"/>
          <w:rPrChange w:id="502" w:author="emmanuel blezes" w:date="2026-06-22T22:41:00Z" w16du:dateUtc="2026-06-22T20:41:00Z">
            <w:rPr/>
          </w:rPrChange>
        </w:rPr>
        <w:t xml:space="preserve"> Sur la croissance des Trente Glorieuses, INSEE, </w:t>
      </w:r>
      <w:r w:rsidRPr="00C17E78">
        <w:rPr>
          <w:i/>
          <w:iCs/>
          <w:sz w:val="16"/>
          <w:szCs w:val="16"/>
          <w:rPrChange w:id="503" w:author="emmanuel blezes" w:date="2026-06-22T22:41:00Z" w16du:dateUtc="2026-06-22T20:41:00Z">
            <w:rPr>
              <w:i/>
              <w:iCs/>
            </w:rPr>
          </w:rPrChange>
        </w:rPr>
        <w:t>Les Trente Glorieuses (1949-1973)</w:t>
      </w:r>
      <w:r w:rsidRPr="00C17E78">
        <w:rPr>
          <w:sz w:val="16"/>
          <w:szCs w:val="16"/>
          <w:rPrChange w:id="504" w:author="emmanuel blezes" w:date="2026-06-22T22:41:00Z" w16du:dateUtc="2026-06-22T20:41:00Z">
            <w:rPr/>
          </w:rPrChange>
        </w:rPr>
        <w:t xml:space="preserve"> (https://www.insee.fr/fr/statistiques) ; Jean Fourastié, </w:t>
      </w:r>
      <w:r w:rsidRPr="00C17E78">
        <w:rPr>
          <w:i/>
          <w:iCs/>
          <w:sz w:val="16"/>
          <w:szCs w:val="16"/>
          <w:rPrChange w:id="505" w:author="emmanuel blezes" w:date="2026-06-22T22:41:00Z" w16du:dateUtc="2026-06-22T20:41:00Z">
            <w:rPr>
              <w:i/>
              <w:iCs/>
            </w:rPr>
          </w:rPrChange>
        </w:rPr>
        <w:t>Les Trente Glorieuses ou la révolution invisible de 1946 à 1975</w:t>
      </w:r>
      <w:r w:rsidRPr="00C17E78">
        <w:rPr>
          <w:sz w:val="16"/>
          <w:szCs w:val="16"/>
          <w:rPrChange w:id="506" w:author="emmanuel blezes" w:date="2026-06-22T22:41:00Z" w16du:dateUtc="2026-06-22T20:41:00Z">
            <w:rPr/>
          </w:rPrChange>
        </w:rPr>
        <w:t>, Fayard, 1979. Croissance moyenne annuelle du PIB en France sur la période 1949-1973 : environ 5,3 %.</w:t>
      </w:r>
    </w:p>
  </w:footnote>
  <w:footnote w:id="58">
    <w:p w14:paraId="02DDC0C1" w14:textId="77777777" w:rsidR="00534634" w:rsidRPr="00C17E78" w:rsidRDefault="00000000">
      <w:pPr>
        <w:pStyle w:val="FootnoteText"/>
        <w:rPr>
          <w:sz w:val="16"/>
          <w:szCs w:val="16"/>
          <w:rPrChange w:id="507" w:author="emmanuel blezes" w:date="2026-06-22T22:41:00Z" w16du:dateUtc="2026-06-22T20:41:00Z">
            <w:rPr/>
          </w:rPrChange>
        </w:rPr>
      </w:pPr>
      <w:r w:rsidRPr="00C17E78">
        <w:rPr>
          <w:rStyle w:val="FootnoteReference"/>
          <w:sz w:val="16"/>
          <w:szCs w:val="16"/>
          <w:rPrChange w:id="508" w:author="emmanuel blezes" w:date="2026-06-22T22:41:00Z" w16du:dateUtc="2026-06-22T20:41:00Z">
            <w:rPr>
              <w:rStyle w:val="FootnoteReference"/>
            </w:rPr>
          </w:rPrChange>
        </w:rPr>
        <w:footnoteRef/>
      </w:r>
      <w:r w:rsidRPr="00C17E78">
        <w:rPr>
          <w:sz w:val="16"/>
          <w:szCs w:val="16"/>
          <w:rPrChange w:id="509" w:author="emmanuel blezes" w:date="2026-06-22T22:41:00Z" w16du:dateUtc="2026-06-22T20:41:00Z">
            <w:rPr/>
          </w:rPrChange>
        </w:rPr>
        <w:t xml:space="preserve"> Ratio démographique du régime général (nombre de cotisants pour un retraité) : environ 4,3 en 1965 - chiffre parfois précisé à 4,29 -, point haut historique avant un déclin continu, sous l’effet de l’arrivée à la retraite des générations du baby-boom et de l’allongement de la durée de retraite. Source : direction de la Sécurité sociale, </w:t>
      </w:r>
      <w:r w:rsidRPr="00C17E78">
        <w:rPr>
          <w:i/>
          <w:iCs/>
          <w:sz w:val="16"/>
          <w:szCs w:val="16"/>
          <w:rPrChange w:id="510" w:author="emmanuel blezes" w:date="2026-06-22T22:41:00Z" w16du:dateUtc="2026-06-22T20:41:00Z">
            <w:rPr>
              <w:i/>
              <w:iCs/>
            </w:rPr>
          </w:rPrChange>
        </w:rPr>
        <w:t>Ratio de dépendance démographique (cotisants/retraités)</w:t>
      </w:r>
      <w:r w:rsidRPr="00C17E78">
        <w:rPr>
          <w:sz w:val="16"/>
          <w:szCs w:val="16"/>
          <w:rPrChange w:id="511" w:author="emmanuel blezes" w:date="2026-06-22T22:41:00Z" w16du:dateUtc="2026-06-22T20:41:00Z">
            <w:rPr/>
          </w:rPrChange>
        </w:rPr>
        <w:t xml:space="preserve"> (https://evaluation.securite-sociale.fr) ; CNAV, statistiques de cadrage.</w:t>
      </w:r>
    </w:p>
  </w:footnote>
  <w:footnote w:id="59">
    <w:p w14:paraId="103860A4" w14:textId="77777777" w:rsidR="00534634" w:rsidRPr="00C17E78" w:rsidRDefault="00000000">
      <w:pPr>
        <w:pStyle w:val="FootnoteText"/>
        <w:rPr>
          <w:sz w:val="16"/>
          <w:szCs w:val="16"/>
          <w:rPrChange w:id="512" w:author="emmanuel blezes" w:date="2026-06-22T22:41:00Z" w16du:dateUtc="2026-06-22T20:41:00Z">
            <w:rPr/>
          </w:rPrChange>
        </w:rPr>
      </w:pPr>
      <w:r w:rsidRPr="00C17E78">
        <w:rPr>
          <w:rStyle w:val="FootnoteReference"/>
          <w:sz w:val="16"/>
          <w:szCs w:val="16"/>
          <w:rPrChange w:id="513" w:author="emmanuel blezes" w:date="2026-06-22T22:41:00Z" w16du:dateUtc="2026-06-22T20:41:00Z">
            <w:rPr>
              <w:rStyle w:val="FootnoteReference"/>
            </w:rPr>
          </w:rPrChange>
        </w:rPr>
        <w:footnoteRef/>
      </w:r>
      <w:r w:rsidRPr="00C17E78">
        <w:rPr>
          <w:sz w:val="16"/>
          <w:szCs w:val="16"/>
          <w:rPrChange w:id="514" w:author="emmanuel blezes" w:date="2026-06-22T22:41:00Z" w16du:dateUtc="2026-06-22T20:41:00Z">
            <w:rPr/>
          </w:rPrChange>
        </w:rPr>
        <w:t xml:space="preserve"> Au milieu du XXe siècle, l’espérance de vie à 65 ans en France était de l’ordre de douze ans pour les hommes et quinze ans pour les femmes, contre environ vingt et vingt-quatre ans aujourd’hui (INSEE, 2025). Repère convergent : l’espérance de vie à 60 ans, tous sexes confondus, valait 16,7 ans en 1950 - COR, </w:t>
      </w:r>
      <w:r w:rsidRPr="00C17E78">
        <w:rPr>
          <w:i/>
          <w:iCs/>
          <w:sz w:val="16"/>
          <w:szCs w:val="16"/>
          <w:rPrChange w:id="515" w:author="emmanuel blezes" w:date="2026-06-22T22:41:00Z" w16du:dateUtc="2026-06-22T20:41:00Z">
            <w:rPr>
              <w:i/>
              <w:iCs/>
            </w:rPr>
          </w:rPrChange>
        </w:rPr>
        <w:t>Espérance de vie instantanée et espérance de vie par génération</w:t>
      </w:r>
      <w:r w:rsidRPr="00C17E78">
        <w:rPr>
          <w:sz w:val="16"/>
          <w:szCs w:val="16"/>
          <w:rPrChange w:id="516" w:author="emmanuel blezes" w:date="2026-06-22T22:41:00Z" w16du:dateUtc="2026-06-22T20:41:00Z">
            <w:rPr/>
          </w:rPrChange>
        </w:rPr>
        <w:t xml:space="preserve">, doc. </w:t>
      </w:r>
      <w:proofErr w:type="gramStart"/>
      <w:r w:rsidRPr="00C17E78">
        <w:rPr>
          <w:sz w:val="16"/>
          <w:szCs w:val="16"/>
          <w:rPrChange w:id="517" w:author="emmanuel blezes" w:date="2026-06-22T22:41:00Z" w16du:dateUtc="2026-06-22T20:41:00Z">
            <w:rPr/>
          </w:rPrChange>
        </w:rPr>
        <w:t>n</w:t>
      </w:r>
      <w:proofErr w:type="gramEnd"/>
      <w:r w:rsidRPr="00C17E78">
        <w:rPr>
          <w:sz w:val="16"/>
          <w:szCs w:val="16"/>
          <w:rPrChange w:id="518" w:author="emmanuel blezes" w:date="2026-06-22T22:41:00Z" w16du:dateUtc="2026-06-22T20:41:00Z">
            <w:rPr/>
          </w:rPrChange>
        </w:rPr>
        <w:t xml:space="preserve">° 4280, 2014 (https://www.cor-retraites.fr/sites/default/files/2019-06/doc-4280.pdf). Séries de mortalité : INSEE/INED, d’après J. Vallin et F. Meslé, </w:t>
      </w:r>
      <w:r w:rsidRPr="00C17E78">
        <w:rPr>
          <w:i/>
          <w:iCs/>
          <w:sz w:val="16"/>
          <w:szCs w:val="16"/>
          <w:rPrChange w:id="519" w:author="emmanuel blezes" w:date="2026-06-22T22:41:00Z" w16du:dateUtc="2026-06-22T20:41:00Z">
            <w:rPr>
              <w:i/>
              <w:iCs/>
            </w:rPr>
          </w:rPrChange>
        </w:rPr>
        <w:t>Tables de mortalité françaises pour les XIXe et XXe siècles</w:t>
      </w:r>
      <w:r w:rsidRPr="00C17E78">
        <w:rPr>
          <w:sz w:val="16"/>
          <w:szCs w:val="16"/>
          <w:rPrChange w:id="520" w:author="emmanuel blezes" w:date="2026-06-22T22:41:00Z" w16du:dateUtc="2026-06-22T20:41:00Z">
            <w:rPr/>
          </w:rPrChange>
        </w:rPr>
        <w:t>, INED, 2001.</w:t>
      </w:r>
    </w:p>
  </w:footnote>
  <w:footnote w:id="60">
    <w:p w14:paraId="5DE033B8" w14:textId="77777777" w:rsidR="00534634" w:rsidRPr="00C17E78" w:rsidRDefault="00000000">
      <w:pPr>
        <w:pStyle w:val="FootnoteText"/>
        <w:rPr>
          <w:sz w:val="16"/>
          <w:szCs w:val="16"/>
          <w:rPrChange w:id="521" w:author="emmanuel blezes" w:date="2026-06-22T22:41:00Z" w16du:dateUtc="2026-06-22T20:41:00Z">
            <w:rPr/>
          </w:rPrChange>
        </w:rPr>
      </w:pPr>
      <w:r w:rsidRPr="00C17E78">
        <w:rPr>
          <w:rStyle w:val="FootnoteReference"/>
          <w:sz w:val="16"/>
          <w:szCs w:val="16"/>
          <w:rPrChange w:id="522" w:author="emmanuel blezes" w:date="2026-06-22T22:41:00Z" w16du:dateUtc="2026-06-22T20:41:00Z">
            <w:rPr>
              <w:rStyle w:val="FootnoteReference"/>
            </w:rPr>
          </w:rPrChange>
        </w:rPr>
        <w:footnoteRef/>
      </w:r>
      <w:r w:rsidRPr="00C17E78">
        <w:rPr>
          <w:sz w:val="16"/>
          <w:szCs w:val="16"/>
          <w:rPrChange w:id="523" w:author="emmanuel blezes" w:date="2026-06-22T22:41:00Z" w16du:dateUtc="2026-06-22T20:41:00Z">
            <w:rPr/>
          </w:rPrChange>
        </w:rPr>
        <w:t xml:space="preserve"> Convention collective nationale de prévoyance et de retraite des cadres du 14 mars 1947 instaurant l’AGIRC (Association générale des institutions de retraite des cadres). Le régime entre en fonction au 1er avril 1947. Voir « 14 mars 1947 : création de l’AGIRC », Les Clés du social (https://www.clesdusocial.com/14-mars-1947-creation-du-regime-de-retraite/) ; et </w:t>
      </w:r>
      <w:r w:rsidRPr="00C17E78">
        <w:rPr>
          <w:i/>
          <w:iCs/>
          <w:sz w:val="16"/>
          <w:szCs w:val="16"/>
          <w:rPrChange w:id="524" w:author="emmanuel blezes" w:date="2026-06-22T22:41:00Z" w16du:dateUtc="2026-06-22T20:41:00Z">
            <w:rPr>
              <w:i/>
              <w:iCs/>
            </w:rPr>
          </w:rPrChange>
        </w:rPr>
        <w:t>Les Retraites complémentaires AGIRC-ARRCO</w:t>
      </w:r>
      <w:r w:rsidRPr="00C17E78">
        <w:rPr>
          <w:sz w:val="16"/>
          <w:szCs w:val="16"/>
          <w:rPrChange w:id="525" w:author="emmanuel blezes" w:date="2026-06-22T22:41:00Z" w16du:dateUtc="2026-06-22T20:41:00Z">
            <w:rPr/>
          </w:rPrChange>
        </w:rPr>
        <w:t>, Cairn, 2022 (https://www.cairn.info/les-retraites-complementaires-agirc-arrco–9782130785569-page-13.htm).</w:t>
      </w:r>
    </w:p>
  </w:footnote>
  <w:footnote w:id="61">
    <w:p w14:paraId="7D2CF6E7" w14:textId="77777777" w:rsidR="00534634" w:rsidRPr="00C17E78" w:rsidRDefault="00000000">
      <w:pPr>
        <w:pStyle w:val="FootnoteText"/>
        <w:rPr>
          <w:sz w:val="16"/>
          <w:szCs w:val="16"/>
          <w:rPrChange w:id="526" w:author="emmanuel blezes" w:date="2026-06-22T22:41:00Z" w16du:dateUtc="2026-06-22T20:41:00Z">
            <w:rPr/>
          </w:rPrChange>
        </w:rPr>
      </w:pPr>
      <w:r w:rsidRPr="00C17E78">
        <w:rPr>
          <w:rStyle w:val="FootnoteReference"/>
          <w:sz w:val="16"/>
          <w:szCs w:val="16"/>
          <w:rPrChange w:id="527" w:author="emmanuel blezes" w:date="2026-06-22T22:41:00Z" w16du:dateUtc="2026-06-22T20:41:00Z">
            <w:rPr>
              <w:rStyle w:val="FootnoteReference"/>
            </w:rPr>
          </w:rPrChange>
        </w:rPr>
        <w:footnoteRef/>
      </w:r>
      <w:r w:rsidRPr="00C17E78">
        <w:rPr>
          <w:sz w:val="16"/>
          <w:szCs w:val="16"/>
          <w:rPrChange w:id="528" w:author="emmanuel blezes" w:date="2026-06-22T22:41:00Z" w16du:dateUtc="2026-06-22T20:41:00Z">
            <w:rPr/>
          </w:rPrChange>
        </w:rPr>
        <w:t xml:space="preserve"> Accord interprofessionnel du 8 décembre 1961 instituant l’ARRCO (Association des régimes de retraite complémentaires) pour les salariés non-cadres. Voir INA, </w:t>
      </w:r>
      <w:r w:rsidRPr="00C17E78">
        <w:rPr>
          <w:i/>
          <w:iCs/>
          <w:sz w:val="16"/>
          <w:szCs w:val="16"/>
          <w:rPrChange w:id="529" w:author="emmanuel blezes" w:date="2026-06-22T22:41:00Z" w16du:dateUtc="2026-06-22T20:41:00Z">
            <w:rPr>
              <w:i/>
              <w:iCs/>
            </w:rPr>
          </w:rPrChange>
        </w:rPr>
        <w:t>Histoire des retraites</w:t>
      </w:r>
      <w:r w:rsidRPr="00C17E78">
        <w:rPr>
          <w:sz w:val="16"/>
          <w:szCs w:val="16"/>
          <w:rPrChange w:id="530" w:author="emmanuel blezes" w:date="2026-06-22T22:41:00Z" w16du:dateUtc="2026-06-22T20:41:00Z">
            <w:rPr/>
          </w:rPrChange>
        </w:rPr>
        <w:t xml:space="preserve"> (https://fresques.ina.fr/securite-sociale/parcours/0004/la-retraite-en-france-de-1945-a-nos-jours.html). AGIRC et ARRCO fusionnent au 1er janvier 2019 en un régime unique (AGIRC-ARRCO) par l’accord national interprofessionnel du 17 novembre 2017.</w:t>
      </w:r>
    </w:p>
  </w:footnote>
  <w:footnote w:id="62">
    <w:p w14:paraId="4108ECAF" w14:textId="77777777" w:rsidR="00534634" w:rsidRPr="00C17E78" w:rsidRDefault="00000000">
      <w:pPr>
        <w:pStyle w:val="FootnoteText"/>
        <w:rPr>
          <w:sz w:val="16"/>
          <w:szCs w:val="16"/>
          <w:rPrChange w:id="531" w:author="emmanuel blezes" w:date="2026-06-22T22:41:00Z" w16du:dateUtc="2026-06-22T20:41:00Z">
            <w:rPr/>
          </w:rPrChange>
        </w:rPr>
      </w:pPr>
      <w:r w:rsidRPr="00C17E78">
        <w:rPr>
          <w:rStyle w:val="FootnoteReference"/>
          <w:sz w:val="16"/>
          <w:szCs w:val="16"/>
          <w:rPrChange w:id="532" w:author="emmanuel blezes" w:date="2026-06-22T22:41:00Z" w16du:dateUtc="2026-06-22T20:41:00Z">
            <w:rPr>
              <w:rStyle w:val="FootnoteReference"/>
            </w:rPr>
          </w:rPrChange>
        </w:rPr>
        <w:footnoteRef/>
      </w:r>
      <w:r w:rsidRPr="00C17E78">
        <w:rPr>
          <w:sz w:val="16"/>
          <w:szCs w:val="16"/>
          <w:rPrChange w:id="533" w:author="emmanuel blezes" w:date="2026-06-22T22:41:00Z" w16du:dateUtc="2026-06-22T20:41:00Z">
            <w:rPr/>
          </w:rPrChange>
        </w:rPr>
        <w:t xml:space="preserve"> Ordonnance n° 82-270 du 26 mars 1982 relative à l’abaissement de l’âge de la retraite des assurés du régime général, prise par le gouvernement Mauroy sous la présidence de François Mitterrand. Ministre du Travail : Jean Auroux. Voir Pierre Mauroy, </w:t>
      </w:r>
      <w:r w:rsidRPr="00C17E78">
        <w:rPr>
          <w:i/>
          <w:iCs/>
          <w:sz w:val="16"/>
          <w:szCs w:val="16"/>
          <w:rPrChange w:id="534" w:author="emmanuel blezes" w:date="2026-06-22T22:41:00Z" w16du:dateUtc="2026-06-22T20:41:00Z">
            <w:rPr>
              <w:i/>
              <w:iCs/>
            </w:rPr>
          </w:rPrChange>
        </w:rPr>
        <w:t>À gauche</w:t>
      </w:r>
      <w:r w:rsidRPr="00C17E78">
        <w:rPr>
          <w:sz w:val="16"/>
          <w:szCs w:val="16"/>
          <w:rPrChange w:id="535" w:author="emmanuel blezes" w:date="2026-06-22T22:41:00Z" w16du:dateUtc="2026-06-22T20:41:00Z">
            <w:rPr/>
          </w:rPrChange>
        </w:rPr>
        <w:t>, Albin Michel, 2003.</w:t>
      </w:r>
    </w:p>
  </w:footnote>
  <w:footnote w:id="63">
    <w:p w14:paraId="0E6CDDA7" w14:textId="77777777" w:rsidR="00534634" w:rsidRPr="00C17E78" w:rsidRDefault="00000000">
      <w:pPr>
        <w:pStyle w:val="FootnoteText"/>
        <w:rPr>
          <w:sz w:val="16"/>
          <w:szCs w:val="16"/>
          <w:rPrChange w:id="536" w:author="emmanuel blezes" w:date="2026-06-22T22:41:00Z" w16du:dateUtc="2026-06-22T20:41:00Z">
            <w:rPr/>
          </w:rPrChange>
        </w:rPr>
      </w:pPr>
      <w:r w:rsidRPr="00C17E78">
        <w:rPr>
          <w:rStyle w:val="FootnoteReference"/>
          <w:sz w:val="16"/>
          <w:szCs w:val="16"/>
          <w:rPrChange w:id="537" w:author="emmanuel blezes" w:date="2026-06-22T22:41:00Z" w16du:dateUtc="2026-06-22T20:41:00Z">
            <w:rPr>
              <w:rStyle w:val="FootnoteReference"/>
            </w:rPr>
          </w:rPrChange>
        </w:rPr>
        <w:footnoteRef/>
      </w:r>
      <w:r w:rsidRPr="00C17E78">
        <w:rPr>
          <w:sz w:val="16"/>
          <w:szCs w:val="16"/>
          <w:rPrChange w:id="538" w:author="emmanuel blezes" w:date="2026-06-22T22:41:00Z" w16du:dateUtc="2026-06-22T20:41:00Z">
            <w:rPr/>
          </w:rPrChange>
        </w:rPr>
        <w:t xml:space="preserve"> INSEE, Yves Dubois et Anthony Marino, « Le taux de rendement interne du système de retraite français : quelle redistribution au sein d’une génération et quelle évolution entre générations ? », </w:t>
      </w:r>
      <w:r w:rsidRPr="00C17E78">
        <w:rPr>
          <w:i/>
          <w:iCs/>
          <w:sz w:val="16"/>
          <w:szCs w:val="16"/>
          <w:rPrChange w:id="539" w:author="emmanuel blezes" w:date="2026-06-22T22:41:00Z" w16du:dateUtc="2026-06-22T20:41:00Z">
            <w:rPr>
              <w:i/>
              <w:iCs/>
            </w:rPr>
          </w:rPrChange>
        </w:rPr>
        <w:t>Économie et Statistique</w:t>
      </w:r>
      <w:r w:rsidRPr="00C17E78">
        <w:rPr>
          <w:sz w:val="16"/>
          <w:szCs w:val="16"/>
          <w:rPrChange w:id="540" w:author="emmanuel blezes" w:date="2026-06-22T22:41:00Z" w16du:dateUtc="2026-06-22T20:41:00Z">
            <w:rPr/>
          </w:rPrChange>
        </w:rPr>
        <w:t xml:space="preserve"> n° 481-482, 2015 (https://www.insee.fr/fr/statistiques/1305193). Modèle de microsimulation Destinie 2 (champ : générations 1950-1985, salariés du privé, législation 2014). Le TRI avoisine 2,5 % pour la génération 1950 et se stabilise vers 1,75 % à compter de la génération 1970, convergeant vers le taux de croissance de l’économie (~1,4 %). Le rendement des toutes premières cohortes de cotisants, antérieures au champ de l’étude, était structurellement plus élevé (effet de démarrage d’un système par répartition).</w:t>
      </w:r>
    </w:p>
  </w:footnote>
  <w:footnote w:id="64">
    <w:p w14:paraId="01800E9D" w14:textId="77777777" w:rsidR="00534634" w:rsidRPr="00C17E78" w:rsidRDefault="00000000">
      <w:pPr>
        <w:pStyle w:val="FootnoteText"/>
        <w:rPr>
          <w:sz w:val="16"/>
          <w:szCs w:val="16"/>
          <w:rPrChange w:id="541" w:author="emmanuel blezes" w:date="2026-06-22T22:41:00Z" w16du:dateUtc="2026-06-22T20:41:00Z">
            <w:rPr/>
          </w:rPrChange>
        </w:rPr>
      </w:pPr>
      <w:r w:rsidRPr="00C17E78">
        <w:rPr>
          <w:rStyle w:val="FootnoteReference"/>
          <w:sz w:val="16"/>
          <w:szCs w:val="16"/>
          <w:rPrChange w:id="542" w:author="emmanuel blezes" w:date="2026-06-22T22:41:00Z" w16du:dateUtc="2026-06-22T20:41:00Z">
            <w:rPr>
              <w:rStyle w:val="FootnoteReference"/>
            </w:rPr>
          </w:rPrChange>
        </w:rPr>
        <w:footnoteRef/>
      </w:r>
      <w:r w:rsidRPr="00C17E78">
        <w:rPr>
          <w:sz w:val="16"/>
          <w:szCs w:val="16"/>
          <w:rPrChange w:id="543" w:author="emmanuel blezes" w:date="2026-06-22T22:41:00Z" w16du:dateUtc="2026-06-22T20:41:00Z">
            <w:rPr/>
          </w:rPrChange>
        </w:rPr>
        <w:t xml:space="preserve"> INSEE, séries longues de fécondité. ICF 1964 : 2,90 enfants par femme (point haut post-1945) ; 1975 : 1,93 ; 1985 : 1,81. URL : https://www.insee.fr/fr/statistiques/2381380.</w:t>
      </w:r>
    </w:p>
  </w:footnote>
  <w:footnote w:id="65">
    <w:p w14:paraId="28BD4054" w14:textId="77777777" w:rsidR="00534634" w:rsidRPr="00C17E78" w:rsidRDefault="00000000">
      <w:pPr>
        <w:pStyle w:val="FootnoteText"/>
        <w:rPr>
          <w:sz w:val="16"/>
          <w:szCs w:val="16"/>
          <w:rPrChange w:id="544" w:author="emmanuel blezes" w:date="2026-06-22T22:41:00Z" w16du:dateUtc="2026-06-22T20:41:00Z">
            <w:rPr/>
          </w:rPrChange>
        </w:rPr>
      </w:pPr>
      <w:r w:rsidRPr="00C17E78">
        <w:rPr>
          <w:rStyle w:val="FootnoteReference"/>
          <w:sz w:val="16"/>
          <w:szCs w:val="16"/>
          <w:rPrChange w:id="545" w:author="emmanuel blezes" w:date="2026-06-22T22:41:00Z" w16du:dateUtc="2026-06-22T20:41:00Z">
            <w:rPr>
              <w:rStyle w:val="FootnoteReference"/>
            </w:rPr>
          </w:rPrChange>
        </w:rPr>
        <w:footnoteRef/>
      </w:r>
      <w:r w:rsidRPr="00C17E78">
        <w:rPr>
          <w:sz w:val="16"/>
          <w:szCs w:val="16"/>
          <w:rPrChange w:id="546" w:author="emmanuel blezes" w:date="2026-06-22T22:41:00Z" w16du:dateUtc="2026-06-22T20:41:00Z">
            <w:rPr/>
          </w:rPrChange>
        </w:rPr>
        <w:t xml:space="preserve"> Raoul Briet, </w:t>
      </w:r>
      <w:r w:rsidRPr="00C17E78">
        <w:rPr>
          <w:i/>
          <w:iCs/>
          <w:sz w:val="16"/>
          <w:szCs w:val="16"/>
          <w:rPrChange w:id="547" w:author="emmanuel blezes" w:date="2026-06-22T22:41:00Z" w16du:dateUtc="2026-06-22T20:41:00Z">
            <w:rPr>
              <w:i/>
              <w:iCs/>
            </w:rPr>
          </w:rPrChange>
        </w:rPr>
        <w:t>Perspectives à long terme des retraites</w:t>
      </w:r>
      <w:r w:rsidRPr="00C17E78">
        <w:rPr>
          <w:sz w:val="16"/>
          <w:szCs w:val="16"/>
          <w:rPrChange w:id="548" w:author="emmanuel blezes" w:date="2026-06-22T22:41:00Z" w16du:dateUtc="2026-06-22T20:41:00Z">
            <w:rPr/>
          </w:rPrChange>
        </w:rPr>
        <w:t xml:space="preserve">, rapport au Premier ministre, Commissariat général du Plan, juin 1995. Sur la genèse politique du rapport, voir Sénat, archives parlementaires 1995-1996, et Bruno Palier, </w:t>
      </w:r>
      <w:r w:rsidRPr="00C17E78">
        <w:rPr>
          <w:i/>
          <w:iCs/>
          <w:sz w:val="16"/>
          <w:szCs w:val="16"/>
          <w:rPrChange w:id="549" w:author="emmanuel blezes" w:date="2026-06-22T22:41:00Z" w16du:dateUtc="2026-06-22T20:41:00Z">
            <w:rPr>
              <w:i/>
              <w:iCs/>
            </w:rPr>
          </w:rPrChange>
        </w:rPr>
        <w:t>Réformer les retraites</w:t>
      </w:r>
      <w:r w:rsidRPr="00C17E78">
        <w:rPr>
          <w:sz w:val="16"/>
          <w:szCs w:val="16"/>
          <w:rPrChange w:id="550" w:author="emmanuel blezes" w:date="2026-06-22T22:41:00Z" w16du:dateUtc="2026-06-22T20:41:00Z">
            <w:rPr/>
          </w:rPrChange>
        </w:rPr>
        <w:t>, Presses de Sciences Po, 2021, chap. 3.</w:t>
      </w:r>
    </w:p>
  </w:footnote>
  <w:footnote w:id="66">
    <w:p w14:paraId="7F599F32" w14:textId="77777777" w:rsidR="00534634" w:rsidRPr="00C17E78" w:rsidRDefault="00000000">
      <w:pPr>
        <w:pStyle w:val="FootnoteText"/>
        <w:rPr>
          <w:sz w:val="16"/>
          <w:szCs w:val="16"/>
          <w:rPrChange w:id="551" w:author="emmanuel blezes" w:date="2026-06-22T22:41:00Z" w16du:dateUtc="2026-06-22T20:41:00Z">
            <w:rPr/>
          </w:rPrChange>
        </w:rPr>
      </w:pPr>
      <w:r w:rsidRPr="00C17E78">
        <w:rPr>
          <w:rStyle w:val="FootnoteReference"/>
          <w:sz w:val="16"/>
          <w:szCs w:val="16"/>
          <w:rPrChange w:id="552" w:author="emmanuel blezes" w:date="2026-06-22T22:41:00Z" w16du:dateUtc="2026-06-22T20:41:00Z">
            <w:rPr>
              <w:rStyle w:val="FootnoteReference"/>
            </w:rPr>
          </w:rPrChange>
        </w:rPr>
        <w:footnoteRef/>
      </w:r>
      <w:r w:rsidRPr="00C17E78">
        <w:rPr>
          <w:sz w:val="16"/>
          <w:szCs w:val="16"/>
          <w:rPrChange w:id="553" w:author="emmanuel blezes" w:date="2026-06-22T22:41:00Z" w16du:dateUtc="2026-06-22T20:41:00Z">
            <w:rPr/>
          </w:rPrChange>
        </w:rPr>
        <w:t xml:space="preserve"> Jean-Michel Charpin, </w:t>
      </w:r>
      <w:r w:rsidRPr="00C17E78">
        <w:rPr>
          <w:i/>
          <w:iCs/>
          <w:sz w:val="16"/>
          <w:szCs w:val="16"/>
          <w:rPrChange w:id="554" w:author="emmanuel blezes" w:date="2026-06-22T22:41:00Z" w16du:dateUtc="2026-06-22T20:41:00Z">
            <w:rPr>
              <w:i/>
              <w:iCs/>
            </w:rPr>
          </w:rPrChange>
        </w:rPr>
        <w:t>L’avenir de nos retraites</w:t>
      </w:r>
      <w:r w:rsidRPr="00C17E78">
        <w:rPr>
          <w:sz w:val="16"/>
          <w:szCs w:val="16"/>
          <w:rPrChange w:id="555" w:author="emmanuel blezes" w:date="2026-06-22T22:41:00Z" w16du:dateUtc="2026-06-22T20:41:00Z">
            <w:rPr/>
          </w:rPrChange>
        </w:rPr>
        <w:t xml:space="preserve"> </w:t>
      </w:r>
      <w:r w:rsidRPr="00C17E78">
        <w:rPr>
          <w:i/>
          <w:iCs/>
          <w:sz w:val="16"/>
          <w:szCs w:val="16"/>
          <w:rPrChange w:id="556" w:author="emmanuel blezes" w:date="2026-06-22T22:41:00Z" w16du:dateUtc="2026-06-22T20:41:00Z">
            <w:rPr>
              <w:i/>
              <w:iCs/>
            </w:rPr>
          </w:rPrChange>
        </w:rPr>
        <w:t>- Rapport au Premier ministre</w:t>
      </w:r>
      <w:r w:rsidRPr="00C17E78">
        <w:rPr>
          <w:sz w:val="16"/>
          <w:szCs w:val="16"/>
          <w:rPrChange w:id="557" w:author="emmanuel blezes" w:date="2026-06-22T22:41:00Z" w16du:dateUtc="2026-06-22T20:41:00Z">
            <w:rPr/>
          </w:rPrChange>
        </w:rPr>
        <w:t xml:space="preserve">, Commissariat général du Plan, mai 1999, 264 pages (La Documentation française). Pour une mise en perspective critique, voir le débat </w:t>
      </w:r>
      <w:r w:rsidRPr="00C17E78">
        <w:rPr>
          <w:i/>
          <w:iCs/>
          <w:sz w:val="16"/>
          <w:szCs w:val="16"/>
          <w:rPrChange w:id="558" w:author="emmanuel blezes" w:date="2026-06-22T22:41:00Z" w16du:dateUtc="2026-06-22T20:41:00Z">
            <w:rPr>
              <w:i/>
              <w:iCs/>
            </w:rPr>
          </w:rPrChange>
        </w:rPr>
        <w:t>Quarante remarques sur le rapport Charpin</w:t>
      </w:r>
      <w:r w:rsidRPr="00C17E78">
        <w:rPr>
          <w:sz w:val="16"/>
          <w:szCs w:val="16"/>
          <w:rPrChange w:id="559" w:author="emmanuel blezes" w:date="2026-06-22T22:41:00Z" w16du:dateUtc="2026-06-22T20:41:00Z">
            <w:rPr/>
          </w:rPrChange>
        </w:rPr>
        <w:t>, Sciences Po, 2000 (https://sciencespo.hal.science/hal-01010827/).</w:t>
      </w:r>
    </w:p>
  </w:footnote>
  <w:footnote w:id="67">
    <w:p w14:paraId="2C3D2DD9" w14:textId="77777777" w:rsidR="00534634" w:rsidRPr="00C17E78" w:rsidRDefault="00000000">
      <w:pPr>
        <w:pStyle w:val="FootnoteText"/>
        <w:rPr>
          <w:sz w:val="16"/>
          <w:szCs w:val="16"/>
          <w:rPrChange w:id="562" w:author="emmanuel blezes" w:date="2026-06-22T22:41:00Z" w16du:dateUtc="2026-06-22T20:41:00Z">
            <w:rPr/>
          </w:rPrChange>
        </w:rPr>
      </w:pPr>
      <w:r w:rsidRPr="00C17E78">
        <w:rPr>
          <w:rStyle w:val="FootnoteReference"/>
          <w:sz w:val="16"/>
          <w:szCs w:val="16"/>
          <w:rPrChange w:id="563" w:author="emmanuel blezes" w:date="2026-06-22T22:41:00Z" w16du:dateUtc="2026-06-22T20:41:00Z">
            <w:rPr>
              <w:rStyle w:val="FootnoteReference"/>
            </w:rPr>
          </w:rPrChange>
        </w:rPr>
        <w:footnoteRef/>
      </w:r>
      <w:r w:rsidRPr="00C17E78">
        <w:rPr>
          <w:sz w:val="16"/>
          <w:szCs w:val="16"/>
          <w:rPrChange w:id="564" w:author="emmanuel blezes" w:date="2026-06-22T22:41:00Z" w16du:dateUtc="2026-06-22T20:41:00Z">
            <w:rPr/>
          </w:rPrChange>
        </w:rPr>
        <w:t xml:space="preserve"> Loi n° 93-936 du 22 juillet 1993 relative aux pensions de retraite et à la sauvegarde de la protection sociale. Texte sur Légifrance (https://www.legifrance.gouv.fr/loda/id/JORFTEXT000000545719/). Estimation des économies cumulées sur trente ans : AGIPI, </w:t>
      </w:r>
      <w:r w:rsidRPr="00C17E78">
        <w:rPr>
          <w:i/>
          <w:iCs/>
          <w:sz w:val="16"/>
          <w:szCs w:val="16"/>
          <w:rPrChange w:id="565" w:author="emmanuel blezes" w:date="2026-06-22T22:41:00Z" w16du:dateUtc="2026-06-22T20:41:00Z">
            <w:rPr>
              <w:i/>
              <w:iCs/>
            </w:rPr>
          </w:rPrChange>
        </w:rPr>
        <w:t>Retraites en France : trente ans de réformes clés (1993-2023)</w:t>
      </w:r>
      <w:r w:rsidRPr="00C17E78">
        <w:rPr>
          <w:sz w:val="16"/>
          <w:szCs w:val="16"/>
          <w:rPrChange w:id="566" w:author="emmanuel blezes" w:date="2026-06-22T22:41:00Z" w16du:dateUtc="2026-06-22T20:41:00Z">
            <w:rPr/>
          </w:rPrChange>
        </w:rPr>
        <w:t>, 2023 (https://www.agipi.com/offre/far-per/retraites-30-ans-de-reformes/).</w:t>
      </w:r>
    </w:p>
  </w:footnote>
  <w:footnote w:id="68">
    <w:p w14:paraId="4214B679" w14:textId="77777777" w:rsidR="00534634" w:rsidRPr="00C17E78" w:rsidRDefault="00000000">
      <w:pPr>
        <w:pStyle w:val="FootnoteText"/>
        <w:rPr>
          <w:sz w:val="16"/>
          <w:szCs w:val="16"/>
          <w:rPrChange w:id="567" w:author="emmanuel blezes" w:date="2026-06-22T22:41:00Z" w16du:dateUtc="2026-06-22T20:41:00Z">
            <w:rPr/>
          </w:rPrChange>
        </w:rPr>
      </w:pPr>
      <w:r w:rsidRPr="00C17E78">
        <w:rPr>
          <w:rStyle w:val="FootnoteReference"/>
          <w:sz w:val="16"/>
          <w:szCs w:val="16"/>
          <w:rPrChange w:id="568" w:author="emmanuel blezes" w:date="2026-06-22T22:41:00Z" w16du:dateUtc="2026-06-22T20:41:00Z">
            <w:rPr>
              <w:rStyle w:val="FootnoteReference"/>
            </w:rPr>
          </w:rPrChange>
        </w:rPr>
        <w:footnoteRef/>
      </w:r>
      <w:r w:rsidRPr="00C17E78">
        <w:rPr>
          <w:sz w:val="16"/>
          <w:szCs w:val="16"/>
          <w:rPrChange w:id="569" w:author="emmanuel blezes" w:date="2026-06-22T22:41:00Z" w16du:dateUtc="2026-06-22T20:41:00Z">
            <w:rPr/>
          </w:rPrChange>
        </w:rPr>
        <w:t xml:space="preserve"> Loi n° 2003-775 du 21 août 2003 portant réforme des retraites (loi Fillon). Texte sur Légifrance. Sur la mobilisation très limitée comparée aux précédents mouvements : Bruno Palier, </w:t>
      </w:r>
      <w:r w:rsidRPr="00C17E78">
        <w:rPr>
          <w:i/>
          <w:iCs/>
          <w:sz w:val="16"/>
          <w:szCs w:val="16"/>
          <w:rPrChange w:id="570" w:author="emmanuel blezes" w:date="2026-06-22T22:41:00Z" w16du:dateUtc="2026-06-22T20:41:00Z">
            <w:rPr>
              <w:i/>
              <w:iCs/>
            </w:rPr>
          </w:rPrChange>
        </w:rPr>
        <w:t>Réformer les retraites</w:t>
      </w:r>
      <w:r w:rsidRPr="00C17E78">
        <w:rPr>
          <w:sz w:val="16"/>
          <w:szCs w:val="16"/>
          <w:rPrChange w:id="571" w:author="emmanuel blezes" w:date="2026-06-22T22:41:00Z" w16du:dateUtc="2026-06-22T20:41:00Z">
            <w:rPr/>
          </w:rPrChange>
        </w:rPr>
        <w:t xml:space="preserve">, op. </w:t>
      </w:r>
      <w:proofErr w:type="gramStart"/>
      <w:r w:rsidRPr="00C17E78">
        <w:rPr>
          <w:sz w:val="16"/>
          <w:szCs w:val="16"/>
          <w:rPrChange w:id="572" w:author="emmanuel blezes" w:date="2026-06-22T22:41:00Z" w16du:dateUtc="2026-06-22T20:41:00Z">
            <w:rPr/>
          </w:rPrChange>
        </w:rPr>
        <w:t>cit</w:t>
      </w:r>
      <w:proofErr w:type="gramEnd"/>
      <w:r w:rsidRPr="00C17E78">
        <w:rPr>
          <w:sz w:val="16"/>
          <w:szCs w:val="16"/>
          <w:rPrChange w:id="573" w:author="emmanuel blezes" w:date="2026-06-22T22:41:00Z" w16du:dateUtc="2026-06-22T20:41:00Z">
            <w:rPr/>
          </w:rPrChange>
        </w:rPr>
        <w:t>.</w:t>
      </w:r>
    </w:p>
  </w:footnote>
  <w:footnote w:id="69">
    <w:p w14:paraId="2FA9153A" w14:textId="77777777" w:rsidR="00534634" w:rsidRPr="00C17E78" w:rsidRDefault="00000000">
      <w:pPr>
        <w:pStyle w:val="FootnoteText"/>
        <w:rPr>
          <w:sz w:val="16"/>
          <w:szCs w:val="16"/>
          <w:rPrChange w:id="574" w:author="emmanuel blezes" w:date="2026-06-22T22:41:00Z" w16du:dateUtc="2026-06-22T20:41:00Z">
            <w:rPr/>
          </w:rPrChange>
        </w:rPr>
      </w:pPr>
      <w:r w:rsidRPr="00C17E78">
        <w:rPr>
          <w:rStyle w:val="FootnoteReference"/>
          <w:sz w:val="16"/>
          <w:szCs w:val="16"/>
          <w:rPrChange w:id="575" w:author="emmanuel blezes" w:date="2026-06-22T22:41:00Z" w16du:dateUtc="2026-06-22T20:41:00Z">
            <w:rPr>
              <w:rStyle w:val="FootnoteReference"/>
            </w:rPr>
          </w:rPrChange>
        </w:rPr>
        <w:footnoteRef/>
      </w:r>
      <w:r w:rsidRPr="00C17E78">
        <w:rPr>
          <w:sz w:val="16"/>
          <w:szCs w:val="16"/>
          <w:rPrChange w:id="576" w:author="emmanuel blezes" w:date="2026-06-22T22:41:00Z" w16du:dateUtc="2026-06-22T20:41:00Z">
            <w:rPr/>
          </w:rPrChange>
        </w:rPr>
        <w:t xml:space="preserve"> Loi n° 2010-1330 du 9 novembre 2010 portant réforme des retraites (loi Woerth). Mobilisation de l’automne 2010 : quatorze journées d’action nationale entre mars et novembre 2010, grèves reconductibles dans les raffineries - la quasi-totalité des raffineries de France métropolitaine à l’arrêt à la mi-octobre -, perturbations majeures dans les transports.</w:t>
      </w:r>
    </w:p>
  </w:footnote>
  <w:footnote w:id="70">
    <w:p w14:paraId="04A020AD" w14:textId="77777777" w:rsidR="00534634" w:rsidRPr="00C17E78" w:rsidRDefault="00000000">
      <w:pPr>
        <w:pStyle w:val="FootnoteText"/>
        <w:rPr>
          <w:sz w:val="16"/>
          <w:szCs w:val="16"/>
          <w:rPrChange w:id="577" w:author="emmanuel blezes" w:date="2026-06-22T22:41:00Z" w16du:dateUtc="2026-06-22T20:41:00Z">
            <w:rPr/>
          </w:rPrChange>
        </w:rPr>
      </w:pPr>
      <w:r w:rsidRPr="00C17E78">
        <w:rPr>
          <w:rStyle w:val="FootnoteReference"/>
          <w:sz w:val="16"/>
          <w:szCs w:val="16"/>
          <w:rPrChange w:id="578" w:author="emmanuel blezes" w:date="2026-06-22T22:41:00Z" w16du:dateUtc="2026-06-22T20:41:00Z">
            <w:rPr>
              <w:rStyle w:val="FootnoteReference"/>
            </w:rPr>
          </w:rPrChange>
        </w:rPr>
        <w:footnoteRef/>
      </w:r>
      <w:r w:rsidRPr="00C17E78">
        <w:rPr>
          <w:sz w:val="16"/>
          <w:szCs w:val="16"/>
          <w:rPrChange w:id="579" w:author="emmanuel blezes" w:date="2026-06-22T22:41:00Z" w16du:dateUtc="2026-06-22T20:41:00Z">
            <w:rPr/>
          </w:rPrChange>
        </w:rPr>
        <w:t xml:space="preserve"> Loi n° 2014-40 du 20 janvier 2014 garantissant l’avenir et la justice du système de retraites (loi Touraine). Mobilisation limitée : la CFDT soutient le projet, la CGT et FO le contestent sans grève reconductible.</w:t>
      </w:r>
    </w:p>
  </w:footnote>
  <w:footnote w:id="71">
    <w:p w14:paraId="0E122EB8" w14:textId="77777777" w:rsidR="00534634" w:rsidRPr="00C17E78" w:rsidRDefault="00000000">
      <w:pPr>
        <w:pStyle w:val="FootnoteText"/>
        <w:rPr>
          <w:sz w:val="16"/>
          <w:szCs w:val="16"/>
          <w:rPrChange w:id="580" w:author="emmanuel blezes" w:date="2026-06-22T22:41:00Z" w16du:dateUtc="2026-06-22T20:41:00Z">
            <w:rPr/>
          </w:rPrChange>
        </w:rPr>
      </w:pPr>
      <w:r w:rsidRPr="00C17E78">
        <w:rPr>
          <w:rStyle w:val="FootnoteReference"/>
          <w:sz w:val="16"/>
          <w:szCs w:val="16"/>
          <w:rPrChange w:id="581" w:author="emmanuel blezes" w:date="2026-06-22T22:41:00Z" w16du:dateUtc="2026-06-22T20:41:00Z">
            <w:rPr>
              <w:rStyle w:val="FootnoteReference"/>
            </w:rPr>
          </w:rPrChange>
        </w:rPr>
        <w:footnoteRef/>
      </w:r>
      <w:r w:rsidRPr="00C17E78">
        <w:rPr>
          <w:sz w:val="16"/>
          <w:szCs w:val="16"/>
          <w:rPrChange w:id="582" w:author="emmanuel blezes" w:date="2026-06-22T22:41:00Z" w16du:dateUtc="2026-06-22T20:41:00Z">
            <w:rPr/>
          </w:rPrChange>
        </w:rPr>
        <w:t xml:space="preserve"> </w:t>
      </w:r>
      <w:r w:rsidRPr="00C17E78">
        <w:rPr>
          <w:i/>
          <w:iCs/>
          <w:sz w:val="16"/>
          <w:szCs w:val="16"/>
          <w:rPrChange w:id="583" w:author="emmanuel blezes" w:date="2026-06-22T22:41:00Z" w16du:dateUtc="2026-06-22T20:41:00Z">
            <w:rPr>
              <w:i/>
              <w:iCs/>
            </w:rPr>
          </w:rPrChange>
        </w:rPr>
        <w:t>France Info</w:t>
      </w:r>
      <w:r w:rsidRPr="00C17E78">
        <w:rPr>
          <w:sz w:val="16"/>
          <w:szCs w:val="16"/>
          <w:rPrChange w:id="584" w:author="emmanuel blezes" w:date="2026-06-22T22:41:00Z" w16du:dateUtc="2026-06-22T20:41:00Z">
            <w:rPr/>
          </w:rPrChange>
        </w:rPr>
        <w:t xml:space="preserve">, </w:t>
      </w:r>
      <w:r w:rsidRPr="00C17E78">
        <w:rPr>
          <w:i/>
          <w:iCs/>
          <w:sz w:val="16"/>
          <w:szCs w:val="16"/>
          <w:rPrChange w:id="585" w:author="emmanuel blezes" w:date="2026-06-22T22:41:00Z" w16du:dateUtc="2026-06-22T20:41:00Z">
            <w:rPr>
              <w:i/>
              <w:iCs/>
            </w:rPr>
          </w:rPrChange>
        </w:rPr>
        <w:t>Grève du 7 mars contre la réforme des retraites : 1,28 million de manifestants comptabilisés par le ministère de l’Intérieur, 3,5 millions selon la CGT</w:t>
      </w:r>
      <w:r w:rsidRPr="00C17E78">
        <w:rPr>
          <w:sz w:val="16"/>
          <w:szCs w:val="16"/>
          <w:rPrChange w:id="586" w:author="emmanuel blezes" w:date="2026-06-22T22:41:00Z" w16du:dateUtc="2026-06-22T20:41:00Z">
            <w:rPr/>
          </w:rPrChange>
        </w:rPr>
        <w:t>, 7 mars 2023 (https://www.franceinfo.fr/economie/retraite/reforme-des-retraites/greve-du-7-mars-contre-la-reforme-des-retraites-1-28-million-de-manifestants-comptabilises-par-le-ministere-de-l-interieur-3-5-millions-selon-la-cgt_5698166.html). À Paris : 700 000 selon la CGT, 81 000 selon la préfecture de police.</w:t>
      </w:r>
    </w:p>
  </w:footnote>
  <w:footnote w:id="72">
    <w:p w14:paraId="6A970037" w14:textId="77777777" w:rsidR="00534634" w:rsidRPr="00C17E78" w:rsidRDefault="00000000">
      <w:pPr>
        <w:pStyle w:val="FootnoteText"/>
        <w:rPr>
          <w:sz w:val="16"/>
          <w:szCs w:val="16"/>
          <w:rPrChange w:id="587" w:author="emmanuel blezes" w:date="2026-06-22T22:41:00Z" w16du:dateUtc="2026-06-22T20:41:00Z">
            <w:rPr/>
          </w:rPrChange>
        </w:rPr>
      </w:pPr>
      <w:r w:rsidRPr="00C17E78">
        <w:rPr>
          <w:rStyle w:val="FootnoteReference"/>
          <w:sz w:val="16"/>
          <w:szCs w:val="16"/>
          <w:rPrChange w:id="588" w:author="emmanuel blezes" w:date="2026-06-22T22:41:00Z" w16du:dateUtc="2026-06-22T20:41:00Z">
            <w:rPr>
              <w:rStyle w:val="FootnoteReference"/>
            </w:rPr>
          </w:rPrChange>
        </w:rPr>
        <w:footnoteRef/>
      </w:r>
      <w:r w:rsidRPr="00C17E78">
        <w:rPr>
          <w:sz w:val="16"/>
          <w:szCs w:val="16"/>
          <w:rPrChange w:id="589" w:author="emmanuel blezes" w:date="2026-06-22T22:41:00Z" w16du:dateUtc="2026-06-22T20:41:00Z">
            <w:rPr/>
          </w:rPrChange>
        </w:rPr>
        <w:t xml:space="preserve"> Sondage Elabe pour BFMTV, </w:t>
      </w:r>
      <w:r w:rsidRPr="00C17E78">
        <w:rPr>
          <w:i/>
          <w:iCs/>
          <w:sz w:val="16"/>
          <w:szCs w:val="16"/>
          <w:rPrChange w:id="590" w:author="emmanuel blezes" w:date="2026-06-22T22:41:00Z" w16du:dateUtc="2026-06-22T20:41:00Z">
            <w:rPr>
              <w:i/>
              <w:iCs/>
            </w:rPr>
          </w:rPrChange>
        </w:rPr>
        <w:t>Les Français et la réforme des retraites</w:t>
      </w:r>
      <w:r w:rsidRPr="00C17E78">
        <w:rPr>
          <w:sz w:val="16"/>
          <w:szCs w:val="16"/>
          <w:rPrChange w:id="591" w:author="emmanuel blezes" w:date="2026-06-22T22:41:00Z" w16du:dateUtc="2026-06-22T20:41:00Z">
            <w:rPr/>
          </w:rPrChange>
        </w:rPr>
        <w:t>, 11 janvier 2023 : 59 % des Français opposés à la réforme, 60 % soutenant les mobilisations syndicales. Réplication confirmée par les vagues OpinionWay et Ifop du premier trimestre 2023.</w:t>
      </w:r>
    </w:p>
  </w:footnote>
  <w:footnote w:id="73">
    <w:p w14:paraId="3DF020BD" w14:textId="77777777" w:rsidR="00534634" w:rsidRPr="00C17E78" w:rsidRDefault="00000000">
      <w:pPr>
        <w:pStyle w:val="FootnoteText"/>
        <w:rPr>
          <w:sz w:val="16"/>
          <w:szCs w:val="16"/>
          <w:rPrChange w:id="592" w:author="emmanuel blezes" w:date="2026-06-22T22:41:00Z" w16du:dateUtc="2026-06-22T20:41:00Z">
            <w:rPr/>
          </w:rPrChange>
        </w:rPr>
      </w:pPr>
      <w:r w:rsidRPr="00C17E78">
        <w:rPr>
          <w:rStyle w:val="FootnoteReference"/>
          <w:sz w:val="16"/>
          <w:szCs w:val="16"/>
          <w:rPrChange w:id="593" w:author="emmanuel blezes" w:date="2026-06-22T22:41:00Z" w16du:dateUtc="2026-06-22T20:41:00Z">
            <w:rPr>
              <w:rStyle w:val="FootnoteReference"/>
            </w:rPr>
          </w:rPrChange>
        </w:rPr>
        <w:footnoteRef/>
      </w:r>
      <w:r w:rsidRPr="00C17E78">
        <w:rPr>
          <w:sz w:val="16"/>
          <w:szCs w:val="16"/>
          <w:rPrChange w:id="594" w:author="emmanuel blezes" w:date="2026-06-22T22:41:00Z" w16du:dateUtc="2026-06-22T20:41:00Z">
            <w:rPr/>
          </w:rPrChange>
        </w:rPr>
        <w:t xml:space="preserve"> Suspension du calendrier de relèvement de l’âge légal annoncée par le Premier ministre Sébastien Lecornu (discours de politique générale du 14 octobre 2025), en échange de l’engagement du Parti socialiste à ne pas censurer le budget. L’âge d’ouverture des droits est gelé à 62 ans et 9 mois : aucun nouveau relèvement n’intervient pour les départs effectifs entre le 1er septembre 2026 et le 1er janvier 2028 (bénéficiaires principaux : générations 1964-1968). Mesure intégrée au PLFSS pour 2026, adopté définitivement. Voir LCP - Assemblée nationale, </w:t>
      </w:r>
      <w:r w:rsidRPr="00C17E78">
        <w:rPr>
          <w:i/>
          <w:iCs/>
          <w:sz w:val="16"/>
          <w:szCs w:val="16"/>
          <w:rPrChange w:id="595" w:author="emmanuel blezes" w:date="2026-06-22T22:41:00Z" w16du:dateUtc="2026-06-22T20:41:00Z">
            <w:rPr>
              <w:i/>
              <w:iCs/>
            </w:rPr>
          </w:rPrChange>
        </w:rPr>
        <w:t>Suspension de la réforme des retraites : qui bénéficiera de la mesure ?</w:t>
      </w:r>
      <w:r w:rsidRPr="00C17E78">
        <w:rPr>
          <w:sz w:val="16"/>
          <w:szCs w:val="16"/>
          <w:rPrChange w:id="596" w:author="emmanuel blezes" w:date="2026-06-22T22:41:00Z" w16du:dateUtc="2026-06-22T20:41:00Z">
            <w:rPr/>
          </w:rPrChange>
        </w:rPr>
        <w:t xml:space="preserve"> (</w:t>
      </w:r>
      <w:proofErr w:type="gramStart"/>
      <w:r w:rsidRPr="00C17E78">
        <w:rPr>
          <w:sz w:val="16"/>
          <w:szCs w:val="16"/>
          <w:rPrChange w:id="597" w:author="emmanuel blezes" w:date="2026-06-22T22:41:00Z" w16du:dateUtc="2026-06-22T20:41:00Z">
            <w:rPr/>
          </w:rPrChange>
        </w:rPr>
        <w:t>https://lcp.fr</w:t>
      </w:r>
      <w:proofErr w:type="gramEnd"/>
      <w:r w:rsidRPr="00C17E78">
        <w:rPr>
          <w:sz w:val="16"/>
          <w:szCs w:val="16"/>
          <w:rPrChange w:id="598" w:author="emmanuel blezes" w:date="2026-06-22T22:41:00Z" w16du:dateUtc="2026-06-22T20:41:00Z">
            <w:rPr/>
          </w:rPrChange>
        </w:rPr>
        <w:t xml:space="preserve">) ; MoneyVox, </w:t>
      </w:r>
      <w:r w:rsidRPr="00C17E78">
        <w:rPr>
          <w:i/>
          <w:iCs/>
          <w:sz w:val="16"/>
          <w:szCs w:val="16"/>
          <w:rPrChange w:id="599" w:author="emmanuel blezes" w:date="2026-06-22T22:41:00Z" w16du:dateUtc="2026-06-22T20:41:00Z">
            <w:rPr>
              <w:i/>
              <w:iCs/>
            </w:rPr>
          </w:rPrChange>
        </w:rPr>
        <w:t>Retraites : le nouveau calendrier de l’âge légal de départ avec la suspension adoptée</w:t>
      </w:r>
      <w:r w:rsidRPr="00C17E78">
        <w:rPr>
          <w:sz w:val="16"/>
          <w:szCs w:val="16"/>
          <w:rPrChange w:id="600" w:author="emmanuel blezes" w:date="2026-06-22T22:41:00Z" w16du:dateUtc="2026-06-22T20:41:00Z">
            <w:rPr/>
          </w:rPrChange>
        </w:rPr>
        <w:t xml:space="preserve">, 2025 ; et l’interview d’Olivier Faure (PS) à </w:t>
      </w:r>
      <w:r w:rsidRPr="00C17E78">
        <w:rPr>
          <w:i/>
          <w:iCs/>
          <w:sz w:val="16"/>
          <w:szCs w:val="16"/>
          <w:rPrChange w:id="601" w:author="emmanuel blezes" w:date="2026-06-22T22:41:00Z" w16du:dateUtc="2026-06-22T20:41:00Z">
            <w:rPr>
              <w:i/>
              <w:iCs/>
            </w:rPr>
          </w:rPrChange>
        </w:rPr>
        <w:t>France Info</w:t>
      </w:r>
      <w:r w:rsidRPr="00C17E78">
        <w:rPr>
          <w:sz w:val="16"/>
          <w:szCs w:val="16"/>
          <w:rPrChange w:id="602" w:author="emmanuel blezes" w:date="2026-06-22T22:41:00Z" w16du:dateUtc="2026-06-22T20:41:00Z">
            <w:rPr/>
          </w:rPrChange>
        </w:rPr>
        <w:t>, octobre 2025.</w:t>
      </w:r>
    </w:p>
  </w:footnote>
  <w:footnote w:id="74">
    <w:p w14:paraId="4024B592" w14:textId="77777777" w:rsidR="00534634" w:rsidRPr="00C17E78" w:rsidRDefault="00000000">
      <w:pPr>
        <w:pStyle w:val="FootnoteText"/>
        <w:rPr>
          <w:sz w:val="16"/>
          <w:szCs w:val="16"/>
          <w:rPrChange w:id="605" w:author="emmanuel blezes" w:date="2026-06-22T22:41:00Z" w16du:dateUtc="2026-06-22T20:41:00Z">
            <w:rPr/>
          </w:rPrChange>
        </w:rPr>
      </w:pPr>
      <w:r w:rsidRPr="00C17E78">
        <w:rPr>
          <w:rStyle w:val="FootnoteReference"/>
          <w:sz w:val="16"/>
          <w:szCs w:val="16"/>
          <w:rPrChange w:id="606" w:author="emmanuel blezes" w:date="2026-06-22T22:41:00Z" w16du:dateUtc="2026-06-22T20:41:00Z">
            <w:rPr>
              <w:rStyle w:val="FootnoteReference"/>
            </w:rPr>
          </w:rPrChange>
        </w:rPr>
        <w:footnoteRef/>
      </w:r>
      <w:r w:rsidRPr="00C17E78">
        <w:rPr>
          <w:sz w:val="16"/>
          <w:szCs w:val="16"/>
          <w:rPrChange w:id="607" w:author="emmanuel blezes" w:date="2026-06-22T22:41:00Z" w16du:dateUtc="2026-06-22T20:41:00Z">
            <w:rPr/>
          </w:rPrChange>
        </w:rPr>
        <w:t xml:space="preserve"> Olivier Blanchard, ancien chef économiste du FMI, professeur émérite au MIT et senior fellow au Peterson Institute, et François Ecalle (Fipeco), entretien à </w:t>
      </w:r>
      <w:r w:rsidRPr="00C17E78">
        <w:rPr>
          <w:i/>
          <w:iCs/>
          <w:sz w:val="16"/>
          <w:szCs w:val="16"/>
          <w:rPrChange w:id="608" w:author="emmanuel blezes" w:date="2026-06-22T22:41:00Z" w16du:dateUtc="2026-06-22T20:41:00Z">
            <w:rPr>
              <w:i/>
              <w:iCs/>
            </w:rPr>
          </w:rPrChange>
        </w:rPr>
        <w:t>Le Grand Continent</w:t>
      </w:r>
      <w:r w:rsidRPr="00C17E78">
        <w:rPr>
          <w:sz w:val="16"/>
          <w:szCs w:val="16"/>
          <w:rPrChange w:id="609" w:author="emmanuel blezes" w:date="2026-06-22T22:41:00Z" w16du:dateUtc="2026-06-22T20:41:00Z">
            <w:rPr/>
          </w:rPrChange>
        </w:rPr>
        <w:t xml:space="preserve">, 14 décembre 2024, « La France face au mur de la dette ». Ils estiment à environ 120 Md€ (quatre points de PIB) le déficit primaire à résorber pour stabiliser la dette - porté à 150 Md€ (cinq points) en intégrant les besoins de défense et de transition ; un report d’un an de l’âge de la retraite représentant environ 15 Md€, soit environ un huitième de l’effort. Estimation cohérente avec les analyses du Haut Conseil des finances publiques et de la Commission européenne, </w:t>
      </w:r>
      <w:r w:rsidRPr="00C17E78">
        <w:rPr>
          <w:i/>
          <w:iCs/>
          <w:sz w:val="16"/>
          <w:szCs w:val="16"/>
          <w:rPrChange w:id="610" w:author="emmanuel blezes" w:date="2026-06-22T22:41:00Z" w16du:dateUtc="2026-06-22T20:41:00Z">
            <w:rPr>
              <w:i/>
              <w:iCs/>
            </w:rPr>
          </w:rPrChange>
        </w:rPr>
        <w:t>Debt Sustainability Monitor 2025</w:t>
      </w:r>
      <w:r w:rsidRPr="00C17E78">
        <w:rPr>
          <w:sz w:val="16"/>
          <w:szCs w:val="16"/>
          <w:rPrChange w:id="611" w:author="emmanuel blezes" w:date="2026-06-22T22:41:00Z" w16du:dateUtc="2026-06-22T20:41:00Z">
            <w:rPr/>
          </w:rPrChange>
        </w:rPr>
        <w:t>.</w:t>
      </w:r>
    </w:p>
  </w:footnote>
  <w:footnote w:id="75">
    <w:p w14:paraId="5B5683BF" w14:textId="77777777" w:rsidR="00534634" w:rsidRPr="00C17E78" w:rsidRDefault="00000000">
      <w:pPr>
        <w:pStyle w:val="FootnoteText"/>
        <w:rPr>
          <w:sz w:val="16"/>
          <w:szCs w:val="16"/>
          <w:rPrChange w:id="612" w:author="emmanuel blezes" w:date="2026-06-22T22:41:00Z" w16du:dateUtc="2026-06-22T20:41:00Z">
            <w:rPr/>
          </w:rPrChange>
        </w:rPr>
      </w:pPr>
      <w:r w:rsidRPr="00C17E78">
        <w:rPr>
          <w:rStyle w:val="FootnoteReference"/>
          <w:sz w:val="16"/>
          <w:szCs w:val="16"/>
          <w:rPrChange w:id="613" w:author="emmanuel blezes" w:date="2026-06-22T22:41:00Z" w16du:dateUtc="2026-06-22T20:41:00Z">
            <w:rPr>
              <w:rStyle w:val="FootnoteReference"/>
            </w:rPr>
          </w:rPrChange>
        </w:rPr>
        <w:footnoteRef/>
      </w:r>
      <w:r w:rsidRPr="00C17E78">
        <w:rPr>
          <w:sz w:val="16"/>
          <w:szCs w:val="16"/>
          <w:rPrChange w:id="614" w:author="emmanuel blezes" w:date="2026-06-22T22:41:00Z" w16du:dateUtc="2026-06-22T20:41:00Z">
            <w:rPr/>
          </w:rPrChange>
        </w:rPr>
        <w:t xml:space="preserve"> INSEE, Yves Dubois et Anthony Marino, « Le taux de rendement interne du système de retraite français : quelle redistribution au sein d’une génération et quelle évolution entre générations ? », </w:t>
      </w:r>
      <w:r w:rsidRPr="00C17E78">
        <w:rPr>
          <w:i/>
          <w:iCs/>
          <w:sz w:val="16"/>
          <w:szCs w:val="16"/>
          <w:rPrChange w:id="615" w:author="emmanuel blezes" w:date="2026-06-22T22:41:00Z" w16du:dateUtc="2026-06-22T20:41:00Z">
            <w:rPr>
              <w:i/>
              <w:iCs/>
            </w:rPr>
          </w:rPrChange>
        </w:rPr>
        <w:t>Économie et Statistique</w:t>
      </w:r>
      <w:r w:rsidRPr="00C17E78">
        <w:rPr>
          <w:sz w:val="16"/>
          <w:szCs w:val="16"/>
          <w:rPrChange w:id="616" w:author="emmanuel blezes" w:date="2026-06-22T22:41:00Z" w16du:dateUtc="2026-06-22T20:41:00Z">
            <w:rPr/>
          </w:rPrChange>
        </w:rPr>
        <w:t xml:space="preserve"> n° 481-482, 2015 (https://www.insee.fr/fr/statistiques/1305193). Modèle de microsimulation Destinie 2 (figure I de l’article, champ générations 1950-1985, salariés du privé, législation 2014). Le taux de rendement interne avoisine 2,5 % pour la génération 1950 et se stabilise vers 1,75 % à compter de la génération 1970 (1,75 % pour la génération 1975 ; 2 % en ne retenant que les seules cotisations). Cette décroissance est propre au fonctionnement d’un système par répartition arrivé à maturité, le TRI convergeant vers le taux de croissance de l’économie (~1,4 %). Voir aussi Antoine Bozio, Simon Rabaté, Audrey Rain, </w:t>
      </w:r>
      <w:r w:rsidRPr="00C17E78">
        <w:rPr>
          <w:i/>
          <w:iCs/>
          <w:sz w:val="16"/>
          <w:szCs w:val="16"/>
          <w:rPrChange w:id="617" w:author="emmanuel blezes" w:date="2026-06-22T22:41:00Z" w16du:dateUtc="2026-06-22T20:41:00Z">
            <w:rPr>
              <w:i/>
              <w:iCs/>
            </w:rPr>
          </w:rPrChange>
        </w:rPr>
        <w:t>Les notes de l’IPP</w:t>
      </w:r>
      <w:r w:rsidRPr="00C17E78">
        <w:rPr>
          <w:sz w:val="16"/>
          <w:szCs w:val="16"/>
          <w:rPrChange w:id="618" w:author="emmanuel blezes" w:date="2026-06-22T22:41:00Z" w16du:dateUtc="2026-06-22T20:41:00Z">
            <w:rPr/>
          </w:rPrChange>
        </w:rPr>
        <w:t xml:space="preserve"> n° 42-43, juin 2019 (https://www.ipp.eu/thematiques/retraites/).</w:t>
      </w:r>
    </w:p>
  </w:footnote>
  <w:footnote w:id="76">
    <w:p w14:paraId="21090AD5" w14:textId="77777777" w:rsidR="00534634" w:rsidRPr="00C17E78" w:rsidRDefault="00000000">
      <w:pPr>
        <w:pStyle w:val="FootnoteText"/>
        <w:rPr>
          <w:sz w:val="16"/>
          <w:szCs w:val="16"/>
          <w:rPrChange w:id="619" w:author="emmanuel blezes" w:date="2026-06-22T22:41:00Z" w16du:dateUtc="2026-06-22T20:41:00Z">
            <w:rPr/>
          </w:rPrChange>
        </w:rPr>
      </w:pPr>
      <w:r w:rsidRPr="00C17E78">
        <w:rPr>
          <w:rStyle w:val="FootnoteReference"/>
          <w:sz w:val="16"/>
          <w:szCs w:val="16"/>
          <w:rPrChange w:id="620" w:author="emmanuel blezes" w:date="2026-06-22T22:41:00Z" w16du:dateUtc="2026-06-22T20:41:00Z">
            <w:rPr>
              <w:rStyle w:val="FootnoteReference"/>
            </w:rPr>
          </w:rPrChange>
        </w:rPr>
        <w:footnoteRef/>
      </w:r>
      <w:r w:rsidRPr="00C17E78">
        <w:rPr>
          <w:sz w:val="16"/>
          <w:szCs w:val="16"/>
          <w:rPrChange w:id="621" w:author="emmanuel blezes" w:date="2026-06-22T22:41:00Z" w16du:dateUtc="2026-06-22T20:41:00Z">
            <w:rPr/>
          </w:rPrChange>
        </w:rPr>
        <w:t xml:space="preserve"> Yves Dubois, Anthony Marino, « Évolution du rendement du système de retraite entre générations », </w:t>
      </w:r>
      <w:r w:rsidRPr="00C17E78">
        <w:rPr>
          <w:i/>
          <w:iCs/>
          <w:sz w:val="16"/>
          <w:szCs w:val="16"/>
          <w:rPrChange w:id="622" w:author="emmanuel blezes" w:date="2026-06-22T22:41:00Z" w16du:dateUtc="2026-06-22T20:41:00Z">
            <w:rPr>
              <w:i/>
              <w:iCs/>
            </w:rPr>
          </w:rPrChange>
        </w:rPr>
        <w:t>Retraite et Société</w:t>
      </w:r>
      <w:r w:rsidRPr="00C17E78">
        <w:rPr>
          <w:sz w:val="16"/>
          <w:szCs w:val="16"/>
          <w:rPrChange w:id="623" w:author="emmanuel blezes" w:date="2026-06-22T22:41:00Z" w16du:dateUtc="2026-06-22T20:41:00Z">
            <w:rPr/>
          </w:rPrChange>
        </w:rPr>
        <w:t xml:space="preserve"> n° 73, 2016 (https://shs.cairn.info/revue-retraite-et-societe-2016-1-page-19). Taux de récupération (cumul des pensions reçues rapporté au cumul des cotisations versées, financement total) : il passe de 159 % pour la génération 1950 à 117 % pour la génération 1980 (de 175 % à 127 % avec les seules cotisations), et la décroissance se poursuit pour les générations suivantes du champ étudié (1950-1985) : l’allongement de l’espérance de vie ne compense pas la baisse, les réformes ayant stabilisé la part de la vie passée en retraite.</w:t>
      </w:r>
    </w:p>
  </w:footnote>
  <w:footnote w:id="77">
    <w:p w14:paraId="72F15C0D" w14:textId="77777777" w:rsidR="00534634" w:rsidRPr="00C17E78" w:rsidRDefault="00000000">
      <w:pPr>
        <w:pStyle w:val="FootnoteText"/>
        <w:rPr>
          <w:sz w:val="16"/>
          <w:szCs w:val="16"/>
          <w:rPrChange w:id="624" w:author="emmanuel blezes" w:date="2026-06-22T22:41:00Z" w16du:dateUtc="2026-06-22T20:41:00Z">
            <w:rPr/>
          </w:rPrChange>
        </w:rPr>
      </w:pPr>
      <w:r w:rsidRPr="00C17E78">
        <w:rPr>
          <w:rStyle w:val="FootnoteReference"/>
          <w:sz w:val="16"/>
          <w:szCs w:val="16"/>
          <w:rPrChange w:id="625" w:author="emmanuel blezes" w:date="2026-06-22T22:41:00Z" w16du:dateUtc="2026-06-22T20:41:00Z">
            <w:rPr>
              <w:rStyle w:val="FootnoteReference"/>
            </w:rPr>
          </w:rPrChange>
        </w:rPr>
        <w:footnoteRef/>
      </w:r>
      <w:r w:rsidRPr="00C17E78">
        <w:rPr>
          <w:sz w:val="16"/>
          <w:szCs w:val="16"/>
          <w:rPrChange w:id="626" w:author="emmanuel blezes" w:date="2026-06-22T22:41:00Z" w16du:dateUtc="2026-06-22T20:41:00Z">
            <w:rPr/>
          </w:rPrChange>
        </w:rPr>
        <w:t xml:space="preserve"> Cleiss (Centre des liaisons européennes et internationales de sécurité sociale), </w:t>
      </w:r>
      <w:r w:rsidRPr="00C17E78">
        <w:rPr>
          <w:i/>
          <w:iCs/>
          <w:sz w:val="16"/>
          <w:szCs w:val="16"/>
          <w:rPrChange w:id="627" w:author="emmanuel blezes" w:date="2026-06-22T22:41:00Z" w16du:dateUtc="2026-06-22T20:41:00Z">
            <w:rPr>
              <w:i/>
              <w:iCs/>
            </w:rPr>
          </w:rPrChange>
        </w:rPr>
        <w:t>Régime français de sécurité sociale</w:t>
      </w:r>
      <w:r w:rsidRPr="00C17E78">
        <w:rPr>
          <w:sz w:val="16"/>
          <w:szCs w:val="16"/>
          <w:rPrChange w:id="628" w:author="emmanuel blezes" w:date="2026-06-22T22:41:00Z" w16du:dateUtc="2026-06-22T20:41:00Z">
            <w:rPr/>
          </w:rPrChange>
        </w:rPr>
        <w:t xml:space="preserve"> </w:t>
      </w:r>
      <w:r w:rsidRPr="00C17E78">
        <w:rPr>
          <w:i/>
          <w:iCs/>
          <w:sz w:val="16"/>
          <w:szCs w:val="16"/>
          <w:rPrChange w:id="629" w:author="emmanuel blezes" w:date="2026-06-22T22:41:00Z" w16du:dateUtc="2026-06-22T20:41:00Z">
            <w:rPr>
              <w:i/>
              <w:iCs/>
            </w:rPr>
          </w:rPrChange>
        </w:rPr>
        <w:t>- Tableaux comparatifs</w:t>
      </w:r>
      <w:r w:rsidRPr="00C17E78">
        <w:rPr>
          <w:sz w:val="16"/>
          <w:szCs w:val="16"/>
          <w:rPrChange w:id="630" w:author="emmanuel blezes" w:date="2026-06-22T22:41:00Z" w16du:dateUtc="2026-06-22T20:41:00Z">
            <w:rPr/>
          </w:rPrChange>
        </w:rPr>
        <w:t>, édition 2024 (https://www.cleiss.fr). Cotisations vieillesse salariales et patronales, plafonnées et déplafonnées, plus retraite complémentaire AGIRC-ARRCO. Évolution historique : ≈ 14 % pour la cohorte 1940-1950, 18-20 % en 1960-1970, 24-26 % en 1980-2000, 27,8 % aujourd’hui.</w:t>
      </w:r>
    </w:p>
  </w:footnote>
  <w:footnote w:id="78">
    <w:p w14:paraId="30655449" w14:textId="77777777" w:rsidR="00534634" w:rsidRPr="00C17E78" w:rsidRDefault="00000000">
      <w:pPr>
        <w:pStyle w:val="FootnoteText"/>
        <w:rPr>
          <w:sz w:val="16"/>
          <w:szCs w:val="16"/>
          <w:rPrChange w:id="631" w:author="emmanuel blezes" w:date="2026-06-22T22:41:00Z" w16du:dateUtc="2026-06-22T20:41:00Z">
            <w:rPr/>
          </w:rPrChange>
        </w:rPr>
      </w:pPr>
      <w:r w:rsidRPr="00C17E78">
        <w:rPr>
          <w:rStyle w:val="FootnoteReference"/>
          <w:sz w:val="16"/>
          <w:szCs w:val="16"/>
          <w:rPrChange w:id="632" w:author="emmanuel blezes" w:date="2026-06-22T22:41:00Z" w16du:dateUtc="2026-06-22T20:41:00Z">
            <w:rPr>
              <w:rStyle w:val="FootnoteReference"/>
            </w:rPr>
          </w:rPrChange>
        </w:rPr>
        <w:footnoteRef/>
      </w:r>
      <w:r w:rsidRPr="00C17E78">
        <w:rPr>
          <w:sz w:val="16"/>
          <w:szCs w:val="16"/>
          <w:rPrChange w:id="633" w:author="emmanuel blezes" w:date="2026-06-22T22:41:00Z" w16du:dateUtc="2026-06-22T20:41:00Z">
            <w:rPr/>
          </w:rPrChange>
        </w:rPr>
        <w:t xml:space="preserve"> COR, </w:t>
      </w:r>
      <w:r w:rsidRPr="00C17E78">
        <w:rPr>
          <w:i/>
          <w:iCs/>
          <w:sz w:val="16"/>
          <w:szCs w:val="16"/>
          <w:rPrChange w:id="634" w:author="emmanuel blezes" w:date="2026-06-22T22:41:00Z" w16du:dateUtc="2026-06-22T20:41:00Z">
            <w:rPr>
              <w:i/>
              <w:iCs/>
            </w:rPr>
          </w:rPrChange>
        </w:rPr>
        <w:t>Évolutions et perspectives des retraites en France</w:t>
      </w:r>
      <w:r w:rsidRPr="00C17E78">
        <w:rPr>
          <w:sz w:val="16"/>
          <w:szCs w:val="16"/>
          <w:rPrChange w:id="635" w:author="emmanuel blezes" w:date="2026-06-22T22:41:00Z" w16du:dateUtc="2026-06-22T20:41:00Z">
            <w:rPr/>
          </w:rPrChange>
        </w:rPr>
        <w:t xml:space="preserve">, rapport annuel juin 2025, scénario de référence (productivité 0,7 %/an à partir de 2040, chômage 7 %). La pension moyenne relative au revenu d’activité moyen passe de 52,3 % en 2023 à 45,1 % en 2070 (p. 53), conséquence de l’indexation des pensions sur les seuls prix - et non sur la productivité - et de la baisse du rendement des régimes complémentaires Agirc-Arrco. Le taux de remplacement net à la liquidation du cas-type de non-cadre du privé reste, lui, supérieur à 66,6 % pour </w:t>
      </w:r>
      <w:proofErr w:type="gramStart"/>
      <w:r w:rsidRPr="00C17E78">
        <w:rPr>
          <w:sz w:val="16"/>
          <w:szCs w:val="16"/>
          <w:rPrChange w:id="636" w:author="emmanuel blezes" w:date="2026-06-22T22:41:00Z" w16du:dateUtc="2026-06-22T20:41:00Z">
            <w:rPr/>
          </w:rPrChange>
        </w:rPr>
        <w:t>les dix générations suivant</w:t>
      </w:r>
      <w:proofErr w:type="gramEnd"/>
      <w:r w:rsidRPr="00C17E78">
        <w:rPr>
          <w:sz w:val="16"/>
          <w:szCs w:val="16"/>
          <w:rPrChange w:id="637" w:author="emmanuel blezes" w:date="2026-06-22T22:41:00Z" w16du:dateUtc="2026-06-22T20:41:00Z">
            <w:rPr/>
          </w:rPrChange>
        </w:rPr>
        <w:t xml:space="preserve"> celle de 1963.</w:t>
      </w:r>
    </w:p>
  </w:footnote>
  <w:footnote w:id="79">
    <w:p w14:paraId="3A5F4E36" w14:textId="77777777" w:rsidR="00534634" w:rsidRPr="00C17E78" w:rsidRDefault="00000000">
      <w:pPr>
        <w:pStyle w:val="FootnoteText"/>
        <w:rPr>
          <w:sz w:val="16"/>
          <w:szCs w:val="16"/>
          <w:rPrChange w:id="638" w:author="emmanuel blezes" w:date="2026-06-22T22:41:00Z" w16du:dateUtc="2026-06-22T20:41:00Z">
            <w:rPr/>
          </w:rPrChange>
        </w:rPr>
      </w:pPr>
      <w:r w:rsidRPr="00C17E78">
        <w:rPr>
          <w:rStyle w:val="FootnoteReference"/>
          <w:sz w:val="16"/>
          <w:szCs w:val="16"/>
          <w:rPrChange w:id="639" w:author="emmanuel blezes" w:date="2026-06-22T22:41:00Z" w16du:dateUtc="2026-06-22T20:41:00Z">
            <w:rPr>
              <w:rStyle w:val="FootnoteReference"/>
            </w:rPr>
          </w:rPrChange>
        </w:rPr>
        <w:footnoteRef/>
      </w:r>
      <w:r w:rsidRPr="00C17E78">
        <w:rPr>
          <w:sz w:val="16"/>
          <w:szCs w:val="16"/>
          <w:rPrChange w:id="640" w:author="emmanuel blezes" w:date="2026-06-22T22:41:00Z" w16du:dateUtc="2026-06-22T20:41:00Z">
            <w:rPr/>
          </w:rPrChange>
        </w:rPr>
        <w:t xml:space="preserve"> COR juin 2025, op. </w:t>
      </w:r>
      <w:proofErr w:type="gramStart"/>
      <w:r w:rsidRPr="00C17E78">
        <w:rPr>
          <w:sz w:val="16"/>
          <w:szCs w:val="16"/>
          <w:rPrChange w:id="641" w:author="emmanuel blezes" w:date="2026-06-22T22:41:00Z" w16du:dateUtc="2026-06-22T20:41:00Z">
            <w:rPr/>
          </w:rPrChange>
        </w:rPr>
        <w:t>cit</w:t>
      </w:r>
      <w:proofErr w:type="gramEnd"/>
      <w:r w:rsidRPr="00C17E78">
        <w:rPr>
          <w:sz w:val="16"/>
          <w:szCs w:val="16"/>
          <w:rPrChange w:id="642" w:author="emmanuel blezes" w:date="2026-06-22T22:41:00Z" w16du:dateUtc="2026-06-22T20:41:00Z">
            <w:rPr/>
          </w:rPrChange>
        </w:rPr>
        <w:t>. Niveau de vie relatif des plus de 65 ans : 97 % du revenu moyen de la population en 2022, 87,5 % en 2070 (scénario central).</w:t>
      </w:r>
    </w:p>
  </w:footnote>
  <w:footnote w:id="80">
    <w:p w14:paraId="75483159" w14:textId="77777777" w:rsidR="00534634" w:rsidRPr="00C17E78" w:rsidRDefault="00000000">
      <w:pPr>
        <w:pStyle w:val="FootnoteText"/>
        <w:rPr>
          <w:sz w:val="16"/>
          <w:szCs w:val="16"/>
          <w:rPrChange w:id="643" w:author="emmanuel blezes" w:date="2026-06-22T22:41:00Z" w16du:dateUtc="2026-06-22T20:41:00Z">
            <w:rPr/>
          </w:rPrChange>
        </w:rPr>
      </w:pPr>
      <w:r w:rsidRPr="00C17E78">
        <w:rPr>
          <w:rStyle w:val="FootnoteReference"/>
          <w:sz w:val="16"/>
          <w:szCs w:val="16"/>
          <w:rPrChange w:id="644" w:author="emmanuel blezes" w:date="2026-06-22T22:41:00Z" w16du:dateUtc="2026-06-22T20:41:00Z">
            <w:rPr>
              <w:rStyle w:val="FootnoteReference"/>
            </w:rPr>
          </w:rPrChange>
        </w:rPr>
        <w:footnoteRef/>
      </w:r>
      <w:r w:rsidRPr="00C17E78">
        <w:rPr>
          <w:sz w:val="16"/>
          <w:szCs w:val="16"/>
          <w:rPrChange w:id="645" w:author="emmanuel blezes" w:date="2026-06-22T22:41:00Z" w16du:dateUtc="2026-06-22T20:41:00Z">
            <w:rPr/>
          </w:rPrChange>
        </w:rPr>
        <w:t xml:space="preserve"> Jacques Friggit, </w:t>
      </w:r>
      <w:r w:rsidRPr="00C17E78">
        <w:rPr>
          <w:i/>
          <w:iCs/>
          <w:sz w:val="16"/>
          <w:szCs w:val="16"/>
          <w:rPrChange w:id="646" w:author="emmanuel blezes" w:date="2026-06-22T22:41:00Z" w16du:dateUtc="2026-06-22T20:41:00Z">
            <w:rPr>
              <w:i/>
              <w:iCs/>
            </w:rPr>
          </w:rPrChange>
        </w:rPr>
        <w:t>Prix immobilier, loyers et revenu en France et à l’étranger</w:t>
      </w:r>
      <w:r w:rsidRPr="00C17E78">
        <w:rPr>
          <w:sz w:val="16"/>
          <w:szCs w:val="16"/>
          <w:rPrChange w:id="647" w:author="emmanuel blezes" w:date="2026-06-22T22:41:00Z" w16du:dateUtc="2026-06-22T20:41:00Z">
            <w:rPr/>
          </w:rPrChange>
        </w:rPr>
        <w:t xml:space="preserve"> (mise à jour 2025, présentation CESER Île-de-France), IGEDD (ex-CGEDD), d’après les enquêtes Logement de l’INSEE. Le revenu par ménage des 20-29 ans, rapporté au revenu moyen de l’ensemble des ménages, passe de 102 % en 1970 à 60 % en 2013 ; celui des 70-79 ans, de 57 % à 86 % sur la même période. Friggit résume ce constat : « les jeunes se sont paupérisés par rapport à la moyenne ». La part de locataires parmi les ménages dont la personne de référence a moins de trente ans passe de 74 % (1970) à 81 % (2013). En ligne : igedd.developpement-durable.gouv.fr (rubrique « Prix immobilier - évolution à long terme »).</w:t>
      </w:r>
    </w:p>
  </w:footnote>
  <w:footnote w:id="81">
    <w:p w14:paraId="6D9A2B53" w14:textId="77777777" w:rsidR="00534634" w:rsidRPr="00C17E78" w:rsidRDefault="00000000">
      <w:pPr>
        <w:pStyle w:val="FootnoteText"/>
        <w:rPr>
          <w:sz w:val="16"/>
          <w:szCs w:val="16"/>
          <w:rPrChange w:id="648" w:author="emmanuel blezes" w:date="2026-06-22T22:41:00Z" w16du:dateUtc="2026-06-22T20:41:00Z">
            <w:rPr/>
          </w:rPrChange>
        </w:rPr>
      </w:pPr>
      <w:r w:rsidRPr="00C17E78">
        <w:rPr>
          <w:rStyle w:val="FootnoteReference"/>
          <w:sz w:val="16"/>
          <w:szCs w:val="16"/>
          <w:rPrChange w:id="649" w:author="emmanuel blezes" w:date="2026-06-22T22:41:00Z" w16du:dateUtc="2026-06-22T20:41:00Z">
            <w:rPr>
              <w:rStyle w:val="FootnoteReference"/>
            </w:rPr>
          </w:rPrChange>
        </w:rPr>
        <w:footnoteRef/>
      </w:r>
      <w:r w:rsidRPr="00C17E78">
        <w:rPr>
          <w:sz w:val="16"/>
          <w:szCs w:val="16"/>
          <w:rPrChange w:id="650" w:author="emmanuel blezes" w:date="2026-06-22T22:41:00Z" w16du:dateUtc="2026-06-22T20:41:00Z">
            <w:rPr/>
          </w:rPrChange>
        </w:rPr>
        <w:t xml:space="preserve"> Jacques Friggit, IGEDD, série longue du prix des logements anciens rapporté au revenu disponible par ménage (base 2000 = 1) : quasi-stabilité de 1965 à 2000 (le « tunnel »), envolée de 2002 à 2007-2008, puis « lévitation » sur un plateau élevé maintenu depuis (« 17 ans de stabilité », que Friggit qualifie d</w:t>
      </w:r>
      <w:proofErr w:type="gramStart"/>
      <w:r w:rsidRPr="00C17E78">
        <w:rPr>
          <w:sz w:val="16"/>
          <w:szCs w:val="16"/>
          <w:rPrChange w:id="651" w:author="emmanuel blezes" w:date="2026-06-22T22:41:00Z" w16du:dateUtc="2026-06-22T20:41:00Z">
            <w:rPr/>
          </w:rPrChange>
        </w:rPr>
        <w:t>’«</w:t>
      </w:r>
      <w:proofErr w:type="gramEnd"/>
      <w:r w:rsidRPr="00C17E78">
        <w:rPr>
          <w:sz w:val="16"/>
          <w:szCs w:val="16"/>
          <w:rPrChange w:id="652" w:author="emmanuel blezes" w:date="2026-06-22T22:41:00Z" w16du:dateUtc="2026-06-22T20:41:00Z">
            <w:rPr/>
          </w:rPrChange>
        </w:rPr>
        <w:t xml:space="preserve"> exception française » par rapport à la correction observée aux États-Unis ou en Espagne). Même source que [^387].</w:t>
      </w:r>
    </w:p>
  </w:footnote>
  <w:footnote w:id="82">
    <w:p w14:paraId="4E7D0311" w14:textId="77777777" w:rsidR="00534634" w:rsidRPr="00C17E78" w:rsidRDefault="00000000">
      <w:pPr>
        <w:pStyle w:val="FootnoteText"/>
        <w:rPr>
          <w:sz w:val="16"/>
          <w:szCs w:val="16"/>
          <w:rPrChange w:id="653" w:author="emmanuel blezes" w:date="2026-06-22T22:41:00Z" w16du:dateUtc="2026-06-22T20:41:00Z">
            <w:rPr/>
          </w:rPrChange>
        </w:rPr>
      </w:pPr>
      <w:r w:rsidRPr="00C17E78">
        <w:rPr>
          <w:rStyle w:val="FootnoteReference"/>
          <w:sz w:val="16"/>
          <w:szCs w:val="16"/>
          <w:rPrChange w:id="654" w:author="emmanuel blezes" w:date="2026-06-22T22:41:00Z" w16du:dateUtc="2026-06-22T20:41:00Z">
            <w:rPr>
              <w:rStyle w:val="FootnoteReference"/>
            </w:rPr>
          </w:rPrChange>
        </w:rPr>
        <w:footnoteRef/>
      </w:r>
      <w:r w:rsidRPr="00C17E78">
        <w:rPr>
          <w:sz w:val="16"/>
          <w:szCs w:val="16"/>
          <w:rPrChange w:id="655" w:author="emmanuel blezes" w:date="2026-06-22T22:41:00Z" w16du:dateUtc="2026-06-22T20:41:00Z">
            <w:rPr/>
          </w:rPrChange>
        </w:rPr>
        <w:t xml:space="preserve"> François Bayrou, alors Premier ministre, au journal de 20 heures de TF1 (entretien avec Gilles Bouleau), 27 août 2025 ; verbatim rapporté par </w:t>
      </w:r>
      <w:r w:rsidRPr="00C17E78">
        <w:rPr>
          <w:i/>
          <w:iCs/>
          <w:sz w:val="16"/>
          <w:szCs w:val="16"/>
          <w:rPrChange w:id="656" w:author="emmanuel blezes" w:date="2026-06-22T22:41:00Z" w16du:dateUtc="2026-06-22T20:41:00Z">
            <w:rPr>
              <w:i/>
              <w:iCs/>
            </w:rPr>
          </w:rPrChange>
        </w:rPr>
        <w:t>Boursorama</w:t>
      </w:r>
      <w:r w:rsidRPr="00C17E78">
        <w:rPr>
          <w:sz w:val="16"/>
          <w:szCs w:val="16"/>
          <w:rPrChange w:id="657" w:author="emmanuel blezes" w:date="2026-06-22T22:41:00Z" w16du:dateUtc="2026-06-22T20:41:00Z">
            <w:rPr/>
          </w:rPrChange>
        </w:rPr>
        <w:t xml:space="preserve">, 28 août 2025. Sur le phénomène « Nicolas qui paie » lui-même - expression virale en 2025, par ailleurs récupérée par une partie de la droite identitaire (dépôt de la marque par l’éditeur du média </w:t>
      </w:r>
      <w:r w:rsidRPr="00C17E78">
        <w:rPr>
          <w:i/>
          <w:iCs/>
          <w:sz w:val="16"/>
          <w:szCs w:val="16"/>
          <w:rPrChange w:id="658" w:author="emmanuel blezes" w:date="2026-06-22T22:41:00Z" w16du:dateUtc="2026-06-22T20:41:00Z">
            <w:rPr>
              <w:i/>
              <w:iCs/>
            </w:rPr>
          </w:rPrChange>
        </w:rPr>
        <w:t>Frontières</w:t>
      </w:r>
      <w:r w:rsidRPr="00C17E78">
        <w:rPr>
          <w:sz w:val="16"/>
          <w:szCs w:val="16"/>
          <w:rPrChange w:id="659" w:author="emmanuel blezes" w:date="2026-06-22T22:41:00Z" w16du:dateUtc="2026-06-22T20:41:00Z">
            <w:rPr/>
          </w:rPrChange>
        </w:rPr>
        <w:t>, 20 juin 2025) -, voir France Info, « “C’est Nicolas qui paie” : trois questions sur cette expression devenue virale et politique », 2025.</w:t>
      </w:r>
    </w:p>
  </w:footnote>
  <w:footnote w:id="83">
    <w:p w14:paraId="2CEB7D04" w14:textId="77777777" w:rsidR="00534634" w:rsidRPr="00C17E78" w:rsidRDefault="00000000">
      <w:pPr>
        <w:pStyle w:val="FootnoteText"/>
        <w:rPr>
          <w:sz w:val="16"/>
          <w:szCs w:val="16"/>
          <w:rPrChange w:id="660" w:author="emmanuel blezes" w:date="2026-06-22T22:41:00Z" w16du:dateUtc="2026-06-22T20:41:00Z">
            <w:rPr/>
          </w:rPrChange>
        </w:rPr>
      </w:pPr>
      <w:r w:rsidRPr="00C17E78">
        <w:rPr>
          <w:rStyle w:val="FootnoteReference"/>
          <w:sz w:val="16"/>
          <w:szCs w:val="16"/>
          <w:rPrChange w:id="661" w:author="emmanuel blezes" w:date="2026-06-22T22:41:00Z" w16du:dateUtc="2026-06-22T20:41:00Z">
            <w:rPr>
              <w:rStyle w:val="FootnoteReference"/>
            </w:rPr>
          </w:rPrChange>
        </w:rPr>
        <w:footnoteRef/>
      </w:r>
      <w:r w:rsidRPr="00C17E78">
        <w:rPr>
          <w:sz w:val="16"/>
          <w:szCs w:val="16"/>
          <w:rPrChange w:id="662" w:author="emmanuel blezes" w:date="2026-06-22T22:41:00Z" w16du:dateUtc="2026-06-22T20:41:00Z">
            <w:rPr/>
          </w:rPrChange>
        </w:rPr>
        <w:t xml:space="preserve"> Mercer CFA Institute, </w:t>
      </w:r>
      <w:r w:rsidRPr="00C17E78">
        <w:rPr>
          <w:i/>
          <w:iCs/>
          <w:sz w:val="16"/>
          <w:szCs w:val="16"/>
          <w:rPrChange w:id="663" w:author="emmanuel blezes" w:date="2026-06-22T22:41:00Z" w16du:dateUtc="2026-06-22T20:41:00Z">
            <w:rPr>
              <w:i/>
              <w:iCs/>
            </w:rPr>
          </w:rPrChange>
        </w:rPr>
        <w:t>Global Pension Index 2025</w:t>
      </w:r>
      <w:r w:rsidRPr="00C17E78">
        <w:rPr>
          <w:sz w:val="16"/>
          <w:szCs w:val="16"/>
          <w:rPrChange w:id="664" w:author="emmanuel blezes" w:date="2026-06-22T22:41:00Z" w16du:dateUtc="2026-06-22T20:41:00Z">
            <w:rPr/>
          </w:rPrChange>
        </w:rPr>
        <w:t>, novembre 2025 (https://www.mercer.com/insights/investments/market-outlook-and-trends/mercer-cfa-global-pension-index/), couvrant 52 systèmes de retraite (65 % de la population mondiale). Note globale de la France : 70,3/100 (catégorie B), décomposée en adéquation 85,2, viabilité 48,6 et intégrité 76,8. Sur le sous-indice « viabilité » : Pays-Bas 83,5 (note globale 85,4, 1er du classement), Danemark 85,0 (note globale 82,3), Allemagne 47,5. Tête du classement général 2025 (catégorie A) : Pays-Bas, Islande, Danemark, Israël, Singapour.</w:t>
      </w:r>
    </w:p>
  </w:footnote>
  <w:footnote w:id="84">
    <w:p w14:paraId="6127D420" w14:textId="77777777" w:rsidR="00534634" w:rsidRPr="00C17E78" w:rsidRDefault="00000000">
      <w:pPr>
        <w:pStyle w:val="FootnoteText"/>
        <w:rPr>
          <w:sz w:val="16"/>
          <w:szCs w:val="16"/>
          <w:rPrChange w:id="665" w:author="emmanuel blezes" w:date="2026-06-22T22:41:00Z" w16du:dateUtc="2026-06-22T20:41:00Z">
            <w:rPr/>
          </w:rPrChange>
        </w:rPr>
      </w:pPr>
      <w:r w:rsidRPr="00C17E78">
        <w:rPr>
          <w:rStyle w:val="FootnoteReference"/>
          <w:sz w:val="16"/>
          <w:szCs w:val="16"/>
          <w:rPrChange w:id="666" w:author="emmanuel blezes" w:date="2026-06-22T22:41:00Z" w16du:dateUtc="2026-06-22T20:41:00Z">
            <w:rPr>
              <w:rStyle w:val="FootnoteReference"/>
            </w:rPr>
          </w:rPrChange>
        </w:rPr>
        <w:footnoteRef/>
      </w:r>
      <w:r w:rsidRPr="00C17E78">
        <w:rPr>
          <w:sz w:val="16"/>
          <w:szCs w:val="16"/>
          <w:lang w:val="en-GB"/>
          <w:rPrChange w:id="667" w:author="emmanuel blezes" w:date="2026-06-22T22:41:00Z" w16du:dateUtc="2026-06-22T20:41:00Z">
            <w:rPr/>
          </w:rPrChange>
        </w:rPr>
        <w:t xml:space="preserve"> OCDE, </w:t>
      </w:r>
      <w:r w:rsidRPr="00C17E78">
        <w:rPr>
          <w:i/>
          <w:iCs/>
          <w:sz w:val="16"/>
          <w:szCs w:val="16"/>
          <w:lang w:val="en-GB"/>
          <w:rPrChange w:id="668" w:author="emmanuel blezes" w:date="2026-06-22T22:41:00Z" w16du:dateUtc="2026-06-22T20:41:00Z">
            <w:rPr>
              <w:i/>
              <w:iCs/>
            </w:rPr>
          </w:rPrChange>
        </w:rPr>
        <w:t>Longevity gains and the internal rate of return of PAYG pension plans</w:t>
      </w:r>
      <w:r w:rsidRPr="00C17E78">
        <w:rPr>
          <w:sz w:val="16"/>
          <w:szCs w:val="16"/>
          <w:lang w:val="en-GB"/>
          <w:rPrChange w:id="669" w:author="emmanuel blezes" w:date="2026-06-22T22:41:00Z" w16du:dateUtc="2026-06-22T20:41:00Z">
            <w:rPr/>
          </w:rPrChange>
        </w:rPr>
        <w:t xml:space="preserve"> </w:t>
      </w:r>
      <w:r w:rsidRPr="00C17E78">
        <w:rPr>
          <w:i/>
          <w:iCs/>
          <w:sz w:val="16"/>
          <w:szCs w:val="16"/>
          <w:lang w:val="en-GB"/>
          <w:rPrChange w:id="670" w:author="emmanuel blezes" w:date="2026-06-22T22:41:00Z" w16du:dateUtc="2026-06-22T20:41:00Z">
            <w:rPr>
              <w:i/>
              <w:iCs/>
            </w:rPr>
          </w:rPrChange>
        </w:rPr>
        <w:t>- Evidence for 17 OECD countries</w:t>
      </w:r>
      <w:r w:rsidRPr="00C17E78">
        <w:rPr>
          <w:sz w:val="16"/>
          <w:szCs w:val="16"/>
          <w:lang w:val="en-GB"/>
          <w:rPrChange w:id="671" w:author="emmanuel blezes" w:date="2026-06-22T22:41:00Z" w16du:dateUtc="2026-06-22T20:41:00Z">
            <w:rPr/>
          </w:rPrChange>
        </w:rPr>
        <w:t xml:space="preserve">, </w:t>
      </w:r>
      <w:r w:rsidRPr="00C17E78">
        <w:rPr>
          <w:i/>
          <w:iCs/>
          <w:sz w:val="16"/>
          <w:szCs w:val="16"/>
          <w:lang w:val="en-GB"/>
          <w:rPrChange w:id="672" w:author="emmanuel blezes" w:date="2026-06-22T22:41:00Z" w16du:dateUtc="2026-06-22T20:41:00Z">
            <w:rPr>
              <w:i/>
              <w:iCs/>
            </w:rPr>
          </w:rPrChange>
        </w:rPr>
        <w:t>Journal of the Economics of Ageing</w:t>
      </w:r>
      <w:r w:rsidRPr="00C17E78">
        <w:rPr>
          <w:sz w:val="16"/>
          <w:szCs w:val="16"/>
          <w:lang w:val="en-GB"/>
          <w:rPrChange w:id="673" w:author="emmanuel blezes" w:date="2026-06-22T22:41:00Z" w16du:dateUtc="2026-06-22T20:41:00Z">
            <w:rPr/>
          </w:rPrChange>
        </w:rPr>
        <w:t xml:space="preserve">, 2025 (https://www.sciencedirect.com/science/article/pii/S2212828X25000222). </w:t>
      </w:r>
      <w:r w:rsidRPr="00C17E78">
        <w:rPr>
          <w:sz w:val="16"/>
          <w:szCs w:val="16"/>
          <w:rPrChange w:id="674" w:author="emmanuel blezes" w:date="2026-06-22T22:41:00Z" w16du:dateUtc="2026-06-22T20:41:00Z">
            <w:rPr/>
          </w:rPrChange>
        </w:rPr>
        <w:t>TRI moyen par pays pour les générations nées 1960-1970 : Suède 3,1 %, Pays-Bas 2,8 %, Australie 3,5 %, Canada 3,0 %, Allemagne 2,1 %, France 1,9 %, Italie 1,5 %.</w:t>
      </w:r>
    </w:p>
  </w:footnote>
  <w:footnote w:id="85">
    <w:p w14:paraId="5001A904" w14:textId="77777777" w:rsidR="00534634" w:rsidRPr="00C17E78" w:rsidRDefault="00000000">
      <w:pPr>
        <w:pStyle w:val="FootnoteText"/>
        <w:rPr>
          <w:sz w:val="16"/>
          <w:szCs w:val="16"/>
          <w:rPrChange w:id="675" w:author="emmanuel blezes" w:date="2026-06-22T22:41:00Z" w16du:dateUtc="2026-06-22T20:41:00Z">
            <w:rPr/>
          </w:rPrChange>
        </w:rPr>
      </w:pPr>
      <w:r w:rsidRPr="00C17E78">
        <w:rPr>
          <w:rStyle w:val="FootnoteReference"/>
          <w:sz w:val="16"/>
          <w:szCs w:val="16"/>
          <w:rPrChange w:id="676" w:author="emmanuel blezes" w:date="2026-06-22T22:41:00Z" w16du:dateUtc="2026-06-22T20:41:00Z">
            <w:rPr>
              <w:rStyle w:val="FootnoteReference"/>
            </w:rPr>
          </w:rPrChange>
        </w:rPr>
        <w:footnoteRef/>
      </w:r>
      <w:r w:rsidRPr="00C17E78">
        <w:rPr>
          <w:sz w:val="16"/>
          <w:szCs w:val="16"/>
          <w:rPrChange w:id="677" w:author="emmanuel blezes" w:date="2026-06-22T22:41:00Z" w16du:dateUtc="2026-06-22T20:41:00Z">
            <w:rPr/>
          </w:rPrChange>
        </w:rPr>
        <w:t xml:space="preserve"> Skatteverket (administration fiscale suédoise) et Pensionsmyndigheten (Autorité suédoise des retraites), données 2024. Cotisations totales suédoises (avgift) : 18,5 % pour le régime public obligatoire (16 % NDC + 2,5 % PPM capitalisée) plus 4 à 5 % pour les régimes complémentaires de branche obligatoires (ITP, SAF-LO, KAP-KL/PA16), soit un total autour de 22-23,5 %, contre 28 % en France (régime général + Agirc-Arrco). À titre de contexte, l’OCDE (</w:t>
      </w:r>
      <w:r w:rsidRPr="00C17E78">
        <w:rPr>
          <w:i/>
          <w:iCs/>
          <w:sz w:val="16"/>
          <w:szCs w:val="16"/>
          <w:rPrChange w:id="678" w:author="emmanuel blezes" w:date="2026-06-22T22:41:00Z" w16du:dateUtc="2026-06-22T20:41:00Z">
            <w:rPr>
              <w:i/>
              <w:iCs/>
            </w:rPr>
          </w:rPrChange>
        </w:rPr>
        <w:t>Pensions at a Glance 2025</w:t>
      </w:r>
      <w:r w:rsidRPr="00C17E78">
        <w:rPr>
          <w:sz w:val="16"/>
          <w:szCs w:val="16"/>
          <w:rPrChange w:id="679" w:author="emmanuel blezes" w:date="2026-06-22T22:41:00Z" w16du:dateUtc="2026-06-22T20:41:00Z">
            <w:rPr/>
          </w:rPrChange>
        </w:rPr>
        <w:t>, fiche pays) situe le taux de remplacement net de la Suède dans une fourchette de 60 à 65 % une fois les régimes de branche inclus ; celui de la France figure parmi les plus élevés de l’OCDE (de l’ordre de 70 %). La supériorité du modèle suédois mise en avant ici porte sur le couple rendement/cotisation, non sur le niveau de pension.</w:t>
      </w:r>
    </w:p>
  </w:footnote>
  <w:footnote w:id="86">
    <w:p w14:paraId="6ABDCCAD" w14:textId="77777777" w:rsidR="00534634" w:rsidRPr="00C17E78" w:rsidRDefault="00000000">
      <w:pPr>
        <w:pStyle w:val="FootnoteText"/>
        <w:rPr>
          <w:sz w:val="16"/>
          <w:szCs w:val="16"/>
          <w:lang w:val="en-GB"/>
          <w:rPrChange w:id="680" w:author="emmanuel blezes" w:date="2026-06-22T22:41:00Z" w16du:dateUtc="2026-06-22T20:41:00Z">
            <w:rPr/>
          </w:rPrChange>
        </w:rPr>
      </w:pPr>
      <w:r w:rsidRPr="00C17E78">
        <w:rPr>
          <w:rStyle w:val="FootnoteReference"/>
          <w:sz w:val="16"/>
          <w:szCs w:val="16"/>
          <w:rPrChange w:id="681" w:author="emmanuel blezes" w:date="2026-06-22T22:41:00Z" w16du:dateUtc="2026-06-22T20:41:00Z">
            <w:rPr>
              <w:rStyle w:val="FootnoteReference"/>
            </w:rPr>
          </w:rPrChange>
        </w:rPr>
        <w:footnoteRef/>
      </w:r>
      <w:r w:rsidRPr="00C17E78">
        <w:rPr>
          <w:sz w:val="16"/>
          <w:szCs w:val="16"/>
          <w:rPrChange w:id="682" w:author="emmanuel blezes" w:date="2026-06-22T22:41:00Z" w16du:dateUtc="2026-06-22T20:41:00Z">
            <w:rPr/>
          </w:rPrChange>
        </w:rPr>
        <w:t xml:space="preserve"> Baromètre Odoxa-Groupama, </w:t>
      </w:r>
      <w:r w:rsidRPr="00C17E78">
        <w:rPr>
          <w:i/>
          <w:iCs/>
          <w:sz w:val="16"/>
          <w:szCs w:val="16"/>
          <w:rPrChange w:id="683" w:author="emmanuel blezes" w:date="2026-06-22T22:41:00Z" w16du:dateUtc="2026-06-22T20:41:00Z">
            <w:rPr>
              <w:i/>
              <w:iCs/>
            </w:rPr>
          </w:rPrChange>
        </w:rPr>
        <w:t>Les Français et le système de retraite</w:t>
      </w:r>
      <w:r w:rsidRPr="00C17E78">
        <w:rPr>
          <w:sz w:val="16"/>
          <w:szCs w:val="16"/>
          <w:rPrChange w:id="684" w:author="emmanuel blezes" w:date="2026-06-22T22:41:00Z" w16du:dateUtc="2026-06-22T20:41:00Z">
            <w:rPr/>
          </w:rPrChange>
        </w:rPr>
        <w:t xml:space="preserve">, vague 5, communiqué du 5 novembre 2025 (terrain août-octobre 2025). </w:t>
      </w:r>
      <w:proofErr w:type="gramStart"/>
      <w:r w:rsidRPr="00C17E78">
        <w:rPr>
          <w:sz w:val="16"/>
          <w:szCs w:val="16"/>
          <w:lang w:val="en-GB"/>
          <w:rPrChange w:id="685" w:author="emmanuel blezes" w:date="2026-06-22T22:41:00Z" w16du:dateUtc="2026-06-22T20:41:00Z">
            <w:rPr/>
          </w:rPrChange>
        </w:rPr>
        <w:t>URL :</w:t>
      </w:r>
      <w:proofErr w:type="gramEnd"/>
      <w:r w:rsidRPr="00C17E78">
        <w:rPr>
          <w:sz w:val="16"/>
          <w:szCs w:val="16"/>
          <w:lang w:val="en-GB"/>
          <w:rPrChange w:id="686" w:author="emmanuel blezes" w:date="2026-06-22T22:41:00Z" w16du:dateUtc="2026-06-22T20:41:00Z">
            <w:rPr/>
          </w:rPrChange>
        </w:rPr>
        <w:t xml:space="preserve"> https://www.odoxa.fr/wp-content/uploads/2025/11/CP-Groupama_barometre-retraite-Odoxa-05112025.pdf.</w:t>
      </w:r>
    </w:p>
  </w:footnote>
  <w:footnote w:id="87">
    <w:p w14:paraId="0E61FAF7" w14:textId="77777777" w:rsidR="00534634" w:rsidRPr="00C17E78" w:rsidRDefault="00000000">
      <w:pPr>
        <w:pStyle w:val="FootnoteText"/>
        <w:rPr>
          <w:sz w:val="16"/>
          <w:szCs w:val="16"/>
          <w:rPrChange w:id="687" w:author="emmanuel blezes" w:date="2026-06-22T22:41:00Z" w16du:dateUtc="2026-06-22T20:41:00Z">
            <w:rPr/>
          </w:rPrChange>
        </w:rPr>
      </w:pPr>
      <w:r w:rsidRPr="00C17E78">
        <w:rPr>
          <w:rStyle w:val="FootnoteReference"/>
          <w:sz w:val="16"/>
          <w:szCs w:val="16"/>
          <w:rPrChange w:id="688" w:author="emmanuel blezes" w:date="2026-06-22T22:41:00Z" w16du:dateUtc="2026-06-22T20:41:00Z">
            <w:rPr>
              <w:rStyle w:val="FootnoteReference"/>
            </w:rPr>
          </w:rPrChange>
        </w:rPr>
        <w:footnoteRef/>
      </w:r>
      <w:r w:rsidRPr="00C17E78">
        <w:rPr>
          <w:sz w:val="16"/>
          <w:szCs w:val="16"/>
          <w:rPrChange w:id="689" w:author="emmanuel blezes" w:date="2026-06-22T22:41:00Z" w16du:dateUtc="2026-06-22T20:41:00Z">
            <w:rPr/>
          </w:rPrChange>
        </w:rPr>
        <w:t xml:space="preserve"> Cercle de l’Épargne, </w:t>
      </w:r>
      <w:r w:rsidRPr="00C17E78">
        <w:rPr>
          <w:i/>
          <w:iCs/>
          <w:sz w:val="16"/>
          <w:szCs w:val="16"/>
          <w:rPrChange w:id="690" w:author="emmanuel blezes" w:date="2026-06-22T22:41:00Z" w16du:dateUtc="2026-06-22T20:41:00Z">
            <w:rPr>
              <w:i/>
              <w:iCs/>
            </w:rPr>
          </w:rPrChange>
        </w:rPr>
        <w:t>Baromètre Cercle de l’Épargne</w:t>
      </w:r>
      <w:r w:rsidRPr="00C17E78">
        <w:rPr>
          <w:sz w:val="16"/>
          <w:szCs w:val="16"/>
          <w:rPrChange w:id="691" w:author="emmanuel blezes" w:date="2026-06-22T22:41:00Z" w16du:dateUtc="2026-06-22T20:41:00Z">
            <w:rPr/>
          </w:rPrChange>
        </w:rPr>
        <w:t xml:space="preserve"> </w:t>
      </w:r>
      <w:r w:rsidRPr="00C17E78">
        <w:rPr>
          <w:i/>
          <w:iCs/>
          <w:sz w:val="16"/>
          <w:szCs w:val="16"/>
          <w:rPrChange w:id="692" w:author="emmanuel blezes" w:date="2026-06-22T22:41:00Z" w16du:dateUtc="2026-06-22T20:41:00Z">
            <w:rPr>
              <w:i/>
              <w:iCs/>
            </w:rPr>
          </w:rPrChange>
        </w:rPr>
        <w:t xml:space="preserve">- </w:t>
      </w:r>
      <w:proofErr w:type="spellStart"/>
      <w:r w:rsidRPr="00C17E78">
        <w:rPr>
          <w:i/>
          <w:iCs/>
          <w:sz w:val="16"/>
          <w:szCs w:val="16"/>
          <w:rPrChange w:id="693" w:author="emmanuel blezes" w:date="2026-06-22T22:41:00Z" w16du:dateUtc="2026-06-22T20:41:00Z">
            <w:rPr>
              <w:i/>
              <w:iCs/>
            </w:rPr>
          </w:rPrChange>
        </w:rPr>
        <w:t>Amphitéa</w:t>
      </w:r>
      <w:proofErr w:type="spellEnd"/>
      <w:r w:rsidRPr="00C17E78">
        <w:rPr>
          <w:i/>
          <w:iCs/>
          <w:sz w:val="16"/>
          <w:szCs w:val="16"/>
          <w:rPrChange w:id="694" w:author="emmanuel blezes" w:date="2026-06-22T22:41:00Z" w16du:dateUtc="2026-06-22T20:41:00Z">
            <w:rPr>
              <w:i/>
              <w:iCs/>
            </w:rPr>
          </w:rPrChange>
        </w:rPr>
        <w:t xml:space="preserve"> 2024</w:t>
      </w:r>
      <w:r w:rsidRPr="00C17E78">
        <w:rPr>
          <w:sz w:val="16"/>
          <w:szCs w:val="16"/>
          <w:rPrChange w:id="695" w:author="emmanuel blezes" w:date="2026-06-22T22:41:00Z" w16du:dateUtc="2026-06-22T20:41:00Z">
            <w:rPr/>
          </w:rPrChange>
        </w:rPr>
        <w:t xml:space="preserve">, et Institut Montaigne / Harris Interactive, </w:t>
      </w:r>
      <w:r w:rsidRPr="00C17E78">
        <w:rPr>
          <w:i/>
          <w:iCs/>
          <w:sz w:val="16"/>
          <w:szCs w:val="16"/>
          <w:rPrChange w:id="696" w:author="emmanuel blezes" w:date="2026-06-22T22:41:00Z" w16du:dateUtc="2026-06-22T20:41:00Z">
            <w:rPr>
              <w:i/>
              <w:iCs/>
            </w:rPr>
          </w:rPrChange>
        </w:rPr>
        <w:t>Les Français face à la retraite</w:t>
      </w:r>
      <w:r w:rsidRPr="00C17E78">
        <w:rPr>
          <w:sz w:val="16"/>
          <w:szCs w:val="16"/>
          <w:rPrChange w:id="697" w:author="emmanuel blezes" w:date="2026-06-22T22:41:00Z" w16du:dateUtc="2026-06-22T20:41:00Z">
            <w:rPr/>
          </w:rPrChange>
        </w:rPr>
        <w:t>, 2025. Voir Observatoire Hexagone (https://observatoire-hexagone.org/) pour la synthèse comparée.</w:t>
      </w:r>
    </w:p>
  </w:footnote>
  <w:footnote w:id="88">
    <w:p w14:paraId="5FE5A1B5" w14:textId="77777777" w:rsidR="00534634" w:rsidRPr="00C17E78" w:rsidRDefault="00000000">
      <w:pPr>
        <w:pStyle w:val="FootnoteText"/>
        <w:rPr>
          <w:sz w:val="16"/>
          <w:szCs w:val="16"/>
          <w:rPrChange w:id="698" w:author="emmanuel blezes" w:date="2026-06-22T22:41:00Z" w16du:dateUtc="2026-06-22T20:41:00Z">
            <w:rPr/>
          </w:rPrChange>
        </w:rPr>
      </w:pPr>
      <w:r w:rsidRPr="00C17E78">
        <w:rPr>
          <w:rStyle w:val="FootnoteReference"/>
          <w:sz w:val="16"/>
          <w:szCs w:val="16"/>
          <w:rPrChange w:id="699" w:author="emmanuel blezes" w:date="2026-06-22T22:41:00Z" w16du:dateUtc="2026-06-22T20:41:00Z">
            <w:rPr>
              <w:rStyle w:val="FootnoteReference"/>
            </w:rPr>
          </w:rPrChange>
        </w:rPr>
        <w:footnoteRef/>
      </w:r>
      <w:r w:rsidRPr="00C17E78">
        <w:rPr>
          <w:sz w:val="16"/>
          <w:szCs w:val="16"/>
          <w:rPrChange w:id="700" w:author="emmanuel blezes" w:date="2026-06-22T22:41:00Z" w16du:dateUtc="2026-06-22T20:41:00Z">
            <w:rPr/>
          </w:rPrChange>
        </w:rPr>
        <w:t xml:space="preserve"> OCDE, </w:t>
      </w:r>
      <w:r w:rsidRPr="00C17E78">
        <w:rPr>
          <w:i/>
          <w:iCs/>
          <w:sz w:val="16"/>
          <w:szCs w:val="16"/>
          <w:rPrChange w:id="701" w:author="emmanuel blezes" w:date="2026-06-22T22:41:00Z" w16du:dateUtc="2026-06-22T20:41:00Z">
            <w:rPr>
              <w:i/>
              <w:iCs/>
            </w:rPr>
          </w:rPrChange>
        </w:rPr>
        <w:t>Pensions at a Glance 2024</w:t>
      </w:r>
      <w:r w:rsidRPr="00C17E78">
        <w:rPr>
          <w:sz w:val="16"/>
          <w:szCs w:val="16"/>
          <w:rPrChange w:id="702" w:author="emmanuel blezes" w:date="2026-06-22T22:41:00Z" w16du:dateUtc="2026-06-22T20:41:00Z">
            <w:rPr/>
          </w:rPrChange>
        </w:rPr>
        <w:t>, novembre 2024. Âge légal de départ à la retraite dans les principaux pays comparables (cible 2030) : Allemagne 67, Italie 67, Suisse 65 (en transition vers 67), Royaume-Uni 67 (transition de 66 à 67 d’ici 2028), Danemark 67 (puis 68 en 2030, 69 en 2035), Pays-Bas 67 et 3 mois, France 64.</w:t>
      </w:r>
    </w:p>
  </w:footnote>
  <w:footnote w:id="89">
    <w:p w14:paraId="07797DA4" w14:textId="77777777" w:rsidR="00534634" w:rsidRPr="00C17E78" w:rsidRDefault="00000000">
      <w:pPr>
        <w:pStyle w:val="FootnoteText"/>
        <w:rPr>
          <w:sz w:val="16"/>
          <w:szCs w:val="16"/>
          <w:rPrChange w:id="703" w:author="emmanuel blezes" w:date="2026-06-22T22:41:00Z" w16du:dateUtc="2026-06-22T20:41:00Z">
            <w:rPr/>
          </w:rPrChange>
        </w:rPr>
      </w:pPr>
      <w:r w:rsidRPr="00C17E78">
        <w:rPr>
          <w:rStyle w:val="FootnoteReference"/>
          <w:sz w:val="16"/>
          <w:szCs w:val="16"/>
          <w:rPrChange w:id="704" w:author="emmanuel blezes" w:date="2026-06-22T22:41:00Z" w16du:dateUtc="2026-06-22T20:41:00Z">
            <w:rPr>
              <w:rStyle w:val="FootnoteReference"/>
            </w:rPr>
          </w:rPrChange>
        </w:rPr>
        <w:footnoteRef/>
      </w:r>
      <w:r w:rsidRPr="00C17E78">
        <w:rPr>
          <w:sz w:val="16"/>
          <w:szCs w:val="16"/>
          <w:rPrChange w:id="705" w:author="emmanuel blezes" w:date="2026-06-22T22:41:00Z" w16du:dateUtc="2026-06-22T20:41:00Z">
            <w:rPr/>
          </w:rPrChange>
        </w:rPr>
        <w:t xml:space="preserve"> INSEE, </w:t>
      </w:r>
      <w:r w:rsidRPr="00C17E78">
        <w:rPr>
          <w:i/>
          <w:iCs/>
          <w:sz w:val="16"/>
          <w:szCs w:val="16"/>
          <w:rPrChange w:id="706" w:author="emmanuel blezes" w:date="2026-06-22T22:41:00Z" w16du:dateUtc="2026-06-22T20:41:00Z">
            <w:rPr>
              <w:i/>
              <w:iCs/>
            </w:rPr>
          </w:rPrChange>
        </w:rPr>
        <w:t>Emploi, chômage, revenus du travail</w:t>
      </w:r>
      <w:r w:rsidRPr="00C17E78">
        <w:rPr>
          <w:sz w:val="16"/>
          <w:szCs w:val="16"/>
          <w:rPrChange w:id="707" w:author="emmanuel blezes" w:date="2026-06-22T22:41:00Z" w16du:dateUtc="2026-06-22T20:41:00Z">
            <w:rPr/>
          </w:rPrChange>
        </w:rPr>
        <w:t xml:space="preserve"> </w:t>
      </w:r>
      <w:r w:rsidRPr="00C17E78">
        <w:rPr>
          <w:i/>
          <w:iCs/>
          <w:sz w:val="16"/>
          <w:szCs w:val="16"/>
          <w:rPrChange w:id="708" w:author="emmanuel blezes" w:date="2026-06-22T22:41:00Z" w16du:dateUtc="2026-06-22T20:41:00Z">
            <w:rPr>
              <w:i/>
              <w:iCs/>
            </w:rPr>
          </w:rPrChange>
        </w:rPr>
        <w:t>- Édition 2024</w:t>
      </w:r>
      <w:r w:rsidRPr="00C17E78">
        <w:rPr>
          <w:sz w:val="16"/>
          <w:szCs w:val="16"/>
          <w:rPrChange w:id="709" w:author="emmanuel blezes" w:date="2026-06-22T22:41:00Z" w16du:dateUtc="2026-06-22T20:41:00Z">
            <w:rPr/>
          </w:rPrChange>
        </w:rPr>
        <w:t>, novembre 2024 (https://www.insee.fr/fr/statistiques/8351566). Taux d’emploi des 55-64 ans en 2024 : 60,4 %, dont 77,8 % pour les 55-59 ans et 42,4 % pour les 60-64 ans.</w:t>
      </w:r>
    </w:p>
  </w:footnote>
  <w:footnote w:id="90">
    <w:p w14:paraId="5AD5AABC" w14:textId="77777777" w:rsidR="00534634" w:rsidRPr="00C17E78" w:rsidRDefault="00000000">
      <w:pPr>
        <w:pStyle w:val="FootnoteText"/>
        <w:rPr>
          <w:sz w:val="16"/>
          <w:szCs w:val="16"/>
          <w:rPrChange w:id="710" w:author="emmanuel blezes" w:date="2026-06-22T22:41:00Z" w16du:dateUtc="2026-06-22T20:41:00Z">
            <w:rPr/>
          </w:rPrChange>
        </w:rPr>
      </w:pPr>
      <w:r w:rsidRPr="00C17E78">
        <w:rPr>
          <w:rStyle w:val="FootnoteReference"/>
          <w:sz w:val="16"/>
          <w:szCs w:val="16"/>
          <w:rPrChange w:id="711" w:author="emmanuel blezes" w:date="2026-06-22T22:41:00Z" w16du:dateUtc="2026-06-22T20:41:00Z">
            <w:rPr>
              <w:rStyle w:val="FootnoteReference"/>
            </w:rPr>
          </w:rPrChange>
        </w:rPr>
        <w:footnoteRef/>
      </w:r>
      <w:r w:rsidRPr="00C17E78">
        <w:rPr>
          <w:sz w:val="16"/>
          <w:szCs w:val="16"/>
          <w:rPrChange w:id="712" w:author="emmanuel blezes" w:date="2026-06-22T22:41:00Z" w16du:dateUtc="2026-06-22T20:41:00Z">
            <w:rPr/>
          </w:rPrChange>
        </w:rPr>
        <w:t xml:space="preserve"> France Travail / APEC, </w:t>
      </w:r>
      <w:r w:rsidRPr="00C17E78">
        <w:rPr>
          <w:i/>
          <w:iCs/>
          <w:sz w:val="16"/>
          <w:szCs w:val="16"/>
          <w:rPrChange w:id="713" w:author="emmanuel blezes" w:date="2026-06-22T22:41:00Z" w16du:dateUtc="2026-06-22T20:41:00Z">
            <w:rPr>
              <w:i/>
              <w:iCs/>
            </w:rPr>
          </w:rPrChange>
        </w:rPr>
        <w:t>26 % des cadres seniors en chômage de longue durée</w:t>
      </w:r>
      <w:r w:rsidRPr="00C17E78">
        <w:rPr>
          <w:sz w:val="16"/>
          <w:szCs w:val="16"/>
          <w:rPrChange w:id="714" w:author="emmanuel blezes" w:date="2026-06-22T22:41:00Z" w16du:dateUtc="2026-06-22T20:41:00Z">
            <w:rPr/>
          </w:rPrChange>
        </w:rPr>
        <w:t>, communiqué et étude conjointe, 2026 (https://www.francetravail.org/accueil/communiques/2026/26-des-cadres-seniors-en-chomage-de-longue-duree-l-apec-et-france-travail-dressent-un-constat-et-proposent-des-solutions.html).</w:t>
      </w:r>
    </w:p>
  </w:footnote>
  <w:footnote w:id="91">
    <w:p w14:paraId="5203C3F0" w14:textId="77777777" w:rsidR="00534634" w:rsidRPr="00C17E78" w:rsidRDefault="00000000">
      <w:pPr>
        <w:pStyle w:val="FootnoteText"/>
        <w:rPr>
          <w:sz w:val="16"/>
          <w:szCs w:val="16"/>
          <w:rPrChange w:id="715" w:author="emmanuel blezes" w:date="2026-06-22T22:41:00Z" w16du:dateUtc="2026-06-22T20:41:00Z">
            <w:rPr/>
          </w:rPrChange>
        </w:rPr>
      </w:pPr>
      <w:r w:rsidRPr="00C17E78">
        <w:rPr>
          <w:rStyle w:val="FootnoteReference"/>
          <w:sz w:val="16"/>
          <w:szCs w:val="16"/>
          <w:rPrChange w:id="716" w:author="emmanuel blezes" w:date="2026-06-22T22:41:00Z" w16du:dateUtc="2026-06-22T20:41:00Z">
            <w:rPr>
              <w:rStyle w:val="FootnoteReference"/>
            </w:rPr>
          </w:rPrChange>
        </w:rPr>
        <w:footnoteRef/>
      </w:r>
      <w:r w:rsidRPr="00C17E78">
        <w:rPr>
          <w:sz w:val="16"/>
          <w:szCs w:val="16"/>
          <w:rPrChange w:id="717" w:author="emmanuel blezes" w:date="2026-06-22T22:41:00Z" w16du:dateUtc="2026-06-22T20:41:00Z">
            <w:rPr/>
          </w:rPrChange>
        </w:rPr>
        <w:t xml:space="preserve"> Frédéric Souillot, secrétaire général de Force ouvrière, interview à </w:t>
      </w:r>
      <w:r w:rsidRPr="00C17E78">
        <w:rPr>
          <w:i/>
          <w:iCs/>
          <w:sz w:val="16"/>
          <w:szCs w:val="16"/>
          <w:rPrChange w:id="718" w:author="emmanuel blezes" w:date="2026-06-22T22:41:00Z" w16du:dateUtc="2026-06-22T20:41:00Z">
            <w:rPr>
              <w:i/>
              <w:iCs/>
            </w:rPr>
          </w:rPrChange>
        </w:rPr>
        <w:t>France Info</w:t>
      </w:r>
      <w:r w:rsidRPr="00C17E78">
        <w:rPr>
          <w:sz w:val="16"/>
          <w:szCs w:val="16"/>
          <w:rPrChange w:id="719" w:author="emmanuel blezes" w:date="2026-06-22T22:41:00Z" w16du:dateUtc="2026-06-22T20:41:00Z">
            <w:rPr/>
          </w:rPrChange>
        </w:rPr>
        <w:t>, février 2023. Chiffre régulièrement réaffirmé par FO dans le débat sur le report de l’âge légal ; repris notamment dans CSE Matin, entretien Frédéric Souillot sur l’emploi des seniors, 2024 (https://www.csematin.com/dialogue-social/syndicats/un-accord-sur-l-emploi-des-seniors-la-priorite-absolue-frederic-souillot-fo.html).</w:t>
      </w:r>
    </w:p>
  </w:footnote>
  <w:footnote w:id="92">
    <w:p w14:paraId="7580BFA0" w14:textId="77777777" w:rsidR="00534634" w:rsidRPr="00C17E78" w:rsidRDefault="00000000">
      <w:pPr>
        <w:pStyle w:val="FootnoteText"/>
        <w:rPr>
          <w:sz w:val="16"/>
          <w:szCs w:val="16"/>
          <w:rPrChange w:id="720" w:author="emmanuel blezes" w:date="2026-06-22T22:41:00Z" w16du:dateUtc="2026-06-22T20:41:00Z">
            <w:rPr/>
          </w:rPrChange>
        </w:rPr>
      </w:pPr>
      <w:r w:rsidRPr="00C17E78">
        <w:rPr>
          <w:rStyle w:val="FootnoteReference"/>
          <w:sz w:val="16"/>
          <w:szCs w:val="16"/>
          <w:rPrChange w:id="721" w:author="emmanuel blezes" w:date="2026-06-22T22:41:00Z" w16du:dateUtc="2026-06-22T20:41:00Z">
            <w:rPr>
              <w:rStyle w:val="FootnoteReference"/>
            </w:rPr>
          </w:rPrChange>
        </w:rPr>
        <w:footnoteRef/>
      </w:r>
      <w:r w:rsidRPr="00C17E78">
        <w:rPr>
          <w:sz w:val="16"/>
          <w:szCs w:val="16"/>
          <w:rPrChange w:id="722" w:author="emmanuel blezes" w:date="2026-06-22T22:41:00Z" w16du:dateUtc="2026-06-22T20:41:00Z">
            <w:rPr/>
          </w:rPrChange>
        </w:rPr>
        <w:t xml:space="preserve"> OCDE, </w:t>
      </w:r>
      <w:r w:rsidRPr="00C17E78">
        <w:rPr>
          <w:i/>
          <w:iCs/>
          <w:sz w:val="16"/>
          <w:szCs w:val="16"/>
          <w:rPrChange w:id="723" w:author="emmanuel blezes" w:date="2026-06-22T22:41:00Z" w16du:dateUtc="2026-06-22T20:41:00Z">
            <w:rPr>
              <w:i/>
              <w:iCs/>
            </w:rPr>
          </w:rPrChange>
        </w:rPr>
        <w:t>Pensions at a Glance 2024</w:t>
      </w:r>
      <w:r w:rsidRPr="00C17E78">
        <w:rPr>
          <w:sz w:val="16"/>
          <w:szCs w:val="16"/>
          <w:rPrChange w:id="724" w:author="emmanuel blezes" w:date="2026-06-22T22:41:00Z" w16du:dateUtc="2026-06-22T20:41:00Z">
            <w:rPr/>
          </w:rPrChange>
        </w:rPr>
        <w:t xml:space="preserve">, op. </w:t>
      </w:r>
      <w:proofErr w:type="gramStart"/>
      <w:r w:rsidRPr="00C17E78">
        <w:rPr>
          <w:sz w:val="16"/>
          <w:szCs w:val="16"/>
          <w:rPrChange w:id="725" w:author="emmanuel blezes" w:date="2026-06-22T22:41:00Z" w16du:dateUtc="2026-06-22T20:41:00Z">
            <w:rPr/>
          </w:rPrChange>
        </w:rPr>
        <w:t>cit</w:t>
      </w:r>
      <w:proofErr w:type="gramEnd"/>
      <w:r w:rsidRPr="00C17E78">
        <w:rPr>
          <w:sz w:val="16"/>
          <w:szCs w:val="16"/>
          <w:rPrChange w:id="726" w:author="emmanuel blezes" w:date="2026-06-22T22:41:00Z" w16du:dateUtc="2026-06-22T20:41:00Z">
            <w:rPr/>
          </w:rPrChange>
        </w:rPr>
        <w:t>. Durée minimum requise pour le taux plein chez les principaux pays comparables : France 43 ans (génération 1965+), Belgique 45 ans, Allemagne 45 ans (mais avec un taux plein modulable), Italie 41 ans 10 mois (hommes) et 40 ans 10 mois (femmes), Royaume-Uni 35 ans (régime de base), Pays-Bas 50 ans en théorie pour le régime de base, mais sans condition de durée pour le pilier capitalisé.</w:t>
      </w:r>
    </w:p>
  </w:footnote>
  <w:footnote w:id="93">
    <w:p w14:paraId="67445D7A" w14:textId="77777777" w:rsidR="00534634" w:rsidRPr="00C17E78" w:rsidRDefault="00000000">
      <w:pPr>
        <w:pStyle w:val="FootnoteText"/>
        <w:rPr>
          <w:sz w:val="16"/>
          <w:szCs w:val="16"/>
          <w:rPrChange w:id="739" w:author="emmanuel blezes" w:date="2026-06-22T22:41:00Z" w16du:dateUtc="2026-06-22T20:41:00Z">
            <w:rPr/>
          </w:rPrChange>
        </w:rPr>
      </w:pPr>
      <w:r w:rsidRPr="00C17E78">
        <w:rPr>
          <w:rStyle w:val="FootnoteReference"/>
          <w:sz w:val="16"/>
          <w:szCs w:val="16"/>
          <w:rPrChange w:id="740" w:author="emmanuel blezes" w:date="2026-06-22T22:41:00Z" w16du:dateUtc="2026-06-22T20:41:00Z">
            <w:rPr>
              <w:rStyle w:val="FootnoteReference"/>
            </w:rPr>
          </w:rPrChange>
        </w:rPr>
        <w:footnoteRef/>
      </w:r>
      <w:r w:rsidRPr="00C17E78">
        <w:rPr>
          <w:sz w:val="16"/>
          <w:szCs w:val="16"/>
          <w:rPrChange w:id="741" w:author="emmanuel blezes" w:date="2026-06-22T22:41:00Z" w16du:dateUtc="2026-06-22T20:41:00Z">
            <w:rPr/>
          </w:rPrChange>
        </w:rPr>
        <w:t xml:space="preserve"> Bruno Valat, « Les retraites et la création de la Sécurité sociale en 1945 : révolution ou restauration ? » et « Capitalisation et répartition dans l’histoire du système français des retraites avant 1945 », </w:t>
      </w:r>
      <w:r w:rsidRPr="00C17E78">
        <w:rPr>
          <w:i/>
          <w:iCs/>
          <w:sz w:val="16"/>
          <w:szCs w:val="16"/>
          <w:rPrChange w:id="742" w:author="emmanuel blezes" w:date="2026-06-22T22:41:00Z" w16du:dateUtc="2026-06-22T20:41:00Z">
            <w:rPr>
              <w:i/>
              <w:iCs/>
            </w:rPr>
          </w:rPrChange>
        </w:rPr>
        <w:t>Revue d’histoire de la protection sociale</w:t>
      </w:r>
      <w:r w:rsidRPr="00C17E78">
        <w:rPr>
          <w:sz w:val="16"/>
          <w:szCs w:val="16"/>
          <w:rPrChange w:id="743" w:author="emmanuel blezes" w:date="2026-06-22T22:41:00Z" w16du:dateUtc="2026-06-22T20:41:00Z">
            <w:rPr/>
          </w:rPrChange>
        </w:rPr>
        <w:t>, 2020/1 (Cairn) ; voir aussi le document de séance du COR (B. Valat). Les retraites instituées par les lois de 1910 et de 1928-1930 fonctionnaient par capitalisation ; la valeur réelle des capitaux constitués fut anéantie par l’inflation de la Première Guerre mondiale, des années 1930 et de la Seconde Guerre mondiale. La loi du 14 mars 1941, puis l’ordonnance du 4 octobre 1945 instituant la Sécurité sociale, substituent définitivement la répartition à la capitalisation.</w:t>
      </w:r>
    </w:p>
  </w:footnote>
  <w:footnote w:id="94">
    <w:p w14:paraId="44C2F101" w14:textId="77777777" w:rsidR="00534634" w:rsidRPr="00C17E78" w:rsidRDefault="00000000">
      <w:pPr>
        <w:pStyle w:val="FootnoteText"/>
        <w:rPr>
          <w:sz w:val="16"/>
          <w:szCs w:val="16"/>
          <w:rPrChange w:id="749" w:author="emmanuel blezes" w:date="2026-06-22T22:41:00Z" w16du:dateUtc="2026-06-22T20:41:00Z">
            <w:rPr/>
          </w:rPrChange>
        </w:rPr>
      </w:pPr>
      <w:r w:rsidRPr="00C17E78">
        <w:rPr>
          <w:rStyle w:val="FootnoteReference"/>
          <w:sz w:val="16"/>
          <w:szCs w:val="16"/>
          <w:rPrChange w:id="750" w:author="emmanuel blezes" w:date="2026-06-22T22:41:00Z" w16du:dateUtc="2026-06-22T20:41:00Z">
            <w:rPr>
              <w:rStyle w:val="FootnoteReference"/>
            </w:rPr>
          </w:rPrChange>
        </w:rPr>
        <w:footnoteRef/>
      </w:r>
      <w:r w:rsidRPr="00C17E78">
        <w:rPr>
          <w:sz w:val="16"/>
          <w:szCs w:val="16"/>
          <w:rPrChange w:id="751" w:author="emmanuel blezes" w:date="2026-06-22T22:41:00Z" w16du:dateUtc="2026-06-22T20:41:00Z">
            <w:rPr/>
          </w:rPrChange>
        </w:rPr>
        <w:t xml:space="preserve"> Définition standard mobilisée par l’ensemble des organismes internationaux. Voir OCDE, </w:t>
      </w:r>
      <w:r w:rsidRPr="00C17E78">
        <w:rPr>
          <w:i/>
          <w:iCs/>
          <w:sz w:val="16"/>
          <w:szCs w:val="16"/>
          <w:rPrChange w:id="752" w:author="emmanuel blezes" w:date="2026-06-22T22:41:00Z" w16du:dateUtc="2026-06-22T20:41:00Z">
            <w:rPr>
              <w:i/>
              <w:iCs/>
            </w:rPr>
          </w:rPrChange>
        </w:rPr>
        <w:t>Pensions at a Glance 2025</w:t>
      </w:r>
      <w:r w:rsidRPr="00C17E78">
        <w:rPr>
          <w:sz w:val="16"/>
          <w:szCs w:val="16"/>
          <w:rPrChange w:id="753" w:author="emmanuel blezes" w:date="2026-06-22T22:41:00Z" w16du:dateUtc="2026-06-22T20:41:00Z">
            <w:rPr/>
          </w:rPrChange>
        </w:rPr>
        <w:t xml:space="preserve">, novembre 2025, glossaire (https://www.oecd.org/en/publications/2025/11/pensions-at-a-glance-2025_76510fe4/). Pour une présentation francophone détaillée : Bertrand Martinot, </w:t>
      </w:r>
      <w:r w:rsidRPr="00C17E78">
        <w:rPr>
          <w:i/>
          <w:iCs/>
          <w:sz w:val="16"/>
          <w:szCs w:val="16"/>
          <w:rPrChange w:id="754" w:author="emmanuel blezes" w:date="2026-06-22T22:41:00Z" w16du:dateUtc="2026-06-22T20:41:00Z">
            <w:rPr>
              <w:i/>
              <w:iCs/>
            </w:rPr>
          </w:rPrChange>
        </w:rPr>
        <w:t xml:space="preserve">La capitalisation, un moyen de sortir par le haut de la crise des </w:t>
      </w:r>
      <w:proofErr w:type="gramStart"/>
      <w:r w:rsidRPr="00C17E78">
        <w:rPr>
          <w:i/>
          <w:iCs/>
          <w:sz w:val="16"/>
          <w:szCs w:val="16"/>
          <w:rPrChange w:id="755" w:author="emmanuel blezes" w:date="2026-06-22T22:41:00Z" w16du:dateUtc="2026-06-22T20:41:00Z">
            <w:rPr>
              <w:i/>
              <w:iCs/>
            </w:rPr>
          </w:rPrChange>
        </w:rPr>
        <w:t>retraites ?</w:t>
      </w:r>
      <w:r w:rsidRPr="00C17E78">
        <w:rPr>
          <w:sz w:val="16"/>
          <w:szCs w:val="16"/>
          <w:rPrChange w:id="756" w:author="emmanuel blezes" w:date="2026-06-22T22:41:00Z" w16du:dateUtc="2026-06-22T20:41:00Z">
            <w:rPr/>
          </w:rPrChange>
        </w:rPr>
        <w:t>,</w:t>
      </w:r>
      <w:proofErr w:type="gramEnd"/>
      <w:r w:rsidRPr="00C17E78">
        <w:rPr>
          <w:sz w:val="16"/>
          <w:szCs w:val="16"/>
          <w:rPrChange w:id="757" w:author="emmanuel blezes" w:date="2026-06-22T22:41:00Z" w16du:dateUtc="2026-06-22T20:41:00Z">
            <w:rPr/>
          </w:rPrChange>
        </w:rPr>
        <w:t xml:space="preserve"> Fondapol, note n°252, octobre 2024 (https://www.fondapol.org/etude/la-capitalisation-un-moyen-de-sortir-par-le-haut-de-la-crise-des-retraites/).</w:t>
      </w:r>
    </w:p>
  </w:footnote>
  <w:footnote w:id="95">
    <w:p w14:paraId="05A48B7C" w14:textId="77777777" w:rsidR="00534634" w:rsidRPr="00C17E78" w:rsidRDefault="00000000">
      <w:pPr>
        <w:pStyle w:val="FootnoteText"/>
        <w:rPr>
          <w:sz w:val="16"/>
          <w:szCs w:val="16"/>
          <w:rPrChange w:id="759" w:author="emmanuel blezes" w:date="2026-06-22T22:41:00Z" w16du:dateUtc="2026-06-22T20:41:00Z">
            <w:rPr/>
          </w:rPrChange>
        </w:rPr>
      </w:pPr>
      <w:r w:rsidRPr="00C17E78">
        <w:rPr>
          <w:rStyle w:val="FootnoteReference"/>
          <w:sz w:val="16"/>
          <w:szCs w:val="16"/>
          <w:rPrChange w:id="760" w:author="emmanuel blezes" w:date="2026-06-22T22:41:00Z" w16du:dateUtc="2026-06-22T20:41:00Z">
            <w:rPr>
              <w:rStyle w:val="FootnoteReference"/>
            </w:rPr>
          </w:rPrChange>
        </w:rPr>
        <w:footnoteRef/>
      </w:r>
      <w:r w:rsidRPr="00C17E78">
        <w:rPr>
          <w:sz w:val="16"/>
          <w:szCs w:val="16"/>
          <w:rPrChange w:id="761" w:author="emmanuel blezes" w:date="2026-06-22T22:41:00Z" w16du:dateUtc="2026-06-22T20:41:00Z">
            <w:rPr/>
          </w:rPrChange>
        </w:rPr>
        <w:t xml:space="preserve"> Le principe est inscrit à l’article L. 111-1 du Code de la sécurité sociale et structuré par les ordonnances du 4 octobre 1945. Voir Bruno Palier, </w:t>
      </w:r>
      <w:r w:rsidRPr="00C17E78">
        <w:rPr>
          <w:i/>
          <w:iCs/>
          <w:sz w:val="16"/>
          <w:szCs w:val="16"/>
          <w:rPrChange w:id="762" w:author="emmanuel blezes" w:date="2026-06-22T22:41:00Z" w16du:dateUtc="2026-06-22T20:41:00Z">
            <w:rPr>
              <w:i/>
              <w:iCs/>
            </w:rPr>
          </w:rPrChange>
        </w:rPr>
        <w:t>Réformer les retraites</w:t>
      </w:r>
      <w:r w:rsidRPr="00C17E78">
        <w:rPr>
          <w:sz w:val="16"/>
          <w:szCs w:val="16"/>
          <w:rPrChange w:id="763" w:author="emmanuel blezes" w:date="2026-06-22T22:41:00Z" w16du:dateUtc="2026-06-22T20:41:00Z">
            <w:rPr/>
          </w:rPrChange>
        </w:rPr>
        <w:t xml:space="preserve">, Presses de Sciences Po, 2021, pour une histoire institutionnelle complète. Sur la mécanique des flux : COR, </w:t>
      </w:r>
      <w:r w:rsidRPr="00C17E78">
        <w:rPr>
          <w:i/>
          <w:iCs/>
          <w:sz w:val="16"/>
          <w:szCs w:val="16"/>
          <w:rPrChange w:id="764" w:author="emmanuel blezes" w:date="2026-06-22T22:41:00Z" w16du:dateUtc="2026-06-22T20:41:00Z">
            <w:rPr>
              <w:i/>
              <w:iCs/>
            </w:rPr>
          </w:rPrChange>
        </w:rPr>
        <w:t>Le système de retraite français</w:t>
      </w:r>
      <w:r w:rsidRPr="00C17E78">
        <w:rPr>
          <w:sz w:val="16"/>
          <w:szCs w:val="16"/>
          <w:rPrChange w:id="765" w:author="emmanuel blezes" w:date="2026-06-22T22:41:00Z" w16du:dateUtc="2026-06-22T20:41:00Z">
            <w:rPr/>
          </w:rPrChange>
        </w:rPr>
        <w:t xml:space="preserve"> </w:t>
      </w:r>
      <w:r w:rsidRPr="00C17E78">
        <w:rPr>
          <w:i/>
          <w:iCs/>
          <w:sz w:val="16"/>
          <w:szCs w:val="16"/>
          <w:rPrChange w:id="766" w:author="emmanuel blezes" w:date="2026-06-22T22:41:00Z" w16du:dateUtc="2026-06-22T20:41:00Z">
            <w:rPr>
              <w:i/>
              <w:iCs/>
            </w:rPr>
          </w:rPrChange>
        </w:rPr>
        <w:t>- Note de présentation</w:t>
      </w:r>
      <w:r w:rsidRPr="00C17E78">
        <w:rPr>
          <w:sz w:val="16"/>
          <w:szCs w:val="16"/>
          <w:rPrChange w:id="767" w:author="emmanuel blezes" w:date="2026-06-22T22:41:00Z" w16du:dateUtc="2026-06-22T20:41:00Z">
            <w:rPr/>
          </w:rPrChange>
        </w:rPr>
        <w:t>, mise à jour 2025 (https://www.cor-retraites.fr).</w:t>
      </w:r>
    </w:p>
  </w:footnote>
  <w:footnote w:id="96">
    <w:p w14:paraId="4326A936" w14:textId="69AAA7A8" w:rsidR="005C4622" w:rsidRDefault="005C4622">
      <w:pPr>
        <w:pStyle w:val="FootnoteText"/>
      </w:pPr>
      <w:ins w:id="796" w:author="emmanuel blezes" w:date="2026-06-23T09:58:00Z" w16du:dateUtc="2026-06-23T07:58:00Z">
        <w:r>
          <w:rPr>
            <w:rStyle w:val="FootnoteReference"/>
          </w:rPr>
          <w:footnoteRef/>
        </w:r>
        <w:r>
          <w:t xml:space="preserve"> E</w:t>
        </w:r>
        <w:r>
          <w:t xml:space="preserve">nviron 390 € de cotisation retraite salariale, plus environ 570 € de part patronale </w:t>
        </w:r>
      </w:ins>
    </w:p>
  </w:footnote>
  <w:footnote w:id="97">
    <w:p w14:paraId="1487B88A" w14:textId="77777777" w:rsidR="00534634" w:rsidRPr="00C17E78" w:rsidRDefault="00000000">
      <w:pPr>
        <w:pStyle w:val="FootnoteText"/>
        <w:rPr>
          <w:sz w:val="16"/>
          <w:szCs w:val="16"/>
          <w:rPrChange w:id="805" w:author="emmanuel blezes" w:date="2026-06-22T22:41:00Z" w16du:dateUtc="2026-06-22T20:41:00Z">
            <w:rPr/>
          </w:rPrChange>
        </w:rPr>
      </w:pPr>
      <w:r w:rsidRPr="00C17E78">
        <w:rPr>
          <w:rStyle w:val="FootnoteReference"/>
          <w:sz w:val="16"/>
          <w:szCs w:val="16"/>
          <w:rPrChange w:id="806" w:author="emmanuel blezes" w:date="2026-06-22T22:41:00Z" w16du:dateUtc="2026-06-22T20:41:00Z">
            <w:rPr>
              <w:rStyle w:val="FootnoteReference"/>
            </w:rPr>
          </w:rPrChange>
        </w:rPr>
        <w:footnoteRef/>
      </w:r>
      <w:r w:rsidRPr="00C17E78">
        <w:rPr>
          <w:sz w:val="16"/>
          <w:szCs w:val="16"/>
          <w:rPrChange w:id="807" w:author="emmanuel blezes" w:date="2026-06-22T22:41:00Z" w16du:dateUtc="2026-06-22T20:41:00Z">
            <w:rPr/>
          </w:rPrChange>
        </w:rPr>
        <w:t xml:space="preserve"> Estimation issue de Yves Dubois et Anthony Marino, </w:t>
      </w:r>
      <w:r w:rsidRPr="00C17E78">
        <w:rPr>
          <w:i/>
          <w:iCs/>
          <w:sz w:val="16"/>
          <w:szCs w:val="16"/>
          <w:rPrChange w:id="808" w:author="emmanuel blezes" w:date="2026-06-22T22:41:00Z" w16du:dateUtc="2026-06-22T20:41:00Z">
            <w:rPr>
              <w:i/>
              <w:iCs/>
            </w:rPr>
          </w:rPrChange>
        </w:rPr>
        <w:t xml:space="preserve">Le taux de rendement interne du système de retraite français : quelle redistribution au sein d’une génération et quelle évolution entre </w:t>
      </w:r>
      <w:proofErr w:type="gramStart"/>
      <w:r w:rsidRPr="00C17E78">
        <w:rPr>
          <w:i/>
          <w:iCs/>
          <w:sz w:val="16"/>
          <w:szCs w:val="16"/>
          <w:rPrChange w:id="809" w:author="emmanuel blezes" w:date="2026-06-22T22:41:00Z" w16du:dateUtc="2026-06-22T20:41:00Z">
            <w:rPr>
              <w:i/>
              <w:iCs/>
            </w:rPr>
          </w:rPrChange>
        </w:rPr>
        <w:t>générations ?</w:t>
      </w:r>
      <w:r w:rsidRPr="00C17E78">
        <w:rPr>
          <w:sz w:val="16"/>
          <w:szCs w:val="16"/>
          <w:rPrChange w:id="810" w:author="emmanuel blezes" w:date="2026-06-22T22:41:00Z" w16du:dateUtc="2026-06-22T20:41:00Z">
            <w:rPr/>
          </w:rPrChange>
        </w:rPr>
        <w:t>,</w:t>
      </w:r>
      <w:proofErr w:type="gramEnd"/>
      <w:r w:rsidRPr="00C17E78">
        <w:rPr>
          <w:sz w:val="16"/>
          <w:szCs w:val="16"/>
          <w:rPrChange w:id="811" w:author="emmanuel blezes" w:date="2026-06-22T22:41:00Z" w16du:dateUtc="2026-06-22T20:41:00Z">
            <w:rPr/>
          </w:rPrChange>
        </w:rPr>
        <w:t xml:space="preserve"> INSEE, </w:t>
      </w:r>
      <w:r w:rsidRPr="00C17E78">
        <w:rPr>
          <w:i/>
          <w:iCs/>
          <w:sz w:val="16"/>
          <w:szCs w:val="16"/>
          <w:rPrChange w:id="812" w:author="emmanuel blezes" w:date="2026-06-22T22:41:00Z" w16du:dateUtc="2026-06-22T20:41:00Z">
            <w:rPr>
              <w:i/>
              <w:iCs/>
            </w:rPr>
          </w:rPrChange>
        </w:rPr>
        <w:t>Économie et Statistique</w:t>
      </w:r>
      <w:r w:rsidRPr="00C17E78">
        <w:rPr>
          <w:sz w:val="16"/>
          <w:szCs w:val="16"/>
          <w:rPrChange w:id="813" w:author="emmanuel blezes" w:date="2026-06-22T22:41:00Z" w16du:dateUtc="2026-06-22T20:41:00Z">
            <w:rPr/>
          </w:rPrChange>
        </w:rPr>
        <w:t xml:space="preserve"> n°481-482, 2015 (https://www.insee.fr/fr/statistiques/1305193). Le TRI estimé décline de 2-3 % pour la génération 1946 à environ 1,5 % pour la génération 1963 et à 1-1,5 % pour les générations 1975 et au-delà, à législation actuelle. Le Conseil d’orientation des retraites confirme cet ordre de grandeur (</w:t>
      </w:r>
      <w:r w:rsidRPr="00C17E78">
        <w:rPr>
          <w:i/>
          <w:iCs/>
          <w:sz w:val="16"/>
          <w:szCs w:val="16"/>
          <w:rPrChange w:id="814" w:author="emmanuel blezes" w:date="2026-06-22T22:41:00Z" w16du:dateUtc="2026-06-22T20:41:00Z">
            <w:rPr>
              <w:i/>
              <w:iCs/>
            </w:rPr>
          </w:rPrChange>
        </w:rPr>
        <w:t>Rapport annuel</w:t>
      </w:r>
      <w:r w:rsidRPr="00C17E78">
        <w:rPr>
          <w:sz w:val="16"/>
          <w:szCs w:val="16"/>
          <w:rPrChange w:id="815" w:author="emmanuel blezes" w:date="2026-06-22T22:41:00Z" w16du:dateUtc="2026-06-22T20:41:00Z">
            <w:rPr/>
          </w:rPrChange>
        </w:rPr>
        <w:t>, juin 2025) : en actualisation selon les prix (Figure 3.A), le TRI de la génération 2000 s’échelonne d’environ 0,7 % pour les cadres à 2,5 % selon le profil (genre, nombre d’enfants), le cas non-cadre central ressortant autour de 1,5-1,7 % ; en actualisation selon le SMPT (Figure 3.7), il est de 0,5 % pour le cas non-cadre de référence (scénario de productivité 0,7 %).</w:t>
      </w:r>
    </w:p>
  </w:footnote>
  <w:footnote w:id="98">
    <w:p w14:paraId="35BF4B38" w14:textId="77777777" w:rsidR="00534634" w:rsidRPr="00C17E78" w:rsidRDefault="00000000">
      <w:pPr>
        <w:pStyle w:val="FootnoteText"/>
        <w:rPr>
          <w:sz w:val="16"/>
          <w:szCs w:val="16"/>
          <w:rPrChange w:id="825" w:author="emmanuel blezes" w:date="2026-06-22T22:41:00Z" w16du:dateUtc="2026-06-22T20:41:00Z">
            <w:rPr/>
          </w:rPrChange>
        </w:rPr>
      </w:pPr>
      <w:r w:rsidRPr="00C17E78">
        <w:rPr>
          <w:rStyle w:val="FootnoteReference"/>
          <w:sz w:val="16"/>
          <w:szCs w:val="16"/>
          <w:rPrChange w:id="826" w:author="emmanuel blezes" w:date="2026-06-22T22:41:00Z" w16du:dateUtc="2026-06-22T20:41:00Z">
            <w:rPr>
              <w:rStyle w:val="FootnoteReference"/>
            </w:rPr>
          </w:rPrChange>
        </w:rPr>
        <w:footnoteRef/>
      </w:r>
      <w:r w:rsidRPr="00C17E78">
        <w:rPr>
          <w:sz w:val="16"/>
          <w:szCs w:val="16"/>
          <w:rPrChange w:id="827" w:author="emmanuel blezes" w:date="2026-06-22T22:41:00Z" w16du:dateUtc="2026-06-22T20:41:00Z">
            <w:rPr/>
          </w:rPrChange>
        </w:rPr>
        <w:t xml:space="preserve"> Allocation type d’un grand fonds de pension public. Voir Norges Bank Investment Management, </w:t>
      </w:r>
      <w:r w:rsidRPr="00C17E78">
        <w:rPr>
          <w:i/>
          <w:iCs/>
          <w:sz w:val="16"/>
          <w:szCs w:val="16"/>
          <w:rPrChange w:id="828" w:author="emmanuel blezes" w:date="2026-06-22T22:41:00Z" w16du:dateUtc="2026-06-22T20:41:00Z">
            <w:rPr>
              <w:i/>
              <w:iCs/>
            </w:rPr>
          </w:rPrChange>
        </w:rPr>
        <w:t>Government Pension Fund Global</w:t>
      </w:r>
      <w:r w:rsidRPr="00C17E78">
        <w:rPr>
          <w:sz w:val="16"/>
          <w:szCs w:val="16"/>
          <w:rPrChange w:id="829" w:author="emmanuel blezes" w:date="2026-06-22T22:41:00Z" w16du:dateUtc="2026-06-22T20:41:00Z">
            <w:rPr/>
          </w:rPrChange>
        </w:rPr>
        <w:t xml:space="preserve"> </w:t>
      </w:r>
      <w:r w:rsidRPr="00C17E78">
        <w:rPr>
          <w:i/>
          <w:iCs/>
          <w:sz w:val="16"/>
          <w:szCs w:val="16"/>
          <w:rPrChange w:id="830" w:author="emmanuel blezes" w:date="2026-06-22T22:41:00Z" w16du:dateUtc="2026-06-22T20:41:00Z">
            <w:rPr>
              <w:i/>
              <w:iCs/>
            </w:rPr>
          </w:rPrChange>
        </w:rPr>
        <w:t>- Annual Report 2024</w:t>
      </w:r>
      <w:r w:rsidRPr="00C17E78">
        <w:rPr>
          <w:sz w:val="16"/>
          <w:szCs w:val="16"/>
          <w:rPrChange w:id="831" w:author="emmanuel blezes" w:date="2026-06-22T22:41:00Z" w16du:dateUtc="2026-06-22T20:41:00Z">
            <w:rPr/>
          </w:rPrChange>
        </w:rPr>
        <w:t>, 2025 (https://www.nbim.no/en/news-and-insights/reports/2024/annual-report-2024/) : 71,4 % actions, 26,6 % obligations, 1,8 % immobilier, 0,1 % énergies renouvelables. Le GPFG investit dans environ 8 700 sociétés cotées à travers 71 pays.</w:t>
      </w:r>
    </w:p>
  </w:footnote>
  <w:footnote w:id="99">
    <w:p w14:paraId="06B568F5" w14:textId="77777777" w:rsidR="00534634" w:rsidRPr="00C17E78" w:rsidRDefault="00000000">
      <w:pPr>
        <w:pStyle w:val="FootnoteText"/>
        <w:rPr>
          <w:sz w:val="16"/>
          <w:szCs w:val="16"/>
          <w:lang w:val="en-GB"/>
          <w:rPrChange w:id="832" w:author="emmanuel blezes" w:date="2026-06-22T22:41:00Z" w16du:dateUtc="2026-06-22T20:41:00Z">
            <w:rPr/>
          </w:rPrChange>
        </w:rPr>
      </w:pPr>
      <w:r w:rsidRPr="00C17E78">
        <w:rPr>
          <w:rStyle w:val="FootnoteReference"/>
          <w:sz w:val="16"/>
          <w:szCs w:val="16"/>
          <w:rPrChange w:id="833" w:author="emmanuel blezes" w:date="2026-06-22T22:41:00Z" w16du:dateUtc="2026-06-22T20:41:00Z">
            <w:rPr>
              <w:rStyle w:val="FootnoteReference"/>
            </w:rPr>
          </w:rPrChange>
        </w:rPr>
        <w:footnoteRef/>
      </w:r>
      <w:r w:rsidRPr="00C17E78">
        <w:rPr>
          <w:sz w:val="16"/>
          <w:szCs w:val="16"/>
          <w:rPrChange w:id="834" w:author="emmanuel blezes" w:date="2026-06-22T22:41:00Z" w16du:dateUtc="2026-06-22T20:41:00Z">
            <w:rPr/>
          </w:rPrChange>
        </w:rPr>
        <w:t xml:space="preserve"> Calcul de référence. À 4 % réel annuel sur 40 ans, un capital initial est multiplié par (1,</w:t>
      </w:r>
      <w:proofErr w:type="gramStart"/>
      <w:r w:rsidRPr="00C17E78">
        <w:rPr>
          <w:sz w:val="16"/>
          <w:szCs w:val="16"/>
          <w:rPrChange w:id="835" w:author="emmanuel blezes" w:date="2026-06-22T22:41:00Z" w16du:dateUtc="2026-06-22T20:41:00Z">
            <w:rPr/>
          </w:rPrChange>
        </w:rPr>
        <w:t>04)^</w:t>
      </w:r>
      <w:proofErr w:type="gramEnd"/>
      <w:r w:rsidRPr="00C17E78">
        <w:rPr>
          <w:sz w:val="16"/>
          <w:szCs w:val="16"/>
          <w:rPrChange w:id="836" w:author="emmanuel blezes" w:date="2026-06-22T22:41:00Z" w16du:dateUtc="2026-06-22T20:41:00Z">
            <w:rPr/>
          </w:rPrChange>
        </w:rPr>
        <w:t xml:space="preserve">40 ≈ 4,80. À 3 %, par 3,26 ; à 5 %, par 7,04. La sensibilité de l’effet composé au taux et à la durée est la donnée centrale de ce chapitre - elle est documentée en détail dans la section 6 et l’annexe modélisation. </w:t>
      </w:r>
      <w:r w:rsidRPr="00C17E78">
        <w:rPr>
          <w:sz w:val="16"/>
          <w:szCs w:val="16"/>
          <w:lang w:val="en-GB"/>
          <w:rPrChange w:id="837" w:author="emmanuel blezes" w:date="2026-06-22T22:41:00Z" w16du:dateUtc="2026-06-22T20:41:00Z">
            <w:rPr/>
          </w:rPrChange>
        </w:rPr>
        <w:t xml:space="preserve">Sources de </w:t>
      </w:r>
      <w:proofErr w:type="spellStart"/>
      <w:r w:rsidRPr="00C17E78">
        <w:rPr>
          <w:sz w:val="16"/>
          <w:szCs w:val="16"/>
          <w:lang w:val="en-GB"/>
          <w:rPrChange w:id="838" w:author="emmanuel blezes" w:date="2026-06-22T22:41:00Z" w16du:dateUtc="2026-06-22T20:41:00Z">
            <w:rPr/>
          </w:rPrChange>
        </w:rPr>
        <w:t>rendement</w:t>
      </w:r>
      <w:proofErr w:type="spellEnd"/>
      <w:r w:rsidRPr="00C17E78">
        <w:rPr>
          <w:sz w:val="16"/>
          <w:szCs w:val="16"/>
          <w:lang w:val="en-GB"/>
          <w:rPrChange w:id="839" w:author="emmanuel blezes" w:date="2026-06-22T22:41:00Z" w16du:dateUtc="2026-06-22T20:41:00Z">
            <w:rPr/>
          </w:rPrChange>
        </w:rPr>
        <w:t xml:space="preserve"> long </w:t>
      </w:r>
      <w:proofErr w:type="spellStart"/>
      <w:proofErr w:type="gramStart"/>
      <w:r w:rsidRPr="00C17E78">
        <w:rPr>
          <w:sz w:val="16"/>
          <w:szCs w:val="16"/>
          <w:lang w:val="en-GB"/>
          <w:rPrChange w:id="840" w:author="emmanuel blezes" w:date="2026-06-22T22:41:00Z" w16du:dateUtc="2026-06-22T20:41:00Z">
            <w:rPr/>
          </w:rPrChange>
        </w:rPr>
        <w:t>terme</w:t>
      </w:r>
      <w:proofErr w:type="spellEnd"/>
      <w:r w:rsidRPr="00C17E78">
        <w:rPr>
          <w:sz w:val="16"/>
          <w:szCs w:val="16"/>
          <w:lang w:val="en-GB"/>
          <w:rPrChange w:id="841" w:author="emmanuel blezes" w:date="2026-06-22T22:41:00Z" w16du:dateUtc="2026-06-22T20:41:00Z">
            <w:rPr/>
          </w:rPrChange>
        </w:rPr>
        <w:t xml:space="preserve"> :</w:t>
      </w:r>
      <w:proofErr w:type="gramEnd"/>
      <w:r w:rsidRPr="00C17E78">
        <w:rPr>
          <w:sz w:val="16"/>
          <w:szCs w:val="16"/>
          <w:lang w:val="en-GB"/>
          <w:rPrChange w:id="842" w:author="emmanuel blezes" w:date="2026-06-22T22:41:00Z" w16du:dateUtc="2026-06-22T20:41:00Z">
            <w:rPr/>
          </w:rPrChange>
        </w:rPr>
        <w:t xml:space="preserve"> Elroy Dimson, Paul Marsh, Mike Staunton, </w:t>
      </w:r>
      <w:r w:rsidRPr="00C17E78">
        <w:rPr>
          <w:i/>
          <w:iCs/>
          <w:sz w:val="16"/>
          <w:szCs w:val="16"/>
          <w:lang w:val="en-GB"/>
          <w:rPrChange w:id="843" w:author="emmanuel blezes" w:date="2026-06-22T22:41:00Z" w16du:dateUtc="2026-06-22T20:41:00Z">
            <w:rPr>
              <w:i/>
              <w:iCs/>
            </w:rPr>
          </w:rPrChange>
        </w:rPr>
        <w:t>Global Investment Returns Yearbook 2025</w:t>
      </w:r>
      <w:r w:rsidRPr="00C17E78">
        <w:rPr>
          <w:sz w:val="16"/>
          <w:szCs w:val="16"/>
          <w:lang w:val="en-GB"/>
          <w:rPrChange w:id="844" w:author="emmanuel blezes" w:date="2026-06-22T22:41:00Z" w16du:dateUtc="2026-06-22T20:41:00Z">
            <w:rPr/>
          </w:rPrChange>
        </w:rPr>
        <w:t>, UBS / London Business School, 2025 (https://www.ubs.com/global/en/investment-bank/insights-and-data/2025/global-investment-returns-yearbook-2025.html).</w:t>
      </w:r>
    </w:p>
  </w:footnote>
  <w:footnote w:id="100">
    <w:p w14:paraId="788828A9" w14:textId="77777777" w:rsidR="00534634" w:rsidRPr="00C17E78" w:rsidRDefault="00000000">
      <w:pPr>
        <w:pStyle w:val="FootnoteText"/>
        <w:rPr>
          <w:sz w:val="16"/>
          <w:szCs w:val="16"/>
          <w:rPrChange w:id="847" w:author="emmanuel blezes" w:date="2026-06-22T22:41:00Z" w16du:dateUtc="2026-06-22T20:41:00Z">
            <w:rPr/>
          </w:rPrChange>
        </w:rPr>
      </w:pPr>
      <w:r w:rsidRPr="00C17E78">
        <w:rPr>
          <w:rStyle w:val="FootnoteReference"/>
          <w:sz w:val="16"/>
          <w:szCs w:val="16"/>
          <w:rPrChange w:id="848" w:author="emmanuel blezes" w:date="2026-06-22T22:41:00Z" w16du:dateUtc="2026-06-22T20:41:00Z">
            <w:rPr>
              <w:rStyle w:val="FootnoteReference"/>
            </w:rPr>
          </w:rPrChange>
        </w:rPr>
        <w:footnoteRef/>
      </w:r>
      <w:r w:rsidRPr="00C17E78">
        <w:rPr>
          <w:sz w:val="16"/>
          <w:szCs w:val="16"/>
          <w:rPrChange w:id="849" w:author="emmanuel blezes" w:date="2026-06-22T22:41:00Z" w16du:dateUtc="2026-06-22T20:41:00Z">
            <w:rPr/>
          </w:rPrChange>
        </w:rPr>
        <w:t xml:space="preserve"> Valeurs (1,</w:t>
      </w:r>
      <w:proofErr w:type="gramStart"/>
      <w:r w:rsidRPr="00C17E78">
        <w:rPr>
          <w:sz w:val="16"/>
          <w:szCs w:val="16"/>
          <w:rPrChange w:id="850" w:author="emmanuel blezes" w:date="2026-06-22T22:41:00Z" w16du:dateUtc="2026-06-22T20:41:00Z">
            <w:rPr/>
          </w:rPrChange>
        </w:rPr>
        <w:t>04)^</w:t>
      </w:r>
      <w:proofErr w:type="gramEnd"/>
      <w:r w:rsidRPr="00C17E78">
        <w:rPr>
          <w:sz w:val="16"/>
          <w:szCs w:val="16"/>
          <w:rPrChange w:id="851" w:author="emmanuel blezes" w:date="2026-06-22T22:41:00Z" w16du:dateUtc="2026-06-22T20:41:00Z">
            <w:rPr/>
          </w:rPrChange>
        </w:rPr>
        <w:t xml:space="preserve">n : n=20 ⇒ 2,191 ; n=30 ⇒ 3,243 ; n=40 ⇒ 4,801 ; n=50 ⇒ 7,107. Pour une présentation pédagogique anglo-saxonne du même mécanisme appliqué aux retraites : Burton Malkiel, </w:t>
      </w:r>
      <w:r w:rsidRPr="00C17E78">
        <w:rPr>
          <w:i/>
          <w:iCs/>
          <w:sz w:val="16"/>
          <w:szCs w:val="16"/>
          <w:rPrChange w:id="852" w:author="emmanuel blezes" w:date="2026-06-22T22:41:00Z" w16du:dateUtc="2026-06-22T20:41:00Z">
            <w:rPr>
              <w:i/>
              <w:iCs/>
            </w:rPr>
          </w:rPrChange>
        </w:rPr>
        <w:t>A Random Walk Down Wall Street</w:t>
      </w:r>
      <w:r w:rsidRPr="00C17E78">
        <w:rPr>
          <w:sz w:val="16"/>
          <w:szCs w:val="16"/>
          <w:rPrChange w:id="853" w:author="emmanuel blezes" w:date="2026-06-22T22:41:00Z" w16du:dateUtc="2026-06-22T20:41:00Z">
            <w:rPr/>
          </w:rPrChange>
        </w:rPr>
        <w:t xml:space="preserve">, W. W. Norton, 12e éd. 2019, chap. 13 ; Charles Ellis, </w:t>
      </w:r>
      <w:r w:rsidRPr="00C17E78">
        <w:rPr>
          <w:i/>
          <w:iCs/>
          <w:sz w:val="16"/>
          <w:szCs w:val="16"/>
          <w:rPrChange w:id="854" w:author="emmanuel blezes" w:date="2026-06-22T22:41:00Z" w16du:dateUtc="2026-06-22T20:41:00Z">
            <w:rPr>
              <w:i/>
              <w:iCs/>
            </w:rPr>
          </w:rPrChange>
        </w:rPr>
        <w:t>Winning the Loser’s Game</w:t>
      </w:r>
      <w:r w:rsidRPr="00C17E78">
        <w:rPr>
          <w:sz w:val="16"/>
          <w:szCs w:val="16"/>
          <w:rPrChange w:id="855" w:author="emmanuel blezes" w:date="2026-06-22T22:41:00Z" w16du:dateUtc="2026-06-22T20:41:00Z">
            <w:rPr/>
          </w:rPrChange>
        </w:rPr>
        <w:t>, McGraw-Hill, 8e éd. 2021.</w:t>
      </w:r>
    </w:p>
  </w:footnote>
  <w:footnote w:id="101">
    <w:p w14:paraId="1A8CDB4D" w14:textId="77777777" w:rsidR="00534634" w:rsidRPr="00C17E78" w:rsidRDefault="00000000">
      <w:pPr>
        <w:pStyle w:val="FootnoteText"/>
        <w:rPr>
          <w:sz w:val="16"/>
          <w:szCs w:val="16"/>
          <w:rPrChange w:id="856" w:author="emmanuel blezes" w:date="2026-06-22T22:41:00Z" w16du:dateUtc="2026-06-22T20:41:00Z">
            <w:rPr/>
          </w:rPrChange>
        </w:rPr>
      </w:pPr>
      <w:r w:rsidRPr="00C17E78">
        <w:rPr>
          <w:rStyle w:val="FootnoteReference"/>
          <w:sz w:val="16"/>
          <w:szCs w:val="16"/>
          <w:rPrChange w:id="857" w:author="emmanuel blezes" w:date="2026-06-22T22:41:00Z" w16du:dateUtc="2026-06-22T20:41:00Z">
            <w:rPr>
              <w:rStyle w:val="FootnoteReference"/>
            </w:rPr>
          </w:rPrChange>
        </w:rPr>
        <w:footnoteRef/>
      </w:r>
      <w:r w:rsidRPr="00C17E78">
        <w:rPr>
          <w:sz w:val="16"/>
          <w:szCs w:val="16"/>
          <w:rPrChange w:id="858" w:author="emmanuel blezes" w:date="2026-06-22T22:41:00Z" w16du:dateUtc="2026-06-22T20:41:00Z">
            <w:rPr/>
          </w:rPrChange>
        </w:rPr>
        <w:t xml:space="preserve"> Calcul illustratif, 4 % de rendement réel. Une cotisation placée à 25 ans fructifie pendant quarante ans : elle est multipliée par (1,04) puissance 40, soit environ 4,80. La même cotisation placée à 55 ans ne fructifie que dix ans : (1,04) puissance 10, soit environ 1,48. Le rapport est donc de 4,80 / 1,48 ≈ 3,2 — la cotisation précoce vaut un peu plus de trois fois la tardive, à montant et taux identiques. Ce constat fonde l’importance de la durée d’exposition au capital ; voir Burton Malkiel, </w:t>
      </w:r>
      <w:r w:rsidRPr="00C17E78">
        <w:rPr>
          <w:i/>
          <w:iCs/>
          <w:sz w:val="16"/>
          <w:szCs w:val="16"/>
          <w:rPrChange w:id="859" w:author="emmanuel blezes" w:date="2026-06-22T22:41:00Z" w16du:dateUtc="2026-06-22T20:41:00Z">
            <w:rPr>
              <w:i/>
              <w:iCs/>
            </w:rPr>
          </w:rPrChange>
        </w:rPr>
        <w:t>A Random Walk Down Wall Street</w:t>
      </w:r>
      <w:r w:rsidRPr="00C17E78">
        <w:rPr>
          <w:sz w:val="16"/>
          <w:szCs w:val="16"/>
          <w:rPrChange w:id="860" w:author="emmanuel blezes" w:date="2026-06-22T22:41:00Z" w16du:dateUtc="2026-06-22T20:41:00Z">
            <w:rPr/>
          </w:rPrChange>
        </w:rPr>
        <w:t>, W. W. Norton, 12ᵉ éd. 2019, chap. 13.</w:t>
      </w:r>
    </w:p>
  </w:footnote>
  <w:footnote w:id="102">
    <w:p w14:paraId="28C5CED9" w14:textId="77777777" w:rsidR="00534634" w:rsidRPr="00C17E78" w:rsidDel="005C4622" w:rsidRDefault="00000000">
      <w:pPr>
        <w:pStyle w:val="FootnoteText"/>
        <w:rPr>
          <w:del w:id="862" w:author="emmanuel blezes" w:date="2026-06-23T10:02:00Z" w16du:dateUtc="2026-06-23T08:02:00Z"/>
          <w:sz w:val="16"/>
          <w:szCs w:val="16"/>
          <w:rPrChange w:id="863" w:author="emmanuel blezes" w:date="2026-06-22T22:41:00Z" w16du:dateUtc="2026-06-22T20:41:00Z">
            <w:rPr>
              <w:del w:id="864" w:author="emmanuel blezes" w:date="2026-06-23T10:02:00Z" w16du:dateUtc="2026-06-23T08:02:00Z"/>
            </w:rPr>
          </w:rPrChange>
        </w:rPr>
      </w:pPr>
      <w:del w:id="865" w:author="emmanuel blezes" w:date="2026-06-23T10:02:00Z" w16du:dateUtc="2026-06-23T08:02:00Z">
        <w:r w:rsidRPr="00C17E78" w:rsidDel="005C4622">
          <w:rPr>
            <w:rStyle w:val="FootnoteReference"/>
            <w:sz w:val="16"/>
            <w:szCs w:val="16"/>
            <w:rPrChange w:id="866" w:author="emmanuel blezes" w:date="2026-06-22T22:41:00Z" w16du:dateUtc="2026-06-22T20:41:00Z">
              <w:rPr>
                <w:rStyle w:val="FootnoteReference"/>
              </w:rPr>
            </w:rPrChange>
          </w:rPr>
          <w:footnoteRef/>
        </w:r>
        <w:r w:rsidRPr="00C17E78" w:rsidDel="005C4622">
          <w:rPr>
            <w:sz w:val="16"/>
            <w:szCs w:val="16"/>
            <w:rPrChange w:id="867" w:author="emmanuel blezes" w:date="2026-06-22T22:41:00Z" w16du:dateUtc="2026-06-22T20:41:00Z">
              <w:rPr/>
            </w:rPrChange>
          </w:rPr>
          <w:delText xml:space="preserve"> Aucune trace primaire de cette citation n’a été retrouvée dans les écrits d’Albert Einstein. Selon Quote Investigator (« The Eighth Wonder of the World Is Compound Interest », 9 septembre 2019, https://quoteinvestigator.com/2019/09/09/interest/), la formule « huitième merveille du monde » appliquée à l’intérêt composé apparaît dès 1925 dans une publicité bancaire, et son attribution à Einstein ne surgit dans la presse qu’en 1983 - vingt-huit ans après la mort du physicien. Snopes, Quote Investigator et les biographes d’Einstein la classent comme apocryphe. Mieux vaut donc ne pas l’attribuer.</w:delText>
        </w:r>
      </w:del>
    </w:p>
  </w:footnote>
  <w:footnote w:id="103">
    <w:p w14:paraId="479D2550" w14:textId="77777777" w:rsidR="00534634" w:rsidRPr="00C17E78" w:rsidRDefault="00000000">
      <w:pPr>
        <w:pStyle w:val="FootnoteText"/>
        <w:rPr>
          <w:sz w:val="16"/>
          <w:szCs w:val="16"/>
          <w:rPrChange w:id="869" w:author="emmanuel blezes" w:date="2026-06-22T22:41:00Z" w16du:dateUtc="2026-06-22T20:41:00Z">
            <w:rPr/>
          </w:rPrChange>
        </w:rPr>
      </w:pPr>
      <w:r w:rsidRPr="00C17E78">
        <w:rPr>
          <w:rStyle w:val="FootnoteReference"/>
          <w:sz w:val="16"/>
          <w:szCs w:val="16"/>
          <w:rPrChange w:id="870" w:author="emmanuel blezes" w:date="2026-06-22T22:41:00Z" w16du:dateUtc="2026-06-22T20:41:00Z">
            <w:rPr>
              <w:rStyle w:val="FootnoteReference"/>
            </w:rPr>
          </w:rPrChange>
        </w:rPr>
        <w:footnoteRef/>
      </w:r>
      <w:r w:rsidRPr="00C17E78">
        <w:rPr>
          <w:sz w:val="16"/>
          <w:szCs w:val="16"/>
          <w:rPrChange w:id="871" w:author="emmanuel blezes" w:date="2026-06-22T22:41:00Z" w16du:dateUtc="2026-06-22T20:41:00Z">
            <w:rPr/>
          </w:rPrChange>
        </w:rPr>
        <w:t xml:space="preserve"> Thomas Piketty, </w:t>
      </w:r>
      <w:r w:rsidRPr="00C17E78">
        <w:rPr>
          <w:i/>
          <w:iCs/>
          <w:sz w:val="16"/>
          <w:szCs w:val="16"/>
          <w:rPrChange w:id="872" w:author="emmanuel blezes" w:date="2026-06-22T22:41:00Z" w16du:dateUtc="2026-06-22T20:41:00Z">
            <w:rPr>
              <w:i/>
              <w:iCs/>
            </w:rPr>
          </w:rPrChange>
        </w:rPr>
        <w:t>Le capital au XXIe siècle</w:t>
      </w:r>
      <w:r w:rsidRPr="00C17E78">
        <w:rPr>
          <w:sz w:val="16"/>
          <w:szCs w:val="16"/>
          <w:rPrChange w:id="873" w:author="emmanuel blezes" w:date="2026-06-22T22:41:00Z" w16du:dateUtc="2026-06-22T20:41:00Z">
            <w:rPr/>
          </w:rPrChange>
        </w:rPr>
        <w:t>, Seuil, 2013, formulation centrale de l’ouvrage (introduction du concept dans les premières pages de la première partie ; développement central en partie 3). L’utilisation mobilisée ici est strictement technique : Piketty plaide pour la redistribution du capital, pas pour la capitalisation des retraites. La logique mathématique sur le rendement long du capital reste néanmoins l’argument central qui distingue capitalisation et répartition.</w:t>
      </w:r>
    </w:p>
  </w:footnote>
  <w:footnote w:id="104">
    <w:p w14:paraId="72AD36AA" w14:textId="77777777" w:rsidR="00534634" w:rsidRPr="00C17E78" w:rsidRDefault="00000000">
      <w:pPr>
        <w:pStyle w:val="FootnoteText"/>
        <w:rPr>
          <w:sz w:val="16"/>
          <w:szCs w:val="16"/>
          <w:rPrChange w:id="876" w:author="emmanuel blezes" w:date="2026-06-22T22:41:00Z" w16du:dateUtc="2026-06-22T20:41:00Z">
            <w:rPr/>
          </w:rPrChange>
        </w:rPr>
      </w:pPr>
      <w:r w:rsidRPr="00C17E78">
        <w:rPr>
          <w:rStyle w:val="FootnoteReference"/>
          <w:sz w:val="16"/>
          <w:szCs w:val="16"/>
          <w:rPrChange w:id="877" w:author="emmanuel blezes" w:date="2026-06-22T22:41:00Z" w16du:dateUtc="2026-06-22T20:41:00Z">
            <w:rPr>
              <w:rStyle w:val="FootnoteReference"/>
            </w:rPr>
          </w:rPrChange>
        </w:rPr>
        <w:footnoteRef/>
      </w:r>
      <w:r w:rsidRPr="00C17E78">
        <w:rPr>
          <w:sz w:val="16"/>
          <w:szCs w:val="16"/>
          <w:lang w:val="en-GB"/>
          <w:rPrChange w:id="878" w:author="emmanuel blezes" w:date="2026-06-22T22:41:00Z" w16du:dateUtc="2026-06-22T20:41:00Z">
            <w:rPr/>
          </w:rPrChange>
        </w:rPr>
        <w:t xml:space="preserve"> Elroy Dimson, Paul Marsh, Mike Staunton, </w:t>
      </w:r>
      <w:r w:rsidRPr="00C17E78">
        <w:rPr>
          <w:i/>
          <w:iCs/>
          <w:sz w:val="16"/>
          <w:szCs w:val="16"/>
          <w:lang w:val="en-GB"/>
          <w:rPrChange w:id="879" w:author="emmanuel blezes" w:date="2026-06-22T22:41:00Z" w16du:dateUtc="2026-06-22T20:41:00Z">
            <w:rPr>
              <w:i/>
              <w:iCs/>
            </w:rPr>
          </w:rPrChange>
        </w:rPr>
        <w:t>Global Investment Returns Yearbook 2025</w:t>
      </w:r>
      <w:r w:rsidRPr="00C17E78">
        <w:rPr>
          <w:sz w:val="16"/>
          <w:szCs w:val="16"/>
          <w:lang w:val="en-GB"/>
          <w:rPrChange w:id="880" w:author="emmanuel blezes" w:date="2026-06-22T22:41:00Z" w16du:dateUtc="2026-06-22T20:41:00Z">
            <w:rPr/>
          </w:rPrChange>
        </w:rPr>
        <w:t xml:space="preserve">, UBS Investment Bank / London Business School, 2025 (https://www.ubs.com/global/en/investment-bank/insights-and-data/2025/global-investment-returns-yearbook-2025.html). </w:t>
      </w:r>
      <w:r w:rsidRPr="00C17E78">
        <w:rPr>
          <w:sz w:val="16"/>
          <w:szCs w:val="16"/>
          <w:rPrChange w:id="881" w:author="emmanuel blezes" w:date="2026-06-22T22:41:00Z" w16du:dateUtc="2026-06-22T20:41:00Z">
            <w:rPr/>
          </w:rPrChange>
        </w:rPr>
        <w:t>Rendements réels annualisés mondiaux 1900-2024 : actions 5,2 %, obligations 1,7 %, bons du Trésor 0,5 %. Sur la période 2000-2024, actions mondiales 3,5 % réel ; prime de risque actions sur cash 4,3 points annualisés.</w:t>
      </w:r>
    </w:p>
  </w:footnote>
  <w:footnote w:id="105">
    <w:p w14:paraId="7A171855" w14:textId="77777777" w:rsidR="00534634" w:rsidRPr="00C17E78" w:rsidRDefault="00000000">
      <w:pPr>
        <w:pStyle w:val="FootnoteText"/>
        <w:rPr>
          <w:sz w:val="16"/>
          <w:szCs w:val="16"/>
          <w:rPrChange w:id="884" w:author="emmanuel blezes" w:date="2026-06-22T22:41:00Z" w16du:dateUtc="2026-06-22T20:41:00Z">
            <w:rPr/>
          </w:rPrChange>
        </w:rPr>
      </w:pPr>
      <w:r w:rsidRPr="00C17E78">
        <w:rPr>
          <w:rStyle w:val="FootnoteReference"/>
          <w:sz w:val="16"/>
          <w:szCs w:val="16"/>
          <w:rPrChange w:id="885" w:author="emmanuel blezes" w:date="2026-06-22T22:41:00Z" w16du:dateUtc="2026-06-22T20:41:00Z">
            <w:rPr>
              <w:rStyle w:val="FootnoteReference"/>
            </w:rPr>
          </w:rPrChange>
        </w:rPr>
        <w:footnoteRef/>
      </w:r>
      <w:r w:rsidRPr="00C17E78">
        <w:rPr>
          <w:sz w:val="16"/>
          <w:szCs w:val="16"/>
          <w:rPrChange w:id="886" w:author="emmanuel blezes" w:date="2026-06-22T22:41:00Z" w16du:dateUtc="2026-06-22T20:41:00Z">
            <w:rPr/>
          </w:rPrChange>
        </w:rPr>
        <w:t xml:space="preserve"> AP7, « AP7 Såfa » et « Investment strategy », ap7.se : modèle de gestion en cycle de vie. Jusqu’à 55 ans, l’épargne est investie à 100 % dans le fonds actions AP7, lequel recourt à un effet de levier par dérivés (multiplicateur d’environ 1,25). De 56 à 75 ans, l’allocation bascule chaque année vers le fonds obligataire, jusqu’à atteindre un tiers d’actions et deux tiers d’obligations à 75 ans.</w:t>
      </w:r>
    </w:p>
  </w:footnote>
  <w:footnote w:id="106">
    <w:p w14:paraId="630D6964" w14:textId="77777777" w:rsidR="00534634" w:rsidRPr="00C17E78" w:rsidRDefault="00000000">
      <w:pPr>
        <w:pStyle w:val="FootnoteText"/>
        <w:rPr>
          <w:sz w:val="16"/>
          <w:szCs w:val="16"/>
          <w:rPrChange w:id="890" w:author="emmanuel blezes" w:date="2026-06-22T22:41:00Z" w16du:dateUtc="2026-06-22T20:41:00Z">
            <w:rPr/>
          </w:rPrChange>
        </w:rPr>
      </w:pPr>
      <w:r w:rsidRPr="00C17E78">
        <w:rPr>
          <w:rStyle w:val="FootnoteReference"/>
          <w:sz w:val="16"/>
          <w:szCs w:val="16"/>
          <w:rPrChange w:id="891" w:author="emmanuel blezes" w:date="2026-06-22T22:41:00Z" w16du:dateUtc="2026-06-22T20:41:00Z">
            <w:rPr>
              <w:rStyle w:val="FootnoteReference"/>
            </w:rPr>
          </w:rPrChange>
        </w:rPr>
        <w:footnoteRef/>
      </w:r>
      <w:r w:rsidRPr="00C17E78">
        <w:rPr>
          <w:sz w:val="16"/>
          <w:szCs w:val="16"/>
          <w:rPrChange w:id="892" w:author="emmanuel blezes" w:date="2026-06-22T22:41:00Z" w16du:dateUtc="2026-06-22T20:41:00Z">
            <w:rPr/>
          </w:rPrChange>
        </w:rPr>
        <w:t xml:space="preserve"> Pensionsmyndigheten, </w:t>
      </w:r>
      <w:r w:rsidRPr="00C17E78">
        <w:rPr>
          <w:i/>
          <w:iCs/>
          <w:sz w:val="16"/>
          <w:szCs w:val="16"/>
          <w:rPrChange w:id="893" w:author="emmanuel blezes" w:date="2026-06-22T22:41:00Z" w16du:dateUtc="2026-06-22T20:41:00Z">
            <w:rPr>
              <w:i/>
              <w:iCs/>
            </w:rPr>
          </w:rPrChange>
        </w:rPr>
        <w:t>Det svenska pensionssystemet</w:t>
      </w:r>
      <w:r w:rsidRPr="00C17E78">
        <w:rPr>
          <w:sz w:val="16"/>
          <w:szCs w:val="16"/>
          <w:rPrChange w:id="894" w:author="emmanuel blezes" w:date="2026-06-22T22:41:00Z" w16du:dateUtc="2026-06-22T20:41:00Z">
            <w:rPr/>
          </w:rPrChange>
        </w:rPr>
        <w:t xml:space="preserve">, 2024 (https://www.pensionsmyndigheten.se). Premier pilier suédois : 16 % de cotisation sur la pension </w:t>
      </w:r>
      <w:r w:rsidRPr="00C17E78">
        <w:rPr>
          <w:i/>
          <w:iCs/>
          <w:sz w:val="16"/>
          <w:szCs w:val="16"/>
          <w:rPrChange w:id="895" w:author="emmanuel blezes" w:date="2026-06-22T22:41:00Z" w16du:dateUtc="2026-06-22T20:41:00Z">
            <w:rPr>
              <w:i/>
              <w:iCs/>
            </w:rPr>
          </w:rPrChange>
        </w:rPr>
        <w:t>NDC</w:t>
      </w:r>
      <w:r w:rsidRPr="00C17E78">
        <w:rPr>
          <w:sz w:val="16"/>
          <w:szCs w:val="16"/>
          <w:rPrChange w:id="896" w:author="emmanuel blezes" w:date="2026-06-22T22:41:00Z" w16du:dateUtc="2026-06-22T20:41:00Z">
            <w:rPr/>
          </w:rPrChange>
        </w:rPr>
        <w:t xml:space="preserve"> à comptes notionnels (</w:t>
      </w:r>
      <w:r w:rsidRPr="00C17E78">
        <w:rPr>
          <w:i/>
          <w:iCs/>
          <w:sz w:val="16"/>
          <w:szCs w:val="16"/>
          <w:rPrChange w:id="897" w:author="emmanuel blezes" w:date="2026-06-22T22:41:00Z" w16du:dateUtc="2026-06-22T20:41:00Z">
            <w:rPr>
              <w:i/>
              <w:iCs/>
            </w:rPr>
          </w:rPrChange>
        </w:rPr>
        <w:t>inkomstpension</w:t>
      </w:r>
      <w:r w:rsidRPr="00C17E78">
        <w:rPr>
          <w:sz w:val="16"/>
          <w:szCs w:val="16"/>
          <w:rPrChange w:id="898" w:author="emmanuel blezes" w:date="2026-06-22T22:41:00Z" w16du:dateUtc="2026-06-22T20:41:00Z">
            <w:rPr/>
          </w:rPrChange>
        </w:rPr>
        <w:t xml:space="preserve">) et 2,5 % sur la </w:t>
      </w:r>
      <w:r w:rsidRPr="00C17E78">
        <w:rPr>
          <w:i/>
          <w:iCs/>
          <w:sz w:val="16"/>
          <w:szCs w:val="16"/>
          <w:rPrChange w:id="899" w:author="emmanuel blezes" w:date="2026-06-22T22:41:00Z" w16du:dateUtc="2026-06-22T20:41:00Z">
            <w:rPr>
              <w:i/>
              <w:iCs/>
            </w:rPr>
          </w:rPrChange>
        </w:rPr>
        <w:t>Premiepension</w:t>
      </w:r>
      <w:r w:rsidRPr="00C17E78">
        <w:rPr>
          <w:sz w:val="16"/>
          <w:szCs w:val="16"/>
          <w:rPrChange w:id="900" w:author="emmanuel blezes" w:date="2026-06-22T22:41:00Z" w16du:dateUtc="2026-06-22T20:41:00Z">
            <w:rPr/>
          </w:rPrChange>
        </w:rPr>
        <w:t xml:space="preserve"> capitalisée à comptes individuels, soit 18,5 % au total. Pour le détail des accords professionnels (ITP, SAF-LO, KAP-KL) : Collectum et Alecta, rapports 2024.</w:t>
      </w:r>
    </w:p>
  </w:footnote>
  <w:footnote w:id="107">
    <w:p w14:paraId="14910C8E" w14:textId="77777777" w:rsidR="00534634" w:rsidRPr="00C17E78" w:rsidRDefault="00000000">
      <w:pPr>
        <w:pStyle w:val="FootnoteText"/>
        <w:rPr>
          <w:sz w:val="16"/>
          <w:szCs w:val="16"/>
          <w:rPrChange w:id="901" w:author="emmanuel blezes" w:date="2026-06-22T22:41:00Z" w16du:dateUtc="2026-06-22T20:41:00Z">
            <w:rPr/>
          </w:rPrChange>
        </w:rPr>
      </w:pPr>
      <w:r w:rsidRPr="00C17E78">
        <w:rPr>
          <w:rStyle w:val="FootnoteReference"/>
          <w:sz w:val="16"/>
          <w:szCs w:val="16"/>
          <w:rPrChange w:id="902" w:author="emmanuel blezes" w:date="2026-06-22T22:41:00Z" w16du:dateUtc="2026-06-22T20:41:00Z">
            <w:rPr>
              <w:rStyle w:val="FootnoteReference"/>
            </w:rPr>
          </w:rPrChange>
        </w:rPr>
        <w:footnoteRef/>
      </w:r>
      <w:r w:rsidRPr="00C17E78">
        <w:rPr>
          <w:sz w:val="16"/>
          <w:szCs w:val="16"/>
          <w:rPrChange w:id="903" w:author="emmanuel blezes" w:date="2026-06-22T22:41:00Z" w16du:dateUtc="2026-06-22T20:41:00Z">
            <w:rPr/>
          </w:rPrChange>
        </w:rPr>
        <w:t xml:space="preserve"> Sur la couverture du deuxième pilier néerlandais et la transition Pensioenwet 2023 : ministère néerlandais des Affaires sociales et de l’Emploi, </w:t>
      </w:r>
      <w:r w:rsidRPr="00C17E78">
        <w:rPr>
          <w:i/>
          <w:iCs/>
          <w:sz w:val="16"/>
          <w:szCs w:val="16"/>
          <w:rPrChange w:id="904" w:author="emmanuel blezes" w:date="2026-06-22T22:41:00Z" w16du:dateUtc="2026-06-22T20:41:00Z">
            <w:rPr>
              <w:i/>
              <w:iCs/>
            </w:rPr>
          </w:rPrChange>
        </w:rPr>
        <w:t>De nieuwe pensioenwet</w:t>
      </w:r>
      <w:r w:rsidRPr="00C17E78">
        <w:rPr>
          <w:sz w:val="16"/>
          <w:szCs w:val="16"/>
          <w:rPrChange w:id="905" w:author="emmanuel blezes" w:date="2026-06-22T22:41:00Z" w16du:dateUtc="2026-06-22T20:41:00Z">
            <w:rPr/>
          </w:rPrChange>
        </w:rPr>
        <w:t xml:space="preserve">, 2023 ; Bruno Palier, </w:t>
      </w:r>
      <w:r w:rsidRPr="00C17E78">
        <w:rPr>
          <w:i/>
          <w:iCs/>
          <w:sz w:val="16"/>
          <w:szCs w:val="16"/>
          <w:rPrChange w:id="906" w:author="emmanuel blezes" w:date="2026-06-22T22:41:00Z" w16du:dateUtc="2026-06-22T20:41:00Z">
            <w:rPr>
              <w:i/>
              <w:iCs/>
            </w:rPr>
          </w:rPrChange>
        </w:rPr>
        <w:t>Réformer les retraites</w:t>
      </w:r>
      <w:r w:rsidRPr="00C17E78">
        <w:rPr>
          <w:sz w:val="16"/>
          <w:szCs w:val="16"/>
          <w:rPrChange w:id="907" w:author="emmanuel blezes" w:date="2026-06-22T22:41:00Z" w16du:dateUtc="2026-06-22T20:41:00Z">
            <w:rPr/>
          </w:rPrChange>
        </w:rPr>
        <w:t xml:space="preserve">, Presses de Sciences Po, 2021, chap. 5. Le deuxième pilier néerlandais couvre environ 85 % des salariés du secteur privé via les fonds sectoriels obligatoires (ABP, PFZW, PMT, </w:t>
      </w:r>
      <w:r w:rsidRPr="00C17E78">
        <w:rPr>
          <w:i/>
          <w:iCs/>
          <w:sz w:val="16"/>
          <w:szCs w:val="16"/>
          <w:rPrChange w:id="908" w:author="emmanuel blezes" w:date="2026-06-22T22:41:00Z" w16du:dateUtc="2026-06-22T20:41:00Z">
            <w:rPr>
              <w:i/>
              <w:iCs/>
            </w:rPr>
          </w:rPrChange>
        </w:rPr>
        <w:t>Bedrijfstakpensioenfondsen</w:t>
      </w:r>
      <w:r w:rsidRPr="00C17E78">
        <w:rPr>
          <w:sz w:val="16"/>
          <w:szCs w:val="16"/>
          <w:rPrChange w:id="909" w:author="emmanuel blezes" w:date="2026-06-22T22:41:00Z" w16du:dateUtc="2026-06-22T20:41:00Z">
            <w:rPr/>
          </w:rPrChange>
        </w:rPr>
        <w:t>).</w:t>
      </w:r>
    </w:p>
  </w:footnote>
  <w:footnote w:id="108">
    <w:p w14:paraId="1B9B544B" w14:textId="77777777" w:rsidR="00534634" w:rsidRPr="00C17E78" w:rsidRDefault="00000000">
      <w:pPr>
        <w:pStyle w:val="FootnoteText"/>
        <w:rPr>
          <w:sz w:val="16"/>
          <w:szCs w:val="16"/>
          <w:rPrChange w:id="910" w:author="emmanuel blezes" w:date="2026-06-22T22:41:00Z" w16du:dateUtc="2026-06-22T20:41:00Z">
            <w:rPr/>
          </w:rPrChange>
        </w:rPr>
      </w:pPr>
      <w:r w:rsidRPr="00C17E78">
        <w:rPr>
          <w:rStyle w:val="FootnoteReference"/>
          <w:sz w:val="16"/>
          <w:szCs w:val="16"/>
          <w:rPrChange w:id="911" w:author="emmanuel blezes" w:date="2026-06-22T22:41:00Z" w16du:dateUtc="2026-06-22T20:41:00Z">
            <w:rPr>
              <w:rStyle w:val="FootnoteReference"/>
            </w:rPr>
          </w:rPrChange>
        </w:rPr>
        <w:footnoteRef/>
      </w:r>
      <w:r w:rsidRPr="00C17E78">
        <w:rPr>
          <w:sz w:val="16"/>
          <w:szCs w:val="16"/>
          <w:lang w:val="en-GB"/>
          <w:rPrChange w:id="912" w:author="emmanuel blezes" w:date="2026-06-22T22:41:00Z" w16du:dateUtc="2026-06-22T20:41:00Z">
            <w:rPr/>
          </w:rPrChange>
        </w:rPr>
        <w:t xml:space="preserve"> Données comparatives Thinking Ahead Institute, </w:t>
      </w:r>
      <w:r w:rsidRPr="00C17E78">
        <w:rPr>
          <w:i/>
          <w:iCs/>
          <w:sz w:val="16"/>
          <w:szCs w:val="16"/>
          <w:lang w:val="en-GB"/>
          <w:rPrChange w:id="913" w:author="emmanuel blezes" w:date="2026-06-22T22:41:00Z" w16du:dateUtc="2026-06-22T20:41:00Z">
            <w:rPr>
              <w:i/>
              <w:iCs/>
            </w:rPr>
          </w:rPrChange>
        </w:rPr>
        <w:t>Global Pension Assets Study 2025</w:t>
      </w:r>
      <w:r w:rsidRPr="00C17E78">
        <w:rPr>
          <w:sz w:val="16"/>
          <w:szCs w:val="16"/>
          <w:lang w:val="en-GB"/>
          <w:rPrChange w:id="914" w:author="emmanuel blezes" w:date="2026-06-22T22:41:00Z" w16du:dateUtc="2026-06-22T20:41:00Z">
            <w:rPr/>
          </w:rPrChange>
        </w:rPr>
        <w:t xml:space="preserve">, 2025 (https://www.thinkingaheadinstitute.org/research-papers/global-pension-assets-study-2025/). </w:t>
      </w:r>
      <w:r w:rsidRPr="00C17E78">
        <w:rPr>
          <w:sz w:val="16"/>
          <w:szCs w:val="16"/>
          <w:rPrChange w:id="915" w:author="emmanuel blezes" w:date="2026-06-22T22:41:00Z" w16du:dateUtc="2026-06-22T20:41:00Z">
            <w:rPr/>
          </w:rPrChange>
        </w:rPr>
        <w:t xml:space="preserve">Pour la </w:t>
      </w:r>
      <w:proofErr w:type="spellStart"/>
      <w:r w:rsidRPr="00C17E78">
        <w:rPr>
          <w:i/>
          <w:iCs/>
          <w:sz w:val="16"/>
          <w:szCs w:val="16"/>
          <w:rPrChange w:id="916" w:author="emmanuel blezes" w:date="2026-06-22T22:41:00Z" w16du:dateUtc="2026-06-22T20:41:00Z">
            <w:rPr>
              <w:i/>
              <w:iCs/>
            </w:rPr>
          </w:rPrChange>
        </w:rPr>
        <w:t>Superannuation</w:t>
      </w:r>
      <w:proofErr w:type="spellEnd"/>
      <w:r w:rsidRPr="00C17E78">
        <w:rPr>
          <w:i/>
          <w:iCs/>
          <w:sz w:val="16"/>
          <w:szCs w:val="16"/>
          <w:rPrChange w:id="917" w:author="emmanuel blezes" w:date="2026-06-22T22:41:00Z" w16du:dateUtc="2026-06-22T20:41:00Z">
            <w:rPr>
              <w:i/>
              <w:iCs/>
            </w:rPr>
          </w:rPrChange>
        </w:rPr>
        <w:t xml:space="preserve"> </w:t>
      </w:r>
      <w:proofErr w:type="spellStart"/>
      <w:r w:rsidRPr="00C17E78">
        <w:rPr>
          <w:i/>
          <w:iCs/>
          <w:sz w:val="16"/>
          <w:szCs w:val="16"/>
          <w:rPrChange w:id="918" w:author="emmanuel blezes" w:date="2026-06-22T22:41:00Z" w16du:dateUtc="2026-06-22T20:41:00Z">
            <w:rPr>
              <w:i/>
              <w:iCs/>
            </w:rPr>
          </w:rPrChange>
        </w:rPr>
        <w:t>Guarantee</w:t>
      </w:r>
      <w:proofErr w:type="spellEnd"/>
      <w:r w:rsidRPr="00C17E78">
        <w:rPr>
          <w:sz w:val="16"/>
          <w:szCs w:val="16"/>
          <w:rPrChange w:id="919" w:author="emmanuel blezes" w:date="2026-06-22T22:41:00Z" w16du:dateUtc="2026-06-22T20:41:00Z">
            <w:rPr/>
          </w:rPrChange>
        </w:rPr>
        <w:t xml:space="preserve"> australienne : Australian Taxation Office, taux 11,5 % à compter du 1er juillet 2024, 12 % depuis le 1er juillet 2025.</w:t>
      </w:r>
    </w:p>
  </w:footnote>
  <w:footnote w:id="109">
    <w:p w14:paraId="30FD7745" w14:textId="77777777" w:rsidR="00534634" w:rsidRPr="00C17E78" w:rsidRDefault="00000000">
      <w:pPr>
        <w:pStyle w:val="FootnoteText"/>
        <w:rPr>
          <w:sz w:val="16"/>
          <w:szCs w:val="16"/>
          <w:rPrChange w:id="930" w:author="emmanuel blezes" w:date="2026-06-22T22:41:00Z" w16du:dateUtc="2026-06-22T20:41:00Z">
            <w:rPr/>
          </w:rPrChange>
        </w:rPr>
      </w:pPr>
      <w:r w:rsidRPr="00C17E78">
        <w:rPr>
          <w:rStyle w:val="FootnoteReference"/>
          <w:sz w:val="16"/>
          <w:szCs w:val="16"/>
          <w:rPrChange w:id="931" w:author="emmanuel blezes" w:date="2026-06-22T22:41:00Z" w16du:dateUtc="2026-06-22T20:41:00Z">
            <w:rPr>
              <w:rStyle w:val="FootnoteReference"/>
            </w:rPr>
          </w:rPrChange>
        </w:rPr>
        <w:footnoteRef/>
      </w:r>
      <w:r w:rsidRPr="00C17E78">
        <w:rPr>
          <w:sz w:val="16"/>
          <w:szCs w:val="16"/>
          <w:rPrChange w:id="932" w:author="emmanuel blezes" w:date="2026-06-22T22:41:00Z" w16du:dateUtc="2026-06-22T20:41:00Z">
            <w:rPr/>
          </w:rPrChange>
        </w:rPr>
        <w:t xml:space="preserve"> Autorité de contrôle prudentiel et de résolution, </w:t>
      </w:r>
      <w:r w:rsidRPr="00C17E78">
        <w:rPr>
          <w:i/>
          <w:iCs/>
          <w:sz w:val="16"/>
          <w:szCs w:val="16"/>
          <w:rPrChange w:id="933" w:author="emmanuel blezes" w:date="2026-06-22T22:41:00Z" w16du:dateUtc="2026-06-22T20:41:00Z">
            <w:rPr>
              <w:i/>
              <w:iCs/>
            </w:rPr>
          </w:rPrChange>
        </w:rPr>
        <w:t>Le marché de l’assurance-vie en 2024</w:t>
      </w:r>
      <w:r w:rsidRPr="00C17E78">
        <w:rPr>
          <w:sz w:val="16"/>
          <w:szCs w:val="16"/>
          <w:rPrChange w:id="934" w:author="emmanuel blezes" w:date="2026-06-22T22:41:00Z" w16du:dateUtc="2026-06-22T20:41:00Z">
            <w:rPr/>
          </w:rPrChange>
        </w:rPr>
        <w:t>, analyse n°170, mars 2025 (https://acpr.banque-france.fr/fr/publications-et-statistiques/publications/ndeg-170-le-marche-de-lassurance-vie-en-2024). Total assurance-vie environ 1 989 Md€ fin 2024 ; 1 178 Md€ en provisions mathématiques des fonds euros individuels.</w:t>
      </w:r>
    </w:p>
  </w:footnote>
  <w:footnote w:id="110">
    <w:p w14:paraId="06D56A7C" w14:textId="77777777" w:rsidR="00534634" w:rsidRPr="00C17E78" w:rsidRDefault="00000000">
      <w:pPr>
        <w:pStyle w:val="FootnoteText"/>
        <w:rPr>
          <w:sz w:val="16"/>
          <w:szCs w:val="16"/>
          <w:rPrChange w:id="935" w:author="emmanuel blezes" w:date="2026-06-22T22:41:00Z" w16du:dateUtc="2026-06-22T20:41:00Z">
            <w:rPr/>
          </w:rPrChange>
        </w:rPr>
      </w:pPr>
      <w:r w:rsidRPr="00C17E78">
        <w:rPr>
          <w:rStyle w:val="FootnoteReference"/>
          <w:sz w:val="16"/>
          <w:szCs w:val="16"/>
          <w:rPrChange w:id="936" w:author="emmanuel blezes" w:date="2026-06-22T22:41:00Z" w16du:dateUtc="2026-06-22T20:41:00Z">
            <w:rPr>
              <w:rStyle w:val="FootnoteReference"/>
            </w:rPr>
          </w:rPrChange>
        </w:rPr>
        <w:footnoteRef/>
      </w:r>
      <w:r w:rsidRPr="00C17E78">
        <w:rPr>
          <w:sz w:val="16"/>
          <w:szCs w:val="16"/>
          <w:rPrChange w:id="937" w:author="emmanuel blezes" w:date="2026-06-22T22:41:00Z" w16du:dateUtc="2026-06-22T20:41:00Z">
            <w:rPr/>
          </w:rPrChange>
        </w:rPr>
        <w:t xml:space="preserve"> Allocation typique des fonds euros : environ 70 % d’obligations souveraines (dont une part majoritaire de dette française et zone euro), 15-20 % de corporate investment grade, 5-10 % d’immobilier, marginal en actions. Voir ACPR, </w:t>
      </w:r>
      <w:r w:rsidRPr="00C17E78">
        <w:rPr>
          <w:i/>
          <w:iCs/>
          <w:sz w:val="16"/>
          <w:szCs w:val="16"/>
          <w:rPrChange w:id="938" w:author="emmanuel blezes" w:date="2026-06-22T22:41:00Z" w16du:dateUtc="2026-06-22T20:41:00Z">
            <w:rPr>
              <w:i/>
              <w:iCs/>
            </w:rPr>
          </w:rPrChange>
        </w:rPr>
        <w:t>Le marché de l’assurance-vie en 2024</w:t>
      </w:r>
      <w:r w:rsidRPr="00C17E78">
        <w:rPr>
          <w:sz w:val="16"/>
          <w:szCs w:val="16"/>
          <w:rPrChange w:id="939" w:author="emmanuel blezes" w:date="2026-06-22T22:41:00Z" w16du:dateUtc="2026-06-22T20:41:00Z">
            <w:rPr/>
          </w:rPrChange>
        </w:rPr>
        <w:t>, n°170, mars 2025.</w:t>
      </w:r>
    </w:p>
  </w:footnote>
  <w:footnote w:id="111">
    <w:p w14:paraId="4462D769" w14:textId="77777777" w:rsidR="00534634" w:rsidRPr="00C17E78" w:rsidRDefault="00000000">
      <w:pPr>
        <w:pStyle w:val="FootnoteText"/>
        <w:rPr>
          <w:sz w:val="16"/>
          <w:szCs w:val="16"/>
          <w:rPrChange w:id="940" w:author="emmanuel blezes" w:date="2026-06-22T22:41:00Z" w16du:dateUtc="2026-06-22T20:41:00Z">
            <w:rPr/>
          </w:rPrChange>
        </w:rPr>
      </w:pPr>
      <w:r w:rsidRPr="00C17E78">
        <w:rPr>
          <w:rStyle w:val="FootnoteReference"/>
          <w:sz w:val="16"/>
          <w:szCs w:val="16"/>
          <w:rPrChange w:id="941" w:author="emmanuel blezes" w:date="2026-06-22T22:41:00Z" w16du:dateUtc="2026-06-22T20:41:00Z">
            <w:rPr>
              <w:rStyle w:val="FootnoteReference"/>
            </w:rPr>
          </w:rPrChange>
        </w:rPr>
        <w:footnoteRef/>
      </w:r>
      <w:r w:rsidRPr="00C17E78">
        <w:rPr>
          <w:sz w:val="16"/>
          <w:szCs w:val="16"/>
          <w:rPrChange w:id="942" w:author="emmanuel blezes" w:date="2026-06-22T22:41:00Z" w16du:dateUtc="2026-06-22T20:41:00Z">
            <w:rPr/>
          </w:rPrChange>
        </w:rPr>
        <w:t xml:space="preserve"> ACPR / Banque de France, </w:t>
      </w:r>
      <w:r w:rsidRPr="00C17E78">
        <w:rPr>
          <w:i/>
          <w:iCs/>
          <w:sz w:val="16"/>
          <w:szCs w:val="16"/>
          <w:rPrChange w:id="943" w:author="emmanuel blezes" w:date="2026-06-22T22:41:00Z" w16du:dateUtc="2026-06-22T20:41:00Z">
            <w:rPr>
              <w:i/>
              <w:iCs/>
            </w:rPr>
          </w:rPrChange>
        </w:rPr>
        <w:t>Revalorisation 2024 des contrats d’assurance-vie et de capitalisation</w:t>
      </w:r>
      <w:r w:rsidRPr="00C17E78">
        <w:rPr>
          <w:sz w:val="16"/>
          <w:szCs w:val="16"/>
          <w:rPrChange w:id="944" w:author="emmanuel blezes" w:date="2026-06-22T22:41:00Z" w16du:dateUtc="2026-06-22T20:41:00Z">
            <w:rPr/>
          </w:rPrChange>
        </w:rPr>
        <w:t>, analyse et synthèse n°175, août 2025 (https://acpr.banque-france.fr/system/files/2025-08/20250804_AS175_Revalorisation_contrats_assurance_vie_2024.pdf). Rendement brut moyen de 2,63 % pour les contrats individuels, avant prélèvements sociaux.</w:t>
      </w:r>
    </w:p>
  </w:footnote>
  <w:footnote w:id="112">
    <w:p w14:paraId="1EEEB21C" w14:textId="77777777" w:rsidR="00534634" w:rsidRPr="00C17E78" w:rsidRDefault="00000000">
      <w:pPr>
        <w:pStyle w:val="FootnoteText"/>
        <w:rPr>
          <w:sz w:val="16"/>
          <w:szCs w:val="16"/>
          <w:rPrChange w:id="945" w:author="emmanuel blezes" w:date="2026-06-22T22:41:00Z" w16du:dateUtc="2026-06-22T20:41:00Z">
            <w:rPr/>
          </w:rPrChange>
        </w:rPr>
      </w:pPr>
      <w:r w:rsidRPr="00C17E78">
        <w:rPr>
          <w:rStyle w:val="FootnoteReference"/>
          <w:sz w:val="16"/>
          <w:szCs w:val="16"/>
          <w:rPrChange w:id="946" w:author="emmanuel blezes" w:date="2026-06-22T22:41:00Z" w16du:dateUtc="2026-06-22T20:41:00Z">
            <w:rPr>
              <w:rStyle w:val="FootnoteReference"/>
            </w:rPr>
          </w:rPrChange>
        </w:rPr>
        <w:footnoteRef/>
      </w:r>
      <w:r w:rsidRPr="00C17E78">
        <w:rPr>
          <w:sz w:val="16"/>
          <w:szCs w:val="16"/>
          <w:rPrChange w:id="947" w:author="emmanuel blezes" w:date="2026-06-22T22:41:00Z" w16du:dateUtc="2026-06-22T20:41:00Z">
            <w:rPr/>
          </w:rPrChange>
        </w:rPr>
        <w:t xml:space="preserve"> Inflation France 2024 : 2,0 % (INSEE, indice des prix à la consommation, moyenne annuelle 2024). Avec 2,63 % brut, 17,2 % de prélèvements sociaux et une inflation de 2,0 %, le rendement réel net d’un fonds euros moyen ressort à environ 0,2 % en 2024. Sur la période 2014-2024, le rendement réel net cumulé reste proche de zéro pour les fonds euros moyens. Voir Banque de France, </w:t>
      </w:r>
      <w:r w:rsidRPr="00C17E78">
        <w:rPr>
          <w:i/>
          <w:iCs/>
          <w:sz w:val="16"/>
          <w:szCs w:val="16"/>
          <w:rPrChange w:id="948" w:author="emmanuel blezes" w:date="2026-06-22T22:41:00Z" w16du:dateUtc="2026-06-22T20:41:00Z">
            <w:rPr>
              <w:i/>
              <w:iCs/>
            </w:rPr>
          </w:rPrChange>
        </w:rPr>
        <w:t>L’épargne réglementée</w:t>
      </w:r>
      <w:r w:rsidRPr="00C17E78">
        <w:rPr>
          <w:sz w:val="16"/>
          <w:szCs w:val="16"/>
          <w:rPrChange w:id="949" w:author="emmanuel blezes" w:date="2026-06-22T22:41:00Z" w16du:dateUtc="2026-06-22T20:41:00Z">
            <w:rPr/>
          </w:rPrChange>
        </w:rPr>
        <w:t xml:space="preserve"> </w:t>
      </w:r>
      <w:r w:rsidRPr="00C17E78">
        <w:rPr>
          <w:i/>
          <w:iCs/>
          <w:sz w:val="16"/>
          <w:szCs w:val="16"/>
          <w:rPrChange w:id="950" w:author="emmanuel blezes" w:date="2026-06-22T22:41:00Z" w16du:dateUtc="2026-06-22T20:41:00Z">
            <w:rPr>
              <w:i/>
              <w:iCs/>
            </w:rPr>
          </w:rPrChange>
        </w:rPr>
        <w:t>- Rapport annuel 2024</w:t>
      </w:r>
      <w:r w:rsidRPr="00C17E78">
        <w:rPr>
          <w:sz w:val="16"/>
          <w:szCs w:val="16"/>
          <w:rPrChange w:id="951" w:author="emmanuel blezes" w:date="2026-06-22T22:41:00Z" w16du:dateUtc="2026-06-22T20:41:00Z">
            <w:rPr/>
          </w:rPrChange>
        </w:rPr>
        <w:t>, 2025.</w:t>
      </w:r>
    </w:p>
  </w:footnote>
  <w:footnote w:id="113">
    <w:p w14:paraId="4633A347" w14:textId="77777777" w:rsidR="00534634" w:rsidRPr="00C17E78" w:rsidRDefault="00000000">
      <w:pPr>
        <w:pStyle w:val="FootnoteText"/>
        <w:rPr>
          <w:sz w:val="16"/>
          <w:szCs w:val="16"/>
          <w:rPrChange w:id="953" w:author="emmanuel blezes" w:date="2026-06-22T22:41:00Z" w16du:dateUtc="2026-06-22T20:41:00Z">
            <w:rPr/>
          </w:rPrChange>
        </w:rPr>
      </w:pPr>
      <w:r w:rsidRPr="00C17E78">
        <w:rPr>
          <w:rStyle w:val="FootnoteReference"/>
          <w:sz w:val="16"/>
          <w:szCs w:val="16"/>
          <w:rPrChange w:id="954" w:author="emmanuel blezes" w:date="2026-06-22T22:41:00Z" w16du:dateUtc="2026-06-22T20:41:00Z">
            <w:rPr>
              <w:rStyle w:val="FootnoteReference"/>
            </w:rPr>
          </w:rPrChange>
        </w:rPr>
        <w:footnoteRef/>
      </w:r>
      <w:r w:rsidRPr="00C17E78">
        <w:rPr>
          <w:sz w:val="16"/>
          <w:szCs w:val="16"/>
          <w:rPrChange w:id="955" w:author="emmanuel blezes" w:date="2026-06-22T22:41:00Z" w16du:dateUtc="2026-06-22T20:41:00Z">
            <w:rPr/>
          </w:rPrChange>
        </w:rPr>
        <w:t xml:space="preserve"> Ministère de l’Économie, </w:t>
      </w:r>
      <w:r w:rsidRPr="00C17E78">
        <w:rPr>
          <w:i/>
          <w:iCs/>
          <w:sz w:val="16"/>
          <w:szCs w:val="16"/>
          <w:rPrChange w:id="956" w:author="emmanuel blezes" w:date="2026-06-22T22:41:00Z" w16du:dateUtc="2026-06-22T20:41:00Z">
            <w:rPr>
              <w:i/>
              <w:iCs/>
            </w:rPr>
          </w:rPrChange>
        </w:rPr>
        <w:t>Épargne retraite : déploiement du PER, plus de 11 millions de titulaires et près de 119 milliards d’encours au troisième trimestre 2024</w:t>
      </w:r>
      <w:r w:rsidRPr="00C17E78">
        <w:rPr>
          <w:sz w:val="16"/>
          <w:szCs w:val="16"/>
          <w:rPrChange w:id="957" w:author="emmanuel blezes" w:date="2026-06-22T22:41:00Z" w16du:dateUtc="2026-06-22T20:41:00Z">
            <w:rPr/>
          </w:rPrChange>
        </w:rPr>
        <w:t>, communiqué de presse, février 2025 (https://presse.economie.gouv.fr/epargne-retraite-deploiement-du-per-plus-de-11-millions-de-titulaires-et-pres-de-119-milliards-dencours-au-troisieme-trimestre-2024/). Décomposition : PER individuel 68,1 Md€, PER collectif d’entreprise 27,2 Md€, PER obligatoire 23,6 Md€.</w:t>
      </w:r>
    </w:p>
  </w:footnote>
  <w:footnote w:id="114">
    <w:p w14:paraId="460BC318" w14:textId="77777777" w:rsidR="00534634" w:rsidRPr="00C17E78" w:rsidRDefault="00000000">
      <w:pPr>
        <w:pStyle w:val="FootnoteText"/>
        <w:rPr>
          <w:sz w:val="16"/>
          <w:szCs w:val="16"/>
          <w:rPrChange w:id="958" w:author="emmanuel blezes" w:date="2026-06-22T22:41:00Z" w16du:dateUtc="2026-06-22T20:41:00Z">
            <w:rPr/>
          </w:rPrChange>
        </w:rPr>
      </w:pPr>
      <w:r w:rsidRPr="00C17E78">
        <w:rPr>
          <w:rStyle w:val="FootnoteReference"/>
          <w:sz w:val="16"/>
          <w:szCs w:val="16"/>
          <w:rPrChange w:id="959" w:author="emmanuel blezes" w:date="2026-06-22T22:41:00Z" w16du:dateUtc="2026-06-22T20:41:00Z">
            <w:rPr>
              <w:rStyle w:val="FootnoteReference"/>
            </w:rPr>
          </w:rPrChange>
        </w:rPr>
        <w:footnoteRef/>
      </w:r>
      <w:r w:rsidRPr="00C17E78">
        <w:rPr>
          <w:sz w:val="16"/>
          <w:szCs w:val="16"/>
          <w:rPrChange w:id="960" w:author="emmanuel blezes" w:date="2026-06-22T22:41:00Z" w16du:dateUtc="2026-06-22T20:41:00Z">
            <w:rPr/>
          </w:rPrChange>
        </w:rPr>
        <w:t xml:space="preserve"> Pour les comparaisons : APRA (Australie), </w:t>
      </w:r>
      <w:r w:rsidRPr="00C17E78">
        <w:rPr>
          <w:i/>
          <w:iCs/>
          <w:sz w:val="16"/>
          <w:szCs w:val="16"/>
          <w:rPrChange w:id="961" w:author="emmanuel blezes" w:date="2026-06-22T22:41:00Z" w16du:dateUtc="2026-06-22T20:41:00Z">
            <w:rPr>
              <w:i/>
              <w:iCs/>
            </w:rPr>
          </w:rPrChange>
        </w:rPr>
        <w:t>Quarterly superannuation performance statistics</w:t>
      </w:r>
      <w:r w:rsidRPr="00C17E78">
        <w:rPr>
          <w:sz w:val="16"/>
          <w:szCs w:val="16"/>
          <w:rPrChange w:id="962" w:author="emmanuel blezes" w:date="2026-06-22T22:41:00Z" w16du:dateUtc="2026-06-22T20:41:00Z">
            <w:rPr/>
          </w:rPrChange>
        </w:rPr>
        <w:t xml:space="preserve">, décembre 2024 - 4,2 trillions AUD d’actifs ; National Employment Savings Trust (Royaume-Uni), </w:t>
      </w:r>
      <w:r w:rsidRPr="00C17E78">
        <w:rPr>
          <w:i/>
          <w:iCs/>
          <w:sz w:val="16"/>
          <w:szCs w:val="16"/>
          <w:rPrChange w:id="963" w:author="emmanuel blezes" w:date="2026-06-22T22:41:00Z" w16du:dateUtc="2026-06-22T20:41:00Z">
            <w:rPr>
              <w:i/>
              <w:iCs/>
            </w:rPr>
          </w:rPrChange>
        </w:rPr>
        <w:t>Annual Report and Accounts 2024-25</w:t>
      </w:r>
      <w:r w:rsidRPr="00C17E78">
        <w:rPr>
          <w:sz w:val="16"/>
          <w:szCs w:val="16"/>
          <w:rPrChange w:id="964" w:author="emmanuel blezes" w:date="2026-06-22T22:41:00Z" w16du:dateUtc="2026-06-22T20:41:00Z">
            <w:rPr/>
          </w:rPrChange>
        </w:rPr>
        <w:t xml:space="preserve">, 13,8 M membres et 49,7 Md GBP d’actifs au 31 mars 2025 ; ABP (Pays-Bas), </w:t>
      </w:r>
      <w:r w:rsidRPr="00C17E78">
        <w:rPr>
          <w:i/>
          <w:iCs/>
          <w:sz w:val="16"/>
          <w:szCs w:val="16"/>
          <w:rPrChange w:id="965" w:author="emmanuel blezes" w:date="2026-06-22T22:41:00Z" w16du:dateUtc="2026-06-22T20:41:00Z">
            <w:rPr>
              <w:i/>
              <w:iCs/>
            </w:rPr>
          </w:rPrChange>
        </w:rPr>
        <w:t>Annual Report 2024</w:t>
      </w:r>
      <w:r w:rsidRPr="00C17E78">
        <w:rPr>
          <w:sz w:val="16"/>
          <w:szCs w:val="16"/>
          <w:rPrChange w:id="966" w:author="emmanuel blezes" w:date="2026-06-22T22:41:00Z" w16du:dateUtc="2026-06-22T20:41:00Z">
            <w:rPr/>
          </w:rPrChange>
        </w:rPr>
        <w:t>, 542 Md€ d’actifs (https://www.abp.nl).</w:t>
      </w:r>
    </w:p>
  </w:footnote>
  <w:footnote w:id="115">
    <w:p w14:paraId="4C484390" w14:textId="77777777" w:rsidR="00534634" w:rsidRPr="00C17E78" w:rsidRDefault="00000000">
      <w:pPr>
        <w:pStyle w:val="FootnoteText"/>
        <w:rPr>
          <w:sz w:val="16"/>
          <w:szCs w:val="16"/>
          <w:rPrChange w:id="970" w:author="emmanuel blezes" w:date="2026-06-22T22:41:00Z" w16du:dateUtc="2026-06-22T20:41:00Z">
            <w:rPr/>
          </w:rPrChange>
        </w:rPr>
      </w:pPr>
      <w:r w:rsidRPr="00C17E78">
        <w:rPr>
          <w:rStyle w:val="FootnoteReference"/>
          <w:sz w:val="16"/>
          <w:szCs w:val="16"/>
          <w:rPrChange w:id="971" w:author="emmanuel blezes" w:date="2026-06-22T22:41:00Z" w16du:dateUtc="2026-06-22T20:41:00Z">
            <w:rPr>
              <w:rStyle w:val="FootnoteReference"/>
            </w:rPr>
          </w:rPrChange>
        </w:rPr>
        <w:footnoteRef/>
      </w:r>
      <w:r w:rsidRPr="00C17E78">
        <w:rPr>
          <w:sz w:val="16"/>
          <w:szCs w:val="16"/>
          <w:rPrChange w:id="972" w:author="emmanuel blezes" w:date="2026-06-22T22:41:00Z" w16du:dateUtc="2026-06-22T20:41:00Z">
            <w:rPr/>
          </w:rPrChange>
        </w:rPr>
        <w:t xml:space="preserve"> Taux du Livret A abaissé à 1,5 % au 1er février 2026 (economie.gouv.fr, </w:t>
      </w:r>
      <w:r w:rsidRPr="00C17E78">
        <w:rPr>
          <w:i/>
          <w:iCs/>
          <w:sz w:val="16"/>
          <w:szCs w:val="16"/>
          <w:rPrChange w:id="973" w:author="emmanuel blezes" w:date="2026-06-22T22:41:00Z" w16du:dateUtc="2026-06-22T20:41:00Z">
            <w:rPr>
              <w:i/>
              <w:iCs/>
            </w:rPr>
          </w:rPrChange>
        </w:rPr>
        <w:t>Épargne réglementée : de nouveaux taux au 1er février 2026</w:t>
      </w:r>
      <w:r w:rsidRPr="00C17E78">
        <w:rPr>
          <w:sz w:val="16"/>
          <w:szCs w:val="16"/>
          <w:rPrChange w:id="974" w:author="emmanuel blezes" w:date="2026-06-22T22:41:00Z" w16du:dateUtc="2026-06-22T20:41:00Z">
            <w:rPr/>
          </w:rPrChange>
        </w:rPr>
        <w:t>). Au printemps 2026, l’inflation française repasse au-dessus de 2 % (INSEE : +2,2 % sur un an en avril 2026, en accélération), portant le rendement réel du Livret A en territoire négatif.</w:t>
      </w:r>
    </w:p>
  </w:footnote>
  <w:footnote w:id="116">
    <w:p w14:paraId="0B54CEF8" w14:textId="77777777" w:rsidR="00534634" w:rsidRPr="00C17E78" w:rsidRDefault="00000000">
      <w:pPr>
        <w:pStyle w:val="FootnoteText"/>
        <w:rPr>
          <w:sz w:val="16"/>
          <w:szCs w:val="16"/>
          <w:rPrChange w:id="976" w:author="emmanuel blezes" w:date="2026-06-22T22:41:00Z" w16du:dateUtc="2026-06-22T20:41:00Z">
            <w:rPr/>
          </w:rPrChange>
        </w:rPr>
      </w:pPr>
      <w:r w:rsidRPr="00C17E78">
        <w:rPr>
          <w:rStyle w:val="FootnoteReference"/>
          <w:sz w:val="16"/>
          <w:szCs w:val="16"/>
          <w:rPrChange w:id="977" w:author="emmanuel blezes" w:date="2026-06-22T22:41:00Z" w16du:dateUtc="2026-06-22T20:41:00Z">
            <w:rPr>
              <w:rStyle w:val="FootnoteReference"/>
            </w:rPr>
          </w:rPrChange>
        </w:rPr>
        <w:footnoteRef/>
      </w:r>
      <w:r w:rsidRPr="00C17E78">
        <w:rPr>
          <w:sz w:val="16"/>
          <w:szCs w:val="16"/>
          <w:rPrChange w:id="978" w:author="emmanuel blezes" w:date="2026-06-22T22:41:00Z" w16du:dateUtc="2026-06-22T20:41:00Z">
            <w:rPr/>
          </w:rPrChange>
        </w:rPr>
        <w:t xml:space="preserve"> Le GPFG norvégien détient des participations dans environ 8 700 entreprises cotées à travers 70 pays (NBIM, </w:t>
      </w:r>
      <w:r w:rsidRPr="00C17E78">
        <w:rPr>
          <w:i/>
          <w:iCs/>
          <w:sz w:val="16"/>
          <w:szCs w:val="16"/>
          <w:rPrChange w:id="979" w:author="emmanuel blezes" w:date="2026-06-22T22:41:00Z" w16du:dateUtc="2026-06-22T20:41:00Z">
            <w:rPr>
              <w:i/>
              <w:iCs/>
            </w:rPr>
          </w:rPrChange>
        </w:rPr>
        <w:t>Annual Report 2024</w:t>
      </w:r>
      <w:r w:rsidRPr="00C17E78">
        <w:rPr>
          <w:sz w:val="16"/>
          <w:szCs w:val="16"/>
          <w:rPrChange w:id="980" w:author="emmanuel blezes" w:date="2026-06-22T22:41:00Z" w16du:dateUtc="2026-06-22T20:41:00Z">
            <w:rPr/>
          </w:rPrChange>
        </w:rPr>
        <w:t xml:space="preserve">, 2025). Les fonds publics et paritaires modernes détiennent typiquement plusieurs milliers de lignes individuelles, complétées par des fonds indiciels qui multiplient l’exposition diversifiée. Voir Thinking Ahead Institute, </w:t>
      </w:r>
      <w:r w:rsidRPr="00C17E78">
        <w:rPr>
          <w:i/>
          <w:iCs/>
          <w:sz w:val="16"/>
          <w:szCs w:val="16"/>
          <w:rPrChange w:id="981" w:author="emmanuel blezes" w:date="2026-06-22T22:41:00Z" w16du:dateUtc="2026-06-22T20:41:00Z">
            <w:rPr>
              <w:i/>
              <w:iCs/>
            </w:rPr>
          </w:rPrChange>
        </w:rPr>
        <w:t>Global Pension Assets Study 2025</w:t>
      </w:r>
      <w:r w:rsidRPr="00C17E78">
        <w:rPr>
          <w:sz w:val="16"/>
          <w:szCs w:val="16"/>
          <w:rPrChange w:id="982" w:author="emmanuel blezes" w:date="2026-06-22T22:41:00Z" w16du:dateUtc="2026-06-22T20:41:00Z">
            <w:rPr/>
          </w:rPrChange>
        </w:rPr>
        <w:t>, 2025, sur la diversification typique des grands fonds publics.</w:t>
      </w:r>
    </w:p>
  </w:footnote>
  <w:footnote w:id="117">
    <w:p w14:paraId="4F94C9E6" w14:textId="77777777" w:rsidR="00534634" w:rsidRPr="00C17E78" w:rsidRDefault="00000000">
      <w:pPr>
        <w:pStyle w:val="FootnoteText"/>
        <w:rPr>
          <w:sz w:val="16"/>
          <w:szCs w:val="16"/>
          <w:rPrChange w:id="983" w:author="emmanuel blezes" w:date="2026-06-22T22:41:00Z" w16du:dateUtc="2026-06-22T20:41:00Z">
            <w:rPr/>
          </w:rPrChange>
        </w:rPr>
      </w:pPr>
      <w:r w:rsidRPr="00C17E78">
        <w:rPr>
          <w:rStyle w:val="FootnoteReference"/>
          <w:sz w:val="16"/>
          <w:szCs w:val="16"/>
          <w:rPrChange w:id="984" w:author="emmanuel blezes" w:date="2026-06-22T22:41:00Z" w16du:dateUtc="2026-06-22T20:41:00Z">
            <w:rPr>
              <w:rStyle w:val="FootnoteReference"/>
            </w:rPr>
          </w:rPrChange>
        </w:rPr>
        <w:footnoteRef/>
      </w:r>
      <w:r w:rsidRPr="00C17E78">
        <w:rPr>
          <w:sz w:val="16"/>
          <w:szCs w:val="16"/>
          <w:rPrChange w:id="985" w:author="emmanuel blezes" w:date="2026-06-22T22:41:00Z" w16du:dateUtc="2026-06-22T20:41:00Z">
            <w:rPr/>
          </w:rPrChange>
        </w:rPr>
        <w:t xml:space="preserve"> Cadre réglementaire de référence : De Nederlandsche Bank (Pays-Bas), funding ratio minimum 105 %, plan de redressement à dix ans en cas de dérive (https://www.dnb.nl/en/current-economic-issues/pensions/) ; The Pensions Regulator (Royaume-Uni, https://www.thepensionsregulator.gov.uk/) ; Australian Prudential Regulation Authority (Australie, https://www.apra.gov.au/industries/superannuation).</w:t>
      </w:r>
    </w:p>
  </w:footnote>
  <w:footnote w:id="118">
    <w:p w14:paraId="1A12532D" w14:textId="77777777" w:rsidR="00534634" w:rsidRPr="00C17E78" w:rsidRDefault="00000000">
      <w:pPr>
        <w:pStyle w:val="FootnoteText"/>
        <w:rPr>
          <w:sz w:val="16"/>
          <w:szCs w:val="16"/>
          <w:lang w:val="en-GB"/>
          <w:rPrChange w:id="986" w:author="emmanuel blezes" w:date="2026-06-22T22:41:00Z" w16du:dateUtc="2026-06-22T20:41:00Z">
            <w:rPr/>
          </w:rPrChange>
        </w:rPr>
      </w:pPr>
      <w:r w:rsidRPr="00C17E78">
        <w:rPr>
          <w:rStyle w:val="FootnoteReference"/>
          <w:sz w:val="16"/>
          <w:szCs w:val="16"/>
          <w:rPrChange w:id="987" w:author="emmanuel blezes" w:date="2026-06-22T22:41:00Z" w16du:dateUtc="2026-06-22T20:41:00Z">
            <w:rPr>
              <w:rStyle w:val="FootnoteReference"/>
            </w:rPr>
          </w:rPrChange>
        </w:rPr>
        <w:footnoteRef/>
      </w:r>
      <w:r w:rsidRPr="00C17E78">
        <w:rPr>
          <w:sz w:val="16"/>
          <w:szCs w:val="16"/>
          <w:lang w:val="en-GB"/>
          <w:rPrChange w:id="988" w:author="emmanuel blezes" w:date="2026-06-22T22:41:00Z" w16du:dateUtc="2026-06-22T20:41:00Z">
            <w:rPr/>
          </w:rPrChange>
        </w:rPr>
        <w:t xml:space="preserve"> AP7, </w:t>
      </w:r>
      <w:r w:rsidRPr="00C17E78">
        <w:rPr>
          <w:i/>
          <w:iCs/>
          <w:sz w:val="16"/>
          <w:szCs w:val="16"/>
          <w:lang w:val="en-GB"/>
          <w:rPrChange w:id="989" w:author="emmanuel blezes" w:date="2026-06-22T22:41:00Z" w16du:dateUtc="2026-06-22T20:41:00Z">
            <w:rPr>
              <w:i/>
              <w:iCs/>
            </w:rPr>
          </w:rPrChange>
        </w:rPr>
        <w:t>Annual and Sustainability Report 2024</w:t>
      </w:r>
      <w:r w:rsidRPr="00C17E78">
        <w:rPr>
          <w:sz w:val="16"/>
          <w:szCs w:val="16"/>
          <w:lang w:val="en-GB"/>
          <w:rPrChange w:id="990" w:author="emmanuel blezes" w:date="2026-06-22T22:41:00Z" w16du:dateUtc="2026-06-22T20:41:00Z">
            <w:rPr/>
          </w:rPrChange>
        </w:rPr>
        <w:t xml:space="preserve">, 2025 (https://www.ap7.se). Frais de </w:t>
      </w:r>
      <w:proofErr w:type="gramStart"/>
      <w:r w:rsidRPr="00C17E78">
        <w:rPr>
          <w:sz w:val="16"/>
          <w:szCs w:val="16"/>
          <w:lang w:val="en-GB"/>
          <w:rPrChange w:id="991" w:author="emmanuel blezes" w:date="2026-06-22T22:41:00Z" w16du:dateUtc="2026-06-22T20:41:00Z">
            <w:rPr/>
          </w:rPrChange>
        </w:rPr>
        <w:t>gestion :</w:t>
      </w:r>
      <w:proofErr w:type="gramEnd"/>
      <w:r w:rsidRPr="00C17E78">
        <w:rPr>
          <w:sz w:val="16"/>
          <w:szCs w:val="16"/>
          <w:lang w:val="en-GB"/>
          <w:rPrChange w:id="992" w:author="emmanuel blezes" w:date="2026-06-22T22:41:00Z" w16du:dateUtc="2026-06-22T20:41:00Z">
            <w:rPr/>
          </w:rPrChange>
        </w:rPr>
        <w:t xml:space="preserve"> 0,05 % pour AP7 Equity Fund, 0,04 % pour AP7 Fixed Income Fund. Pour la </w:t>
      </w:r>
      <w:proofErr w:type="gramStart"/>
      <w:r w:rsidRPr="00C17E78">
        <w:rPr>
          <w:sz w:val="16"/>
          <w:szCs w:val="16"/>
          <w:lang w:val="en-GB"/>
          <w:rPrChange w:id="993" w:author="emmanuel blezes" w:date="2026-06-22T22:41:00Z" w16du:dateUtc="2026-06-22T20:41:00Z">
            <w:rPr/>
          </w:rPrChange>
        </w:rPr>
        <w:t>NBIM :</w:t>
      </w:r>
      <w:proofErr w:type="gramEnd"/>
      <w:r w:rsidRPr="00C17E78">
        <w:rPr>
          <w:sz w:val="16"/>
          <w:szCs w:val="16"/>
          <w:lang w:val="en-GB"/>
          <w:rPrChange w:id="994" w:author="emmanuel blezes" w:date="2026-06-22T22:41:00Z" w16du:dateUtc="2026-06-22T20:41:00Z">
            <w:rPr/>
          </w:rPrChange>
        </w:rPr>
        <w:t xml:space="preserve"> </w:t>
      </w:r>
      <w:proofErr w:type="spellStart"/>
      <w:r w:rsidRPr="00C17E78">
        <w:rPr>
          <w:sz w:val="16"/>
          <w:szCs w:val="16"/>
          <w:lang w:val="en-GB"/>
          <w:rPrChange w:id="995" w:author="emmanuel blezes" w:date="2026-06-22T22:41:00Z" w16du:dateUtc="2026-06-22T20:41:00Z">
            <w:rPr/>
          </w:rPrChange>
        </w:rPr>
        <w:t>Norges</w:t>
      </w:r>
      <w:proofErr w:type="spellEnd"/>
      <w:r w:rsidRPr="00C17E78">
        <w:rPr>
          <w:sz w:val="16"/>
          <w:szCs w:val="16"/>
          <w:lang w:val="en-GB"/>
          <w:rPrChange w:id="996" w:author="emmanuel blezes" w:date="2026-06-22T22:41:00Z" w16du:dateUtc="2026-06-22T20:41:00Z">
            <w:rPr/>
          </w:rPrChange>
        </w:rPr>
        <w:t xml:space="preserve"> Bank Investment Management, </w:t>
      </w:r>
      <w:r w:rsidRPr="00C17E78">
        <w:rPr>
          <w:i/>
          <w:iCs/>
          <w:sz w:val="16"/>
          <w:szCs w:val="16"/>
          <w:lang w:val="en-GB"/>
          <w:rPrChange w:id="997" w:author="emmanuel blezes" w:date="2026-06-22T22:41:00Z" w16du:dateUtc="2026-06-22T20:41:00Z">
            <w:rPr>
              <w:i/>
              <w:iCs/>
            </w:rPr>
          </w:rPrChange>
        </w:rPr>
        <w:t>Annual Report 2024</w:t>
      </w:r>
      <w:r w:rsidRPr="00C17E78">
        <w:rPr>
          <w:sz w:val="16"/>
          <w:szCs w:val="16"/>
          <w:lang w:val="en-GB"/>
          <w:rPrChange w:id="998" w:author="emmanuel blezes" w:date="2026-06-22T22:41:00Z" w16du:dateUtc="2026-06-22T20:41:00Z">
            <w:rPr/>
          </w:rPrChange>
        </w:rPr>
        <w:t>, 2025 (https://www.nbim.no).</w:t>
      </w:r>
    </w:p>
  </w:footnote>
  <w:footnote w:id="119">
    <w:p w14:paraId="4C0D97ED" w14:textId="77777777" w:rsidR="00534634" w:rsidRPr="00C17E78" w:rsidRDefault="00000000">
      <w:pPr>
        <w:pStyle w:val="FootnoteText"/>
        <w:rPr>
          <w:sz w:val="16"/>
          <w:szCs w:val="16"/>
          <w:rPrChange w:id="1005" w:author="emmanuel blezes" w:date="2026-06-22T22:41:00Z" w16du:dateUtc="2026-06-22T20:41:00Z">
            <w:rPr/>
          </w:rPrChange>
        </w:rPr>
      </w:pPr>
      <w:r w:rsidRPr="00C17E78">
        <w:rPr>
          <w:rStyle w:val="FootnoteReference"/>
          <w:sz w:val="16"/>
          <w:szCs w:val="16"/>
          <w:rPrChange w:id="1006" w:author="emmanuel blezes" w:date="2026-06-22T22:41:00Z" w16du:dateUtc="2026-06-22T20:41:00Z">
            <w:rPr>
              <w:rStyle w:val="FootnoteReference"/>
            </w:rPr>
          </w:rPrChange>
        </w:rPr>
        <w:footnoteRef/>
      </w:r>
      <w:r w:rsidRPr="00C17E78">
        <w:rPr>
          <w:sz w:val="16"/>
          <w:szCs w:val="16"/>
          <w:rPrChange w:id="1007" w:author="emmanuel blezes" w:date="2026-06-22T22:41:00Z" w16du:dateUtc="2026-06-22T20:41:00Z">
            <w:rPr/>
          </w:rPrChange>
        </w:rPr>
        <w:t xml:space="preserve"> INSEE Première, « Les écarts d’espérance de vie entre cadres et ouvriers : 5 ans chez les hommes, 3 ans chez les femmes » (juillet 2024, conditions de mortalité 2020-2022). À 35 ans, l’espérance de vie des hommes cadres atteint 48,9 ans, contre 43,6 ans pour les ouvriers, soit un écart de 5,3 ans ; l’écart est de 3,4 ans chez les femmes.</w:t>
      </w:r>
    </w:p>
  </w:footnote>
  <w:footnote w:id="120">
    <w:p w14:paraId="408A29E0" w14:textId="77777777" w:rsidR="00534634" w:rsidRPr="00C17E78" w:rsidRDefault="00000000">
      <w:pPr>
        <w:pStyle w:val="FootnoteText"/>
        <w:rPr>
          <w:sz w:val="16"/>
          <w:szCs w:val="16"/>
          <w:rPrChange w:id="1015" w:author="emmanuel blezes" w:date="2026-06-22T22:41:00Z" w16du:dateUtc="2026-06-22T20:41:00Z">
            <w:rPr/>
          </w:rPrChange>
        </w:rPr>
      </w:pPr>
      <w:r w:rsidRPr="00C17E78">
        <w:rPr>
          <w:rStyle w:val="FootnoteReference"/>
          <w:sz w:val="16"/>
          <w:szCs w:val="16"/>
          <w:rPrChange w:id="1016" w:author="emmanuel blezes" w:date="2026-06-22T22:41:00Z" w16du:dateUtc="2026-06-22T20:41:00Z">
            <w:rPr>
              <w:rStyle w:val="FootnoteReference"/>
            </w:rPr>
          </w:rPrChange>
        </w:rPr>
        <w:footnoteRef/>
      </w:r>
      <w:r w:rsidRPr="00C17E78">
        <w:rPr>
          <w:sz w:val="16"/>
          <w:szCs w:val="16"/>
          <w:rPrChange w:id="1017" w:author="emmanuel blezes" w:date="2026-06-22T22:41:00Z" w16du:dateUtc="2026-06-22T20:41:00Z">
            <w:rPr/>
          </w:rPrChange>
        </w:rPr>
        <w:t xml:space="preserve"> ERAFP, communiqué de presse « Pour ses vingt ans, le RAFP s’affirme comme un régime performant », 2024 (</w:t>
      </w:r>
      <w:r w:rsidRPr="00C17E78">
        <w:rPr>
          <w:sz w:val="16"/>
          <w:szCs w:val="16"/>
          <w:rPrChange w:id="1018" w:author="emmanuel blezes" w:date="2026-06-22T22:41:00Z" w16du:dateUtc="2026-06-22T20:41:00Z">
            <w:rPr/>
          </w:rPrChange>
        </w:rPr>
        <w:fldChar w:fldCharType="begin"/>
      </w:r>
      <w:r w:rsidRPr="00C17E78">
        <w:rPr>
          <w:sz w:val="16"/>
          <w:szCs w:val="16"/>
          <w:rPrChange w:id="1019" w:author="emmanuel blezes" w:date="2026-06-22T22:41:00Z" w16du:dateUtc="2026-06-22T20:41:00Z">
            <w:rPr/>
          </w:rPrChange>
        </w:rPr>
        <w:instrText>HYPERLINK "https://www.rafp.fr/en/actualites/presse/pour-ses-vingt-ans-regime-additionnel-fonction-publique-saffirme-comme-regime-performant" \h</w:instrText>
      </w:r>
      <w:r w:rsidRPr="00DC1698">
        <w:rPr>
          <w:sz w:val="16"/>
          <w:szCs w:val="16"/>
        </w:rPr>
      </w:r>
      <w:r w:rsidRPr="00C17E78">
        <w:rPr>
          <w:sz w:val="16"/>
          <w:szCs w:val="16"/>
          <w:rPrChange w:id="1020" w:author="emmanuel blezes" w:date="2026-06-22T22:41:00Z" w16du:dateUtc="2026-06-22T20:41:00Z">
            <w:rPr/>
          </w:rPrChange>
        </w:rPr>
        <w:fldChar w:fldCharType="separate"/>
      </w:r>
      <w:r w:rsidRPr="00C17E78">
        <w:rPr>
          <w:rStyle w:val="Hyperlink"/>
          <w:sz w:val="16"/>
          <w:szCs w:val="16"/>
          <w:rPrChange w:id="1021" w:author="emmanuel blezes" w:date="2026-06-22T22:41:00Z" w16du:dateUtc="2026-06-22T20:41:00Z">
            <w:rPr>
              <w:rStyle w:val="Hyperlink"/>
            </w:rPr>
          </w:rPrChange>
        </w:rPr>
        <w:t>https://www.rafp.fr/en/actualites/presse/pour-ses-vingt-ans-regime-additionnel-fonction-publique-saffirme-comme-regime-performant</w:t>
      </w:r>
      <w:r w:rsidRPr="00C17E78">
        <w:rPr>
          <w:sz w:val="16"/>
          <w:szCs w:val="16"/>
          <w:rPrChange w:id="1022" w:author="emmanuel blezes" w:date="2026-06-22T22:41:00Z" w16du:dateUtc="2026-06-22T20:41:00Z">
            <w:rPr/>
          </w:rPrChange>
        </w:rPr>
        <w:fldChar w:fldCharType="end"/>
      </w:r>
      <w:r w:rsidRPr="00C17E78">
        <w:rPr>
          <w:sz w:val="16"/>
          <w:szCs w:val="16"/>
          <w:rPrChange w:id="1023" w:author="emmanuel blezes" w:date="2026-06-22T22:41:00Z" w16du:dateUtc="2026-06-22T20:41:00Z">
            <w:rPr/>
          </w:rPrChange>
        </w:rPr>
        <w:t>) ; rapport d’activité ERAFP 2024 (</w:t>
      </w:r>
      <w:r w:rsidRPr="00C17E78">
        <w:rPr>
          <w:sz w:val="16"/>
          <w:szCs w:val="16"/>
          <w:rPrChange w:id="1024" w:author="emmanuel blezes" w:date="2026-06-22T22:41:00Z" w16du:dateUtc="2026-06-22T20:41:00Z">
            <w:rPr/>
          </w:rPrChange>
        </w:rPr>
        <w:fldChar w:fldCharType="begin"/>
      </w:r>
      <w:r w:rsidRPr="00C17E78">
        <w:rPr>
          <w:sz w:val="16"/>
          <w:szCs w:val="16"/>
          <w:rPrChange w:id="1025" w:author="emmanuel blezes" w:date="2026-06-22T22:41:00Z" w16du:dateUtc="2026-06-22T20:41:00Z">
            <w:rPr/>
          </w:rPrChange>
        </w:rPr>
        <w:instrText>HYPERLINK "https://rafp-ra2024.fr/" \h</w:instrText>
      </w:r>
      <w:r w:rsidRPr="00DC1698">
        <w:rPr>
          <w:sz w:val="16"/>
          <w:szCs w:val="16"/>
        </w:rPr>
      </w:r>
      <w:r w:rsidRPr="00C17E78">
        <w:rPr>
          <w:sz w:val="16"/>
          <w:szCs w:val="16"/>
          <w:rPrChange w:id="1026" w:author="emmanuel blezes" w:date="2026-06-22T22:41:00Z" w16du:dateUtc="2026-06-22T20:41:00Z">
            <w:rPr/>
          </w:rPrChange>
        </w:rPr>
        <w:fldChar w:fldCharType="separate"/>
      </w:r>
      <w:r w:rsidRPr="00C17E78">
        <w:rPr>
          <w:rStyle w:val="Hyperlink"/>
          <w:sz w:val="16"/>
          <w:szCs w:val="16"/>
          <w:rPrChange w:id="1027" w:author="emmanuel blezes" w:date="2026-06-22T22:41:00Z" w16du:dateUtc="2026-06-22T20:41:00Z">
            <w:rPr>
              <w:rStyle w:val="Hyperlink"/>
            </w:rPr>
          </w:rPrChange>
        </w:rPr>
        <w:t>https://rafp-ra2024.fr/</w:t>
      </w:r>
      <w:r w:rsidRPr="00C17E78">
        <w:rPr>
          <w:sz w:val="16"/>
          <w:szCs w:val="16"/>
          <w:rPrChange w:id="1028" w:author="emmanuel blezes" w:date="2026-06-22T22:41:00Z" w16du:dateUtc="2026-06-22T20:41:00Z">
            <w:rPr/>
          </w:rPrChange>
        </w:rPr>
        <w:fldChar w:fldCharType="end"/>
      </w:r>
      <w:r w:rsidRPr="00C17E78">
        <w:rPr>
          <w:sz w:val="16"/>
          <w:szCs w:val="16"/>
          <w:rPrChange w:id="1029" w:author="emmanuel blezes" w:date="2026-06-22T22:41:00Z" w16du:dateUtc="2026-06-22T20:41:00Z">
            <w:rPr/>
          </w:rPrChange>
        </w:rPr>
        <w:t>). Encours total : 47,8 Md€ au 31/12/2024. TRI annualisé depuis l’inception (2005) : 4,3 % en valeur économique.</w:t>
      </w:r>
    </w:p>
  </w:footnote>
  <w:footnote w:id="121">
    <w:p w14:paraId="0F755ADB" w14:textId="77777777" w:rsidR="00534634" w:rsidRPr="00C17E78" w:rsidRDefault="00000000">
      <w:pPr>
        <w:pStyle w:val="FootnoteText"/>
        <w:rPr>
          <w:sz w:val="16"/>
          <w:szCs w:val="16"/>
          <w:rPrChange w:id="1030" w:author="emmanuel blezes" w:date="2026-06-22T22:41:00Z" w16du:dateUtc="2026-06-22T20:41:00Z">
            <w:rPr/>
          </w:rPrChange>
        </w:rPr>
      </w:pPr>
      <w:r w:rsidRPr="00C17E78">
        <w:rPr>
          <w:rStyle w:val="FootnoteReference"/>
          <w:sz w:val="16"/>
          <w:szCs w:val="16"/>
          <w:rPrChange w:id="1031" w:author="emmanuel blezes" w:date="2026-06-22T22:41:00Z" w16du:dateUtc="2026-06-22T20:41:00Z">
            <w:rPr>
              <w:rStyle w:val="FootnoteReference"/>
            </w:rPr>
          </w:rPrChange>
        </w:rPr>
        <w:footnoteRef/>
      </w:r>
      <w:r w:rsidRPr="00C17E78">
        <w:rPr>
          <w:sz w:val="16"/>
          <w:szCs w:val="16"/>
          <w:rPrChange w:id="1032" w:author="emmanuel blezes" w:date="2026-06-22T22:41:00Z" w16du:dateUtc="2026-06-22T20:41:00Z">
            <w:rPr/>
          </w:rPrChange>
        </w:rPr>
        <w:t xml:space="preserve"> ERAFP, communiqué de presse « Pour ses vingt ans, le RAFP s’affirme comme un régime performant », 2024 (</w:t>
      </w:r>
      <w:r w:rsidRPr="00C17E78">
        <w:rPr>
          <w:sz w:val="16"/>
          <w:szCs w:val="16"/>
          <w:rPrChange w:id="1033" w:author="emmanuel blezes" w:date="2026-06-22T22:41:00Z" w16du:dateUtc="2026-06-22T20:41:00Z">
            <w:rPr/>
          </w:rPrChange>
        </w:rPr>
        <w:fldChar w:fldCharType="begin"/>
      </w:r>
      <w:r w:rsidRPr="00C17E78">
        <w:rPr>
          <w:sz w:val="16"/>
          <w:szCs w:val="16"/>
          <w:rPrChange w:id="1034" w:author="emmanuel blezes" w:date="2026-06-22T22:41:00Z" w16du:dateUtc="2026-06-22T20:41:00Z">
            <w:rPr/>
          </w:rPrChange>
        </w:rPr>
        <w:instrText>HYPERLINK "https://www.rafp.fr/en/actualites/presse/pour-ses-vingt-ans-regime-additionnel-fonction-publique-saffirme-comme-regime-performant" \h</w:instrText>
      </w:r>
      <w:r w:rsidRPr="00DC1698">
        <w:rPr>
          <w:sz w:val="16"/>
          <w:szCs w:val="16"/>
        </w:rPr>
      </w:r>
      <w:r w:rsidRPr="00C17E78">
        <w:rPr>
          <w:sz w:val="16"/>
          <w:szCs w:val="16"/>
          <w:rPrChange w:id="1035" w:author="emmanuel blezes" w:date="2026-06-22T22:41:00Z" w16du:dateUtc="2026-06-22T20:41:00Z">
            <w:rPr/>
          </w:rPrChange>
        </w:rPr>
        <w:fldChar w:fldCharType="separate"/>
      </w:r>
      <w:r w:rsidRPr="00C17E78">
        <w:rPr>
          <w:rStyle w:val="Hyperlink"/>
          <w:sz w:val="16"/>
          <w:szCs w:val="16"/>
          <w:rPrChange w:id="1036" w:author="emmanuel blezes" w:date="2026-06-22T22:41:00Z" w16du:dateUtc="2026-06-22T20:41:00Z">
            <w:rPr>
              <w:rStyle w:val="Hyperlink"/>
            </w:rPr>
          </w:rPrChange>
        </w:rPr>
        <w:t>https://www.rafp.fr/en/actualites/presse/pour-ses-vingt-ans-regime-additionnel-fonction-publique-saffirme-comme-regime-performant</w:t>
      </w:r>
      <w:r w:rsidRPr="00C17E78">
        <w:rPr>
          <w:sz w:val="16"/>
          <w:szCs w:val="16"/>
          <w:rPrChange w:id="1037" w:author="emmanuel blezes" w:date="2026-06-22T22:41:00Z" w16du:dateUtc="2026-06-22T20:41:00Z">
            <w:rPr/>
          </w:rPrChange>
        </w:rPr>
        <w:fldChar w:fldCharType="end"/>
      </w:r>
      <w:r w:rsidRPr="00C17E78">
        <w:rPr>
          <w:sz w:val="16"/>
          <w:szCs w:val="16"/>
          <w:rPrChange w:id="1038" w:author="emmanuel blezes" w:date="2026-06-22T22:41:00Z" w16du:dateUtc="2026-06-22T20:41:00Z">
            <w:rPr/>
          </w:rPrChange>
        </w:rPr>
        <w:t>) ; rapport d’activité ERAFP 2024 (</w:t>
      </w:r>
      <w:r w:rsidRPr="00C17E78">
        <w:rPr>
          <w:sz w:val="16"/>
          <w:szCs w:val="16"/>
          <w:rPrChange w:id="1039" w:author="emmanuel blezes" w:date="2026-06-22T22:41:00Z" w16du:dateUtc="2026-06-22T20:41:00Z">
            <w:rPr/>
          </w:rPrChange>
        </w:rPr>
        <w:fldChar w:fldCharType="begin"/>
      </w:r>
      <w:r w:rsidRPr="00C17E78">
        <w:rPr>
          <w:sz w:val="16"/>
          <w:szCs w:val="16"/>
          <w:rPrChange w:id="1040" w:author="emmanuel blezes" w:date="2026-06-22T22:41:00Z" w16du:dateUtc="2026-06-22T20:41:00Z">
            <w:rPr/>
          </w:rPrChange>
        </w:rPr>
        <w:instrText>HYPERLINK "https://rafp-ra2024.fr/" \h</w:instrText>
      </w:r>
      <w:r w:rsidRPr="00DC1698">
        <w:rPr>
          <w:sz w:val="16"/>
          <w:szCs w:val="16"/>
        </w:rPr>
      </w:r>
      <w:r w:rsidRPr="00C17E78">
        <w:rPr>
          <w:sz w:val="16"/>
          <w:szCs w:val="16"/>
          <w:rPrChange w:id="1041" w:author="emmanuel blezes" w:date="2026-06-22T22:41:00Z" w16du:dateUtc="2026-06-22T20:41:00Z">
            <w:rPr/>
          </w:rPrChange>
        </w:rPr>
        <w:fldChar w:fldCharType="separate"/>
      </w:r>
      <w:r w:rsidRPr="00C17E78">
        <w:rPr>
          <w:rStyle w:val="Hyperlink"/>
          <w:sz w:val="16"/>
          <w:szCs w:val="16"/>
          <w:rPrChange w:id="1042" w:author="emmanuel blezes" w:date="2026-06-22T22:41:00Z" w16du:dateUtc="2026-06-22T20:41:00Z">
            <w:rPr>
              <w:rStyle w:val="Hyperlink"/>
            </w:rPr>
          </w:rPrChange>
        </w:rPr>
        <w:t>https://rafp-ra2024.fr/</w:t>
      </w:r>
      <w:r w:rsidRPr="00C17E78">
        <w:rPr>
          <w:sz w:val="16"/>
          <w:szCs w:val="16"/>
          <w:rPrChange w:id="1043" w:author="emmanuel blezes" w:date="2026-06-22T22:41:00Z" w16du:dateUtc="2026-06-22T20:41:00Z">
            <w:rPr/>
          </w:rPrChange>
        </w:rPr>
        <w:fldChar w:fldCharType="end"/>
      </w:r>
      <w:r w:rsidRPr="00C17E78">
        <w:rPr>
          <w:sz w:val="16"/>
          <w:szCs w:val="16"/>
          <w:rPrChange w:id="1044" w:author="emmanuel blezes" w:date="2026-06-22T22:41:00Z" w16du:dateUtc="2026-06-22T20:41:00Z">
            <w:rPr/>
          </w:rPrChange>
        </w:rPr>
        <w:t>). Encours total : 47,8 Md€ au 31/12/2024. TRI annualisé depuis l’inception (2005) : 4,3 % en valeur économique.</w:t>
      </w:r>
    </w:p>
  </w:footnote>
  <w:footnote w:id="122">
    <w:p w14:paraId="242B4D4A" w14:textId="77777777" w:rsidR="00534634" w:rsidRPr="00C17E78" w:rsidRDefault="00000000">
      <w:pPr>
        <w:pStyle w:val="FootnoteText"/>
        <w:rPr>
          <w:sz w:val="16"/>
          <w:szCs w:val="16"/>
          <w:rPrChange w:id="1045" w:author="emmanuel blezes" w:date="2026-06-22T22:41:00Z" w16du:dateUtc="2026-06-22T20:41:00Z">
            <w:rPr/>
          </w:rPrChange>
        </w:rPr>
      </w:pPr>
      <w:r w:rsidRPr="00C17E78">
        <w:rPr>
          <w:rStyle w:val="FootnoteReference"/>
          <w:sz w:val="16"/>
          <w:szCs w:val="16"/>
          <w:rPrChange w:id="1046" w:author="emmanuel blezes" w:date="2026-06-22T22:41:00Z" w16du:dateUtc="2026-06-22T20:41:00Z">
            <w:rPr>
              <w:rStyle w:val="FootnoteReference"/>
            </w:rPr>
          </w:rPrChange>
        </w:rPr>
        <w:footnoteRef/>
      </w:r>
      <w:r w:rsidRPr="00C17E78">
        <w:rPr>
          <w:sz w:val="16"/>
          <w:szCs w:val="16"/>
          <w:rPrChange w:id="1047" w:author="emmanuel blezes" w:date="2026-06-22T22:41:00Z" w16du:dateUtc="2026-06-22T20:41:00Z">
            <w:rPr/>
          </w:rPrChange>
        </w:rPr>
        <w:t xml:space="preserve"> ERAFP (Établissement de retraite additionnelle de la fonction publique), </w:t>
      </w:r>
      <w:r w:rsidRPr="00C17E78">
        <w:rPr>
          <w:i/>
          <w:iCs/>
          <w:sz w:val="16"/>
          <w:szCs w:val="16"/>
          <w:rPrChange w:id="1048" w:author="emmanuel blezes" w:date="2026-06-22T22:41:00Z" w16du:dateUtc="2026-06-22T20:41:00Z">
            <w:rPr>
              <w:i/>
              <w:iCs/>
            </w:rPr>
          </w:rPrChange>
        </w:rPr>
        <w:t>Public Report 2024</w:t>
      </w:r>
      <w:r w:rsidRPr="00C17E78">
        <w:rPr>
          <w:sz w:val="16"/>
          <w:szCs w:val="16"/>
          <w:rPrChange w:id="1049" w:author="emmanuel blezes" w:date="2026-06-22T22:41:00Z" w16du:dateUtc="2026-06-22T20:41:00Z">
            <w:rPr/>
          </w:rPrChange>
        </w:rPr>
        <w:t xml:space="preserve"> / Rapport public 2024, media.rafp.fr. Au 31 décembre 2024 : portefeuille de 47,8 Md€ ; 4,4 millions de cotisants actifs et 605 602 bénéficiaires ; cotisations encaissées de 2,25 Md€ en 2024 ; taux de rendement interne de 5,9 % en 2024 et de 4,3 % annualisé depuis l’origine ; taux de couverture des engagements de 117,3 % en valeur comptable et 135,8 % en valeur économique ; conseil d’administration de 19 membres à représentation paritaire (8 représentants des cotisants, 8 des employeurs publics, 3 personnalités qualifiées) ; frais de gestion de l’ordre de 0,18 % à 0,20 % de l’encours.</w:t>
      </w:r>
    </w:p>
  </w:footnote>
  <w:footnote w:id="123">
    <w:p w14:paraId="2C40DF88" w14:textId="77777777" w:rsidR="00534634" w:rsidRPr="00C17E78" w:rsidRDefault="00000000">
      <w:pPr>
        <w:pStyle w:val="FootnoteText"/>
        <w:rPr>
          <w:sz w:val="16"/>
          <w:szCs w:val="16"/>
          <w:rPrChange w:id="1058" w:author="emmanuel blezes" w:date="2026-06-22T22:41:00Z" w16du:dateUtc="2026-06-22T20:41:00Z">
            <w:rPr/>
          </w:rPrChange>
        </w:rPr>
      </w:pPr>
      <w:r w:rsidRPr="00C17E78">
        <w:rPr>
          <w:rStyle w:val="FootnoteReference"/>
          <w:sz w:val="16"/>
          <w:szCs w:val="16"/>
          <w:rPrChange w:id="1059" w:author="emmanuel blezes" w:date="2026-06-22T22:41:00Z" w16du:dateUtc="2026-06-22T20:41:00Z">
            <w:rPr>
              <w:rStyle w:val="FootnoteReference"/>
            </w:rPr>
          </w:rPrChange>
        </w:rPr>
        <w:footnoteRef/>
      </w:r>
      <w:r w:rsidRPr="00C17E78">
        <w:rPr>
          <w:sz w:val="16"/>
          <w:szCs w:val="16"/>
          <w:rPrChange w:id="1060" w:author="emmanuel blezes" w:date="2026-06-22T22:41:00Z" w16du:dateUtc="2026-06-22T20:41:00Z">
            <w:rPr/>
          </w:rPrChange>
        </w:rPr>
        <w:t xml:space="preserve"> ERAFP (Établissement de retraite additionnelle de la fonction publique), </w:t>
      </w:r>
      <w:r w:rsidRPr="00C17E78">
        <w:rPr>
          <w:i/>
          <w:iCs/>
          <w:sz w:val="16"/>
          <w:szCs w:val="16"/>
          <w:rPrChange w:id="1061" w:author="emmanuel blezes" w:date="2026-06-22T22:41:00Z" w16du:dateUtc="2026-06-22T20:41:00Z">
            <w:rPr>
              <w:i/>
              <w:iCs/>
            </w:rPr>
          </w:rPrChange>
        </w:rPr>
        <w:t>Public Report 2024</w:t>
      </w:r>
      <w:r w:rsidRPr="00C17E78">
        <w:rPr>
          <w:sz w:val="16"/>
          <w:szCs w:val="16"/>
          <w:rPrChange w:id="1062" w:author="emmanuel blezes" w:date="2026-06-22T22:41:00Z" w16du:dateUtc="2026-06-22T20:41:00Z">
            <w:rPr/>
          </w:rPrChange>
        </w:rPr>
        <w:t xml:space="preserve"> / Rapport public 2024, media.rafp.fr. Au 31 décembre 2024 : portefeuille de 47,8 Md€ ; 4,4 millions de cotisants actifs et 605 602 bénéficiaires ; cotisations encaissées de 2,25 Md€ en 2024 ; taux de rendement interne de 5,9 % en 2024 et de 4,3 % annualisé depuis l’origine ; taux de couverture des engagements de 117,3 % en valeur comptable et 135,8 % en valeur économique ; conseil d’administration de 19 membres à représentation paritaire (8 représentants des cotisants, 8 des employeurs publics, 3 personnalités qualifiées) ; frais de gestion de l’ordre de 0,18 % à 0,20 % de l’encours.</w:t>
      </w:r>
    </w:p>
  </w:footnote>
  <w:footnote w:id="124">
    <w:p w14:paraId="4FCC4177" w14:textId="77777777" w:rsidR="00534634" w:rsidRPr="00C17E78" w:rsidRDefault="00000000">
      <w:pPr>
        <w:pStyle w:val="FootnoteText"/>
        <w:rPr>
          <w:sz w:val="16"/>
          <w:szCs w:val="16"/>
          <w:rPrChange w:id="1066" w:author="emmanuel blezes" w:date="2026-06-22T22:41:00Z" w16du:dateUtc="2026-06-22T20:41:00Z">
            <w:rPr/>
          </w:rPrChange>
        </w:rPr>
      </w:pPr>
      <w:r w:rsidRPr="00C17E78">
        <w:rPr>
          <w:rStyle w:val="FootnoteReference"/>
          <w:sz w:val="16"/>
          <w:szCs w:val="16"/>
          <w:rPrChange w:id="1067" w:author="emmanuel blezes" w:date="2026-06-22T22:41:00Z" w16du:dateUtc="2026-06-22T20:41:00Z">
            <w:rPr>
              <w:rStyle w:val="FootnoteReference"/>
            </w:rPr>
          </w:rPrChange>
        </w:rPr>
        <w:footnoteRef/>
      </w:r>
      <w:r w:rsidRPr="00C17E78">
        <w:rPr>
          <w:sz w:val="16"/>
          <w:szCs w:val="16"/>
          <w:rPrChange w:id="1068" w:author="emmanuel blezes" w:date="2026-06-22T22:41:00Z" w16du:dateUtc="2026-06-22T20:41:00Z">
            <w:rPr/>
          </w:rPrChange>
        </w:rPr>
        <w:t xml:space="preserve"> Le RAFP est, depuis sa création, intégralement géré selon une charte d’investissement socialement responsable appliquée à 100 % de ses actifs — l’un des tout premiers fonds publics au monde dans ce cas. Source : ERAFP, </w:t>
      </w:r>
      <w:r w:rsidRPr="00C17E78">
        <w:rPr>
          <w:i/>
          <w:iCs/>
          <w:sz w:val="16"/>
          <w:szCs w:val="16"/>
          <w:rPrChange w:id="1069" w:author="emmanuel blezes" w:date="2026-06-22T22:41:00Z" w16du:dateUtc="2026-06-22T20:41:00Z">
            <w:rPr>
              <w:i/>
              <w:iCs/>
            </w:rPr>
          </w:rPrChange>
        </w:rPr>
        <w:t>Public Report 2024</w:t>
      </w:r>
      <w:r w:rsidRPr="00C17E78">
        <w:rPr>
          <w:sz w:val="16"/>
          <w:szCs w:val="16"/>
          <w:rPrChange w:id="1070" w:author="emmanuel blezes" w:date="2026-06-22T22:41:00Z" w16du:dateUtc="2026-06-22T20:41:00Z">
            <w:rPr/>
          </w:rPrChange>
        </w:rPr>
        <w:t xml:space="preserve"> (rafp.fr). Pour la genèse du régime (article 76 de la loi n° 2003-775 du 21 août 2003, assiette des cotisations, statut de « répartition provisionnée »), voir la section « La capitalisation existe déjà chez nous : le RAFP » de l’introduction et ses notes.</w:t>
      </w:r>
    </w:p>
  </w:footnote>
  <w:footnote w:id="125">
    <w:p w14:paraId="69F862FF" w14:textId="77777777" w:rsidR="00534634" w:rsidRPr="00C17E78" w:rsidRDefault="00000000">
      <w:pPr>
        <w:pStyle w:val="FootnoteText"/>
        <w:rPr>
          <w:sz w:val="16"/>
          <w:szCs w:val="16"/>
          <w:rPrChange w:id="1082" w:author="emmanuel blezes" w:date="2026-06-22T22:41:00Z" w16du:dateUtc="2026-06-22T20:41:00Z">
            <w:rPr/>
          </w:rPrChange>
        </w:rPr>
      </w:pPr>
      <w:r w:rsidRPr="00C17E78">
        <w:rPr>
          <w:rStyle w:val="FootnoteReference"/>
          <w:sz w:val="16"/>
          <w:szCs w:val="16"/>
          <w:rPrChange w:id="1083" w:author="emmanuel blezes" w:date="2026-06-22T22:41:00Z" w16du:dateUtc="2026-06-22T20:41:00Z">
            <w:rPr>
              <w:rStyle w:val="FootnoteReference"/>
            </w:rPr>
          </w:rPrChange>
        </w:rPr>
        <w:footnoteRef/>
      </w:r>
      <w:r w:rsidRPr="00C17E78">
        <w:rPr>
          <w:sz w:val="16"/>
          <w:szCs w:val="16"/>
          <w:rPrChange w:id="1084" w:author="emmanuel blezes" w:date="2026-06-22T22:41:00Z" w16du:dateUtc="2026-06-22T20:41:00Z">
            <w:rPr/>
          </w:rPrChange>
        </w:rPr>
        <w:t xml:space="preserve"> Salaire moyen brut en France : le salaire moyen en équivalent temps plein dans le secteur privé s’établit à environ 41 000 € par an (INSEE, </w:t>
      </w:r>
      <w:r w:rsidRPr="00C17E78">
        <w:rPr>
          <w:i/>
          <w:iCs/>
          <w:sz w:val="16"/>
          <w:szCs w:val="16"/>
          <w:rPrChange w:id="1085" w:author="emmanuel blezes" w:date="2026-06-22T22:41:00Z" w16du:dateUtc="2026-06-22T20:41:00Z">
            <w:rPr>
              <w:i/>
              <w:iCs/>
            </w:rPr>
          </w:rPrChange>
        </w:rPr>
        <w:t>Les salaires dans le secteur privé en 2024</w:t>
      </w:r>
      <w:r w:rsidRPr="00C17E78">
        <w:rPr>
          <w:sz w:val="16"/>
          <w:szCs w:val="16"/>
          <w:rPrChange w:id="1086" w:author="emmanuel blezes" w:date="2026-06-22T22:41:00Z" w16du:dateUtc="2026-06-22T20:41:00Z">
            <w:rPr/>
          </w:rPrChange>
        </w:rPr>
        <w:t>, oct. 2025 : 3 602 €/mois brut EQTP) ; le salaire médian brut est nettement plus bas, de l’ordre de 34 000 à 35 000 €. Le choix de 35 000 € pour le cas-type correspond donc à un salaire proche du médian. Hypothèses détaillées dans la modélisation accompagnant ce chapitre.</w:t>
      </w:r>
    </w:p>
  </w:footnote>
  <w:footnote w:id="126">
    <w:p w14:paraId="78FAB8A2" w14:textId="77777777" w:rsidR="00534634" w:rsidRPr="00C17E78" w:rsidRDefault="00000000">
      <w:pPr>
        <w:pStyle w:val="FootnoteText"/>
        <w:rPr>
          <w:sz w:val="16"/>
          <w:szCs w:val="16"/>
          <w:rPrChange w:id="1088" w:author="emmanuel blezes" w:date="2026-06-22T22:41:00Z" w16du:dateUtc="2026-06-22T20:41:00Z">
            <w:rPr/>
          </w:rPrChange>
        </w:rPr>
      </w:pPr>
      <w:r w:rsidRPr="00C17E78">
        <w:rPr>
          <w:rStyle w:val="FootnoteReference"/>
          <w:sz w:val="16"/>
          <w:szCs w:val="16"/>
          <w:rPrChange w:id="1089" w:author="emmanuel blezes" w:date="2026-06-22T22:41:00Z" w16du:dateUtc="2026-06-22T20:41:00Z">
            <w:rPr>
              <w:rStyle w:val="FootnoteReference"/>
            </w:rPr>
          </w:rPrChange>
        </w:rPr>
        <w:footnoteRef/>
      </w:r>
      <w:r w:rsidRPr="00C17E78">
        <w:rPr>
          <w:sz w:val="16"/>
          <w:szCs w:val="16"/>
          <w:rPrChange w:id="1090" w:author="emmanuel blezes" w:date="2026-06-22T22:41:00Z" w16du:dateUtc="2026-06-22T20:41:00Z">
            <w:rPr/>
          </w:rPrChange>
        </w:rPr>
        <w:t xml:space="preserve"> Direction de la sécurité sociale, </w:t>
      </w:r>
      <w:r w:rsidRPr="00C17E78">
        <w:rPr>
          <w:i/>
          <w:iCs/>
          <w:sz w:val="16"/>
          <w:szCs w:val="16"/>
          <w:rPrChange w:id="1091" w:author="emmanuel blezes" w:date="2026-06-22T22:41:00Z" w16du:dateUtc="2026-06-22T20:41:00Z">
            <w:rPr>
              <w:i/>
              <w:iCs/>
            </w:rPr>
          </w:rPrChange>
        </w:rPr>
        <w:t>Compte de la protection sociale 2024</w:t>
      </w:r>
      <w:r w:rsidRPr="00C17E78">
        <w:rPr>
          <w:sz w:val="16"/>
          <w:szCs w:val="16"/>
          <w:rPrChange w:id="1092" w:author="emmanuel blezes" w:date="2026-06-22T22:41:00Z" w16du:dateUtc="2026-06-22T20:41:00Z">
            <w:rPr/>
          </w:rPrChange>
        </w:rPr>
        <w:t xml:space="preserve">, 2025. Cotisation vieillesse globale (régime général 16,9 % + AGIRC-ARRCO en moyenne 7,7 % + autres composantes) approximée à 28 % du brut. Hypothèse de croissance salariale réelle à 0,5 % par an : COR, </w:t>
      </w:r>
      <w:r w:rsidRPr="00C17E78">
        <w:rPr>
          <w:i/>
          <w:iCs/>
          <w:sz w:val="16"/>
          <w:szCs w:val="16"/>
          <w:rPrChange w:id="1093" w:author="emmanuel blezes" w:date="2026-06-22T22:41:00Z" w16du:dateUtc="2026-06-22T20:41:00Z">
            <w:rPr>
              <w:i/>
              <w:iCs/>
            </w:rPr>
          </w:rPrChange>
        </w:rPr>
        <w:t>Rapport annuel 2025</w:t>
      </w:r>
      <w:r w:rsidRPr="00C17E78">
        <w:rPr>
          <w:sz w:val="16"/>
          <w:szCs w:val="16"/>
          <w:rPrChange w:id="1094" w:author="emmanuel blezes" w:date="2026-06-22T22:41:00Z" w16du:dateUtc="2026-06-22T20:41:00Z">
            <w:rPr/>
          </w:rPrChange>
        </w:rPr>
        <w:t>, juin 2025, p. 42 (scénario médian 1 % de croissance de la masse salariale).</w:t>
      </w:r>
    </w:p>
  </w:footnote>
  <w:footnote w:id="127">
    <w:p w14:paraId="458A238D" w14:textId="77777777" w:rsidR="00534634" w:rsidRPr="00C17E78" w:rsidRDefault="00000000">
      <w:pPr>
        <w:pStyle w:val="FootnoteText"/>
        <w:rPr>
          <w:sz w:val="16"/>
          <w:szCs w:val="16"/>
          <w:rPrChange w:id="1098" w:author="emmanuel blezes" w:date="2026-06-22T22:41:00Z" w16du:dateUtc="2026-06-22T20:41:00Z">
            <w:rPr/>
          </w:rPrChange>
        </w:rPr>
      </w:pPr>
      <w:r w:rsidRPr="00C17E78">
        <w:rPr>
          <w:rStyle w:val="FootnoteReference"/>
          <w:sz w:val="16"/>
          <w:szCs w:val="16"/>
          <w:rPrChange w:id="1099" w:author="emmanuel blezes" w:date="2026-06-22T22:41:00Z" w16du:dateUtc="2026-06-22T20:41:00Z">
            <w:rPr>
              <w:rStyle w:val="FootnoteReference"/>
            </w:rPr>
          </w:rPrChange>
        </w:rPr>
        <w:footnoteRef/>
      </w:r>
      <w:r w:rsidRPr="00C17E78">
        <w:rPr>
          <w:sz w:val="16"/>
          <w:szCs w:val="16"/>
          <w:rPrChange w:id="1100" w:author="emmanuel blezes" w:date="2026-06-22T22:41:00Z" w16du:dateUtc="2026-06-22T20:41:00Z">
            <w:rPr/>
          </w:rPrChange>
        </w:rPr>
        <w:t xml:space="preserve"> Taux de remplacement net retenu : 70 % du dernier salaire net, valeur de référence de l’OCDE (</w:t>
      </w:r>
      <w:r w:rsidRPr="00C17E78">
        <w:rPr>
          <w:i/>
          <w:iCs/>
          <w:sz w:val="16"/>
          <w:szCs w:val="16"/>
          <w:rPrChange w:id="1101" w:author="emmanuel blezes" w:date="2026-06-22T22:41:00Z" w16du:dateUtc="2026-06-22T20:41:00Z">
            <w:rPr>
              <w:i/>
              <w:iCs/>
            </w:rPr>
          </w:rPrChange>
        </w:rPr>
        <w:t>Pensions at a Glance 2025</w:t>
      </w:r>
      <w:r w:rsidRPr="00C17E78">
        <w:rPr>
          <w:sz w:val="16"/>
          <w:szCs w:val="16"/>
          <w:rPrChange w:id="1102" w:author="emmanuel blezes" w:date="2026-06-22T22:41:00Z" w16du:dateUtc="2026-06-22T20:41:00Z">
            <w:rPr/>
          </w:rPrChange>
        </w:rPr>
        <w:t>, Table 4.4) pour un salarié moyen français en carrière complète sous la législation en vigueur - soit la situation d’un actif entrant aujourd’hui sur le marché du travail, comme notre cas-type né en 1996. Ce choix est plus juste que le taux de la génération 1963 (de l’ordre de 74 %) : le COR projette une baisse continue du taux de remplacement au fil des générations (</w:t>
      </w:r>
      <w:r w:rsidRPr="00C17E78">
        <w:rPr>
          <w:i/>
          <w:iCs/>
          <w:sz w:val="16"/>
          <w:szCs w:val="16"/>
          <w:rPrChange w:id="1103" w:author="emmanuel blezes" w:date="2026-06-22T22:41:00Z" w16du:dateUtc="2026-06-22T20:41:00Z">
            <w:rPr>
              <w:i/>
              <w:iCs/>
            </w:rPr>
          </w:rPrChange>
        </w:rPr>
        <w:t>Évolutions et perspectives des retraites en France - Rapport annuel 2025</w:t>
      </w:r>
      <w:r w:rsidRPr="00C17E78">
        <w:rPr>
          <w:sz w:val="16"/>
          <w:szCs w:val="16"/>
          <w:rPrChange w:id="1104" w:author="emmanuel blezes" w:date="2026-06-22T22:41:00Z" w16du:dateUtc="2026-06-22T20:41:00Z">
            <w:rPr/>
          </w:rPrChange>
        </w:rPr>
        <w:t>, juin 2025), si bien que le né-1996 connaîtra un taux inférieur à celui des cohortes proches de la retraite. Retenir 70 % est donc une hypothèse plutôt prudente pour la répartition - et donc conservatrice pour le gain de la capitalisation.</w:t>
      </w:r>
    </w:p>
  </w:footnote>
  <w:footnote w:id="128">
    <w:p w14:paraId="5F82A612" w14:textId="77777777" w:rsidR="00534634" w:rsidRPr="00C17E78" w:rsidRDefault="00000000">
      <w:pPr>
        <w:pStyle w:val="FootnoteText"/>
        <w:rPr>
          <w:sz w:val="16"/>
          <w:szCs w:val="16"/>
          <w:rPrChange w:id="1105" w:author="emmanuel blezes" w:date="2026-06-22T22:41:00Z" w16du:dateUtc="2026-06-22T20:41:00Z">
            <w:rPr/>
          </w:rPrChange>
        </w:rPr>
      </w:pPr>
      <w:r w:rsidRPr="00C17E78">
        <w:rPr>
          <w:rStyle w:val="FootnoteReference"/>
          <w:sz w:val="16"/>
          <w:szCs w:val="16"/>
          <w:rPrChange w:id="1106" w:author="emmanuel blezes" w:date="2026-06-22T22:41:00Z" w16du:dateUtc="2026-06-22T20:41:00Z">
            <w:rPr>
              <w:rStyle w:val="FootnoteReference"/>
            </w:rPr>
          </w:rPrChange>
        </w:rPr>
        <w:footnoteRef/>
      </w:r>
      <w:r w:rsidRPr="00C17E78">
        <w:rPr>
          <w:sz w:val="16"/>
          <w:szCs w:val="16"/>
          <w:rPrChange w:id="1107" w:author="emmanuel blezes" w:date="2026-06-22T22:41:00Z" w16du:dateUtc="2026-06-22T20:41:00Z">
            <w:rPr/>
          </w:rPrChange>
        </w:rPr>
        <w:t xml:space="preserve"> Départ à taux plein à 64 ans (âge légal après la réforme de 2023, carrière complète de 43 annuités). La durée de retraite retenue, 24 ans, correspond à l’espérance de vie résiduelle de cohorte projetée pour un actif né en 1996 partant vers 2060 (INSEE, projections de mortalité par génération, de l’ordre de 24 à 26 ans). À titre de repère, l’espérance de vie résiduelle period actuelle à 65 ans est d’environ 20 ans pour les hommes et 24 ans pour les femmes (cf. §1.1a). Cette durée de 24 ans, identique pour les scénarios A, B et C, rend les montants rigoureusement comparables entre eux.</w:t>
      </w:r>
    </w:p>
  </w:footnote>
  <w:footnote w:id="129">
    <w:p w14:paraId="3229F62D" w14:textId="77777777" w:rsidR="00534634" w:rsidRPr="00C17E78" w:rsidRDefault="00000000">
      <w:pPr>
        <w:pStyle w:val="FootnoteText"/>
        <w:rPr>
          <w:sz w:val="16"/>
          <w:szCs w:val="16"/>
          <w:rPrChange w:id="1113" w:author="emmanuel blezes" w:date="2026-06-22T22:41:00Z" w16du:dateUtc="2026-06-22T20:41:00Z">
            <w:rPr/>
          </w:rPrChange>
        </w:rPr>
      </w:pPr>
      <w:r w:rsidRPr="00C17E78">
        <w:rPr>
          <w:rStyle w:val="FootnoteReference"/>
          <w:sz w:val="16"/>
          <w:szCs w:val="16"/>
          <w:rPrChange w:id="1114" w:author="emmanuel blezes" w:date="2026-06-22T22:41:00Z" w16du:dateUtc="2026-06-22T20:41:00Z">
            <w:rPr>
              <w:rStyle w:val="FootnoteReference"/>
            </w:rPr>
          </w:rPrChange>
        </w:rPr>
        <w:footnoteRef/>
      </w:r>
      <w:r w:rsidRPr="00C17E78">
        <w:rPr>
          <w:sz w:val="16"/>
          <w:szCs w:val="16"/>
          <w:rPrChange w:id="1115" w:author="emmanuel blezes" w:date="2026-06-22T22:41:00Z" w16du:dateUtc="2026-06-22T20:41:00Z">
            <w:rPr/>
          </w:rPrChange>
        </w:rPr>
        <w:t xml:space="preserve"> Hypothèse de frais de gestion : 0,30 % par an. À comparer aux 0,07 % d’AP7 (Suède, fonds par défaut public) et aux environ 0,25 % d’ABP (Pays-Bas). Voir AP7, </w:t>
      </w:r>
      <w:r w:rsidRPr="00C17E78">
        <w:rPr>
          <w:i/>
          <w:iCs/>
          <w:sz w:val="16"/>
          <w:szCs w:val="16"/>
          <w:rPrChange w:id="1116" w:author="emmanuel blezes" w:date="2026-06-22T22:41:00Z" w16du:dateUtc="2026-06-22T20:41:00Z">
            <w:rPr>
              <w:i/>
              <w:iCs/>
            </w:rPr>
          </w:rPrChange>
        </w:rPr>
        <w:t>Annual Report 2024</w:t>
      </w:r>
      <w:r w:rsidRPr="00C17E78">
        <w:rPr>
          <w:sz w:val="16"/>
          <w:szCs w:val="16"/>
          <w:rPrChange w:id="1117" w:author="emmanuel blezes" w:date="2026-06-22T22:41:00Z" w16du:dateUtc="2026-06-22T20:41:00Z">
            <w:rPr/>
          </w:rPrChange>
        </w:rPr>
        <w:t xml:space="preserve">, 2025 ; et ABP, </w:t>
      </w:r>
      <w:r w:rsidRPr="00C17E78">
        <w:rPr>
          <w:i/>
          <w:iCs/>
          <w:sz w:val="16"/>
          <w:szCs w:val="16"/>
          <w:rPrChange w:id="1118" w:author="emmanuel blezes" w:date="2026-06-22T22:41:00Z" w16du:dateUtc="2026-06-22T20:41:00Z">
            <w:rPr>
              <w:i/>
              <w:iCs/>
            </w:rPr>
          </w:rPrChange>
        </w:rPr>
        <w:t>Annual Report 2024</w:t>
      </w:r>
      <w:r w:rsidRPr="00C17E78">
        <w:rPr>
          <w:sz w:val="16"/>
          <w:szCs w:val="16"/>
          <w:rPrChange w:id="1119" w:author="emmanuel blezes" w:date="2026-06-22T22:41:00Z" w16du:dateUtc="2026-06-22T20:41:00Z">
            <w:rPr/>
          </w:rPrChange>
        </w:rPr>
        <w:t>, 2025. L’hypothèse retenue ici est délibérément prudente - elle conduit à un rendement réel net de 3,7 % au lieu de 4 % réel brut.</w:t>
      </w:r>
    </w:p>
  </w:footnote>
  <w:footnote w:id="130">
    <w:p w14:paraId="0ED5FCEF" w14:textId="77777777" w:rsidR="00534634" w:rsidRPr="00C17E78" w:rsidRDefault="00000000">
      <w:pPr>
        <w:pStyle w:val="FootnoteText"/>
        <w:rPr>
          <w:sz w:val="16"/>
          <w:szCs w:val="16"/>
          <w:rPrChange w:id="1124" w:author="emmanuel blezes" w:date="2026-06-22T22:41:00Z" w16du:dateUtc="2026-06-22T20:41:00Z">
            <w:rPr/>
          </w:rPrChange>
        </w:rPr>
      </w:pPr>
      <w:r w:rsidRPr="00C17E78">
        <w:rPr>
          <w:rStyle w:val="FootnoteReference"/>
          <w:sz w:val="16"/>
          <w:szCs w:val="16"/>
          <w:rPrChange w:id="1125" w:author="emmanuel blezes" w:date="2026-06-22T22:41:00Z" w16du:dateUtc="2026-06-22T20:41:00Z">
            <w:rPr>
              <w:rStyle w:val="FootnoteReference"/>
            </w:rPr>
          </w:rPrChange>
        </w:rPr>
        <w:footnoteRef/>
      </w:r>
      <w:r w:rsidRPr="00C17E78">
        <w:rPr>
          <w:sz w:val="16"/>
          <w:szCs w:val="16"/>
          <w:rPrChange w:id="1126" w:author="emmanuel blezes" w:date="2026-06-22T22:41:00Z" w16du:dateUtc="2026-06-22T20:41:00Z">
            <w:rPr/>
          </w:rPrChange>
        </w:rPr>
        <w:t xml:space="preserve"> Cohérence des ordres de grandeur avec la littérature publiée. Voir Bertrand Martinot, </w:t>
      </w:r>
      <w:r w:rsidRPr="00C17E78">
        <w:rPr>
          <w:i/>
          <w:iCs/>
          <w:sz w:val="16"/>
          <w:szCs w:val="16"/>
          <w:rPrChange w:id="1127" w:author="emmanuel blezes" w:date="2026-06-22T22:41:00Z" w16du:dateUtc="2026-06-22T20:41:00Z">
            <w:rPr>
              <w:i/>
              <w:iCs/>
            </w:rPr>
          </w:rPrChange>
        </w:rPr>
        <w:t xml:space="preserve">La capitalisation, un moyen de sortir par le haut de la crise des </w:t>
      </w:r>
      <w:proofErr w:type="gramStart"/>
      <w:r w:rsidRPr="00C17E78">
        <w:rPr>
          <w:i/>
          <w:iCs/>
          <w:sz w:val="16"/>
          <w:szCs w:val="16"/>
          <w:rPrChange w:id="1128" w:author="emmanuel blezes" w:date="2026-06-22T22:41:00Z" w16du:dateUtc="2026-06-22T20:41:00Z">
            <w:rPr>
              <w:i/>
              <w:iCs/>
            </w:rPr>
          </w:rPrChange>
        </w:rPr>
        <w:t>retraites ?</w:t>
      </w:r>
      <w:r w:rsidRPr="00C17E78">
        <w:rPr>
          <w:sz w:val="16"/>
          <w:szCs w:val="16"/>
          <w:rPrChange w:id="1129" w:author="emmanuel blezes" w:date="2026-06-22T22:41:00Z" w16du:dateUtc="2026-06-22T20:41:00Z">
            <w:rPr/>
          </w:rPrChange>
        </w:rPr>
        <w:t>,</w:t>
      </w:r>
      <w:proofErr w:type="gramEnd"/>
      <w:r w:rsidRPr="00C17E78">
        <w:rPr>
          <w:sz w:val="16"/>
          <w:szCs w:val="16"/>
          <w:rPrChange w:id="1130" w:author="emmanuel blezes" w:date="2026-06-22T22:41:00Z" w16du:dateUtc="2026-06-22T20:41:00Z">
            <w:rPr/>
          </w:rPrChange>
        </w:rPr>
        <w:t xml:space="preserve"> Fondapol, note n°252, octobre 2024 ; et Bertrand Martinot, Pierre Gravier, Romain Muret, </w:t>
      </w:r>
      <w:r w:rsidRPr="00C17E78">
        <w:rPr>
          <w:i/>
          <w:iCs/>
          <w:sz w:val="16"/>
          <w:szCs w:val="16"/>
          <w:rPrChange w:id="1131" w:author="emmanuel blezes" w:date="2026-06-22T22:41:00Z" w16du:dateUtc="2026-06-22T20:41:00Z">
            <w:rPr>
              <w:i/>
              <w:iCs/>
            </w:rPr>
          </w:rPrChange>
        </w:rPr>
        <w:t>Retraites : optimiser les dépenses, introduire une part de capitalisation</w:t>
      </w:r>
      <w:r w:rsidRPr="00C17E78">
        <w:rPr>
          <w:sz w:val="16"/>
          <w:szCs w:val="16"/>
          <w:rPrChange w:id="1132" w:author="emmanuel blezes" w:date="2026-06-22T22:41:00Z" w16du:dateUtc="2026-06-22T20:41:00Z">
            <w:rPr/>
          </w:rPrChange>
        </w:rPr>
        <w:t>, Fondapol, note n°260, mars 2025 (https://www.fondapol.org). Pour le scénario à 4 % de cotisation capitalisée, Martinot projette un capital d’environ 200 k€. Nos chiffres (capital de 216 k€, rente de 953 €/mois sur vingt-quatre ans dans le scénario B) sont du même ordre de grandeur, à hypothèses légèrement distinctes (5,6 % au lieu de 4 % de cotisation capitalisée).</w:t>
      </w:r>
    </w:p>
  </w:footnote>
  <w:footnote w:id="131">
    <w:p w14:paraId="42551578" w14:textId="77777777" w:rsidR="00534634" w:rsidRPr="00C17E78" w:rsidRDefault="00000000">
      <w:pPr>
        <w:pStyle w:val="FootnoteText"/>
        <w:rPr>
          <w:sz w:val="16"/>
          <w:szCs w:val="16"/>
          <w:rPrChange w:id="1148" w:author="emmanuel blezes" w:date="2026-06-22T22:41:00Z" w16du:dateUtc="2026-06-22T20:41:00Z">
            <w:rPr/>
          </w:rPrChange>
        </w:rPr>
      </w:pPr>
      <w:r w:rsidRPr="00C17E78">
        <w:rPr>
          <w:rStyle w:val="FootnoteReference"/>
          <w:sz w:val="16"/>
          <w:szCs w:val="16"/>
          <w:rPrChange w:id="1149" w:author="emmanuel blezes" w:date="2026-06-22T22:41:00Z" w16du:dateUtc="2026-06-22T20:41:00Z">
            <w:rPr>
              <w:rStyle w:val="FootnoteReference"/>
            </w:rPr>
          </w:rPrChange>
        </w:rPr>
        <w:footnoteRef/>
      </w:r>
      <w:r w:rsidRPr="00C17E78">
        <w:rPr>
          <w:sz w:val="16"/>
          <w:szCs w:val="16"/>
          <w:rPrChange w:id="1150" w:author="emmanuel blezes" w:date="2026-06-22T22:41:00Z" w16du:dateUtc="2026-06-22T20:41:00Z">
            <w:rPr/>
          </w:rPrChange>
        </w:rPr>
        <w:t xml:space="preserve"> Cumul de cotisations capitalisées en scénario B sur 43 ans, en euros constants 2026, croissance salariale 0,5 % par an : 1 960 € × </w:t>
      </w:r>
      <w:proofErr w:type="gramStart"/>
      <w:r w:rsidRPr="00C17E78">
        <w:rPr>
          <w:sz w:val="16"/>
          <w:szCs w:val="16"/>
          <w:rPrChange w:id="1151" w:author="emmanuel blezes" w:date="2026-06-22T22:41:00Z" w16du:dateUtc="2026-06-22T20:41:00Z">
            <w:rPr/>
          </w:rPrChange>
        </w:rPr>
        <w:t>Σ(1,005)^</w:t>
      </w:r>
      <w:proofErr w:type="gramEnd"/>
      <w:r w:rsidRPr="00C17E78">
        <w:rPr>
          <w:sz w:val="16"/>
          <w:szCs w:val="16"/>
          <w:rPrChange w:id="1152" w:author="emmanuel blezes" w:date="2026-06-22T22:41:00Z" w16du:dateUtc="2026-06-22T20:41:00Z">
            <w:rPr/>
          </w:rPrChange>
        </w:rPr>
        <w:t xml:space="preserve">k pour k allant de 0 à 42, soit environ 93 766 €. Modélisation détaillée dans </w:t>
      </w:r>
      <w:r w:rsidRPr="00C17E78">
        <w:rPr>
          <w:i/>
          <w:iCs/>
          <w:sz w:val="16"/>
          <w:szCs w:val="16"/>
          <w:rPrChange w:id="1153" w:author="emmanuel blezes" w:date="2026-06-22T22:41:00Z" w16du:dateUtc="2026-06-22T20:41:00Z">
            <w:rPr>
              <w:i/>
              <w:iCs/>
            </w:rPr>
          </w:rPrChange>
        </w:rPr>
        <w:t>Modélisation Ch. 2</w:t>
      </w:r>
      <w:r w:rsidRPr="00C17E78">
        <w:rPr>
          <w:sz w:val="16"/>
          <w:szCs w:val="16"/>
          <w:rPrChange w:id="1154" w:author="emmanuel blezes" w:date="2026-06-22T22:41:00Z" w16du:dateUtc="2026-06-22T20:41:00Z">
            <w:rPr/>
          </w:rPrChange>
        </w:rPr>
        <w:t xml:space="preserve"> </w:t>
      </w:r>
      <w:r w:rsidRPr="00C17E78">
        <w:rPr>
          <w:i/>
          <w:iCs/>
          <w:sz w:val="16"/>
          <w:szCs w:val="16"/>
          <w:rPrChange w:id="1155" w:author="emmanuel blezes" w:date="2026-06-22T22:41:00Z" w16du:dateUtc="2026-06-22T20:41:00Z">
            <w:rPr>
              <w:i/>
              <w:iCs/>
            </w:rPr>
          </w:rPrChange>
        </w:rPr>
        <w:t>- Capitalisons</w:t>
      </w:r>
      <w:r w:rsidRPr="00C17E78">
        <w:rPr>
          <w:sz w:val="16"/>
          <w:szCs w:val="16"/>
          <w:rPrChange w:id="1156" w:author="emmanuel blezes" w:date="2026-06-22T22:41:00Z" w16du:dateUtc="2026-06-22T20:41:00Z">
            <w:rPr/>
          </w:rPrChange>
        </w:rPr>
        <w:t>, fichier annexe ch2_rapport_modelisation.md, 2026.</w:t>
      </w:r>
    </w:p>
  </w:footnote>
  <w:footnote w:id="132">
    <w:p w14:paraId="552582B8" w14:textId="77777777" w:rsidR="00534634" w:rsidRPr="00C17E78" w:rsidRDefault="00000000">
      <w:pPr>
        <w:pStyle w:val="FootnoteText"/>
        <w:rPr>
          <w:sz w:val="16"/>
          <w:szCs w:val="16"/>
          <w:rPrChange w:id="1175" w:author="emmanuel blezes" w:date="2026-06-22T22:41:00Z" w16du:dateUtc="2026-06-22T20:41:00Z">
            <w:rPr/>
          </w:rPrChange>
        </w:rPr>
      </w:pPr>
      <w:r w:rsidRPr="00C17E78">
        <w:rPr>
          <w:rStyle w:val="FootnoteReference"/>
          <w:sz w:val="16"/>
          <w:szCs w:val="16"/>
          <w:rPrChange w:id="1176" w:author="emmanuel blezes" w:date="2026-06-22T22:41:00Z" w16du:dateUtc="2026-06-22T20:41:00Z">
            <w:rPr>
              <w:rStyle w:val="FootnoteReference"/>
            </w:rPr>
          </w:rPrChange>
        </w:rPr>
        <w:footnoteRef/>
      </w:r>
      <w:r w:rsidRPr="00C17E78">
        <w:rPr>
          <w:sz w:val="16"/>
          <w:szCs w:val="16"/>
          <w:rPrChange w:id="1177" w:author="emmanuel blezes" w:date="2026-06-22T22:41:00Z" w16du:dateUtc="2026-06-22T20:41:00Z">
            <w:rPr/>
          </w:rPrChange>
        </w:rPr>
        <w:t xml:space="preserve"> Rendements de référence : GPFG 4,1 % réel net annualisé sur 1998-2024 (NBIM, </w:t>
      </w:r>
      <w:proofErr w:type="spellStart"/>
      <w:r w:rsidRPr="00C17E78">
        <w:rPr>
          <w:i/>
          <w:iCs/>
          <w:sz w:val="16"/>
          <w:szCs w:val="16"/>
          <w:rPrChange w:id="1178" w:author="emmanuel blezes" w:date="2026-06-22T22:41:00Z" w16du:dateUtc="2026-06-22T20:41:00Z">
            <w:rPr>
              <w:i/>
              <w:iCs/>
            </w:rPr>
          </w:rPrChange>
        </w:rPr>
        <w:t>Annual</w:t>
      </w:r>
      <w:proofErr w:type="spellEnd"/>
      <w:r w:rsidRPr="00C17E78">
        <w:rPr>
          <w:i/>
          <w:iCs/>
          <w:sz w:val="16"/>
          <w:szCs w:val="16"/>
          <w:rPrChange w:id="1179" w:author="emmanuel blezes" w:date="2026-06-22T22:41:00Z" w16du:dateUtc="2026-06-22T20:41:00Z">
            <w:rPr>
              <w:i/>
              <w:iCs/>
            </w:rPr>
          </w:rPrChange>
        </w:rPr>
        <w:t xml:space="preserve"> Report 2024</w:t>
      </w:r>
      <w:r w:rsidRPr="00C17E78">
        <w:rPr>
          <w:sz w:val="16"/>
          <w:szCs w:val="16"/>
          <w:rPrChange w:id="1180" w:author="emmanuel blezes" w:date="2026-06-22T22:41:00Z" w16du:dateUtc="2026-06-22T20:41:00Z">
            <w:rPr/>
          </w:rPrChange>
        </w:rPr>
        <w:t>) ; CPPIB 8,3 % net annualisé sur 10 ans au 31 mars 2025 (</w:t>
      </w:r>
      <w:r w:rsidRPr="00C17E78">
        <w:rPr>
          <w:i/>
          <w:iCs/>
          <w:sz w:val="16"/>
          <w:szCs w:val="16"/>
          <w:rPrChange w:id="1181" w:author="emmanuel blezes" w:date="2026-06-22T22:41:00Z" w16du:dateUtc="2026-06-22T20:41:00Z">
            <w:rPr>
              <w:i/>
              <w:iCs/>
            </w:rPr>
          </w:rPrChange>
        </w:rPr>
        <w:t xml:space="preserve">Fiscal 2025 </w:t>
      </w:r>
      <w:proofErr w:type="spellStart"/>
      <w:r w:rsidRPr="00C17E78">
        <w:rPr>
          <w:i/>
          <w:iCs/>
          <w:sz w:val="16"/>
          <w:szCs w:val="16"/>
          <w:rPrChange w:id="1182" w:author="emmanuel blezes" w:date="2026-06-22T22:41:00Z" w16du:dateUtc="2026-06-22T20:41:00Z">
            <w:rPr>
              <w:i/>
              <w:iCs/>
            </w:rPr>
          </w:rPrChange>
        </w:rPr>
        <w:t>Annual</w:t>
      </w:r>
      <w:proofErr w:type="spellEnd"/>
      <w:r w:rsidRPr="00C17E78">
        <w:rPr>
          <w:i/>
          <w:iCs/>
          <w:sz w:val="16"/>
          <w:szCs w:val="16"/>
          <w:rPrChange w:id="1183" w:author="emmanuel blezes" w:date="2026-06-22T22:41:00Z" w16du:dateUtc="2026-06-22T20:41:00Z">
            <w:rPr>
              <w:i/>
              <w:iCs/>
            </w:rPr>
          </w:rPrChange>
        </w:rPr>
        <w:t xml:space="preserve"> Report</w:t>
      </w:r>
      <w:r w:rsidRPr="00C17E78">
        <w:rPr>
          <w:sz w:val="16"/>
          <w:szCs w:val="16"/>
          <w:rPrChange w:id="1184" w:author="emmanuel blezes" w:date="2026-06-22T22:41:00Z" w16du:dateUtc="2026-06-22T20:41:00Z">
            <w:rPr/>
          </w:rPrChange>
        </w:rPr>
        <w:t xml:space="preserve">) ; </w:t>
      </w:r>
      <w:proofErr w:type="spellStart"/>
      <w:r w:rsidRPr="00C17E78">
        <w:rPr>
          <w:sz w:val="16"/>
          <w:szCs w:val="16"/>
          <w:rPrChange w:id="1185" w:author="emmanuel blezes" w:date="2026-06-22T22:41:00Z" w16du:dateUtc="2026-06-22T20:41:00Z">
            <w:rPr/>
          </w:rPrChange>
        </w:rPr>
        <w:t>AustralianSuper</w:t>
      </w:r>
      <w:proofErr w:type="spellEnd"/>
      <w:r w:rsidRPr="00C17E78">
        <w:rPr>
          <w:sz w:val="16"/>
          <w:szCs w:val="16"/>
          <w:rPrChange w:id="1186" w:author="emmanuel blezes" w:date="2026-06-22T22:41:00Z" w16du:dateUtc="2026-06-22T20:41:00Z">
            <w:rPr/>
          </w:rPrChange>
        </w:rPr>
        <w:t xml:space="preserve"> 7,94 % net annualisé sur 10 ans au 30 juin 2025 (</w:t>
      </w:r>
      <w:proofErr w:type="spellStart"/>
      <w:r w:rsidRPr="00C17E78">
        <w:rPr>
          <w:i/>
          <w:iCs/>
          <w:sz w:val="16"/>
          <w:szCs w:val="16"/>
          <w:rPrChange w:id="1187" w:author="emmanuel blezes" w:date="2026-06-22T22:41:00Z" w16du:dateUtc="2026-06-22T20:41:00Z">
            <w:rPr>
              <w:i/>
              <w:iCs/>
            </w:rPr>
          </w:rPrChange>
        </w:rPr>
        <w:t>Annual</w:t>
      </w:r>
      <w:proofErr w:type="spellEnd"/>
      <w:r w:rsidRPr="00C17E78">
        <w:rPr>
          <w:i/>
          <w:iCs/>
          <w:sz w:val="16"/>
          <w:szCs w:val="16"/>
          <w:rPrChange w:id="1188" w:author="emmanuel blezes" w:date="2026-06-22T22:41:00Z" w16du:dateUtc="2026-06-22T20:41:00Z">
            <w:rPr>
              <w:i/>
              <w:iCs/>
            </w:rPr>
          </w:rPrChange>
        </w:rPr>
        <w:t xml:space="preserve"> Report 2025</w:t>
      </w:r>
      <w:r w:rsidRPr="00C17E78">
        <w:rPr>
          <w:sz w:val="16"/>
          <w:szCs w:val="16"/>
          <w:rPrChange w:id="1189" w:author="emmanuel blezes" w:date="2026-06-22T22:41:00Z" w16du:dateUtc="2026-06-22T20:41:00Z">
            <w:rPr/>
          </w:rPrChange>
        </w:rPr>
        <w:t xml:space="preserve">) ; AP7 environ 14 % nominal annualisé depuis mai 2010 (sources </w:t>
      </w:r>
      <w:proofErr w:type="spellStart"/>
      <w:r w:rsidRPr="00C17E78">
        <w:rPr>
          <w:sz w:val="16"/>
          <w:szCs w:val="16"/>
          <w:rPrChange w:id="1190" w:author="emmanuel blezes" w:date="2026-06-22T22:41:00Z" w16du:dateUtc="2026-06-22T20:41:00Z">
            <w:rPr/>
          </w:rPrChange>
        </w:rPr>
        <w:t>European</w:t>
      </w:r>
      <w:proofErr w:type="spellEnd"/>
      <w:r w:rsidRPr="00C17E78">
        <w:rPr>
          <w:sz w:val="16"/>
          <w:szCs w:val="16"/>
          <w:rPrChange w:id="1191" w:author="emmanuel blezes" w:date="2026-06-22T22:41:00Z" w16du:dateUtc="2026-06-22T20:41:00Z">
            <w:rPr/>
          </w:rPrChange>
        </w:rPr>
        <w:t xml:space="preserve"> Pensions, AP7 officiel).</w:t>
      </w:r>
    </w:p>
  </w:footnote>
  <w:footnote w:id="133">
    <w:p w14:paraId="1B14BCCA" w14:textId="77777777" w:rsidR="00534634" w:rsidRPr="00C17E78" w:rsidRDefault="00000000">
      <w:pPr>
        <w:pStyle w:val="FootnoteText"/>
        <w:rPr>
          <w:sz w:val="16"/>
          <w:szCs w:val="16"/>
          <w:rPrChange w:id="1202" w:author="emmanuel blezes" w:date="2026-06-22T22:41:00Z" w16du:dateUtc="2026-06-22T20:41:00Z">
            <w:rPr/>
          </w:rPrChange>
        </w:rPr>
      </w:pPr>
      <w:r w:rsidRPr="00C17E78">
        <w:rPr>
          <w:rStyle w:val="FootnoteReference"/>
          <w:sz w:val="16"/>
          <w:szCs w:val="16"/>
          <w:rPrChange w:id="1203" w:author="emmanuel blezes" w:date="2026-06-22T22:41:00Z" w16du:dateUtc="2026-06-22T20:41:00Z">
            <w:rPr>
              <w:rStyle w:val="FootnoteReference"/>
            </w:rPr>
          </w:rPrChange>
        </w:rPr>
        <w:footnoteRef/>
      </w:r>
      <w:r w:rsidRPr="00C17E78">
        <w:rPr>
          <w:sz w:val="16"/>
          <w:szCs w:val="16"/>
          <w:rPrChange w:id="1204" w:author="emmanuel blezes" w:date="2026-06-22T22:41:00Z" w16du:dateUtc="2026-06-22T20:41:00Z">
            <w:rPr/>
          </w:rPrChange>
        </w:rPr>
        <w:t xml:space="preserve"> Taux de cotisation vieillesse (part salariale + patronale cumulées). France : environ 28 % du salaire brut, régime de base CNAV plus complémentaire AGIRC-ARRCO (Cleiss, </w:t>
      </w:r>
      <w:r w:rsidRPr="00C17E78">
        <w:rPr>
          <w:i/>
          <w:iCs/>
          <w:sz w:val="16"/>
          <w:szCs w:val="16"/>
          <w:rPrChange w:id="1205" w:author="emmanuel blezes" w:date="2026-06-22T22:41:00Z" w16du:dateUtc="2026-06-22T20:41:00Z">
            <w:rPr>
              <w:i/>
              <w:iCs/>
            </w:rPr>
          </w:rPrChange>
        </w:rPr>
        <w:t>Le régime français de sécurité sociale</w:t>
      </w:r>
      <w:r w:rsidRPr="00C17E78">
        <w:rPr>
          <w:sz w:val="16"/>
          <w:szCs w:val="16"/>
          <w:rPrChange w:id="1206" w:author="emmanuel blezes" w:date="2026-06-22T22:41:00Z" w16du:dateUtc="2026-06-22T20:41:00Z">
            <w:rPr/>
          </w:rPrChange>
        </w:rPr>
        <w:t>, 2025). Suède : 18,5 % pour le régime public d’assurance vieillesse (16 % à l’inkomstpension en répartition, 2,5 % à la premiepension capitalisée), soit environ 17,2 % du salaire brut, auxquels s’ajoutent les régimes de branche quasi obligatoires (tjänstepension, ~4,5 %), pour un total d’environ 22 % (Pensionsmyndigheten). Pays-Bas : premier pilier AOW et fonds de pension occupationnels obligatoires, total de l’ordre de 26 % du salaire. Australie : Superannuation Guarantee à 12 % (cotisation patronale, capitalisation) depuis le 1ᵉʳ juillet 2025, complétée par l’Age Pension publique financée par l’impôt (APRA / ATO).</w:t>
      </w:r>
    </w:p>
  </w:footnote>
  <w:footnote w:id="134">
    <w:p w14:paraId="059B5319" w14:textId="77777777" w:rsidR="00534634" w:rsidRPr="00C17E78" w:rsidRDefault="00000000">
      <w:pPr>
        <w:pStyle w:val="FootnoteText"/>
        <w:rPr>
          <w:sz w:val="16"/>
          <w:szCs w:val="16"/>
          <w:rPrChange w:id="1210" w:author="emmanuel blezes" w:date="2026-06-22T22:41:00Z" w16du:dateUtc="2026-06-22T20:41:00Z">
            <w:rPr/>
          </w:rPrChange>
        </w:rPr>
      </w:pPr>
      <w:r w:rsidRPr="00C17E78">
        <w:rPr>
          <w:rStyle w:val="FootnoteReference"/>
          <w:sz w:val="16"/>
          <w:szCs w:val="16"/>
          <w:rPrChange w:id="1211" w:author="emmanuel blezes" w:date="2026-06-22T22:41:00Z" w16du:dateUtc="2026-06-22T20:41:00Z">
            <w:rPr>
              <w:rStyle w:val="FootnoteReference"/>
            </w:rPr>
          </w:rPrChange>
        </w:rPr>
        <w:footnoteRef/>
      </w:r>
      <w:r w:rsidRPr="00C17E78">
        <w:rPr>
          <w:sz w:val="16"/>
          <w:szCs w:val="16"/>
          <w:rPrChange w:id="1212" w:author="emmanuel blezes" w:date="2026-06-22T22:41:00Z" w16du:dateUtc="2026-06-22T20:41:00Z">
            <w:rPr/>
          </w:rPrChange>
        </w:rPr>
        <w:t xml:space="preserve"> Ordre de grandeur. L’assiette des cotisations vieillesse en France représente environ 1 350 Md€ (dépenses de retraite d’environ 380 Md€ rapportées au taux de cotisation d’environ 28 %). Un point de cotisation vaut donc de l’ordre de 13 à 14 Md€, et une réduction de trois points environ 40 Md€ par an - un ordre de grandeur comparable au budget annuel de la mission Défense (environ 50 Md€ hors pensions, PLF 2025). Une telle baisse ne serait envisageable qu’une fois le pilier capitalisé arrivé à maturité, soit trente à quarante ans après son démarrage.</w:t>
      </w:r>
    </w:p>
  </w:footnote>
  <w:footnote w:id="135">
    <w:p w14:paraId="32CFA506" w14:textId="77777777" w:rsidR="00534634" w:rsidRPr="00C17E78" w:rsidRDefault="00000000">
      <w:pPr>
        <w:pStyle w:val="FootnoteText"/>
        <w:rPr>
          <w:sz w:val="16"/>
          <w:szCs w:val="16"/>
          <w:rPrChange w:id="1214" w:author="emmanuel blezes" w:date="2026-06-22T22:41:00Z" w16du:dateUtc="2026-06-22T20:41:00Z">
            <w:rPr/>
          </w:rPrChange>
        </w:rPr>
      </w:pPr>
      <w:r w:rsidRPr="00C17E78">
        <w:rPr>
          <w:rStyle w:val="FootnoteReference"/>
          <w:sz w:val="16"/>
          <w:szCs w:val="16"/>
          <w:rPrChange w:id="1215" w:author="emmanuel blezes" w:date="2026-06-22T22:41:00Z" w16du:dateUtc="2026-06-22T20:41:00Z">
            <w:rPr>
              <w:rStyle w:val="FootnoteReference"/>
            </w:rPr>
          </w:rPrChange>
        </w:rPr>
        <w:footnoteRef/>
      </w:r>
      <w:r w:rsidRPr="00C17E78">
        <w:rPr>
          <w:sz w:val="16"/>
          <w:szCs w:val="16"/>
          <w:rPrChange w:id="1216" w:author="emmanuel blezes" w:date="2026-06-22T22:41:00Z" w16du:dateUtc="2026-06-22T20:41:00Z">
            <w:rPr/>
          </w:rPrChange>
        </w:rPr>
        <w:t xml:space="preserve"> Bertrand Martinot, Philippe Gravier, Renan Muret, « Vers un système de retraite mixte : répartition et capitalisation », Fondation pour l’innovation politique (Fondapol), novembre 2025. Selon les scénarios, la baisse du taux de cotisation global atteindrait jusqu’à 4 points en 2070 (scénario « Face Nord ») et « dépasserait 6 points à long terme » ; le taux ne repasse sous son niveau actuel qu’à partir des années 2050, une première baisse (de l’ordre de 1 point, soit environ 7 Md€) pouvant intervenir dès la cinquième année. Voir aussi la note antérieure de B. Martinot pour la Fondapol, mars 2025.</w:t>
      </w:r>
    </w:p>
  </w:footnote>
  <w:footnote w:id="136">
    <w:p w14:paraId="62FAA0D5" w14:textId="77777777" w:rsidR="00534634" w:rsidRPr="00C17E78" w:rsidRDefault="00000000">
      <w:pPr>
        <w:pStyle w:val="FootnoteText"/>
        <w:rPr>
          <w:sz w:val="16"/>
          <w:szCs w:val="16"/>
          <w:rPrChange w:id="1219" w:author="emmanuel blezes" w:date="2026-06-22T22:41:00Z" w16du:dateUtc="2026-06-22T20:41:00Z">
            <w:rPr/>
          </w:rPrChange>
        </w:rPr>
      </w:pPr>
      <w:r w:rsidRPr="00C17E78">
        <w:rPr>
          <w:rStyle w:val="FootnoteReference"/>
          <w:sz w:val="16"/>
          <w:szCs w:val="16"/>
          <w:rPrChange w:id="1220" w:author="emmanuel blezes" w:date="2026-06-22T22:41:00Z" w16du:dateUtc="2026-06-22T20:41:00Z">
            <w:rPr>
              <w:rStyle w:val="FootnoteReference"/>
            </w:rPr>
          </w:rPrChange>
        </w:rPr>
        <w:footnoteRef/>
      </w:r>
      <w:r w:rsidRPr="00C17E78">
        <w:rPr>
          <w:sz w:val="16"/>
          <w:szCs w:val="16"/>
          <w:rPrChange w:id="1221" w:author="emmanuel blezes" w:date="2026-06-22T22:41:00Z" w16du:dateUtc="2026-06-22T20:41:00Z">
            <w:rPr/>
          </w:rPrChange>
        </w:rPr>
        <w:t xml:space="preserve"> COR (Conseil d’orientation des retraites), </w:t>
      </w:r>
      <w:r w:rsidRPr="00C17E78">
        <w:rPr>
          <w:i/>
          <w:iCs/>
          <w:sz w:val="16"/>
          <w:szCs w:val="16"/>
          <w:rPrChange w:id="1222" w:author="emmanuel blezes" w:date="2026-06-22T22:41:00Z" w16du:dateUtc="2026-06-22T20:41:00Z">
            <w:rPr>
              <w:i/>
              <w:iCs/>
            </w:rPr>
          </w:rPrChange>
        </w:rPr>
        <w:t>Rapport annuel 2025</w:t>
      </w:r>
      <w:r w:rsidRPr="00C17E78">
        <w:rPr>
          <w:sz w:val="16"/>
          <w:szCs w:val="16"/>
          <w:rPrChange w:id="1223" w:author="emmanuel blezes" w:date="2026-06-22T22:41:00Z" w16du:dateUtc="2026-06-22T20:41:00Z">
            <w:rPr/>
          </w:rPrChange>
        </w:rPr>
        <w:t>, juin 2025. Le rapport entre le nombre de cotisants et le nombre de retraités de droit direct passe de 1,8 en 2023 à environ 1,4 à l’horizon 2070 (scénario de référence). À titre de repère, la dépense de retraite y représente 13,9 % du PIB en 2024 (407 Md€) et 14,2 % en 2070 ; le solde du système passe de −0,1 % du PIB en 2024 à −1,4 % en 2070.</w:t>
      </w:r>
    </w:p>
  </w:footnote>
  <w:footnote w:id="137">
    <w:p w14:paraId="43F8FA6C" w14:textId="77777777" w:rsidR="00534634" w:rsidRPr="00C17E78" w:rsidRDefault="00000000">
      <w:pPr>
        <w:pStyle w:val="FootnoteText"/>
        <w:rPr>
          <w:sz w:val="16"/>
          <w:szCs w:val="16"/>
          <w:rPrChange w:id="1266" w:author="emmanuel blezes" w:date="2026-06-22T22:41:00Z" w16du:dateUtc="2026-06-22T20:41:00Z">
            <w:rPr/>
          </w:rPrChange>
        </w:rPr>
      </w:pPr>
      <w:r w:rsidRPr="00C17E78">
        <w:rPr>
          <w:rStyle w:val="FootnoteReference"/>
          <w:sz w:val="16"/>
          <w:szCs w:val="16"/>
          <w:rPrChange w:id="1267" w:author="emmanuel blezes" w:date="2026-06-22T22:41:00Z" w16du:dateUtc="2026-06-22T20:41:00Z">
            <w:rPr>
              <w:rStyle w:val="FootnoteReference"/>
            </w:rPr>
          </w:rPrChange>
        </w:rPr>
        <w:footnoteRef/>
      </w:r>
      <w:r w:rsidRPr="00C17E78">
        <w:rPr>
          <w:sz w:val="16"/>
          <w:szCs w:val="16"/>
          <w:lang w:val="en-GB"/>
          <w:rPrChange w:id="1268" w:author="emmanuel blezes" w:date="2026-06-22T22:41:00Z" w16du:dateUtc="2026-06-22T20:41:00Z">
            <w:rPr/>
          </w:rPrChange>
        </w:rPr>
        <w:t xml:space="preserve"> NBIM, </w:t>
      </w:r>
      <w:r w:rsidRPr="00C17E78">
        <w:rPr>
          <w:i/>
          <w:iCs/>
          <w:sz w:val="16"/>
          <w:szCs w:val="16"/>
          <w:lang w:val="en-GB"/>
          <w:rPrChange w:id="1269" w:author="emmanuel blezes" w:date="2026-06-22T22:41:00Z" w16du:dateUtc="2026-06-22T20:41:00Z">
            <w:rPr>
              <w:i/>
              <w:iCs/>
            </w:rPr>
          </w:rPrChange>
        </w:rPr>
        <w:t>Annual Report 2024</w:t>
      </w:r>
      <w:r w:rsidRPr="00C17E78">
        <w:rPr>
          <w:sz w:val="16"/>
          <w:szCs w:val="16"/>
          <w:lang w:val="en-GB"/>
          <w:rPrChange w:id="1270" w:author="emmanuel blezes" w:date="2026-06-22T22:41:00Z" w16du:dateUtc="2026-06-22T20:41:00Z">
            <w:rPr/>
          </w:rPrChange>
        </w:rPr>
        <w:t xml:space="preserve">, 2025. </w:t>
      </w:r>
      <w:proofErr w:type="spellStart"/>
      <w:r w:rsidRPr="00C17E78">
        <w:rPr>
          <w:sz w:val="16"/>
          <w:szCs w:val="16"/>
          <w:lang w:val="en-GB"/>
          <w:rPrChange w:id="1271" w:author="emmanuel blezes" w:date="2026-06-22T22:41:00Z" w16du:dateUtc="2026-06-22T20:41:00Z">
            <w:rPr/>
          </w:rPrChange>
        </w:rPr>
        <w:t>Rendement</w:t>
      </w:r>
      <w:proofErr w:type="spellEnd"/>
      <w:r w:rsidRPr="00C17E78">
        <w:rPr>
          <w:sz w:val="16"/>
          <w:szCs w:val="16"/>
          <w:lang w:val="en-GB"/>
          <w:rPrChange w:id="1272" w:author="emmanuel blezes" w:date="2026-06-22T22:41:00Z" w16du:dateUtc="2026-06-22T20:41:00Z">
            <w:rPr/>
          </w:rPrChange>
        </w:rPr>
        <w:t xml:space="preserve"> </w:t>
      </w:r>
      <w:proofErr w:type="gramStart"/>
      <w:r w:rsidRPr="00C17E78">
        <w:rPr>
          <w:sz w:val="16"/>
          <w:szCs w:val="16"/>
          <w:lang w:val="en-GB"/>
          <w:rPrChange w:id="1273" w:author="emmanuel blezes" w:date="2026-06-22T22:41:00Z" w16du:dateUtc="2026-06-22T20:41:00Z">
            <w:rPr/>
          </w:rPrChange>
        </w:rPr>
        <w:t>2024 :</w:t>
      </w:r>
      <w:proofErr w:type="gramEnd"/>
      <w:r w:rsidRPr="00C17E78">
        <w:rPr>
          <w:sz w:val="16"/>
          <w:szCs w:val="16"/>
          <w:lang w:val="en-GB"/>
          <w:rPrChange w:id="1274" w:author="emmanuel blezes" w:date="2026-06-22T22:41:00Z" w16du:dateUtc="2026-06-22T20:41:00Z">
            <w:rPr/>
          </w:rPrChange>
        </w:rPr>
        <w:t xml:space="preserve"> 13,1 % (record). </w:t>
      </w:r>
      <w:r w:rsidRPr="00C17E78">
        <w:rPr>
          <w:sz w:val="16"/>
          <w:szCs w:val="16"/>
          <w:rPrChange w:id="1275" w:author="emmanuel blezes" w:date="2026-06-22T22:41:00Z" w16du:dateUtc="2026-06-22T20:41:00Z">
            <w:rPr/>
          </w:rPrChange>
        </w:rPr>
        <w:t>Allocation : 71,4 % actions, 26,6 % obligations, 1,8 % immobilier, 0,1 % énergies renouvelables. Le rendement réel net 4,1 % est mesuré après inflation et frais sur l’ensemble de la période 1998-2024.</w:t>
      </w:r>
    </w:p>
  </w:footnote>
  <w:footnote w:id="138">
    <w:p w14:paraId="41ABE26B" w14:textId="77777777" w:rsidR="00534634" w:rsidRPr="00C17E78" w:rsidRDefault="00000000">
      <w:pPr>
        <w:pStyle w:val="FootnoteText"/>
        <w:rPr>
          <w:sz w:val="16"/>
          <w:szCs w:val="16"/>
          <w:rPrChange w:id="1276" w:author="emmanuel blezes" w:date="2026-06-22T22:41:00Z" w16du:dateUtc="2026-06-22T20:41:00Z">
            <w:rPr/>
          </w:rPrChange>
        </w:rPr>
      </w:pPr>
      <w:r w:rsidRPr="00C17E78">
        <w:rPr>
          <w:rStyle w:val="FootnoteReference"/>
          <w:sz w:val="16"/>
          <w:szCs w:val="16"/>
          <w:rPrChange w:id="1277" w:author="emmanuel blezes" w:date="2026-06-22T22:41:00Z" w16du:dateUtc="2026-06-22T20:41:00Z">
            <w:rPr>
              <w:rStyle w:val="FootnoteReference"/>
            </w:rPr>
          </w:rPrChange>
        </w:rPr>
        <w:footnoteRef/>
      </w:r>
      <w:r w:rsidRPr="00C17E78">
        <w:rPr>
          <w:sz w:val="16"/>
          <w:szCs w:val="16"/>
          <w:rPrChange w:id="1278" w:author="emmanuel blezes" w:date="2026-06-22T22:41:00Z" w16du:dateUtc="2026-06-22T20:41:00Z">
            <w:rPr/>
          </w:rPrChange>
        </w:rPr>
        <w:t xml:space="preserve"> Caisse de dépôt et placement du Québec, </w:t>
      </w:r>
      <w:r w:rsidRPr="00C17E78">
        <w:rPr>
          <w:i/>
          <w:iCs/>
          <w:sz w:val="16"/>
          <w:szCs w:val="16"/>
          <w:rPrChange w:id="1279" w:author="emmanuel blezes" w:date="2026-06-22T22:41:00Z" w16du:dateUtc="2026-06-22T20:41:00Z">
            <w:rPr>
              <w:i/>
              <w:iCs/>
            </w:rPr>
          </w:rPrChange>
        </w:rPr>
        <w:t>Rapport annuel 2024</w:t>
      </w:r>
      <w:r w:rsidRPr="00C17E78">
        <w:rPr>
          <w:sz w:val="16"/>
          <w:szCs w:val="16"/>
          <w:rPrChange w:id="1280" w:author="emmanuel blezes" w:date="2026-06-22T22:41:00Z" w16du:dateUtc="2026-06-22T20:41:00Z">
            <w:rPr/>
          </w:rPrChange>
        </w:rPr>
        <w:t>, 2025 (https://www.cdpq.com/en/performance/annual-reports/2024). Rendement 2024 : 9,4 % ; 5 ans : 6,2 % annualisé ; 10 ans : 7,1 % annualisé.</w:t>
      </w:r>
    </w:p>
  </w:footnote>
  <w:footnote w:id="139">
    <w:p w14:paraId="7A19ECE6" w14:textId="77777777" w:rsidR="00534634" w:rsidRPr="00C17E78" w:rsidRDefault="00000000">
      <w:pPr>
        <w:pStyle w:val="FootnoteText"/>
        <w:rPr>
          <w:sz w:val="16"/>
          <w:szCs w:val="16"/>
          <w:rPrChange w:id="1281" w:author="emmanuel blezes" w:date="2026-06-22T22:41:00Z" w16du:dateUtc="2026-06-22T20:41:00Z">
            <w:rPr/>
          </w:rPrChange>
        </w:rPr>
      </w:pPr>
      <w:r w:rsidRPr="00C17E78">
        <w:rPr>
          <w:rStyle w:val="FootnoteReference"/>
          <w:sz w:val="16"/>
          <w:szCs w:val="16"/>
          <w:rPrChange w:id="1282" w:author="emmanuel blezes" w:date="2026-06-22T22:41:00Z" w16du:dateUtc="2026-06-22T20:41:00Z">
            <w:rPr>
              <w:rStyle w:val="FootnoteReference"/>
            </w:rPr>
          </w:rPrChange>
        </w:rPr>
        <w:footnoteRef/>
      </w:r>
      <w:r w:rsidRPr="00C17E78">
        <w:rPr>
          <w:sz w:val="16"/>
          <w:szCs w:val="16"/>
          <w:rPrChange w:id="1283" w:author="emmanuel blezes" w:date="2026-06-22T22:41:00Z" w16du:dateUtc="2026-06-22T20:41:00Z">
            <w:rPr/>
          </w:rPrChange>
        </w:rPr>
        <w:t xml:space="preserve"> CPP Investments, </w:t>
      </w:r>
      <w:r w:rsidRPr="00C17E78">
        <w:rPr>
          <w:i/>
          <w:iCs/>
          <w:sz w:val="16"/>
          <w:szCs w:val="16"/>
          <w:rPrChange w:id="1284" w:author="emmanuel blezes" w:date="2026-06-22T22:41:00Z" w16du:dateUtc="2026-06-22T20:41:00Z">
            <w:rPr>
              <w:i/>
              <w:iCs/>
            </w:rPr>
          </w:rPrChange>
        </w:rPr>
        <w:t>Fiscal 2025 Annual Report</w:t>
      </w:r>
      <w:r w:rsidRPr="00C17E78">
        <w:rPr>
          <w:sz w:val="16"/>
          <w:szCs w:val="16"/>
          <w:rPrChange w:id="1285" w:author="emmanuel blezes" w:date="2026-06-22T22:41:00Z" w16du:dateUtc="2026-06-22T20:41:00Z">
            <w:rPr/>
          </w:rPrChange>
        </w:rPr>
        <w:t>, 2025 (https://www.cppinvestments.com). Actifs : 714,4 Md CAD au 31 mars 2025 ; rendement net annualisé sur 10 ans : 8,3 %.</w:t>
      </w:r>
    </w:p>
  </w:footnote>
  <w:footnote w:id="140">
    <w:p w14:paraId="4FA21F13" w14:textId="77777777" w:rsidR="00534634" w:rsidRPr="00C17E78" w:rsidRDefault="00000000">
      <w:pPr>
        <w:pStyle w:val="FootnoteText"/>
        <w:rPr>
          <w:sz w:val="16"/>
          <w:szCs w:val="16"/>
          <w:rPrChange w:id="1286" w:author="emmanuel blezes" w:date="2026-06-22T22:41:00Z" w16du:dateUtc="2026-06-22T20:41:00Z">
            <w:rPr/>
          </w:rPrChange>
        </w:rPr>
      </w:pPr>
      <w:r w:rsidRPr="00C17E78">
        <w:rPr>
          <w:rStyle w:val="FootnoteReference"/>
          <w:sz w:val="16"/>
          <w:szCs w:val="16"/>
          <w:rPrChange w:id="1287" w:author="emmanuel blezes" w:date="2026-06-22T22:41:00Z" w16du:dateUtc="2026-06-22T20:41:00Z">
            <w:rPr>
              <w:rStyle w:val="FootnoteReference"/>
            </w:rPr>
          </w:rPrChange>
        </w:rPr>
        <w:footnoteRef/>
      </w:r>
      <w:r w:rsidRPr="00C17E78">
        <w:rPr>
          <w:sz w:val="16"/>
          <w:szCs w:val="16"/>
          <w:rPrChange w:id="1288" w:author="emmanuel blezes" w:date="2026-06-22T22:41:00Z" w16du:dateUtc="2026-06-22T20:41:00Z">
            <w:rPr/>
          </w:rPrChange>
        </w:rPr>
        <w:t xml:space="preserve"> AP-fonderna (Suède), </w:t>
      </w:r>
      <w:r w:rsidRPr="00C17E78">
        <w:rPr>
          <w:i/>
          <w:iCs/>
          <w:sz w:val="16"/>
          <w:szCs w:val="16"/>
          <w:rPrChange w:id="1289" w:author="emmanuel blezes" w:date="2026-06-22T22:41:00Z" w16du:dateUtc="2026-06-22T20:41:00Z">
            <w:rPr>
              <w:i/>
              <w:iCs/>
            </w:rPr>
          </w:rPrChange>
        </w:rPr>
        <w:t>Joint communiqué - résultats 2024</w:t>
      </w:r>
      <w:r w:rsidRPr="00C17E78">
        <w:rPr>
          <w:sz w:val="16"/>
          <w:szCs w:val="16"/>
          <w:rPrChange w:id="1290" w:author="emmanuel blezes" w:date="2026-06-22T22:41:00Z" w16du:dateUtc="2026-06-22T20:41:00Z">
            <w:rPr/>
          </w:rPrChange>
        </w:rPr>
        <w:t>, mars 2025 (https://www.ap3.se). Actifs combinés AP1-AP4 et AP6 : environ 2 100 milliards SEK fin 2024 ; rendement moyen annualisé 7,6 % sur 10 ans pour AP1-AP4.</w:t>
      </w:r>
    </w:p>
  </w:footnote>
  <w:footnote w:id="141">
    <w:p w14:paraId="198F0EEC" w14:textId="77777777" w:rsidR="00534634" w:rsidRPr="00C17E78" w:rsidRDefault="00000000">
      <w:pPr>
        <w:pStyle w:val="FootnoteText"/>
        <w:rPr>
          <w:sz w:val="16"/>
          <w:szCs w:val="16"/>
          <w:rPrChange w:id="1291" w:author="emmanuel blezes" w:date="2026-06-22T22:41:00Z" w16du:dateUtc="2026-06-22T20:41:00Z">
            <w:rPr/>
          </w:rPrChange>
        </w:rPr>
      </w:pPr>
      <w:r w:rsidRPr="00C17E78">
        <w:rPr>
          <w:rStyle w:val="FootnoteReference"/>
          <w:sz w:val="16"/>
          <w:szCs w:val="16"/>
          <w:rPrChange w:id="1292" w:author="emmanuel blezes" w:date="2026-06-22T22:41:00Z" w16du:dateUtc="2026-06-22T20:41:00Z">
            <w:rPr>
              <w:rStyle w:val="FootnoteReference"/>
            </w:rPr>
          </w:rPrChange>
        </w:rPr>
        <w:footnoteRef/>
      </w:r>
      <w:r w:rsidRPr="00C17E78">
        <w:rPr>
          <w:sz w:val="16"/>
          <w:szCs w:val="16"/>
          <w:lang w:val="en-GB"/>
          <w:rPrChange w:id="1293" w:author="emmanuel blezes" w:date="2026-06-22T22:41:00Z" w16du:dateUtc="2026-06-22T20:41:00Z">
            <w:rPr/>
          </w:rPrChange>
        </w:rPr>
        <w:t xml:space="preserve"> European Pensions, </w:t>
      </w:r>
      <w:r w:rsidRPr="00C17E78">
        <w:rPr>
          <w:i/>
          <w:iCs/>
          <w:sz w:val="16"/>
          <w:szCs w:val="16"/>
          <w:lang w:val="en-GB"/>
          <w:rPrChange w:id="1294" w:author="emmanuel blezes" w:date="2026-06-22T22:41:00Z" w16du:dateUtc="2026-06-22T20:41:00Z">
            <w:rPr>
              <w:i/>
              <w:iCs/>
            </w:rPr>
          </w:rPrChange>
        </w:rPr>
        <w:t>Dutch pension fund ABP achieves 8.6 per cent investment return in 2024</w:t>
      </w:r>
      <w:r w:rsidRPr="00C17E78">
        <w:rPr>
          <w:sz w:val="16"/>
          <w:szCs w:val="16"/>
          <w:lang w:val="en-GB"/>
          <w:rPrChange w:id="1295" w:author="emmanuel blezes" w:date="2026-06-22T22:41:00Z" w16du:dateUtc="2026-06-22T20:41:00Z">
            <w:rPr/>
          </w:rPrChange>
        </w:rPr>
        <w:t xml:space="preserve">, 2025 (https://www.europeanpensions.net) et </w:t>
      </w:r>
      <w:r w:rsidRPr="00C17E78">
        <w:rPr>
          <w:i/>
          <w:iCs/>
          <w:sz w:val="16"/>
          <w:szCs w:val="16"/>
          <w:lang w:val="en-GB"/>
          <w:rPrChange w:id="1296" w:author="emmanuel blezes" w:date="2026-06-22T22:41:00Z" w16du:dateUtc="2026-06-22T20:41:00Z">
            <w:rPr>
              <w:i/>
              <w:iCs/>
            </w:rPr>
          </w:rPrChange>
        </w:rPr>
        <w:t>Dutch pension giants post solid 2024 returns despite bond market headwinds</w:t>
      </w:r>
      <w:r w:rsidRPr="00C17E78">
        <w:rPr>
          <w:sz w:val="16"/>
          <w:szCs w:val="16"/>
          <w:lang w:val="en-GB"/>
          <w:rPrChange w:id="1297" w:author="emmanuel blezes" w:date="2026-06-22T22:41:00Z" w16du:dateUtc="2026-06-22T20:41:00Z">
            <w:rPr/>
          </w:rPrChange>
        </w:rPr>
        <w:t xml:space="preserve">, 2025. </w:t>
      </w:r>
      <w:r w:rsidRPr="00C17E78">
        <w:rPr>
          <w:sz w:val="16"/>
          <w:szCs w:val="16"/>
          <w:rPrChange w:id="1298" w:author="emmanuel blezes" w:date="2026-06-22T22:41:00Z" w16du:dateUtc="2026-06-22T20:41:00Z">
            <w:rPr/>
          </w:rPrChange>
        </w:rPr>
        <w:t xml:space="preserve">Pour PFZW : </w:t>
      </w:r>
      <w:proofErr w:type="spellStart"/>
      <w:r w:rsidRPr="00C17E78">
        <w:rPr>
          <w:i/>
          <w:iCs/>
          <w:sz w:val="16"/>
          <w:szCs w:val="16"/>
          <w:rPrChange w:id="1299" w:author="emmanuel blezes" w:date="2026-06-22T22:41:00Z" w16du:dateUtc="2026-06-22T20:41:00Z">
            <w:rPr>
              <w:i/>
              <w:iCs/>
            </w:rPr>
          </w:rPrChange>
        </w:rPr>
        <w:t>Annual</w:t>
      </w:r>
      <w:proofErr w:type="spellEnd"/>
      <w:r w:rsidRPr="00C17E78">
        <w:rPr>
          <w:i/>
          <w:iCs/>
          <w:sz w:val="16"/>
          <w:szCs w:val="16"/>
          <w:rPrChange w:id="1300" w:author="emmanuel blezes" w:date="2026-06-22T22:41:00Z" w16du:dateUtc="2026-06-22T20:41:00Z">
            <w:rPr>
              <w:i/>
              <w:iCs/>
            </w:rPr>
          </w:rPrChange>
        </w:rPr>
        <w:t xml:space="preserve"> Report 2024</w:t>
      </w:r>
      <w:r w:rsidRPr="00C17E78">
        <w:rPr>
          <w:sz w:val="16"/>
          <w:szCs w:val="16"/>
          <w:rPrChange w:id="1301" w:author="emmanuel blezes" w:date="2026-06-22T22:41:00Z" w16du:dateUtc="2026-06-22T20:41:00Z">
            <w:rPr/>
          </w:rPrChange>
        </w:rPr>
        <w:t>, 8 % de rendement, 259 Md€ d’actifs, 2 949 600 affiliés au total fin 2024 (dont ~1,42 million de cotisants actifs et ~893 000 affiliés différés) (https://www.pfzw.nl).</w:t>
      </w:r>
    </w:p>
  </w:footnote>
  <w:footnote w:id="142">
    <w:p w14:paraId="203C203E" w14:textId="77777777" w:rsidR="00534634" w:rsidRPr="00C17E78" w:rsidRDefault="00000000">
      <w:pPr>
        <w:pStyle w:val="FootnoteText"/>
        <w:rPr>
          <w:sz w:val="16"/>
          <w:szCs w:val="16"/>
          <w:rPrChange w:id="1302" w:author="emmanuel blezes" w:date="2026-06-22T22:41:00Z" w16du:dateUtc="2026-06-22T20:41:00Z">
            <w:rPr/>
          </w:rPrChange>
        </w:rPr>
      </w:pPr>
      <w:r w:rsidRPr="00C17E78">
        <w:rPr>
          <w:rStyle w:val="FootnoteReference"/>
          <w:sz w:val="16"/>
          <w:szCs w:val="16"/>
          <w:rPrChange w:id="1303" w:author="emmanuel blezes" w:date="2026-06-22T22:41:00Z" w16du:dateUtc="2026-06-22T20:41:00Z">
            <w:rPr>
              <w:rStyle w:val="FootnoteReference"/>
            </w:rPr>
          </w:rPrChange>
        </w:rPr>
        <w:footnoteRef/>
      </w:r>
      <w:r w:rsidRPr="00C17E78">
        <w:rPr>
          <w:sz w:val="16"/>
          <w:szCs w:val="16"/>
          <w:rPrChange w:id="1304" w:author="emmanuel blezes" w:date="2026-06-22T22:41:00Z" w16du:dateUtc="2026-06-22T20:41:00Z">
            <w:rPr/>
          </w:rPrChange>
        </w:rPr>
        <w:t xml:space="preserve"> Mercer CFA Institute, </w:t>
      </w:r>
      <w:r w:rsidRPr="00C17E78">
        <w:rPr>
          <w:i/>
          <w:iCs/>
          <w:sz w:val="16"/>
          <w:szCs w:val="16"/>
          <w:rPrChange w:id="1305" w:author="emmanuel blezes" w:date="2026-06-22T22:41:00Z" w16du:dateUtc="2026-06-22T20:41:00Z">
            <w:rPr>
              <w:i/>
              <w:iCs/>
            </w:rPr>
          </w:rPrChange>
        </w:rPr>
        <w:t>Global Pension Index 2025</w:t>
      </w:r>
      <w:r w:rsidRPr="00C17E78">
        <w:rPr>
          <w:sz w:val="16"/>
          <w:szCs w:val="16"/>
          <w:rPrChange w:id="1306" w:author="emmanuel blezes" w:date="2026-06-22T22:41:00Z" w16du:dateUtc="2026-06-22T20:41:00Z">
            <w:rPr/>
          </w:rPrChange>
        </w:rPr>
        <w:t>, octobre 2025 (https://www.mercer.com/insights/investments/market-outlook-and-trends/mercer-cfa-global-pension-index/). Grade A : Pays-Bas, Islande, Danemark, Israël, Singapour. La France est en grade B avec un score global de 70,3 ; sous-indices : adéquation 85,2, viabilité 48,6, intégrité 76,8. Le sous-indice viabilité particulièrement faible révèle la fragilité du système à long terme.</w:t>
      </w:r>
    </w:p>
  </w:footnote>
  <w:footnote w:id="143">
    <w:p w14:paraId="3DADC051" w14:textId="77777777" w:rsidR="00534634" w:rsidRPr="00C17E78" w:rsidRDefault="00000000">
      <w:pPr>
        <w:pStyle w:val="FootnoteText"/>
        <w:rPr>
          <w:sz w:val="16"/>
          <w:szCs w:val="16"/>
          <w:lang w:val="en-GB"/>
          <w:rPrChange w:id="1307" w:author="emmanuel blezes" w:date="2026-06-22T22:41:00Z" w16du:dateUtc="2026-06-22T20:41:00Z">
            <w:rPr/>
          </w:rPrChange>
        </w:rPr>
      </w:pPr>
      <w:r w:rsidRPr="00C17E78">
        <w:rPr>
          <w:rStyle w:val="FootnoteReference"/>
          <w:sz w:val="16"/>
          <w:szCs w:val="16"/>
          <w:rPrChange w:id="1308" w:author="emmanuel blezes" w:date="2026-06-22T22:41:00Z" w16du:dateUtc="2026-06-22T20:41:00Z">
            <w:rPr>
              <w:rStyle w:val="FootnoteReference"/>
            </w:rPr>
          </w:rPrChange>
        </w:rPr>
        <w:footnoteRef/>
      </w:r>
      <w:r w:rsidRPr="00C17E78">
        <w:rPr>
          <w:sz w:val="16"/>
          <w:szCs w:val="16"/>
          <w:lang w:val="en-GB"/>
          <w:rPrChange w:id="1309" w:author="emmanuel blezes" w:date="2026-06-22T22:41:00Z" w16du:dateUtc="2026-06-22T20:41:00Z">
            <w:rPr/>
          </w:rPrChange>
        </w:rPr>
        <w:t xml:space="preserve"> Department for Work and Pensions (</w:t>
      </w:r>
      <w:proofErr w:type="spellStart"/>
      <w:r w:rsidRPr="00C17E78">
        <w:rPr>
          <w:sz w:val="16"/>
          <w:szCs w:val="16"/>
          <w:lang w:val="en-GB"/>
          <w:rPrChange w:id="1310" w:author="emmanuel blezes" w:date="2026-06-22T22:41:00Z" w16du:dateUtc="2026-06-22T20:41:00Z">
            <w:rPr/>
          </w:rPrChange>
        </w:rPr>
        <w:t>Royaume</w:t>
      </w:r>
      <w:proofErr w:type="spellEnd"/>
      <w:r w:rsidRPr="00C17E78">
        <w:rPr>
          <w:sz w:val="16"/>
          <w:szCs w:val="16"/>
          <w:lang w:val="en-GB"/>
          <w:rPrChange w:id="1311" w:author="emmanuel blezes" w:date="2026-06-22T22:41:00Z" w16du:dateUtc="2026-06-22T20:41:00Z">
            <w:rPr/>
          </w:rPrChange>
        </w:rPr>
        <w:t xml:space="preserve">-Uni), </w:t>
      </w:r>
      <w:r w:rsidRPr="00C17E78">
        <w:rPr>
          <w:i/>
          <w:iCs/>
          <w:sz w:val="16"/>
          <w:szCs w:val="16"/>
          <w:lang w:val="en-GB"/>
          <w:rPrChange w:id="1312" w:author="emmanuel blezes" w:date="2026-06-22T22:41:00Z" w16du:dateUtc="2026-06-22T20:41:00Z">
            <w:rPr>
              <w:i/>
              <w:iCs/>
            </w:rPr>
          </w:rPrChange>
        </w:rPr>
        <w:t>Workplace pensions: participation and savings trends 2024</w:t>
      </w:r>
      <w:r w:rsidRPr="00C17E78">
        <w:rPr>
          <w:sz w:val="16"/>
          <w:szCs w:val="16"/>
          <w:lang w:val="en-GB"/>
          <w:rPrChange w:id="1313" w:author="emmanuel blezes" w:date="2026-06-22T22:41:00Z" w16du:dateUtc="2026-06-22T20:41:00Z">
            <w:rPr/>
          </w:rPrChange>
        </w:rPr>
        <w:t xml:space="preserve">, 2024 (https://www.gov.uk). </w:t>
      </w:r>
      <w:proofErr w:type="spellStart"/>
      <w:r w:rsidRPr="00C17E78">
        <w:rPr>
          <w:sz w:val="16"/>
          <w:szCs w:val="16"/>
          <w:lang w:val="en-GB"/>
          <w:rPrChange w:id="1314" w:author="emmanuel blezes" w:date="2026-06-22T22:41:00Z" w16du:dateUtc="2026-06-22T20:41:00Z">
            <w:rPr/>
          </w:rPrChange>
        </w:rPr>
        <w:t>Taux</w:t>
      </w:r>
      <w:proofErr w:type="spellEnd"/>
      <w:r w:rsidRPr="00C17E78">
        <w:rPr>
          <w:sz w:val="16"/>
          <w:szCs w:val="16"/>
          <w:lang w:val="en-GB"/>
          <w:rPrChange w:id="1315" w:author="emmanuel blezes" w:date="2026-06-22T22:41:00Z" w16du:dateUtc="2026-06-22T20:41:00Z">
            <w:rPr/>
          </w:rPrChange>
        </w:rPr>
        <w:t xml:space="preserve"> de </w:t>
      </w:r>
      <w:proofErr w:type="spellStart"/>
      <w:r w:rsidRPr="00C17E78">
        <w:rPr>
          <w:sz w:val="16"/>
          <w:szCs w:val="16"/>
          <w:lang w:val="en-GB"/>
          <w:rPrChange w:id="1316" w:author="emmanuel blezes" w:date="2026-06-22T22:41:00Z" w16du:dateUtc="2026-06-22T20:41:00Z">
            <w:rPr/>
          </w:rPrChange>
        </w:rPr>
        <w:t>maintien</w:t>
      </w:r>
      <w:proofErr w:type="spellEnd"/>
      <w:r w:rsidRPr="00C17E78">
        <w:rPr>
          <w:sz w:val="16"/>
          <w:szCs w:val="16"/>
          <w:lang w:val="en-GB"/>
          <w:rPrChange w:id="1317" w:author="emmanuel blezes" w:date="2026-06-22T22:41:00Z" w16du:dateUtc="2026-06-22T20:41:00Z">
            <w:rPr/>
          </w:rPrChange>
        </w:rPr>
        <w:t xml:space="preserve"> dans </w:t>
      </w:r>
      <w:proofErr w:type="spellStart"/>
      <w:r w:rsidRPr="00C17E78">
        <w:rPr>
          <w:sz w:val="16"/>
          <w:szCs w:val="16"/>
          <w:lang w:val="en-GB"/>
          <w:rPrChange w:id="1318" w:author="emmanuel blezes" w:date="2026-06-22T22:41:00Z" w16du:dateUtc="2026-06-22T20:41:00Z">
            <w:rPr/>
          </w:rPrChange>
        </w:rPr>
        <w:t>l’auto</w:t>
      </w:r>
      <w:proofErr w:type="spellEnd"/>
      <w:r w:rsidRPr="00C17E78">
        <w:rPr>
          <w:sz w:val="16"/>
          <w:szCs w:val="16"/>
          <w:lang w:val="en-GB"/>
          <w:rPrChange w:id="1319" w:author="emmanuel blezes" w:date="2026-06-22T22:41:00Z" w16du:dateUtc="2026-06-22T20:41:00Z">
            <w:rPr/>
          </w:rPrChange>
        </w:rPr>
        <w:t xml:space="preserve">-enrolment </w:t>
      </w:r>
      <w:proofErr w:type="spellStart"/>
      <w:r w:rsidRPr="00C17E78">
        <w:rPr>
          <w:sz w:val="16"/>
          <w:szCs w:val="16"/>
          <w:lang w:val="en-GB"/>
          <w:rPrChange w:id="1320" w:author="emmanuel blezes" w:date="2026-06-22T22:41:00Z" w16du:dateUtc="2026-06-22T20:41:00Z">
            <w:rPr/>
          </w:rPrChange>
        </w:rPr>
        <w:t>proche</w:t>
      </w:r>
      <w:proofErr w:type="spellEnd"/>
      <w:r w:rsidRPr="00C17E78">
        <w:rPr>
          <w:sz w:val="16"/>
          <w:szCs w:val="16"/>
          <w:lang w:val="en-GB"/>
          <w:rPrChange w:id="1321" w:author="emmanuel blezes" w:date="2026-06-22T22:41:00Z" w16du:dateUtc="2026-06-22T20:41:00Z">
            <w:rPr/>
          </w:rPrChange>
        </w:rPr>
        <w:t xml:space="preserve"> de 90 % </w:t>
      </w:r>
      <w:proofErr w:type="spellStart"/>
      <w:r w:rsidRPr="00C17E78">
        <w:rPr>
          <w:sz w:val="16"/>
          <w:szCs w:val="16"/>
          <w:lang w:val="en-GB"/>
          <w:rPrChange w:id="1322" w:author="emmanuel blezes" w:date="2026-06-22T22:41:00Z" w16du:dateUtc="2026-06-22T20:41:00Z">
            <w:rPr/>
          </w:rPrChange>
        </w:rPr>
        <w:t>depuis</w:t>
      </w:r>
      <w:proofErr w:type="spellEnd"/>
      <w:r w:rsidRPr="00C17E78">
        <w:rPr>
          <w:sz w:val="16"/>
          <w:szCs w:val="16"/>
          <w:lang w:val="en-GB"/>
          <w:rPrChange w:id="1323" w:author="emmanuel blezes" w:date="2026-06-22T22:41:00Z" w16du:dateUtc="2026-06-22T20:41:00Z">
            <w:rPr/>
          </w:rPrChange>
        </w:rPr>
        <w:t xml:space="preserve"> </w:t>
      </w:r>
      <w:proofErr w:type="gramStart"/>
      <w:r w:rsidRPr="00C17E78">
        <w:rPr>
          <w:sz w:val="16"/>
          <w:szCs w:val="16"/>
          <w:lang w:val="en-GB"/>
          <w:rPrChange w:id="1324" w:author="emmanuel blezes" w:date="2026-06-22T22:41:00Z" w16du:dateUtc="2026-06-22T20:41:00Z">
            <w:rPr/>
          </w:rPrChange>
        </w:rPr>
        <w:t>2015 ;</w:t>
      </w:r>
      <w:proofErr w:type="gramEnd"/>
      <w:r w:rsidRPr="00C17E78">
        <w:rPr>
          <w:sz w:val="16"/>
          <w:szCs w:val="16"/>
          <w:lang w:val="en-GB"/>
          <w:rPrChange w:id="1325" w:author="emmanuel blezes" w:date="2026-06-22T22:41:00Z" w16du:dateUtc="2026-06-22T20:41:00Z">
            <w:rPr/>
          </w:rPrChange>
        </w:rPr>
        <w:t xml:space="preserve"> corroborated par DWP, </w:t>
      </w:r>
      <w:r w:rsidRPr="00C17E78">
        <w:rPr>
          <w:i/>
          <w:iCs/>
          <w:sz w:val="16"/>
          <w:szCs w:val="16"/>
          <w:lang w:val="en-GB"/>
          <w:rPrChange w:id="1326" w:author="emmanuel blezes" w:date="2026-06-22T22:41:00Z" w16du:dateUtc="2026-06-22T20:41:00Z">
            <w:rPr>
              <w:i/>
              <w:iCs/>
            </w:rPr>
          </w:rPrChange>
        </w:rPr>
        <w:t>Ten years of automatic enrolment in workplace pensions</w:t>
      </w:r>
      <w:r w:rsidRPr="00C17E78">
        <w:rPr>
          <w:sz w:val="16"/>
          <w:szCs w:val="16"/>
          <w:lang w:val="en-GB"/>
          <w:rPrChange w:id="1327" w:author="emmanuel blezes" w:date="2026-06-22T22:41:00Z" w16du:dateUtc="2026-06-22T20:41:00Z">
            <w:rPr/>
          </w:rPrChange>
        </w:rPr>
        <w:t>, 2022.</w:t>
      </w:r>
    </w:p>
  </w:footnote>
  <w:footnote w:id="144">
    <w:p w14:paraId="4DB7BC71" w14:textId="77777777" w:rsidR="00534634" w:rsidRPr="00C17E78" w:rsidRDefault="00000000">
      <w:pPr>
        <w:pStyle w:val="FootnoteText"/>
        <w:rPr>
          <w:sz w:val="16"/>
          <w:szCs w:val="16"/>
          <w:rPrChange w:id="1328" w:author="emmanuel blezes" w:date="2026-06-22T22:41:00Z" w16du:dateUtc="2026-06-22T20:41:00Z">
            <w:rPr/>
          </w:rPrChange>
        </w:rPr>
      </w:pPr>
      <w:r w:rsidRPr="00C17E78">
        <w:rPr>
          <w:rStyle w:val="FootnoteReference"/>
          <w:sz w:val="16"/>
          <w:szCs w:val="16"/>
          <w:rPrChange w:id="1329" w:author="emmanuel blezes" w:date="2026-06-22T22:41:00Z" w16du:dateUtc="2026-06-22T20:41:00Z">
            <w:rPr>
              <w:rStyle w:val="FootnoteReference"/>
            </w:rPr>
          </w:rPrChange>
        </w:rPr>
        <w:footnoteRef/>
      </w:r>
      <w:r w:rsidRPr="00C17E78">
        <w:rPr>
          <w:sz w:val="16"/>
          <w:szCs w:val="16"/>
          <w:lang w:val="en-GB"/>
          <w:rPrChange w:id="1330" w:author="emmanuel blezes" w:date="2026-06-22T22:41:00Z" w16du:dateUtc="2026-06-22T20:41:00Z">
            <w:rPr/>
          </w:rPrChange>
        </w:rPr>
        <w:t xml:space="preserve"> NEST, </w:t>
      </w:r>
      <w:r w:rsidRPr="00C17E78">
        <w:rPr>
          <w:i/>
          <w:iCs/>
          <w:sz w:val="16"/>
          <w:szCs w:val="16"/>
          <w:lang w:val="en-GB"/>
          <w:rPrChange w:id="1331" w:author="emmanuel blezes" w:date="2026-06-22T22:41:00Z" w16du:dateUtc="2026-06-22T20:41:00Z">
            <w:rPr>
              <w:i/>
              <w:iCs/>
            </w:rPr>
          </w:rPrChange>
        </w:rPr>
        <w:t>Annual Report and Accounts 2024-25</w:t>
      </w:r>
      <w:r w:rsidRPr="00C17E78">
        <w:rPr>
          <w:sz w:val="16"/>
          <w:szCs w:val="16"/>
          <w:lang w:val="en-GB"/>
          <w:rPrChange w:id="1332" w:author="emmanuel blezes" w:date="2026-06-22T22:41:00Z" w16du:dateUtc="2026-06-22T20:41:00Z">
            <w:rPr/>
          </w:rPrChange>
        </w:rPr>
        <w:t xml:space="preserve">, 2025 (https://www.nestpensions.org.uk). </w:t>
      </w:r>
      <w:r w:rsidRPr="00C17E78">
        <w:rPr>
          <w:sz w:val="16"/>
          <w:szCs w:val="16"/>
          <w:rPrChange w:id="1333" w:author="emmanuel blezes" w:date="2026-06-22T22:41:00Z" w16du:dateUtc="2026-06-22T20:41:00Z">
            <w:rPr/>
          </w:rPrChange>
        </w:rPr>
        <w:t>Actifs : 49,7 Md GBP au 31 mars 2025 ; membres : 13,8 M ; contributions mensuelles moyennes : 663 M GBP ; rendement du fonds 2045 par défaut : 9,9 % annualisés sur cinq ans.</w:t>
      </w:r>
    </w:p>
  </w:footnote>
  <w:footnote w:id="145">
    <w:p w14:paraId="1CC50CCD" w14:textId="77777777" w:rsidR="00534634" w:rsidRPr="00C17E78" w:rsidRDefault="00000000">
      <w:pPr>
        <w:pStyle w:val="FootnoteText"/>
        <w:rPr>
          <w:sz w:val="16"/>
          <w:szCs w:val="16"/>
          <w:rPrChange w:id="1334" w:author="emmanuel blezes" w:date="2026-06-22T22:41:00Z" w16du:dateUtc="2026-06-22T20:41:00Z">
            <w:rPr/>
          </w:rPrChange>
        </w:rPr>
      </w:pPr>
      <w:r w:rsidRPr="00C17E78">
        <w:rPr>
          <w:rStyle w:val="FootnoteReference"/>
          <w:sz w:val="16"/>
          <w:szCs w:val="16"/>
          <w:rPrChange w:id="1335" w:author="emmanuel blezes" w:date="2026-06-22T22:41:00Z" w16du:dateUtc="2026-06-22T20:41:00Z">
            <w:rPr>
              <w:rStyle w:val="FootnoteReference"/>
            </w:rPr>
          </w:rPrChange>
        </w:rPr>
        <w:footnoteRef/>
      </w:r>
      <w:r w:rsidRPr="00C17E78">
        <w:rPr>
          <w:sz w:val="16"/>
          <w:szCs w:val="16"/>
          <w:rPrChange w:id="1336" w:author="emmanuel blezes" w:date="2026-06-22T22:41:00Z" w16du:dateUtc="2026-06-22T20:41:00Z">
            <w:rPr/>
          </w:rPrChange>
        </w:rPr>
        <w:t xml:space="preserve"> APRA, </w:t>
      </w:r>
      <w:r w:rsidRPr="00C17E78">
        <w:rPr>
          <w:i/>
          <w:iCs/>
          <w:sz w:val="16"/>
          <w:szCs w:val="16"/>
          <w:rPrChange w:id="1337" w:author="emmanuel blezes" w:date="2026-06-22T22:41:00Z" w16du:dateUtc="2026-06-22T20:41:00Z">
            <w:rPr>
              <w:i/>
              <w:iCs/>
            </w:rPr>
          </w:rPrChange>
        </w:rPr>
        <w:t>Quarterly superannuation performance statistics</w:t>
      </w:r>
      <w:r w:rsidRPr="00C17E78">
        <w:rPr>
          <w:sz w:val="16"/>
          <w:szCs w:val="16"/>
          <w:rPrChange w:id="1338" w:author="emmanuel blezes" w:date="2026-06-22T22:41:00Z" w16du:dateUtc="2026-06-22T20:41:00Z">
            <w:rPr/>
          </w:rPrChange>
        </w:rPr>
        <w:t xml:space="preserve">, T4 2024, 2025 (https://www.apra.gov.au/industries/superannuation). Actifs totaux </w:t>
      </w:r>
      <w:r w:rsidRPr="00C17E78">
        <w:rPr>
          <w:i/>
          <w:iCs/>
          <w:sz w:val="16"/>
          <w:szCs w:val="16"/>
          <w:rPrChange w:id="1339" w:author="emmanuel blezes" w:date="2026-06-22T22:41:00Z" w16du:dateUtc="2026-06-22T20:41:00Z">
            <w:rPr>
              <w:i/>
              <w:iCs/>
            </w:rPr>
          </w:rPrChange>
        </w:rPr>
        <w:t>Superannuation</w:t>
      </w:r>
      <w:r w:rsidRPr="00C17E78">
        <w:rPr>
          <w:sz w:val="16"/>
          <w:szCs w:val="16"/>
          <w:rPrChange w:id="1340" w:author="emmanuel blezes" w:date="2026-06-22T22:41:00Z" w16du:dateUtc="2026-06-22T20:41:00Z">
            <w:rPr/>
          </w:rPrChange>
        </w:rPr>
        <w:t xml:space="preserve"> : 4,2 trillions AUD fin 2024 ; environ 16 millions de comptes actifs. Pour la trajectoire historique de la </w:t>
      </w:r>
      <w:r w:rsidRPr="00C17E78">
        <w:rPr>
          <w:i/>
          <w:iCs/>
          <w:sz w:val="16"/>
          <w:szCs w:val="16"/>
          <w:rPrChange w:id="1341" w:author="emmanuel blezes" w:date="2026-06-22T22:41:00Z" w16du:dateUtc="2026-06-22T20:41:00Z">
            <w:rPr>
              <w:i/>
              <w:iCs/>
            </w:rPr>
          </w:rPrChange>
        </w:rPr>
        <w:t>Superannuation Guarantee</w:t>
      </w:r>
      <w:r w:rsidRPr="00C17E78">
        <w:rPr>
          <w:sz w:val="16"/>
          <w:szCs w:val="16"/>
          <w:rPrChange w:id="1342" w:author="emmanuel blezes" w:date="2026-06-22T22:41:00Z" w16du:dateUtc="2026-06-22T20:41:00Z">
            <w:rPr/>
          </w:rPrChange>
        </w:rPr>
        <w:t xml:space="preserve"> (3 % en 1992 à 12 % en 2025) : Australian Government, </w:t>
      </w:r>
      <w:r w:rsidRPr="00C17E78">
        <w:rPr>
          <w:i/>
          <w:iCs/>
          <w:sz w:val="16"/>
          <w:szCs w:val="16"/>
          <w:rPrChange w:id="1343" w:author="emmanuel blezes" w:date="2026-06-22T22:41:00Z" w16du:dateUtc="2026-06-22T20:41:00Z">
            <w:rPr>
              <w:i/>
              <w:iCs/>
            </w:rPr>
          </w:rPrChange>
        </w:rPr>
        <w:t>Superannuation Guarantee</w:t>
      </w:r>
      <w:r w:rsidRPr="00C17E78">
        <w:rPr>
          <w:sz w:val="16"/>
          <w:szCs w:val="16"/>
          <w:rPrChange w:id="1344" w:author="emmanuel blezes" w:date="2026-06-22T22:41:00Z" w16du:dateUtc="2026-06-22T20:41:00Z">
            <w:rPr/>
          </w:rPrChange>
        </w:rPr>
        <w:t>, données historiques 2024-2025.</w:t>
      </w:r>
    </w:p>
  </w:footnote>
  <w:footnote w:id="146">
    <w:p w14:paraId="4E88CE77" w14:textId="77777777" w:rsidR="00534634" w:rsidRPr="00C17E78" w:rsidRDefault="00000000">
      <w:pPr>
        <w:pStyle w:val="FootnoteText"/>
        <w:rPr>
          <w:sz w:val="16"/>
          <w:szCs w:val="16"/>
          <w:rPrChange w:id="1345" w:author="emmanuel blezes" w:date="2026-06-22T22:41:00Z" w16du:dateUtc="2026-06-22T20:41:00Z">
            <w:rPr/>
          </w:rPrChange>
        </w:rPr>
      </w:pPr>
      <w:r w:rsidRPr="00C17E78">
        <w:rPr>
          <w:rStyle w:val="FootnoteReference"/>
          <w:sz w:val="16"/>
          <w:szCs w:val="16"/>
          <w:rPrChange w:id="1346" w:author="emmanuel blezes" w:date="2026-06-22T22:41:00Z" w16du:dateUtc="2026-06-22T20:41:00Z">
            <w:rPr>
              <w:rStyle w:val="FootnoteReference"/>
            </w:rPr>
          </w:rPrChange>
        </w:rPr>
        <w:footnoteRef/>
      </w:r>
      <w:r w:rsidRPr="00C17E78">
        <w:rPr>
          <w:sz w:val="16"/>
          <w:szCs w:val="16"/>
          <w:rPrChange w:id="1347" w:author="emmanuel blezes" w:date="2026-06-22T22:41:00Z" w16du:dateUtc="2026-06-22T20:41:00Z">
            <w:rPr/>
          </w:rPrChange>
        </w:rPr>
        <w:t xml:space="preserve"> Sur la robustesse des piliers capitalisés matures (Suède, Royaume-Uni, Pays-Bas, Australie, Canada), voir Bruno Palier, </w:t>
      </w:r>
      <w:r w:rsidRPr="00C17E78">
        <w:rPr>
          <w:i/>
          <w:iCs/>
          <w:sz w:val="16"/>
          <w:szCs w:val="16"/>
          <w:rPrChange w:id="1348" w:author="emmanuel blezes" w:date="2026-06-22T22:41:00Z" w16du:dateUtc="2026-06-22T20:41:00Z">
            <w:rPr>
              <w:i/>
              <w:iCs/>
            </w:rPr>
          </w:rPrChange>
        </w:rPr>
        <w:t>Réformer les retraites</w:t>
      </w:r>
      <w:r w:rsidRPr="00C17E78">
        <w:rPr>
          <w:sz w:val="16"/>
          <w:szCs w:val="16"/>
          <w:rPrChange w:id="1349" w:author="emmanuel blezes" w:date="2026-06-22T22:41:00Z" w16du:dateUtc="2026-06-22T20:41:00Z">
            <w:rPr/>
          </w:rPrChange>
        </w:rPr>
        <w:t xml:space="preserve">, Presses de Sciences Po, 2021 ; et Conseil d’orientation des retraites, fiches comparatives par pays publiées entre 2017 et 2023 (https://www.cor-retraites.fr) : les ajustements paramétriques (ratio cible, allocation par défaut, plafonds de frais) y sont fréquents, mais le retour au monopilier répartition n’y est jamais survenu. Les seules réversions concernent les régimes par </w:t>
      </w:r>
      <w:r w:rsidRPr="00C17E78">
        <w:rPr>
          <w:i/>
          <w:iCs/>
          <w:sz w:val="16"/>
          <w:szCs w:val="16"/>
          <w:rPrChange w:id="1350" w:author="emmanuel blezes" w:date="2026-06-22T22:41:00Z" w16du:dateUtc="2026-06-22T20:41:00Z">
            <w:rPr>
              <w:i/>
              <w:iCs/>
            </w:rPr>
          </w:rPrChange>
        </w:rPr>
        <w:t>carve-out</w:t>
      </w:r>
      <w:r w:rsidRPr="00C17E78">
        <w:rPr>
          <w:sz w:val="16"/>
          <w:szCs w:val="16"/>
          <w:rPrChange w:id="1351" w:author="emmanuel blezes" w:date="2026-06-22T22:41:00Z" w16du:dateUtc="2026-06-22T20:41:00Z">
            <w:rPr/>
          </w:rPrChange>
        </w:rPr>
        <w:t xml:space="preserve"> d’Europe centrale : Hongrie (renationalisation de fait du deuxième pilier obligatoire, 2010-2011 ; voir A. Simonovits, « The mandatory private pension pillar in Hungary: an obituary », </w:t>
      </w:r>
      <w:r w:rsidRPr="00C17E78">
        <w:rPr>
          <w:i/>
          <w:iCs/>
          <w:sz w:val="16"/>
          <w:szCs w:val="16"/>
          <w:rPrChange w:id="1352" w:author="emmanuel blezes" w:date="2026-06-22T22:41:00Z" w16du:dateUtc="2026-06-22T20:41:00Z">
            <w:rPr>
              <w:i/>
              <w:iCs/>
            </w:rPr>
          </w:rPrChange>
        </w:rPr>
        <w:t>International Social Security Review</w:t>
      </w:r>
      <w:r w:rsidRPr="00C17E78">
        <w:rPr>
          <w:sz w:val="16"/>
          <w:szCs w:val="16"/>
          <w:rPrChange w:id="1353" w:author="emmanuel blezes" w:date="2026-06-22T22:41:00Z" w16du:dateUtc="2026-06-22T20:41:00Z">
            <w:rPr/>
          </w:rPrChange>
        </w:rPr>
        <w:t xml:space="preserve">, 2011), Pologne (transfert de la poche obligataire des OFE à l’État et passage au volontariat, 2013-2014), avec des réductions analogues en Lettonie, Slovaquie et Roumanie (voir E. Fultz, « The retrenchment of second-tier pensions in Hungary and Poland », </w:t>
      </w:r>
      <w:r w:rsidRPr="00C17E78">
        <w:rPr>
          <w:i/>
          <w:iCs/>
          <w:sz w:val="16"/>
          <w:szCs w:val="16"/>
          <w:rPrChange w:id="1354" w:author="emmanuel blezes" w:date="2026-06-22T22:41:00Z" w16du:dateUtc="2026-06-22T20:41:00Z">
            <w:rPr>
              <w:i/>
              <w:iCs/>
            </w:rPr>
          </w:rPrChange>
        </w:rPr>
        <w:t>International Social Security Review</w:t>
      </w:r>
      <w:r w:rsidRPr="00C17E78">
        <w:rPr>
          <w:sz w:val="16"/>
          <w:szCs w:val="16"/>
          <w:rPrChange w:id="1355" w:author="emmanuel blezes" w:date="2026-06-22T22:41:00Z" w16du:dateUtc="2026-06-22T20:41:00Z">
            <w:rPr/>
          </w:rPrChange>
        </w:rPr>
        <w:t>, 2012). Ces régimes finançaient le pilier capitalisé en détournant des cotisations de répartition, sans ressource nouvelle - un schéma distinct de l’adjonction d’un étage financé étudiée dans ce livre.</w:t>
      </w:r>
    </w:p>
  </w:footnote>
  <w:footnote w:id="147">
    <w:p w14:paraId="71659BB2" w14:textId="77777777" w:rsidR="00534634" w:rsidRPr="00C17E78" w:rsidRDefault="00000000">
      <w:pPr>
        <w:pStyle w:val="FootnoteText"/>
        <w:rPr>
          <w:sz w:val="16"/>
          <w:szCs w:val="16"/>
          <w:rPrChange w:id="1360" w:author="emmanuel blezes" w:date="2026-06-22T22:41:00Z" w16du:dateUtc="2026-06-22T20:41:00Z">
            <w:rPr/>
          </w:rPrChange>
        </w:rPr>
      </w:pPr>
      <w:r w:rsidRPr="00C17E78">
        <w:rPr>
          <w:rStyle w:val="FootnoteReference"/>
          <w:sz w:val="16"/>
          <w:szCs w:val="16"/>
          <w:rPrChange w:id="1361" w:author="emmanuel blezes" w:date="2026-06-22T22:41:00Z" w16du:dateUtc="2026-06-22T20:41:00Z">
            <w:rPr>
              <w:rStyle w:val="FootnoteReference"/>
            </w:rPr>
          </w:rPrChange>
        </w:rPr>
        <w:footnoteRef/>
      </w:r>
      <w:r w:rsidRPr="00C17E78">
        <w:rPr>
          <w:sz w:val="16"/>
          <w:szCs w:val="16"/>
          <w:rPrChange w:id="1362" w:author="emmanuel blezes" w:date="2026-06-22T22:41:00Z" w16du:dateUtc="2026-06-22T20:41:00Z">
            <w:rPr/>
          </w:rPrChange>
        </w:rPr>
        <w:t xml:space="preserve"> INSEE, </w:t>
      </w:r>
      <w:r w:rsidRPr="00C17E78">
        <w:rPr>
          <w:i/>
          <w:iCs/>
          <w:sz w:val="16"/>
          <w:szCs w:val="16"/>
          <w:rPrChange w:id="1363" w:author="emmanuel blezes" w:date="2026-06-22T22:41:00Z" w16du:dateUtc="2026-06-22T20:41:00Z">
            <w:rPr>
              <w:i/>
              <w:iCs/>
            </w:rPr>
          </w:rPrChange>
        </w:rPr>
        <w:t>Comptes nationaux trimestriels</w:t>
      </w:r>
      <w:r w:rsidRPr="00C17E78">
        <w:rPr>
          <w:sz w:val="16"/>
          <w:szCs w:val="16"/>
          <w:rPrChange w:id="1364" w:author="emmanuel blezes" w:date="2026-06-22T22:41:00Z" w16du:dateUtc="2026-06-22T20:41:00Z">
            <w:rPr/>
          </w:rPrChange>
        </w:rPr>
        <w:t xml:space="preserve"> </w:t>
      </w:r>
      <w:r w:rsidRPr="00C17E78">
        <w:rPr>
          <w:i/>
          <w:iCs/>
          <w:sz w:val="16"/>
          <w:szCs w:val="16"/>
          <w:rPrChange w:id="1365" w:author="emmanuel blezes" w:date="2026-06-22T22:41:00Z" w16du:dateUtc="2026-06-22T20:41:00Z">
            <w:rPr>
              <w:i/>
              <w:iCs/>
            </w:rPr>
          </w:rPrChange>
        </w:rPr>
        <w:t>- T2 2025</w:t>
      </w:r>
      <w:r w:rsidRPr="00C17E78">
        <w:rPr>
          <w:sz w:val="16"/>
          <w:szCs w:val="16"/>
          <w:rPrChange w:id="1366" w:author="emmanuel blezes" w:date="2026-06-22T22:41:00Z" w16du:dateUtc="2026-06-22T20:41:00Z">
            <w:rPr/>
          </w:rPrChange>
        </w:rPr>
        <w:t xml:space="preserve">, septembre 2025. Le taux d’épargne brute des ménages a atteint 18,9 % du revenu disponible au deuxième trimestre 2025, un record depuis les années 1970 hors épisode covid. Voir aussi Banque de France, </w:t>
      </w:r>
      <w:r w:rsidRPr="00C17E78">
        <w:rPr>
          <w:i/>
          <w:iCs/>
          <w:sz w:val="16"/>
          <w:szCs w:val="16"/>
          <w:rPrChange w:id="1367" w:author="emmanuel blezes" w:date="2026-06-22T22:41:00Z" w16du:dateUtc="2026-06-22T20:41:00Z">
            <w:rPr>
              <w:i/>
              <w:iCs/>
            </w:rPr>
          </w:rPrChange>
        </w:rPr>
        <w:t>Épargne des ménages</w:t>
      </w:r>
      <w:r w:rsidRPr="00C17E78">
        <w:rPr>
          <w:sz w:val="16"/>
          <w:szCs w:val="16"/>
          <w:rPrChange w:id="1368" w:author="emmanuel blezes" w:date="2026-06-22T22:41:00Z" w16du:dateUtc="2026-06-22T20:41:00Z">
            <w:rPr/>
          </w:rPrChange>
        </w:rPr>
        <w:t xml:space="preserve"> </w:t>
      </w:r>
      <w:r w:rsidRPr="00C17E78">
        <w:rPr>
          <w:i/>
          <w:iCs/>
          <w:sz w:val="16"/>
          <w:szCs w:val="16"/>
          <w:rPrChange w:id="1369" w:author="emmanuel blezes" w:date="2026-06-22T22:41:00Z" w16du:dateUtc="2026-06-22T20:41:00Z">
            <w:rPr>
              <w:i/>
              <w:iCs/>
            </w:rPr>
          </w:rPrChange>
        </w:rPr>
        <w:t>- T4 2024</w:t>
      </w:r>
      <w:r w:rsidRPr="00C17E78">
        <w:rPr>
          <w:sz w:val="16"/>
          <w:szCs w:val="16"/>
          <w:rPrChange w:id="1370" w:author="emmanuel blezes" w:date="2026-06-22T22:41:00Z" w16du:dateUtc="2026-06-22T20:41:00Z">
            <w:rPr/>
          </w:rPrChange>
        </w:rPr>
        <w:t>, mars 2025. Le taux moyen annuel 2024 s’établit à 18,2 % (INSEE, comptes nationaux annuels), contre 15,3 % pour la moyenne de la zone euro (Eurostat).</w:t>
      </w:r>
    </w:p>
  </w:footnote>
  <w:footnote w:id="148">
    <w:p w14:paraId="6212EE27" w14:textId="77777777" w:rsidR="00534634" w:rsidRPr="00C17E78" w:rsidRDefault="00000000">
      <w:pPr>
        <w:pStyle w:val="FootnoteText"/>
        <w:rPr>
          <w:sz w:val="16"/>
          <w:szCs w:val="16"/>
          <w:rPrChange w:id="1371" w:author="emmanuel blezes" w:date="2026-06-22T22:41:00Z" w16du:dateUtc="2026-06-22T20:41:00Z">
            <w:rPr/>
          </w:rPrChange>
        </w:rPr>
      </w:pPr>
      <w:r w:rsidRPr="00C17E78">
        <w:rPr>
          <w:rStyle w:val="FootnoteReference"/>
          <w:sz w:val="16"/>
          <w:szCs w:val="16"/>
          <w:rPrChange w:id="1372" w:author="emmanuel blezes" w:date="2026-06-22T22:41:00Z" w16du:dateUtc="2026-06-22T20:41:00Z">
            <w:rPr>
              <w:rStyle w:val="FootnoteReference"/>
            </w:rPr>
          </w:rPrChange>
        </w:rPr>
        <w:footnoteRef/>
      </w:r>
      <w:r w:rsidRPr="00C17E78">
        <w:rPr>
          <w:sz w:val="16"/>
          <w:szCs w:val="16"/>
          <w:rPrChange w:id="1373" w:author="emmanuel blezes" w:date="2026-06-22T22:41:00Z" w16du:dateUtc="2026-06-22T20:41:00Z">
            <w:rPr/>
          </w:rPrChange>
        </w:rPr>
        <w:t xml:space="preserve"> Banque de France, </w:t>
      </w:r>
      <w:r w:rsidRPr="00C17E78">
        <w:rPr>
          <w:i/>
          <w:iCs/>
          <w:sz w:val="16"/>
          <w:szCs w:val="16"/>
          <w:rPrChange w:id="1374" w:author="emmanuel blezes" w:date="2026-06-22T22:41:00Z" w16du:dateUtc="2026-06-22T20:41:00Z">
            <w:rPr>
              <w:i/>
              <w:iCs/>
            </w:rPr>
          </w:rPrChange>
        </w:rPr>
        <w:t>Épargne des ménages</w:t>
      </w:r>
      <w:r w:rsidRPr="00C17E78">
        <w:rPr>
          <w:sz w:val="16"/>
          <w:szCs w:val="16"/>
          <w:rPrChange w:id="1375" w:author="emmanuel blezes" w:date="2026-06-22T22:41:00Z" w16du:dateUtc="2026-06-22T20:41:00Z">
            <w:rPr/>
          </w:rPrChange>
        </w:rPr>
        <w:t xml:space="preserve"> </w:t>
      </w:r>
      <w:r w:rsidRPr="00C17E78">
        <w:rPr>
          <w:i/>
          <w:iCs/>
          <w:sz w:val="16"/>
          <w:szCs w:val="16"/>
          <w:rPrChange w:id="1376" w:author="emmanuel blezes" w:date="2026-06-22T22:41:00Z" w16du:dateUtc="2026-06-22T20:41:00Z">
            <w:rPr>
              <w:i/>
              <w:iCs/>
            </w:rPr>
          </w:rPrChange>
        </w:rPr>
        <w:t>- Statistiques T4 2024</w:t>
      </w:r>
      <w:r w:rsidRPr="00C17E78">
        <w:rPr>
          <w:sz w:val="16"/>
          <w:szCs w:val="16"/>
          <w:rPrChange w:id="1377" w:author="emmanuel blezes" w:date="2026-06-22T22:41:00Z" w16du:dateUtc="2026-06-22T20:41:00Z">
            <w:rPr/>
          </w:rPrChange>
        </w:rPr>
        <w:t>, mars 2025 (https://www.banque-france.fr/fr/statistiques/epargne/epargne-des-menages-2024-q4). Le patrimoine financier brut s’élève à 6 356,4 Md€ fin 2024 ; les flux nets de l’année représentent +112,8 Md€.</w:t>
      </w:r>
    </w:p>
  </w:footnote>
  <w:footnote w:id="149">
    <w:p w14:paraId="0B473CFE" w14:textId="77777777" w:rsidR="00534634" w:rsidRPr="00C17E78" w:rsidRDefault="00000000">
      <w:pPr>
        <w:pStyle w:val="FootnoteText"/>
        <w:rPr>
          <w:sz w:val="16"/>
          <w:szCs w:val="16"/>
          <w:rPrChange w:id="1378" w:author="emmanuel blezes" w:date="2026-06-22T22:41:00Z" w16du:dateUtc="2026-06-22T20:41:00Z">
            <w:rPr/>
          </w:rPrChange>
        </w:rPr>
      </w:pPr>
      <w:r w:rsidRPr="00C17E78">
        <w:rPr>
          <w:rStyle w:val="FootnoteReference"/>
          <w:sz w:val="16"/>
          <w:szCs w:val="16"/>
          <w:rPrChange w:id="1379" w:author="emmanuel blezes" w:date="2026-06-22T22:41:00Z" w16du:dateUtc="2026-06-22T20:41:00Z">
            <w:rPr>
              <w:rStyle w:val="FootnoteReference"/>
            </w:rPr>
          </w:rPrChange>
        </w:rPr>
        <w:footnoteRef/>
      </w:r>
      <w:r w:rsidRPr="00C17E78">
        <w:rPr>
          <w:sz w:val="16"/>
          <w:szCs w:val="16"/>
          <w:rPrChange w:id="1380" w:author="emmanuel blezes" w:date="2026-06-22T22:41:00Z" w16du:dateUtc="2026-06-22T20:41:00Z">
            <w:rPr/>
          </w:rPrChange>
        </w:rPr>
        <w:t xml:space="preserve"> ACPR, </w:t>
      </w:r>
      <w:r w:rsidRPr="00C17E78">
        <w:rPr>
          <w:i/>
          <w:iCs/>
          <w:sz w:val="16"/>
          <w:szCs w:val="16"/>
          <w:rPrChange w:id="1381" w:author="emmanuel blezes" w:date="2026-06-22T22:41:00Z" w16du:dateUtc="2026-06-22T20:41:00Z">
            <w:rPr>
              <w:i/>
              <w:iCs/>
            </w:rPr>
          </w:rPrChange>
        </w:rPr>
        <w:t>Le marché de l’assurance-vie en 2024</w:t>
      </w:r>
      <w:r w:rsidRPr="00C17E78">
        <w:rPr>
          <w:sz w:val="16"/>
          <w:szCs w:val="16"/>
          <w:rPrChange w:id="1382" w:author="emmanuel blezes" w:date="2026-06-22T22:41:00Z" w16du:dateUtc="2026-06-22T20:41:00Z">
            <w:rPr/>
          </w:rPrChange>
        </w:rPr>
        <w:t>, analyse et synthèse n°170, mars 2025 (https://acpr.banque-france.fr/system/files/2025-03/20250327_AS170_assurance_vie_2024.pdf). Encours total assurance-vie 1 988,8 Md€ ; provisions mathématiques fonds euros individuels 1 178 Md€ ; reste en unités de compte et fonds euros collectifs.</w:t>
      </w:r>
    </w:p>
  </w:footnote>
  <w:footnote w:id="150">
    <w:p w14:paraId="46FB8230" w14:textId="77777777" w:rsidR="00534634" w:rsidRPr="00C17E78" w:rsidRDefault="00000000">
      <w:pPr>
        <w:pStyle w:val="FootnoteText"/>
        <w:rPr>
          <w:sz w:val="16"/>
          <w:szCs w:val="16"/>
          <w:rPrChange w:id="1383" w:author="emmanuel blezes" w:date="2026-06-22T22:41:00Z" w16du:dateUtc="2026-06-22T20:41:00Z">
            <w:rPr/>
          </w:rPrChange>
        </w:rPr>
      </w:pPr>
      <w:r w:rsidRPr="00C17E78">
        <w:rPr>
          <w:rStyle w:val="FootnoteReference"/>
          <w:sz w:val="16"/>
          <w:szCs w:val="16"/>
          <w:rPrChange w:id="1384" w:author="emmanuel blezes" w:date="2026-06-22T22:41:00Z" w16du:dateUtc="2026-06-22T20:41:00Z">
            <w:rPr>
              <w:rStyle w:val="FootnoteReference"/>
            </w:rPr>
          </w:rPrChange>
        </w:rPr>
        <w:footnoteRef/>
      </w:r>
      <w:r w:rsidRPr="00C17E78">
        <w:rPr>
          <w:sz w:val="16"/>
          <w:szCs w:val="16"/>
          <w:rPrChange w:id="1385" w:author="emmanuel blezes" w:date="2026-06-22T22:41:00Z" w16du:dateUtc="2026-06-22T20:41:00Z">
            <w:rPr/>
          </w:rPrChange>
        </w:rPr>
        <w:t xml:space="preserve"> Décomposition Banque de France et AFG (Association française de la gestion financière), </w:t>
      </w:r>
      <w:r w:rsidRPr="00C17E78">
        <w:rPr>
          <w:i/>
          <w:iCs/>
          <w:sz w:val="16"/>
          <w:szCs w:val="16"/>
          <w:rPrChange w:id="1386" w:author="emmanuel blezes" w:date="2026-06-22T22:41:00Z" w16du:dateUtc="2026-06-22T20:41:00Z">
            <w:rPr>
              <w:i/>
              <w:iCs/>
            </w:rPr>
          </w:rPrChange>
        </w:rPr>
        <w:t>Indice de performance de l’épargne financière des ménages français</w:t>
      </w:r>
      <w:r w:rsidRPr="00C17E78">
        <w:rPr>
          <w:sz w:val="16"/>
          <w:szCs w:val="16"/>
          <w:rPrChange w:id="1387" w:author="emmanuel blezes" w:date="2026-06-22T22:41:00Z" w16du:dateUtc="2026-06-22T20:41:00Z">
            <w:rPr/>
          </w:rPrChange>
        </w:rPr>
        <w:t>, T4 2024. Détail : dépôts à vue ~2 100 Md€, assurance-vie 1 988 Md€, actions et OPC actions ~1 715 Md€, livrets réglementés (Livret A + LDDS + LEP) 695 Md€ début 2026, PEA 114 Md€, PER 119 Md€, épargne logement et autres ~270 Md€.</w:t>
      </w:r>
    </w:p>
  </w:footnote>
  <w:footnote w:id="151">
    <w:p w14:paraId="39BE41D5" w14:textId="77777777" w:rsidR="00534634" w:rsidRPr="00C17E78" w:rsidRDefault="00000000">
      <w:pPr>
        <w:pStyle w:val="FootnoteText"/>
        <w:rPr>
          <w:sz w:val="16"/>
          <w:szCs w:val="16"/>
          <w:rPrChange w:id="1388" w:author="emmanuel blezes" w:date="2026-06-22T22:41:00Z" w16du:dateUtc="2026-06-22T20:41:00Z">
            <w:rPr/>
          </w:rPrChange>
        </w:rPr>
      </w:pPr>
      <w:r w:rsidRPr="00C17E78">
        <w:rPr>
          <w:rStyle w:val="FootnoteReference"/>
          <w:sz w:val="16"/>
          <w:szCs w:val="16"/>
          <w:rPrChange w:id="1389" w:author="emmanuel blezes" w:date="2026-06-22T22:41:00Z" w16du:dateUtc="2026-06-22T20:41:00Z">
            <w:rPr>
              <w:rStyle w:val="FootnoteReference"/>
            </w:rPr>
          </w:rPrChange>
        </w:rPr>
        <w:footnoteRef/>
      </w:r>
      <w:r w:rsidRPr="00C17E78">
        <w:rPr>
          <w:sz w:val="16"/>
          <w:szCs w:val="16"/>
          <w:rPrChange w:id="1390" w:author="emmanuel blezes" w:date="2026-06-22T22:41:00Z" w16du:dateUtc="2026-06-22T20:41:00Z">
            <w:rPr/>
          </w:rPrChange>
        </w:rPr>
        <w:t xml:space="preserve"> ACPR, </w:t>
      </w:r>
      <w:r w:rsidRPr="00C17E78">
        <w:rPr>
          <w:i/>
          <w:iCs/>
          <w:sz w:val="16"/>
          <w:szCs w:val="16"/>
          <w:rPrChange w:id="1391" w:author="emmanuel blezes" w:date="2026-06-22T22:41:00Z" w16du:dateUtc="2026-06-22T20:41:00Z">
            <w:rPr>
              <w:i/>
              <w:iCs/>
            </w:rPr>
          </w:rPrChange>
        </w:rPr>
        <w:t>Revalorisation 2024 des contrats d’assurance-vie et de capitalisation</w:t>
      </w:r>
      <w:r w:rsidRPr="00C17E78">
        <w:rPr>
          <w:sz w:val="16"/>
          <w:szCs w:val="16"/>
          <w:rPrChange w:id="1392" w:author="emmanuel blezes" w:date="2026-06-22T22:41:00Z" w16du:dateUtc="2026-06-22T20:41:00Z">
            <w:rPr/>
          </w:rPrChange>
        </w:rPr>
        <w:t>, analyse et synthèse n°175, août 2025 (https://acpr.banque-france.fr/system/files/2025-08/20250804_AS175_Revalorisation_contrats_assurance_vie_2024.pdf). Rendement brut moyen 2,63 % pour les contrats individuels en 2024.</w:t>
      </w:r>
    </w:p>
  </w:footnote>
  <w:footnote w:id="152">
    <w:p w14:paraId="52F04C6A" w14:textId="77777777" w:rsidR="00534634" w:rsidRPr="00C17E78" w:rsidRDefault="00000000">
      <w:pPr>
        <w:pStyle w:val="FootnoteText"/>
        <w:rPr>
          <w:sz w:val="16"/>
          <w:szCs w:val="16"/>
          <w:rPrChange w:id="1393" w:author="emmanuel blezes" w:date="2026-06-22T22:41:00Z" w16du:dateUtc="2026-06-22T20:41:00Z">
            <w:rPr/>
          </w:rPrChange>
        </w:rPr>
      </w:pPr>
      <w:r w:rsidRPr="00C17E78">
        <w:rPr>
          <w:rStyle w:val="FootnoteReference"/>
          <w:sz w:val="16"/>
          <w:szCs w:val="16"/>
          <w:rPrChange w:id="1394" w:author="emmanuel blezes" w:date="2026-06-22T22:41:00Z" w16du:dateUtc="2026-06-22T20:41:00Z">
            <w:rPr>
              <w:rStyle w:val="FootnoteReference"/>
            </w:rPr>
          </w:rPrChange>
        </w:rPr>
        <w:footnoteRef/>
      </w:r>
      <w:r w:rsidRPr="00C17E78">
        <w:rPr>
          <w:sz w:val="16"/>
          <w:szCs w:val="16"/>
          <w:rPrChange w:id="1395" w:author="emmanuel blezes" w:date="2026-06-22T22:41:00Z" w16du:dateUtc="2026-06-22T20:41:00Z">
            <w:rPr/>
          </w:rPrChange>
        </w:rPr>
        <w:t xml:space="preserve"> Données historiques composites : indice MSCI World en euros (rendement total réinvesti), indices obligataires Bloomberg Euro Aggregate et rendement annuel moyen pondéré des fonds euros publié par France Assureurs. Voir aussi BNP Paribas Wealth Management, </w:t>
      </w:r>
      <w:r w:rsidRPr="00C17E78">
        <w:rPr>
          <w:i/>
          <w:iCs/>
          <w:sz w:val="16"/>
          <w:szCs w:val="16"/>
          <w:rPrChange w:id="1396" w:author="emmanuel blezes" w:date="2026-06-22T22:41:00Z" w16du:dateUtc="2026-06-22T20:41:00Z">
            <w:rPr>
              <w:i/>
              <w:iCs/>
            </w:rPr>
          </w:rPrChange>
        </w:rPr>
        <w:t>Rendements long-terme attendus par classe d’actifs</w:t>
      </w:r>
      <w:r w:rsidRPr="00C17E78">
        <w:rPr>
          <w:sz w:val="16"/>
          <w:szCs w:val="16"/>
          <w:rPrChange w:id="1397" w:author="emmanuel blezes" w:date="2026-06-22T22:41:00Z" w16du:dateUtc="2026-06-22T20:41:00Z">
            <w:rPr/>
          </w:rPrChange>
        </w:rPr>
        <w:t>, novembre 2023.</w:t>
      </w:r>
    </w:p>
  </w:footnote>
  <w:footnote w:id="153">
    <w:p w14:paraId="67B055A6" w14:textId="77777777" w:rsidR="00534634" w:rsidRPr="00C17E78" w:rsidRDefault="00000000">
      <w:pPr>
        <w:pStyle w:val="FootnoteText"/>
        <w:rPr>
          <w:sz w:val="16"/>
          <w:szCs w:val="16"/>
          <w:rPrChange w:id="1398" w:author="emmanuel blezes" w:date="2026-06-22T22:41:00Z" w16du:dateUtc="2026-06-22T20:41:00Z">
            <w:rPr/>
          </w:rPrChange>
        </w:rPr>
      </w:pPr>
      <w:r w:rsidRPr="00C17E78">
        <w:rPr>
          <w:rStyle w:val="FootnoteReference"/>
          <w:sz w:val="16"/>
          <w:szCs w:val="16"/>
          <w:rPrChange w:id="1399" w:author="emmanuel blezes" w:date="2026-06-22T22:41:00Z" w16du:dateUtc="2026-06-22T20:41:00Z">
            <w:rPr>
              <w:rStyle w:val="FootnoteReference"/>
            </w:rPr>
          </w:rPrChange>
        </w:rPr>
        <w:footnoteRef/>
      </w:r>
      <w:r w:rsidRPr="00C17E78">
        <w:rPr>
          <w:sz w:val="16"/>
          <w:szCs w:val="16"/>
          <w:rPrChange w:id="1400" w:author="emmanuel blezes" w:date="2026-06-22T22:41:00Z" w16du:dateUtc="2026-06-22T20:41:00Z">
            <w:rPr/>
          </w:rPrChange>
        </w:rPr>
        <w:t xml:space="preserve"> ACPR, </w:t>
      </w:r>
      <w:r w:rsidRPr="00C17E78">
        <w:rPr>
          <w:i/>
          <w:iCs/>
          <w:sz w:val="16"/>
          <w:szCs w:val="16"/>
          <w:rPrChange w:id="1401" w:author="emmanuel blezes" w:date="2026-06-22T22:41:00Z" w16du:dateUtc="2026-06-22T20:41:00Z">
            <w:rPr>
              <w:i/>
              <w:iCs/>
            </w:rPr>
          </w:rPrChange>
        </w:rPr>
        <w:t>Le marché de l’assurance-vie en 2024</w:t>
      </w:r>
      <w:r w:rsidRPr="00C17E78">
        <w:rPr>
          <w:sz w:val="16"/>
          <w:szCs w:val="16"/>
          <w:rPrChange w:id="1402" w:author="emmanuel blezes" w:date="2026-06-22T22:41:00Z" w16du:dateUtc="2026-06-22T20:41:00Z">
            <w:rPr/>
          </w:rPrChange>
        </w:rPr>
        <w:t>, n°170, mars 2025. Allocation typique des fonds euros : 35-45 % en obligations souveraines, 15-25 % en obligations corporate investment grade, 5-15 % en immobilier et diversification, exposition marginale aux actions cotées.</w:t>
      </w:r>
    </w:p>
  </w:footnote>
  <w:footnote w:id="154">
    <w:p w14:paraId="72D2A4A8" w14:textId="77777777" w:rsidR="00534634" w:rsidRPr="00C17E78" w:rsidRDefault="00000000">
      <w:pPr>
        <w:pStyle w:val="FootnoteText"/>
        <w:rPr>
          <w:sz w:val="16"/>
          <w:szCs w:val="16"/>
          <w:rPrChange w:id="1403" w:author="emmanuel blezes" w:date="2026-06-22T22:41:00Z" w16du:dateUtc="2026-06-22T20:41:00Z">
            <w:rPr/>
          </w:rPrChange>
        </w:rPr>
      </w:pPr>
      <w:r w:rsidRPr="00C17E78">
        <w:rPr>
          <w:rStyle w:val="FootnoteReference"/>
          <w:sz w:val="16"/>
          <w:szCs w:val="16"/>
          <w:rPrChange w:id="1404" w:author="emmanuel blezes" w:date="2026-06-22T22:41:00Z" w16du:dateUtc="2026-06-22T20:41:00Z">
            <w:rPr>
              <w:rStyle w:val="FootnoteReference"/>
            </w:rPr>
          </w:rPrChange>
        </w:rPr>
        <w:footnoteRef/>
      </w:r>
      <w:r w:rsidRPr="00C17E78">
        <w:rPr>
          <w:sz w:val="16"/>
          <w:szCs w:val="16"/>
          <w:rPrChange w:id="1405" w:author="emmanuel blezes" w:date="2026-06-22T22:41:00Z" w16du:dateUtc="2026-06-22T20:41:00Z">
            <w:rPr/>
          </w:rPrChange>
        </w:rPr>
        <w:t xml:space="preserve"> Cercle de l’Épargne, </w:t>
      </w:r>
      <w:r w:rsidRPr="00C17E78">
        <w:rPr>
          <w:i/>
          <w:iCs/>
          <w:sz w:val="16"/>
          <w:szCs w:val="16"/>
          <w:rPrChange w:id="1406" w:author="emmanuel blezes" w:date="2026-06-22T22:41:00Z" w16du:dateUtc="2026-06-22T20:41:00Z">
            <w:rPr>
              <w:i/>
              <w:iCs/>
            </w:rPr>
          </w:rPrChange>
        </w:rPr>
        <w:t>Le Livret A : 200 ans d’histoire bien remplie</w:t>
      </w:r>
      <w:r w:rsidRPr="00C17E78">
        <w:rPr>
          <w:sz w:val="16"/>
          <w:szCs w:val="16"/>
          <w:rPrChange w:id="1407" w:author="emmanuel blezes" w:date="2026-06-22T22:41:00Z" w16du:dateUtc="2026-06-22T20:41:00Z">
            <w:rPr/>
          </w:rPrChange>
        </w:rPr>
        <w:t>, dossier mars 2018. La caisse d’épargne et de prévoyance fondée le 22 mai 1818 est officialisée par l’ordonnance royale du 29 juillet 1818.</w:t>
      </w:r>
    </w:p>
  </w:footnote>
  <w:footnote w:id="155">
    <w:p w14:paraId="1603BBB1" w14:textId="77777777" w:rsidR="00534634" w:rsidRPr="00C17E78" w:rsidRDefault="00000000">
      <w:pPr>
        <w:pStyle w:val="FootnoteText"/>
        <w:rPr>
          <w:sz w:val="16"/>
          <w:szCs w:val="16"/>
          <w:rPrChange w:id="1408" w:author="emmanuel blezes" w:date="2026-06-22T22:41:00Z" w16du:dateUtc="2026-06-22T20:41:00Z">
            <w:rPr/>
          </w:rPrChange>
        </w:rPr>
      </w:pPr>
      <w:r w:rsidRPr="00C17E78">
        <w:rPr>
          <w:rStyle w:val="FootnoteReference"/>
          <w:sz w:val="16"/>
          <w:szCs w:val="16"/>
          <w:rPrChange w:id="1409" w:author="emmanuel blezes" w:date="2026-06-22T22:41:00Z" w16du:dateUtc="2026-06-22T20:41:00Z">
            <w:rPr>
              <w:rStyle w:val="FootnoteReference"/>
            </w:rPr>
          </w:rPrChange>
        </w:rPr>
        <w:footnoteRef/>
      </w:r>
      <w:r w:rsidRPr="00C17E78">
        <w:rPr>
          <w:sz w:val="16"/>
          <w:szCs w:val="16"/>
          <w:lang w:val="en-GB"/>
          <w:rPrChange w:id="1410" w:author="emmanuel blezes" w:date="2026-06-22T22:41:00Z" w16du:dateUtc="2026-06-22T20:41:00Z">
            <w:rPr/>
          </w:rPrChange>
        </w:rPr>
        <w:t xml:space="preserve"> Elroy Dimson, Paul Marsh, Mike Staunton, </w:t>
      </w:r>
      <w:r w:rsidRPr="00C17E78">
        <w:rPr>
          <w:i/>
          <w:iCs/>
          <w:sz w:val="16"/>
          <w:szCs w:val="16"/>
          <w:lang w:val="en-GB"/>
          <w:rPrChange w:id="1411" w:author="emmanuel blezes" w:date="2026-06-22T22:41:00Z" w16du:dateUtc="2026-06-22T20:41:00Z">
            <w:rPr>
              <w:i/>
              <w:iCs/>
            </w:rPr>
          </w:rPrChange>
        </w:rPr>
        <w:t>Global Investment Returns Yearbook 2025</w:t>
      </w:r>
      <w:r w:rsidRPr="00C17E78">
        <w:rPr>
          <w:sz w:val="16"/>
          <w:szCs w:val="16"/>
          <w:lang w:val="en-GB"/>
          <w:rPrChange w:id="1412" w:author="emmanuel blezes" w:date="2026-06-22T22:41:00Z" w16du:dateUtc="2026-06-22T20:41:00Z">
            <w:rPr/>
          </w:rPrChange>
        </w:rPr>
        <w:t xml:space="preserve">, UBS Investment Bank et London Business School, 2025. </w:t>
      </w:r>
      <w:r w:rsidRPr="00C17E78">
        <w:rPr>
          <w:sz w:val="16"/>
          <w:szCs w:val="16"/>
          <w:rPrChange w:id="1413" w:author="emmanuel blezes" w:date="2026-06-22T22:41:00Z" w16du:dateUtc="2026-06-22T20:41:00Z">
            <w:rPr/>
          </w:rPrChange>
        </w:rPr>
        <w:t>Rendements réels mondiaux annualisés 1900-2024 : actions 5,2 %, obligations 1,7 %, bons du Trésor 0,5 %. La probabilité de perte réelle décroît rapidement avec l’horizon : 30 % à 1 an, &lt; 5 % à 20 ans pour un portefeuille diversifié.</w:t>
      </w:r>
    </w:p>
  </w:footnote>
  <w:footnote w:id="156">
    <w:p w14:paraId="2844361E" w14:textId="77777777" w:rsidR="00534634" w:rsidRPr="00C17E78" w:rsidRDefault="00000000">
      <w:pPr>
        <w:pStyle w:val="FootnoteText"/>
        <w:rPr>
          <w:sz w:val="16"/>
          <w:szCs w:val="16"/>
          <w:rPrChange w:id="1414" w:author="emmanuel blezes" w:date="2026-06-22T22:41:00Z" w16du:dateUtc="2026-06-22T20:41:00Z">
            <w:rPr/>
          </w:rPrChange>
        </w:rPr>
      </w:pPr>
      <w:r w:rsidRPr="00C17E78">
        <w:rPr>
          <w:rStyle w:val="FootnoteReference"/>
          <w:sz w:val="16"/>
          <w:szCs w:val="16"/>
          <w:rPrChange w:id="1415" w:author="emmanuel blezes" w:date="2026-06-22T22:41:00Z" w16du:dateUtc="2026-06-22T20:41:00Z">
            <w:rPr>
              <w:rStyle w:val="FootnoteReference"/>
            </w:rPr>
          </w:rPrChange>
        </w:rPr>
        <w:footnoteRef/>
      </w:r>
      <w:r w:rsidRPr="00C17E78">
        <w:rPr>
          <w:sz w:val="16"/>
          <w:szCs w:val="16"/>
          <w:rPrChange w:id="1416" w:author="emmanuel blezes" w:date="2026-06-22T22:41:00Z" w16du:dateUtc="2026-06-22T20:41:00Z">
            <w:rPr/>
          </w:rPrChange>
        </w:rPr>
        <w:t xml:space="preserve"> Banque mondiale, </w:t>
      </w:r>
      <w:r w:rsidRPr="00C17E78">
        <w:rPr>
          <w:i/>
          <w:iCs/>
          <w:sz w:val="16"/>
          <w:szCs w:val="16"/>
          <w:rPrChange w:id="1417" w:author="emmanuel blezes" w:date="2026-06-22T22:41:00Z" w16du:dateUtc="2026-06-22T20:41:00Z">
            <w:rPr>
              <w:i/>
              <w:iCs/>
            </w:rPr>
          </w:rPrChange>
        </w:rPr>
        <w:t>Market capitalization of listed domestic companies (% of GDP)</w:t>
      </w:r>
      <w:r w:rsidRPr="00C17E78">
        <w:rPr>
          <w:sz w:val="16"/>
          <w:szCs w:val="16"/>
          <w:rPrChange w:id="1418" w:author="emmanuel blezes" w:date="2026-06-22T22:41:00Z" w16du:dateUtc="2026-06-22T20:41:00Z">
            <w:rPr/>
          </w:rPrChange>
        </w:rPr>
        <w:t xml:space="preserve">, indicateur CM.MKT.LCAP.GD.ZS, données 2023 actualisées 2024 ; OCDE, </w:t>
      </w:r>
      <w:r w:rsidRPr="00C17E78">
        <w:rPr>
          <w:i/>
          <w:iCs/>
          <w:sz w:val="16"/>
          <w:szCs w:val="16"/>
          <w:rPrChange w:id="1419" w:author="emmanuel blezes" w:date="2026-06-22T22:41:00Z" w16du:dateUtc="2026-06-22T20:41:00Z">
            <w:rPr>
              <w:i/>
              <w:iCs/>
            </w:rPr>
          </w:rPrChange>
        </w:rPr>
        <w:t>Panorama de la gouvernance d’entreprise 2025</w:t>
      </w:r>
      <w:r w:rsidRPr="00C17E78">
        <w:rPr>
          <w:sz w:val="16"/>
          <w:szCs w:val="16"/>
          <w:rPrChange w:id="1420" w:author="emmanuel blezes" w:date="2026-06-22T22:41:00Z" w16du:dateUtc="2026-06-22T20:41:00Z">
            <w:rPr/>
          </w:rPrChange>
        </w:rPr>
        <w:t>. Les ratios oscillent fortement avec les valorisations annuelles - la fourchette 103-124 % pour la France 2024 reflète cette amplitude. Aux Pays-Bas, la capitalisation rapportée au PIB dépasse régulièrement 200 %.</w:t>
      </w:r>
    </w:p>
  </w:footnote>
  <w:footnote w:id="157">
    <w:p w14:paraId="5BDCD4F2" w14:textId="77777777" w:rsidR="00534634" w:rsidRPr="00C17E78" w:rsidRDefault="00000000">
      <w:pPr>
        <w:pStyle w:val="FootnoteText"/>
        <w:rPr>
          <w:sz w:val="16"/>
          <w:szCs w:val="16"/>
          <w:rPrChange w:id="1421" w:author="emmanuel blezes" w:date="2026-06-22T22:41:00Z" w16du:dateUtc="2026-06-22T20:41:00Z">
            <w:rPr/>
          </w:rPrChange>
        </w:rPr>
      </w:pPr>
      <w:r w:rsidRPr="00C17E78">
        <w:rPr>
          <w:rStyle w:val="FootnoteReference"/>
          <w:sz w:val="16"/>
          <w:szCs w:val="16"/>
          <w:rPrChange w:id="1422" w:author="emmanuel blezes" w:date="2026-06-22T22:41:00Z" w16du:dateUtc="2026-06-22T20:41:00Z">
            <w:rPr>
              <w:rStyle w:val="FootnoteReference"/>
            </w:rPr>
          </w:rPrChange>
        </w:rPr>
        <w:footnoteRef/>
      </w:r>
      <w:r w:rsidRPr="00C17E78">
        <w:rPr>
          <w:sz w:val="16"/>
          <w:szCs w:val="16"/>
          <w:rPrChange w:id="1423" w:author="emmanuel blezes" w:date="2026-06-22T22:41:00Z" w16du:dateUtc="2026-06-22T20:41:00Z">
            <w:rPr/>
          </w:rPrChange>
        </w:rPr>
        <w:t xml:space="preserve"> Vivendi, </w:t>
      </w:r>
      <w:r w:rsidRPr="00C17E78">
        <w:rPr>
          <w:i/>
          <w:iCs/>
          <w:sz w:val="16"/>
          <w:szCs w:val="16"/>
          <w:rPrChange w:id="1424" w:author="emmanuel blezes" w:date="2026-06-22T22:41:00Z" w16du:dateUtc="2026-06-22T20:41:00Z">
            <w:rPr>
              <w:i/>
              <w:iCs/>
            </w:rPr>
          </w:rPrChange>
        </w:rPr>
        <w:t>Communiqué sur l’approbation du projet de scission</w:t>
      </w:r>
      <w:r w:rsidRPr="00C17E78">
        <w:rPr>
          <w:sz w:val="16"/>
          <w:szCs w:val="16"/>
          <w:rPrChange w:id="1425" w:author="emmanuel blezes" w:date="2026-06-22T22:41:00Z" w16du:dateUtc="2026-06-22T20:41:00Z">
            <w:rPr/>
          </w:rPrChange>
        </w:rPr>
        <w:t xml:space="preserve">, 9 décembre 2024. Iliad : </w:t>
      </w:r>
      <w:r w:rsidRPr="00C17E78">
        <w:rPr>
          <w:i/>
          <w:iCs/>
          <w:sz w:val="16"/>
          <w:szCs w:val="16"/>
          <w:rPrChange w:id="1426" w:author="emmanuel blezes" w:date="2026-06-22T22:41:00Z" w16du:dateUtc="2026-06-22T20:41:00Z">
            <w:rPr>
              <w:i/>
              <w:iCs/>
            </w:rPr>
          </w:rPrChange>
        </w:rPr>
        <w:t>Communiqué OPA de retrait juillet 2021</w:t>
      </w:r>
      <w:r w:rsidRPr="00C17E78">
        <w:rPr>
          <w:sz w:val="16"/>
          <w:szCs w:val="16"/>
          <w:rPrChange w:id="1427" w:author="emmanuel blezes" w:date="2026-06-22T22:41:00Z" w16du:dateUtc="2026-06-22T20:41:00Z">
            <w:rPr/>
          </w:rPrChange>
        </w:rPr>
        <w:t xml:space="preserve"> ; </w:t>
      </w:r>
      <w:r w:rsidRPr="00C17E78">
        <w:rPr>
          <w:i/>
          <w:iCs/>
          <w:sz w:val="16"/>
          <w:szCs w:val="16"/>
          <w:rPrChange w:id="1428" w:author="emmanuel blezes" w:date="2026-06-22T22:41:00Z" w16du:dateUtc="2026-06-22T20:41:00Z">
            <w:rPr>
              <w:i/>
              <w:iCs/>
            </w:rPr>
          </w:rPrChange>
        </w:rPr>
        <w:t>Le Monde Informatique</w:t>
      </w:r>
      <w:r w:rsidRPr="00C17E78">
        <w:rPr>
          <w:sz w:val="16"/>
          <w:szCs w:val="16"/>
          <w:rPrChange w:id="1429" w:author="emmanuel blezes" w:date="2026-06-22T22:41:00Z" w16du:dateUtc="2026-06-22T20:41:00Z">
            <w:rPr/>
          </w:rPrChange>
        </w:rPr>
        <w:t xml:space="preserve">, </w:t>
      </w:r>
      <w:r w:rsidRPr="00C17E78">
        <w:rPr>
          <w:i/>
          <w:iCs/>
          <w:sz w:val="16"/>
          <w:szCs w:val="16"/>
          <w:rPrChange w:id="1430" w:author="emmanuel blezes" w:date="2026-06-22T22:41:00Z" w16du:dateUtc="2026-06-22T20:41:00Z">
            <w:rPr>
              <w:i/>
              <w:iCs/>
            </w:rPr>
          </w:rPrChange>
        </w:rPr>
        <w:t>Iliad rachète ses actions pour se retirer de la Bourse</w:t>
      </w:r>
      <w:r w:rsidRPr="00C17E78">
        <w:rPr>
          <w:sz w:val="16"/>
          <w:szCs w:val="16"/>
          <w:rPrChange w:id="1431" w:author="emmanuel blezes" w:date="2026-06-22T22:41:00Z" w16du:dateUtc="2026-06-22T20:41:00Z">
            <w:rPr/>
          </w:rPrChange>
        </w:rPr>
        <w:t>, juillet 2021.</w:t>
      </w:r>
    </w:p>
  </w:footnote>
  <w:footnote w:id="158">
    <w:p w14:paraId="41E21CA8" w14:textId="77777777" w:rsidR="00534634" w:rsidRPr="00C17E78" w:rsidRDefault="00000000">
      <w:pPr>
        <w:pStyle w:val="FootnoteText"/>
        <w:rPr>
          <w:sz w:val="16"/>
          <w:szCs w:val="16"/>
          <w:lang w:val="en-GB"/>
          <w:rPrChange w:id="1432" w:author="emmanuel blezes" w:date="2026-06-22T22:41:00Z" w16du:dateUtc="2026-06-22T20:41:00Z">
            <w:rPr/>
          </w:rPrChange>
        </w:rPr>
      </w:pPr>
      <w:r w:rsidRPr="00C17E78">
        <w:rPr>
          <w:rStyle w:val="FootnoteReference"/>
          <w:sz w:val="16"/>
          <w:szCs w:val="16"/>
          <w:rPrChange w:id="1433" w:author="emmanuel blezes" w:date="2026-06-22T22:41:00Z" w16du:dateUtc="2026-06-22T20:41:00Z">
            <w:rPr>
              <w:rStyle w:val="FootnoteReference"/>
            </w:rPr>
          </w:rPrChange>
        </w:rPr>
        <w:footnoteRef/>
      </w:r>
      <w:r w:rsidRPr="00C17E78">
        <w:rPr>
          <w:sz w:val="16"/>
          <w:szCs w:val="16"/>
          <w:rPrChange w:id="1434" w:author="emmanuel blezes" w:date="2026-06-22T22:41:00Z" w16du:dateUtc="2026-06-22T20:41:00Z">
            <w:rPr/>
          </w:rPrChange>
        </w:rPr>
        <w:t xml:space="preserve"> Euronext, </w:t>
      </w:r>
      <w:r w:rsidRPr="00C17E78">
        <w:rPr>
          <w:i/>
          <w:iCs/>
          <w:sz w:val="16"/>
          <w:szCs w:val="16"/>
          <w:rPrChange w:id="1435" w:author="emmanuel blezes" w:date="2026-06-22T22:41:00Z" w16du:dateUtc="2026-06-22T20:41:00Z">
            <w:rPr>
              <w:i/>
              <w:iCs/>
            </w:rPr>
          </w:rPrChange>
        </w:rPr>
        <w:t>Market overview Paris</w:t>
      </w:r>
      <w:r w:rsidRPr="00C17E78">
        <w:rPr>
          <w:sz w:val="16"/>
          <w:szCs w:val="16"/>
          <w:rPrChange w:id="1436" w:author="emmanuel blezes" w:date="2026-06-22T22:41:00Z" w16du:dateUtc="2026-06-22T20:41:00Z">
            <w:rPr/>
          </w:rPrChange>
        </w:rPr>
        <w:t xml:space="preserve">, 2025. Décompte par compartiment fin 2024 : marché réglementé 318 sociétés, Euronext Growth 384, Euronext Access et autres une trentaine. </w:t>
      </w:r>
      <w:proofErr w:type="gramStart"/>
      <w:r w:rsidRPr="00C17E78">
        <w:rPr>
          <w:sz w:val="16"/>
          <w:szCs w:val="16"/>
          <w:lang w:val="en-GB"/>
          <w:rPrChange w:id="1437" w:author="emmanuel blezes" w:date="2026-06-22T22:41:00Z" w16du:dateUtc="2026-06-22T20:41:00Z">
            <w:rPr/>
          </w:rPrChange>
        </w:rPr>
        <w:t>Comparaisons :</w:t>
      </w:r>
      <w:proofErr w:type="gramEnd"/>
      <w:r w:rsidRPr="00C17E78">
        <w:rPr>
          <w:sz w:val="16"/>
          <w:szCs w:val="16"/>
          <w:lang w:val="en-GB"/>
          <w:rPrChange w:id="1438" w:author="emmanuel blezes" w:date="2026-06-22T22:41:00Z" w16du:dateUtc="2026-06-22T20:41:00Z">
            <w:rPr/>
          </w:rPrChange>
        </w:rPr>
        <w:t xml:space="preserve"> NYSE 2 400+, Nasdaq 3 200+, London Stock Exchange 1 900 (World Federation of Exchanges, 2024).</w:t>
      </w:r>
    </w:p>
  </w:footnote>
  <w:footnote w:id="159">
    <w:p w14:paraId="1A724395" w14:textId="77777777" w:rsidR="00534634" w:rsidRPr="00C17E78" w:rsidRDefault="00000000">
      <w:pPr>
        <w:pStyle w:val="FootnoteText"/>
        <w:rPr>
          <w:sz w:val="16"/>
          <w:szCs w:val="16"/>
          <w:rPrChange w:id="1439" w:author="emmanuel blezes" w:date="2026-06-22T22:41:00Z" w16du:dateUtc="2026-06-22T20:41:00Z">
            <w:rPr/>
          </w:rPrChange>
        </w:rPr>
      </w:pPr>
      <w:r w:rsidRPr="00C17E78">
        <w:rPr>
          <w:rStyle w:val="FootnoteReference"/>
          <w:sz w:val="16"/>
          <w:szCs w:val="16"/>
          <w:rPrChange w:id="1440" w:author="emmanuel blezes" w:date="2026-06-22T22:41:00Z" w16du:dateUtc="2026-06-22T20:41:00Z">
            <w:rPr>
              <w:rStyle w:val="FootnoteReference"/>
            </w:rPr>
          </w:rPrChange>
        </w:rPr>
        <w:footnoteRef/>
      </w:r>
      <w:r w:rsidRPr="00C17E78">
        <w:rPr>
          <w:sz w:val="16"/>
          <w:szCs w:val="16"/>
          <w:rPrChange w:id="1441" w:author="emmanuel blezes" w:date="2026-06-22T22:41:00Z" w16du:dateUtc="2026-06-22T20:41:00Z">
            <w:rPr/>
          </w:rPrChange>
        </w:rPr>
        <w:t xml:space="preserve"> Calcul OVLA. Population France 2024 : 68,1 millions d’habitants (INSEE). Population Suède 2024 : 10,5 millions (Statistiska Centralbyrån). Encours actions et OPC actions Suède : estimation 400-440 Md€ sur la base d’un patrimoine financier brut suédois d’environ 1 100 Md€ × 38 %.</w:t>
      </w:r>
    </w:p>
  </w:footnote>
  <w:footnote w:id="160">
    <w:p w14:paraId="2C9769D8" w14:textId="77777777" w:rsidR="00534634" w:rsidRPr="00C17E78" w:rsidRDefault="00000000">
      <w:pPr>
        <w:pStyle w:val="FootnoteText"/>
        <w:rPr>
          <w:sz w:val="16"/>
          <w:szCs w:val="16"/>
          <w:rPrChange w:id="1444" w:author="emmanuel blezes" w:date="2026-06-22T22:41:00Z" w16du:dateUtc="2026-06-22T20:41:00Z">
            <w:rPr/>
          </w:rPrChange>
        </w:rPr>
      </w:pPr>
      <w:r w:rsidRPr="00C17E78">
        <w:rPr>
          <w:rStyle w:val="FootnoteReference"/>
          <w:sz w:val="16"/>
          <w:szCs w:val="16"/>
          <w:rPrChange w:id="1445" w:author="emmanuel blezes" w:date="2026-06-22T22:41:00Z" w16du:dateUtc="2026-06-22T20:41:00Z">
            <w:rPr>
              <w:rStyle w:val="FootnoteReference"/>
            </w:rPr>
          </w:rPrChange>
        </w:rPr>
        <w:footnoteRef/>
      </w:r>
      <w:r w:rsidRPr="00C17E78">
        <w:rPr>
          <w:sz w:val="16"/>
          <w:szCs w:val="16"/>
          <w:rPrChange w:id="1446" w:author="emmanuel blezes" w:date="2026-06-22T22:41:00Z" w16du:dateUtc="2026-06-22T20:41:00Z">
            <w:rPr/>
          </w:rPrChange>
        </w:rPr>
        <w:t xml:space="preserve"> Bpifrance Le Lab (en partenariat avec CCI France, CMA France et le CRA), </w:t>
      </w:r>
      <w:r w:rsidRPr="00C17E78">
        <w:rPr>
          <w:i/>
          <w:iCs/>
          <w:sz w:val="16"/>
          <w:szCs w:val="16"/>
          <w:rPrChange w:id="1447" w:author="emmanuel blezes" w:date="2026-06-22T22:41:00Z" w16du:dateUtc="2026-06-22T20:41:00Z">
            <w:rPr>
              <w:i/>
              <w:iCs/>
            </w:rPr>
          </w:rPrChange>
        </w:rPr>
        <w:t>Transmission en France : un marché de 370 000 entreprises d’ici 2030</w:t>
      </w:r>
      <w:r w:rsidRPr="00C17E78">
        <w:rPr>
          <w:sz w:val="16"/>
          <w:szCs w:val="16"/>
          <w:rPrChange w:id="1448" w:author="emmanuel blezes" w:date="2026-06-22T22:41:00Z" w16du:dateUtc="2026-06-22T20:41:00Z">
            <w:rPr/>
          </w:rPrChange>
        </w:rPr>
        <w:t>, étude publiée le 27 novembre 2025 (https://lelab.bpifrance.fr/Etudes/transmission-en-france-un-marche-de-370-000-entreprises-d-ici-2030), enquête auprès de près de 5 000 dirigeants de TPE-PME-ETI. 40 % des dirigeants envisagent de céder dans les cinq ans, soit 370 000 entreprises (décomposition : 310 000 TPE, 58 000 PME, 1 200 ETI), trois millions d’emplois concernés.</w:t>
      </w:r>
    </w:p>
  </w:footnote>
  <w:footnote w:id="161">
    <w:p w14:paraId="47C45E95" w14:textId="77777777" w:rsidR="00534634" w:rsidRPr="00C17E78" w:rsidRDefault="00000000">
      <w:pPr>
        <w:pStyle w:val="FootnoteText"/>
        <w:rPr>
          <w:sz w:val="16"/>
          <w:szCs w:val="16"/>
          <w:rPrChange w:id="1449" w:author="emmanuel blezes" w:date="2026-06-22T22:41:00Z" w16du:dateUtc="2026-06-22T20:41:00Z">
            <w:rPr/>
          </w:rPrChange>
        </w:rPr>
      </w:pPr>
      <w:r w:rsidRPr="00C17E78">
        <w:rPr>
          <w:rStyle w:val="FootnoteReference"/>
          <w:sz w:val="16"/>
          <w:szCs w:val="16"/>
          <w:rPrChange w:id="1450" w:author="emmanuel blezes" w:date="2026-06-22T22:41:00Z" w16du:dateUtc="2026-06-22T20:41:00Z">
            <w:rPr>
              <w:rStyle w:val="FootnoteReference"/>
            </w:rPr>
          </w:rPrChange>
        </w:rPr>
        <w:footnoteRef/>
      </w:r>
      <w:r w:rsidRPr="00C17E78">
        <w:rPr>
          <w:sz w:val="16"/>
          <w:szCs w:val="16"/>
          <w:rPrChange w:id="1451" w:author="emmanuel blezes" w:date="2026-06-22T22:41:00Z" w16du:dateUtc="2026-06-22T20:41:00Z">
            <w:rPr/>
          </w:rPrChange>
        </w:rPr>
        <w:t xml:space="preserve"> Bpifrance Le Lab, </w:t>
      </w:r>
      <w:r w:rsidRPr="00C17E78">
        <w:rPr>
          <w:i/>
          <w:iCs/>
          <w:sz w:val="16"/>
          <w:szCs w:val="16"/>
          <w:rPrChange w:id="1452" w:author="emmanuel blezes" w:date="2026-06-22T22:41:00Z" w16du:dateUtc="2026-06-22T20:41:00Z">
            <w:rPr>
              <w:i/>
              <w:iCs/>
            </w:rPr>
          </w:rPrChange>
        </w:rPr>
        <w:t>Transmission en France</w:t>
      </w:r>
      <w:r w:rsidRPr="00C17E78">
        <w:rPr>
          <w:sz w:val="16"/>
          <w:szCs w:val="16"/>
          <w:rPrChange w:id="1453" w:author="emmanuel blezes" w:date="2026-06-22T22:41:00Z" w16du:dateUtc="2026-06-22T20:41:00Z">
            <w:rPr/>
          </w:rPrChange>
        </w:rPr>
        <w:t xml:space="preserve">, op. </w:t>
      </w:r>
      <w:proofErr w:type="gramStart"/>
      <w:r w:rsidRPr="00C17E78">
        <w:rPr>
          <w:sz w:val="16"/>
          <w:szCs w:val="16"/>
          <w:rPrChange w:id="1454" w:author="emmanuel blezes" w:date="2026-06-22T22:41:00Z" w16du:dateUtc="2026-06-22T20:41:00Z">
            <w:rPr/>
          </w:rPrChange>
        </w:rPr>
        <w:t>cit</w:t>
      </w:r>
      <w:proofErr w:type="gramEnd"/>
      <w:r w:rsidRPr="00C17E78">
        <w:rPr>
          <w:sz w:val="16"/>
          <w:szCs w:val="16"/>
          <w:rPrChange w:id="1455" w:author="emmanuel blezes" w:date="2026-06-22T22:41:00Z" w16du:dateUtc="2026-06-22T20:41:00Z">
            <w:rPr/>
          </w:rPrChange>
        </w:rPr>
        <w:t xml:space="preserve">. (2025). En 2024, 26 000 entreprises d’au moins un salarié </w:t>
      </w:r>
      <w:proofErr w:type="gramStart"/>
      <w:r w:rsidRPr="00C17E78">
        <w:rPr>
          <w:sz w:val="16"/>
          <w:szCs w:val="16"/>
          <w:rPrChange w:id="1456" w:author="emmanuel blezes" w:date="2026-06-22T22:41:00Z" w16du:dateUtc="2026-06-22T20:41:00Z">
            <w:rPr/>
          </w:rPrChange>
        </w:rPr>
        <w:t>ont</w:t>
      </w:r>
      <w:proofErr w:type="gramEnd"/>
      <w:r w:rsidRPr="00C17E78">
        <w:rPr>
          <w:sz w:val="16"/>
          <w:szCs w:val="16"/>
          <w:rPrChange w:id="1457" w:author="emmanuel blezes" w:date="2026-06-22T22:41:00Z" w16du:dateUtc="2026-06-22T20:41:00Z">
            <w:rPr/>
          </w:rPrChange>
        </w:rPr>
        <w:t xml:space="preserve"> été effectivement transmises, alors que le marché pourrait en absorber environ 74 000 par an ; au rythme actuel, seules ~130 000 le seraient sur cinq ans, soit un potentiel près de trois fois supérieur aux transactions observées.</w:t>
      </w:r>
    </w:p>
  </w:footnote>
  <w:footnote w:id="162">
    <w:p w14:paraId="536D4F2C" w14:textId="77777777" w:rsidR="00534634" w:rsidRPr="00C17E78" w:rsidRDefault="00000000">
      <w:pPr>
        <w:pStyle w:val="FootnoteText"/>
        <w:rPr>
          <w:sz w:val="16"/>
          <w:szCs w:val="16"/>
          <w:rPrChange w:id="1458" w:author="emmanuel blezes" w:date="2026-06-22T22:41:00Z" w16du:dateUtc="2026-06-22T20:41:00Z">
            <w:rPr/>
          </w:rPrChange>
        </w:rPr>
      </w:pPr>
      <w:r w:rsidRPr="00C17E78">
        <w:rPr>
          <w:rStyle w:val="FootnoteReference"/>
          <w:sz w:val="16"/>
          <w:szCs w:val="16"/>
          <w:rPrChange w:id="1459" w:author="emmanuel blezes" w:date="2026-06-22T22:41:00Z" w16du:dateUtc="2026-06-22T20:41:00Z">
            <w:rPr>
              <w:rStyle w:val="FootnoteReference"/>
            </w:rPr>
          </w:rPrChange>
        </w:rPr>
        <w:footnoteRef/>
      </w:r>
      <w:r w:rsidRPr="00C17E78">
        <w:rPr>
          <w:sz w:val="16"/>
          <w:szCs w:val="16"/>
          <w:rPrChange w:id="1460" w:author="emmanuel blezes" w:date="2026-06-22T22:41:00Z" w16du:dateUtc="2026-06-22T20:41:00Z">
            <w:rPr/>
          </w:rPrChange>
        </w:rPr>
        <w:t xml:space="preserve"> Bpifrance Le Lab, </w:t>
      </w:r>
      <w:r w:rsidRPr="00C17E78">
        <w:rPr>
          <w:i/>
          <w:iCs/>
          <w:sz w:val="16"/>
          <w:szCs w:val="16"/>
          <w:rPrChange w:id="1461" w:author="emmanuel blezes" w:date="2026-06-22T22:41:00Z" w16du:dateUtc="2026-06-22T20:41:00Z">
            <w:rPr>
              <w:i/>
              <w:iCs/>
            </w:rPr>
          </w:rPrChange>
        </w:rPr>
        <w:t>Transmission en France</w:t>
      </w:r>
      <w:r w:rsidRPr="00C17E78">
        <w:rPr>
          <w:sz w:val="16"/>
          <w:szCs w:val="16"/>
          <w:rPrChange w:id="1462" w:author="emmanuel blezes" w:date="2026-06-22T22:41:00Z" w16du:dateUtc="2026-06-22T20:41:00Z">
            <w:rPr/>
          </w:rPrChange>
        </w:rPr>
        <w:t xml:space="preserve">, op. </w:t>
      </w:r>
      <w:proofErr w:type="gramStart"/>
      <w:r w:rsidRPr="00C17E78">
        <w:rPr>
          <w:sz w:val="16"/>
          <w:szCs w:val="16"/>
          <w:rPrChange w:id="1463" w:author="emmanuel blezes" w:date="2026-06-22T22:41:00Z" w16du:dateUtc="2026-06-22T20:41:00Z">
            <w:rPr/>
          </w:rPrChange>
        </w:rPr>
        <w:t>cit</w:t>
      </w:r>
      <w:proofErr w:type="gramEnd"/>
      <w:r w:rsidRPr="00C17E78">
        <w:rPr>
          <w:sz w:val="16"/>
          <w:szCs w:val="16"/>
          <w:rPrChange w:id="1464" w:author="emmanuel blezes" w:date="2026-06-22T22:41:00Z" w16du:dateUtc="2026-06-22T20:41:00Z">
            <w:rPr/>
          </w:rPrChange>
        </w:rPr>
        <w:t>. (2025) : 60 % des repreneurs déclarent avoir rencontré des obstacles significatifs ; la difficulté de financement est le frein principal, citée par 30 % des repreneurs et par 44 % des repreneurs anciens salariés de l’entreprise.</w:t>
      </w:r>
    </w:p>
  </w:footnote>
  <w:footnote w:id="163">
    <w:p w14:paraId="23832B0B" w14:textId="77777777" w:rsidR="00534634" w:rsidRPr="00C17E78" w:rsidRDefault="00000000">
      <w:pPr>
        <w:pStyle w:val="FootnoteText"/>
        <w:rPr>
          <w:sz w:val="16"/>
          <w:szCs w:val="16"/>
          <w:rPrChange w:id="1465" w:author="emmanuel blezes" w:date="2026-06-22T22:41:00Z" w16du:dateUtc="2026-06-22T20:41:00Z">
            <w:rPr/>
          </w:rPrChange>
        </w:rPr>
      </w:pPr>
      <w:r w:rsidRPr="00C17E78">
        <w:rPr>
          <w:rStyle w:val="FootnoteReference"/>
          <w:sz w:val="16"/>
          <w:szCs w:val="16"/>
          <w:rPrChange w:id="1466" w:author="emmanuel blezes" w:date="2026-06-22T22:41:00Z" w16du:dateUtc="2026-06-22T20:41:00Z">
            <w:rPr>
              <w:rStyle w:val="FootnoteReference"/>
            </w:rPr>
          </w:rPrChange>
        </w:rPr>
        <w:footnoteRef/>
      </w:r>
      <w:r w:rsidRPr="00C17E78">
        <w:rPr>
          <w:sz w:val="16"/>
          <w:szCs w:val="16"/>
          <w:rPrChange w:id="1467" w:author="emmanuel blezes" w:date="2026-06-22T22:41:00Z" w16du:dateUtc="2026-06-22T20:41:00Z">
            <w:rPr/>
          </w:rPrChange>
        </w:rPr>
        <w:t xml:space="preserve"> Bpifrance Le Lab, </w:t>
      </w:r>
      <w:r w:rsidRPr="00C17E78">
        <w:rPr>
          <w:i/>
          <w:iCs/>
          <w:sz w:val="16"/>
          <w:szCs w:val="16"/>
          <w:rPrChange w:id="1468" w:author="emmanuel blezes" w:date="2026-06-22T22:41:00Z" w16du:dateUtc="2026-06-22T20:41:00Z">
            <w:rPr>
              <w:i/>
              <w:iCs/>
            </w:rPr>
          </w:rPrChange>
        </w:rPr>
        <w:t>Transmission en France</w:t>
      </w:r>
      <w:r w:rsidRPr="00C17E78">
        <w:rPr>
          <w:sz w:val="16"/>
          <w:szCs w:val="16"/>
          <w:rPrChange w:id="1469" w:author="emmanuel blezes" w:date="2026-06-22T22:41:00Z" w16du:dateUtc="2026-06-22T20:41:00Z">
            <w:rPr/>
          </w:rPrChange>
        </w:rPr>
        <w:t xml:space="preserve">, op. </w:t>
      </w:r>
      <w:proofErr w:type="gramStart"/>
      <w:r w:rsidRPr="00C17E78">
        <w:rPr>
          <w:sz w:val="16"/>
          <w:szCs w:val="16"/>
          <w:rPrChange w:id="1470" w:author="emmanuel blezes" w:date="2026-06-22T22:41:00Z" w16du:dateUtc="2026-06-22T20:41:00Z">
            <w:rPr/>
          </w:rPrChange>
        </w:rPr>
        <w:t>cit</w:t>
      </w:r>
      <w:proofErr w:type="gramEnd"/>
      <w:r w:rsidRPr="00C17E78">
        <w:rPr>
          <w:sz w:val="16"/>
          <w:szCs w:val="16"/>
          <w:rPrChange w:id="1471" w:author="emmanuel blezes" w:date="2026-06-22T22:41:00Z" w16du:dateUtc="2026-06-22T20:41:00Z">
            <w:rPr/>
          </w:rPrChange>
        </w:rPr>
        <w:t>. (2025) : 26 % des repreneurs jugent, a posteriori, avoir payé leur acquisition à un prix trop élevé. La valorisation reste l’un des principaux points de friction entre cédants et repreneurs.</w:t>
      </w:r>
    </w:p>
  </w:footnote>
  <w:footnote w:id="164">
    <w:p w14:paraId="7A171996" w14:textId="77777777" w:rsidR="00534634" w:rsidRPr="00C17E78" w:rsidRDefault="00000000">
      <w:pPr>
        <w:pStyle w:val="FootnoteText"/>
        <w:rPr>
          <w:sz w:val="16"/>
          <w:szCs w:val="16"/>
          <w:rPrChange w:id="1472" w:author="emmanuel blezes" w:date="2026-06-22T22:41:00Z" w16du:dateUtc="2026-06-22T20:41:00Z">
            <w:rPr/>
          </w:rPrChange>
        </w:rPr>
      </w:pPr>
      <w:r w:rsidRPr="00C17E78">
        <w:rPr>
          <w:rStyle w:val="FootnoteReference"/>
          <w:sz w:val="16"/>
          <w:szCs w:val="16"/>
          <w:rPrChange w:id="1473" w:author="emmanuel blezes" w:date="2026-06-22T22:41:00Z" w16du:dateUtc="2026-06-22T20:41:00Z">
            <w:rPr>
              <w:rStyle w:val="FootnoteReference"/>
            </w:rPr>
          </w:rPrChange>
        </w:rPr>
        <w:footnoteRef/>
      </w:r>
      <w:r w:rsidRPr="00C17E78">
        <w:rPr>
          <w:sz w:val="16"/>
          <w:szCs w:val="16"/>
          <w:rPrChange w:id="1474" w:author="emmanuel blezes" w:date="2026-06-22T22:41:00Z" w16du:dateUtc="2026-06-22T20:41:00Z">
            <w:rPr/>
          </w:rPrChange>
        </w:rPr>
        <w:t xml:space="preserve"> Bpifrance Le Lab, </w:t>
      </w:r>
      <w:r w:rsidRPr="00C17E78">
        <w:rPr>
          <w:i/>
          <w:iCs/>
          <w:sz w:val="16"/>
          <w:szCs w:val="16"/>
          <w:rPrChange w:id="1475" w:author="emmanuel blezes" w:date="2026-06-22T22:41:00Z" w16du:dateUtc="2026-06-22T20:41:00Z">
            <w:rPr>
              <w:i/>
              <w:iCs/>
            </w:rPr>
          </w:rPrChange>
        </w:rPr>
        <w:t>Transmission en France</w:t>
      </w:r>
      <w:r w:rsidRPr="00C17E78">
        <w:rPr>
          <w:sz w:val="16"/>
          <w:szCs w:val="16"/>
          <w:rPrChange w:id="1476" w:author="emmanuel blezes" w:date="2026-06-22T22:41:00Z" w16du:dateUtc="2026-06-22T20:41:00Z">
            <w:rPr/>
          </w:rPrChange>
        </w:rPr>
        <w:t xml:space="preserve">, op. </w:t>
      </w:r>
      <w:proofErr w:type="gramStart"/>
      <w:r w:rsidRPr="00C17E78">
        <w:rPr>
          <w:sz w:val="16"/>
          <w:szCs w:val="16"/>
          <w:rPrChange w:id="1477" w:author="emmanuel blezes" w:date="2026-06-22T22:41:00Z" w16du:dateUtc="2026-06-22T20:41:00Z">
            <w:rPr/>
          </w:rPrChange>
        </w:rPr>
        <w:t>cit</w:t>
      </w:r>
      <w:proofErr w:type="gramEnd"/>
      <w:r w:rsidRPr="00C17E78">
        <w:rPr>
          <w:sz w:val="16"/>
          <w:szCs w:val="16"/>
          <w:rPrChange w:id="1478" w:author="emmanuel blezes" w:date="2026-06-22T22:41:00Z" w16du:dateUtc="2026-06-22T20:41:00Z">
            <w:rPr/>
          </w:rPrChange>
        </w:rPr>
        <w:t>. (2025). Parmi les dirigeants dont la transmission est envisagée à plus d’un an, 70 % n’en sont qu’au tout début du processus (ils n’ont pas encore engagé les étapes clés : diagnostic, valorisation, recherche de repreneur).</w:t>
      </w:r>
    </w:p>
  </w:footnote>
  <w:footnote w:id="165">
    <w:p w14:paraId="633D9277" w14:textId="77777777" w:rsidR="00534634" w:rsidRPr="00C17E78" w:rsidRDefault="00000000">
      <w:pPr>
        <w:pStyle w:val="FootnoteText"/>
        <w:rPr>
          <w:sz w:val="16"/>
          <w:szCs w:val="16"/>
          <w:rPrChange w:id="1479" w:author="emmanuel blezes" w:date="2026-06-22T22:41:00Z" w16du:dateUtc="2026-06-22T20:41:00Z">
            <w:rPr/>
          </w:rPrChange>
        </w:rPr>
      </w:pPr>
      <w:r w:rsidRPr="00C17E78">
        <w:rPr>
          <w:rStyle w:val="FootnoteReference"/>
          <w:sz w:val="16"/>
          <w:szCs w:val="16"/>
          <w:rPrChange w:id="1480" w:author="emmanuel blezes" w:date="2026-06-22T22:41:00Z" w16du:dateUtc="2026-06-22T20:41:00Z">
            <w:rPr>
              <w:rStyle w:val="FootnoteReference"/>
            </w:rPr>
          </w:rPrChange>
        </w:rPr>
        <w:footnoteRef/>
      </w:r>
      <w:r w:rsidRPr="00C17E78">
        <w:rPr>
          <w:sz w:val="16"/>
          <w:szCs w:val="16"/>
          <w:rPrChange w:id="1481" w:author="emmanuel blezes" w:date="2026-06-22T22:41:00Z" w16du:dateUtc="2026-06-22T20:41:00Z">
            <w:rPr/>
          </w:rPrChange>
        </w:rPr>
        <w:t xml:space="preserve"> Les sociétés du CAC 40 emploient environ 1,4 million de personnes en France (effectif globalement stable depuis 2008), sur un total mondial de l’ordre de 5 millions - soit près de 70 % de leurs effectifs hors de France. Sources : Les Clés du social, </w:t>
      </w:r>
      <w:r w:rsidRPr="00C17E78">
        <w:rPr>
          <w:i/>
          <w:iCs/>
          <w:sz w:val="16"/>
          <w:szCs w:val="16"/>
          <w:rPrChange w:id="1482" w:author="emmanuel blezes" w:date="2026-06-22T22:41:00Z" w16du:dateUtc="2026-06-22T20:41:00Z">
            <w:rPr>
              <w:i/>
              <w:iCs/>
            </w:rPr>
          </w:rPrChange>
        </w:rPr>
        <w:t>Effectifs des sociétés du CAC 40 en France</w:t>
      </w:r>
      <w:r w:rsidRPr="00C17E78">
        <w:rPr>
          <w:sz w:val="16"/>
          <w:szCs w:val="16"/>
          <w:rPrChange w:id="1483" w:author="emmanuel blezes" w:date="2026-06-22T22:41:00Z" w16du:dateUtc="2026-06-22T20:41:00Z">
            <w:rPr/>
          </w:rPrChange>
        </w:rPr>
        <w:t xml:space="preserve"> ; Humpact, </w:t>
      </w:r>
      <w:r w:rsidRPr="00C17E78">
        <w:rPr>
          <w:i/>
          <w:iCs/>
          <w:sz w:val="16"/>
          <w:szCs w:val="16"/>
          <w:rPrChange w:id="1484" w:author="emmanuel blezes" w:date="2026-06-22T22:41:00Z" w16du:dateUtc="2026-06-22T20:41:00Z">
            <w:rPr>
              <w:i/>
              <w:iCs/>
            </w:rPr>
          </w:rPrChange>
        </w:rPr>
        <w:t>L’emploi des sociétés du CAC 40</w:t>
      </w:r>
      <w:r w:rsidRPr="00C17E78">
        <w:rPr>
          <w:sz w:val="16"/>
          <w:szCs w:val="16"/>
          <w:rPrChange w:id="1485" w:author="emmanuel blezes" w:date="2026-06-22T22:41:00Z" w16du:dateUtc="2026-06-22T20:41:00Z">
            <w:rPr/>
          </w:rPrChange>
        </w:rPr>
        <w:t>, d’après les documents d’enregistrement universels 2024.</w:t>
      </w:r>
    </w:p>
  </w:footnote>
  <w:footnote w:id="166">
    <w:p w14:paraId="4C28CC8D" w14:textId="77777777" w:rsidR="00534634" w:rsidRPr="00C17E78" w:rsidRDefault="00000000">
      <w:pPr>
        <w:pStyle w:val="FootnoteText"/>
        <w:rPr>
          <w:sz w:val="16"/>
          <w:szCs w:val="16"/>
          <w:rPrChange w:id="1486" w:author="emmanuel blezes" w:date="2026-06-22T22:41:00Z" w16du:dateUtc="2026-06-22T20:41:00Z">
            <w:rPr/>
          </w:rPrChange>
        </w:rPr>
      </w:pPr>
      <w:r w:rsidRPr="00C17E78">
        <w:rPr>
          <w:rStyle w:val="FootnoteReference"/>
          <w:sz w:val="16"/>
          <w:szCs w:val="16"/>
          <w:rPrChange w:id="1487" w:author="emmanuel blezes" w:date="2026-06-22T22:41:00Z" w16du:dateUtc="2026-06-22T20:41:00Z">
            <w:rPr>
              <w:rStyle w:val="FootnoteReference"/>
            </w:rPr>
          </w:rPrChange>
        </w:rPr>
        <w:footnoteRef/>
      </w:r>
      <w:r w:rsidRPr="00C17E78">
        <w:rPr>
          <w:sz w:val="16"/>
          <w:szCs w:val="16"/>
          <w:rPrChange w:id="1488" w:author="emmanuel blezes" w:date="2026-06-22T22:41:00Z" w16du:dateUtc="2026-06-22T20:41:00Z">
            <w:rPr/>
          </w:rPrChange>
        </w:rPr>
        <w:t xml:space="preserve"> Ardian, </w:t>
      </w:r>
      <w:r w:rsidRPr="00C17E78">
        <w:rPr>
          <w:i/>
          <w:iCs/>
          <w:sz w:val="16"/>
          <w:szCs w:val="16"/>
          <w:rPrChange w:id="1489" w:author="emmanuel blezes" w:date="2026-06-22T22:41:00Z" w16du:dateUtc="2026-06-22T20:41:00Z">
            <w:rPr>
              <w:i/>
              <w:iCs/>
            </w:rPr>
          </w:rPrChange>
        </w:rPr>
        <w:t>200bn AUM confirms Ardian among largest managers in Europe</w:t>
      </w:r>
      <w:r w:rsidRPr="00C17E78">
        <w:rPr>
          <w:sz w:val="16"/>
          <w:szCs w:val="16"/>
          <w:rPrChange w:id="1490" w:author="emmanuel blezes" w:date="2026-06-22T22:41:00Z" w16du:dateUtc="2026-06-22T20:41:00Z">
            <w:rPr/>
          </w:rPrChange>
        </w:rPr>
        <w:t xml:space="preserve">, communiqué de mars 2026. Décomposition de l’encours (~200 Md$) : capital-investissement 137 Md$, actifs réels 49 Md$, crédit 14 Md$. À fin 2024, l’encours d’Ardian dépassait 177 Md$ (Ardian, </w:t>
      </w:r>
      <w:r w:rsidRPr="00C17E78">
        <w:rPr>
          <w:i/>
          <w:iCs/>
          <w:sz w:val="16"/>
          <w:szCs w:val="16"/>
          <w:rPrChange w:id="1491" w:author="emmanuel blezes" w:date="2026-06-22T22:41:00Z" w16du:dateUtc="2026-06-22T20:41:00Z">
            <w:rPr>
              <w:i/>
              <w:iCs/>
            </w:rPr>
          </w:rPrChange>
        </w:rPr>
        <w:t>Integrated Report 2024</w:t>
      </w:r>
      <w:r w:rsidRPr="00C17E78">
        <w:rPr>
          <w:sz w:val="16"/>
          <w:szCs w:val="16"/>
          <w:rPrChange w:id="1492" w:author="emmanuel blezes" w:date="2026-06-22T22:41:00Z" w16du:dateUtc="2026-06-22T20:41:00Z">
            <w:rPr/>
          </w:rPrChange>
        </w:rPr>
        <w:t>, 2025) ; il a franchi le seuil des 200 Md$ début 2026.</w:t>
      </w:r>
    </w:p>
  </w:footnote>
  <w:footnote w:id="167">
    <w:p w14:paraId="543C1796" w14:textId="77777777" w:rsidR="00534634" w:rsidRPr="00C17E78" w:rsidRDefault="00000000">
      <w:pPr>
        <w:pStyle w:val="FootnoteText"/>
        <w:rPr>
          <w:sz w:val="16"/>
          <w:szCs w:val="16"/>
          <w:rPrChange w:id="1493" w:author="emmanuel blezes" w:date="2026-06-22T22:41:00Z" w16du:dateUtc="2026-06-22T20:41:00Z">
            <w:rPr/>
          </w:rPrChange>
        </w:rPr>
      </w:pPr>
      <w:r w:rsidRPr="00C17E78">
        <w:rPr>
          <w:rStyle w:val="FootnoteReference"/>
          <w:sz w:val="16"/>
          <w:szCs w:val="16"/>
          <w:rPrChange w:id="1494" w:author="emmanuel blezes" w:date="2026-06-22T22:41:00Z" w16du:dateUtc="2026-06-22T20:41:00Z">
            <w:rPr>
              <w:rStyle w:val="FootnoteReference"/>
            </w:rPr>
          </w:rPrChange>
        </w:rPr>
        <w:footnoteRef/>
      </w:r>
      <w:r w:rsidRPr="00C17E78">
        <w:rPr>
          <w:sz w:val="16"/>
          <w:szCs w:val="16"/>
          <w:rPrChange w:id="1495" w:author="emmanuel blezes" w:date="2026-06-22T22:41:00Z" w16du:dateUtc="2026-06-22T20:41:00Z">
            <w:rPr/>
          </w:rPrChange>
        </w:rPr>
        <w:t xml:space="preserve"> ABP, </w:t>
      </w:r>
      <w:r w:rsidRPr="00C17E78">
        <w:rPr>
          <w:i/>
          <w:iCs/>
          <w:sz w:val="16"/>
          <w:szCs w:val="16"/>
          <w:rPrChange w:id="1496" w:author="emmanuel blezes" w:date="2026-06-22T22:41:00Z" w16du:dateUtc="2026-06-22T20:41:00Z">
            <w:rPr>
              <w:i/>
              <w:iCs/>
            </w:rPr>
          </w:rPrChange>
        </w:rPr>
        <w:t>Quarterly Report Q4 2024</w:t>
      </w:r>
      <w:r w:rsidRPr="00C17E78">
        <w:rPr>
          <w:sz w:val="16"/>
          <w:szCs w:val="16"/>
          <w:rPrChange w:id="1497" w:author="emmanuel blezes" w:date="2026-06-22T22:41:00Z" w16du:dateUtc="2026-06-22T20:41:00Z">
            <w:rPr/>
          </w:rPrChange>
        </w:rPr>
        <w:t xml:space="preserve"> (actifs disponibles 542 Md€ au 31 décembre 2024) ; </w:t>
      </w:r>
      <w:r w:rsidRPr="00C17E78">
        <w:rPr>
          <w:i/>
          <w:iCs/>
          <w:sz w:val="16"/>
          <w:szCs w:val="16"/>
          <w:rPrChange w:id="1498" w:author="emmanuel blezes" w:date="2026-06-22T22:41:00Z" w16du:dateUtc="2026-06-22T20:41:00Z">
            <w:rPr>
              <w:i/>
              <w:iCs/>
            </w:rPr>
          </w:rPrChange>
        </w:rPr>
        <w:t>European Pensions</w:t>
      </w:r>
      <w:r w:rsidRPr="00C17E78">
        <w:rPr>
          <w:sz w:val="16"/>
          <w:szCs w:val="16"/>
          <w:rPrChange w:id="1499" w:author="emmanuel blezes" w:date="2026-06-22T22:41:00Z" w16du:dateUtc="2026-06-22T20:41:00Z">
            <w:rPr/>
          </w:rPrChange>
        </w:rPr>
        <w:t xml:space="preserve">, </w:t>
      </w:r>
      <w:r w:rsidRPr="00C17E78">
        <w:rPr>
          <w:i/>
          <w:iCs/>
          <w:sz w:val="16"/>
          <w:szCs w:val="16"/>
          <w:rPrChange w:id="1500" w:author="emmanuel blezes" w:date="2026-06-22T22:41:00Z" w16du:dateUtc="2026-06-22T20:41:00Z">
            <w:rPr>
              <w:i/>
              <w:iCs/>
            </w:rPr>
          </w:rPrChange>
        </w:rPr>
        <w:t>Dutch pension fund ABP achieves 8.6 per cent investment return in 2024</w:t>
      </w:r>
      <w:r w:rsidRPr="00C17E78">
        <w:rPr>
          <w:sz w:val="16"/>
          <w:szCs w:val="16"/>
          <w:rPrChange w:id="1501" w:author="emmanuel blezes" w:date="2026-06-22T22:41:00Z" w16du:dateUtc="2026-06-22T20:41:00Z">
            <w:rPr/>
          </w:rPrChange>
        </w:rPr>
        <w:t>, 2025. ABP est la caisse de retraite des fonctionnaires et enseignants néerlandais, gérant 2,9 millions d’affiliés.</w:t>
      </w:r>
    </w:p>
  </w:footnote>
  <w:footnote w:id="168">
    <w:p w14:paraId="2061B195" w14:textId="77777777" w:rsidR="00534634" w:rsidRPr="00C17E78" w:rsidRDefault="00000000">
      <w:pPr>
        <w:pStyle w:val="FootnoteText"/>
        <w:rPr>
          <w:sz w:val="16"/>
          <w:szCs w:val="16"/>
          <w:rPrChange w:id="1502" w:author="emmanuel blezes" w:date="2026-06-22T22:41:00Z" w16du:dateUtc="2026-06-22T20:41:00Z">
            <w:rPr/>
          </w:rPrChange>
        </w:rPr>
      </w:pPr>
      <w:r w:rsidRPr="00C17E78">
        <w:rPr>
          <w:rStyle w:val="FootnoteReference"/>
          <w:sz w:val="16"/>
          <w:szCs w:val="16"/>
          <w:rPrChange w:id="1503" w:author="emmanuel blezes" w:date="2026-06-22T22:41:00Z" w16du:dateUtc="2026-06-22T20:41:00Z">
            <w:rPr>
              <w:rStyle w:val="FootnoteReference"/>
            </w:rPr>
          </w:rPrChange>
        </w:rPr>
        <w:footnoteRef/>
      </w:r>
      <w:r w:rsidRPr="00C17E78">
        <w:rPr>
          <w:sz w:val="16"/>
          <w:szCs w:val="16"/>
          <w:lang w:val="en-GB"/>
          <w:rPrChange w:id="1504" w:author="emmanuel blezes" w:date="2026-06-22T22:41:00Z" w16du:dateUtc="2026-06-22T20:41:00Z">
            <w:rPr/>
          </w:rPrChange>
        </w:rPr>
        <w:t xml:space="preserve"> </w:t>
      </w:r>
      <w:proofErr w:type="spellStart"/>
      <w:r w:rsidRPr="00C17E78">
        <w:rPr>
          <w:sz w:val="16"/>
          <w:szCs w:val="16"/>
          <w:lang w:val="en-GB"/>
          <w:rPrChange w:id="1505" w:author="emmanuel blezes" w:date="2026-06-22T22:41:00Z" w16du:dateUtc="2026-06-22T20:41:00Z">
            <w:rPr/>
          </w:rPrChange>
        </w:rPr>
        <w:t>AustralianSuper</w:t>
      </w:r>
      <w:proofErr w:type="spellEnd"/>
      <w:r w:rsidRPr="00C17E78">
        <w:rPr>
          <w:sz w:val="16"/>
          <w:szCs w:val="16"/>
          <w:lang w:val="en-GB"/>
          <w:rPrChange w:id="1506" w:author="emmanuel blezes" w:date="2026-06-22T22:41:00Z" w16du:dateUtc="2026-06-22T20:41:00Z">
            <w:rPr/>
          </w:rPrChange>
        </w:rPr>
        <w:t xml:space="preserve">, </w:t>
      </w:r>
      <w:r w:rsidRPr="00C17E78">
        <w:rPr>
          <w:i/>
          <w:iCs/>
          <w:sz w:val="16"/>
          <w:szCs w:val="16"/>
          <w:lang w:val="en-GB"/>
          <w:rPrChange w:id="1507" w:author="emmanuel blezes" w:date="2026-06-22T22:41:00Z" w16du:dateUtc="2026-06-22T20:41:00Z">
            <w:rPr>
              <w:i/>
              <w:iCs/>
            </w:rPr>
          </w:rPrChange>
        </w:rPr>
        <w:t>Annual Report 2024</w:t>
      </w:r>
      <w:r w:rsidRPr="00C17E78">
        <w:rPr>
          <w:sz w:val="16"/>
          <w:szCs w:val="16"/>
          <w:lang w:val="en-GB"/>
          <w:rPrChange w:id="1508" w:author="emmanuel blezes" w:date="2026-06-22T22:41:00Z" w16du:dateUtc="2026-06-22T20:41:00Z">
            <w:rPr/>
          </w:rPrChange>
        </w:rPr>
        <w:t xml:space="preserve"> </w:t>
      </w:r>
      <w:proofErr w:type="spellStart"/>
      <w:r w:rsidRPr="00C17E78">
        <w:rPr>
          <w:sz w:val="16"/>
          <w:szCs w:val="16"/>
          <w:lang w:val="en-GB"/>
          <w:rPrChange w:id="1509" w:author="emmanuel blezes" w:date="2026-06-22T22:41:00Z" w16du:dateUtc="2026-06-22T20:41:00Z">
            <w:rPr/>
          </w:rPrChange>
        </w:rPr>
        <w:t>puis</w:t>
      </w:r>
      <w:proofErr w:type="spellEnd"/>
      <w:r w:rsidRPr="00C17E78">
        <w:rPr>
          <w:sz w:val="16"/>
          <w:szCs w:val="16"/>
          <w:lang w:val="en-GB"/>
          <w:rPrChange w:id="1510" w:author="emmanuel blezes" w:date="2026-06-22T22:41:00Z" w16du:dateUtc="2026-06-22T20:41:00Z">
            <w:rPr/>
          </w:rPrChange>
        </w:rPr>
        <w:t xml:space="preserve"> </w:t>
      </w:r>
      <w:r w:rsidRPr="00C17E78">
        <w:rPr>
          <w:i/>
          <w:iCs/>
          <w:sz w:val="16"/>
          <w:szCs w:val="16"/>
          <w:lang w:val="en-GB"/>
          <w:rPrChange w:id="1511" w:author="emmanuel blezes" w:date="2026-06-22T22:41:00Z" w16du:dateUtc="2026-06-22T20:41:00Z">
            <w:rPr>
              <w:i/>
              <w:iCs/>
            </w:rPr>
          </w:rPrChange>
        </w:rPr>
        <w:t>FY25 investment performance</w:t>
      </w:r>
      <w:r w:rsidRPr="00C17E78">
        <w:rPr>
          <w:sz w:val="16"/>
          <w:szCs w:val="16"/>
          <w:lang w:val="en-GB"/>
          <w:rPrChange w:id="1512" w:author="emmanuel blezes" w:date="2026-06-22T22:41:00Z" w16du:dateUtc="2026-06-22T20:41:00Z">
            <w:rPr/>
          </w:rPrChange>
        </w:rPr>
        <w:t xml:space="preserve">, 2025. </w:t>
      </w:r>
      <w:r w:rsidRPr="00C17E78">
        <w:rPr>
          <w:sz w:val="16"/>
          <w:szCs w:val="16"/>
          <w:rPrChange w:id="1513" w:author="emmanuel blezes" w:date="2026-06-22T22:41:00Z" w16du:dateUtc="2026-06-22T20:41:00Z">
            <w:rPr/>
          </w:rPrChange>
        </w:rPr>
        <w:t xml:space="preserve">Actifs au 30 juin 2024 : 315 Md AUD. CDPQ, </w:t>
      </w:r>
      <w:r w:rsidRPr="00C17E78">
        <w:rPr>
          <w:i/>
          <w:iCs/>
          <w:sz w:val="16"/>
          <w:szCs w:val="16"/>
          <w:rPrChange w:id="1514" w:author="emmanuel blezes" w:date="2026-06-22T22:41:00Z" w16du:dateUtc="2026-06-22T20:41:00Z">
            <w:rPr>
              <w:i/>
              <w:iCs/>
            </w:rPr>
          </w:rPrChange>
        </w:rPr>
        <w:t>Rapport annuel 2024</w:t>
      </w:r>
      <w:r w:rsidRPr="00C17E78">
        <w:rPr>
          <w:sz w:val="16"/>
          <w:szCs w:val="16"/>
          <w:rPrChange w:id="1515" w:author="emmanuel blezes" w:date="2026-06-22T22:41:00Z" w16du:dateUtc="2026-06-22T20:41:00Z">
            <w:rPr/>
          </w:rPrChange>
        </w:rPr>
        <w:t>, 2025 : 473 Md CAD.</w:t>
      </w:r>
    </w:p>
  </w:footnote>
  <w:footnote w:id="169">
    <w:p w14:paraId="5EE65DAB" w14:textId="77777777" w:rsidR="00534634" w:rsidRPr="00C17E78" w:rsidRDefault="00000000">
      <w:pPr>
        <w:pStyle w:val="FootnoteText"/>
        <w:rPr>
          <w:sz w:val="16"/>
          <w:szCs w:val="16"/>
          <w:rPrChange w:id="1516" w:author="emmanuel blezes" w:date="2026-06-22T22:41:00Z" w16du:dateUtc="2026-06-22T20:41:00Z">
            <w:rPr/>
          </w:rPrChange>
        </w:rPr>
      </w:pPr>
      <w:r w:rsidRPr="00C17E78">
        <w:rPr>
          <w:rStyle w:val="FootnoteReference"/>
          <w:sz w:val="16"/>
          <w:szCs w:val="16"/>
          <w:rPrChange w:id="1517" w:author="emmanuel blezes" w:date="2026-06-22T22:41:00Z" w16du:dateUtc="2026-06-22T20:41:00Z">
            <w:rPr>
              <w:rStyle w:val="FootnoteReference"/>
            </w:rPr>
          </w:rPrChange>
        </w:rPr>
        <w:footnoteRef/>
      </w:r>
      <w:r w:rsidRPr="00C17E78">
        <w:rPr>
          <w:sz w:val="16"/>
          <w:szCs w:val="16"/>
          <w:lang w:val="en-GB"/>
          <w:rPrChange w:id="1518" w:author="emmanuel blezes" w:date="2026-06-22T22:41:00Z" w16du:dateUtc="2026-06-22T20:41:00Z">
            <w:rPr/>
          </w:rPrChange>
        </w:rPr>
        <w:t xml:space="preserve"> CalPERS, </w:t>
      </w:r>
      <w:r w:rsidRPr="00C17E78">
        <w:rPr>
          <w:i/>
          <w:iCs/>
          <w:sz w:val="16"/>
          <w:szCs w:val="16"/>
          <w:lang w:val="en-GB"/>
          <w:rPrChange w:id="1519" w:author="emmanuel blezes" w:date="2026-06-22T22:41:00Z" w16du:dateUtc="2026-06-22T20:41:00Z">
            <w:rPr>
              <w:i/>
              <w:iCs/>
            </w:rPr>
          </w:rPrChange>
        </w:rPr>
        <w:t>Annual Comprehensive Financial Report FY2024</w:t>
      </w:r>
      <w:r w:rsidRPr="00C17E78">
        <w:rPr>
          <w:sz w:val="16"/>
          <w:szCs w:val="16"/>
          <w:lang w:val="en-GB"/>
          <w:rPrChange w:id="1520" w:author="emmanuel blezes" w:date="2026-06-22T22:41:00Z" w16du:dateUtc="2026-06-22T20:41:00Z">
            <w:rPr/>
          </w:rPrChange>
        </w:rPr>
        <w:t xml:space="preserve">, 2024. </w:t>
      </w:r>
      <w:r w:rsidRPr="00C17E78">
        <w:rPr>
          <w:sz w:val="16"/>
          <w:szCs w:val="16"/>
          <w:rPrChange w:id="1521" w:author="emmanuel blezes" w:date="2026-06-22T22:41:00Z" w16du:dateUtc="2026-06-22T20:41:00Z">
            <w:rPr/>
          </w:rPrChange>
        </w:rPr>
        <w:t>Actifs nets au 30 juin 2024 : 506,6 Md USD.</w:t>
      </w:r>
    </w:p>
  </w:footnote>
  <w:footnote w:id="170">
    <w:p w14:paraId="46A46055" w14:textId="77777777" w:rsidR="00534634" w:rsidRPr="00C17E78" w:rsidRDefault="00000000">
      <w:pPr>
        <w:pStyle w:val="FootnoteText"/>
        <w:rPr>
          <w:sz w:val="16"/>
          <w:szCs w:val="16"/>
          <w:rPrChange w:id="1522" w:author="emmanuel blezes" w:date="2026-06-22T22:41:00Z" w16du:dateUtc="2026-06-22T20:41:00Z">
            <w:rPr/>
          </w:rPrChange>
        </w:rPr>
      </w:pPr>
      <w:r w:rsidRPr="00C17E78">
        <w:rPr>
          <w:rStyle w:val="FootnoteReference"/>
          <w:sz w:val="16"/>
          <w:szCs w:val="16"/>
          <w:rPrChange w:id="1523" w:author="emmanuel blezes" w:date="2026-06-22T22:41:00Z" w16du:dateUtc="2026-06-22T20:41:00Z">
            <w:rPr>
              <w:rStyle w:val="FootnoteReference"/>
            </w:rPr>
          </w:rPrChange>
        </w:rPr>
        <w:footnoteRef/>
      </w:r>
      <w:r w:rsidRPr="00C17E78">
        <w:rPr>
          <w:sz w:val="16"/>
          <w:szCs w:val="16"/>
          <w:lang w:val="en-GB"/>
          <w:rPrChange w:id="1524" w:author="emmanuel blezes" w:date="2026-06-22T22:41:00Z" w16du:dateUtc="2026-06-22T20:41:00Z">
            <w:rPr/>
          </w:rPrChange>
        </w:rPr>
        <w:t xml:space="preserve"> </w:t>
      </w:r>
      <w:proofErr w:type="spellStart"/>
      <w:r w:rsidRPr="00C17E78">
        <w:rPr>
          <w:sz w:val="16"/>
          <w:szCs w:val="16"/>
          <w:lang w:val="en-GB"/>
          <w:rPrChange w:id="1525" w:author="emmanuel blezes" w:date="2026-06-22T22:41:00Z" w16du:dateUtc="2026-06-22T20:41:00Z">
            <w:rPr/>
          </w:rPrChange>
        </w:rPr>
        <w:t>Norges</w:t>
      </w:r>
      <w:proofErr w:type="spellEnd"/>
      <w:r w:rsidRPr="00C17E78">
        <w:rPr>
          <w:sz w:val="16"/>
          <w:szCs w:val="16"/>
          <w:lang w:val="en-GB"/>
          <w:rPrChange w:id="1526" w:author="emmanuel blezes" w:date="2026-06-22T22:41:00Z" w16du:dateUtc="2026-06-22T20:41:00Z">
            <w:rPr/>
          </w:rPrChange>
        </w:rPr>
        <w:t xml:space="preserve"> Bank Investment Management, </w:t>
      </w:r>
      <w:r w:rsidRPr="00C17E78">
        <w:rPr>
          <w:i/>
          <w:iCs/>
          <w:sz w:val="16"/>
          <w:szCs w:val="16"/>
          <w:lang w:val="en-GB"/>
          <w:rPrChange w:id="1527" w:author="emmanuel blezes" w:date="2026-06-22T22:41:00Z" w16du:dateUtc="2026-06-22T20:41:00Z">
            <w:rPr>
              <w:i/>
              <w:iCs/>
            </w:rPr>
          </w:rPrChange>
        </w:rPr>
        <w:t>Government Pension Fund Global</w:t>
      </w:r>
      <w:r w:rsidRPr="00C17E78">
        <w:rPr>
          <w:sz w:val="16"/>
          <w:szCs w:val="16"/>
          <w:lang w:val="en-GB"/>
          <w:rPrChange w:id="1528" w:author="emmanuel blezes" w:date="2026-06-22T22:41:00Z" w16du:dateUtc="2026-06-22T20:41:00Z">
            <w:rPr/>
          </w:rPrChange>
        </w:rPr>
        <w:t xml:space="preserve"> </w:t>
      </w:r>
      <w:r w:rsidRPr="00C17E78">
        <w:rPr>
          <w:i/>
          <w:iCs/>
          <w:sz w:val="16"/>
          <w:szCs w:val="16"/>
          <w:lang w:val="en-GB"/>
          <w:rPrChange w:id="1529" w:author="emmanuel blezes" w:date="2026-06-22T22:41:00Z" w16du:dateUtc="2026-06-22T20:41:00Z">
            <w:rPr>
              <w:i/>
              <w:iCs/>
            </w:rPr>
          </w:rPrChange>
        </w:rPr>
        <w:t>- Annual Report 2024</w:t>
      </w:r>
      <w:r w:rsidRPr="00C17E78">
        <w:rPr>
          <w:sz w:val="16"/>
          <w:szCs w:val="16"/>
          <w:lang w:val="en-GB"/>
          <w:rPrChange w:id="1530" w:author="emmanuel blezes" w:date="2026-06-22T22:41:00Z" w16du:dateUtc="2026-06-22T20:41:00Z">
            <w:rPr/>
          </w:rPrChange>
        </w:rPr>
        <w:t xml:space="preserve">, 2025. </w:t>
      </w:r>
      <w:r w:rsidRPr="00C17E78">
        <w:rPr>
          <w:sz w:val="16"/>
          <w:szCs w:val="16"/>
          <w:rPrChange w:id="1531" w:author="emmanuel blezes" w:date="2026-06-22T22:41:00Z" w16du:dateUtc="2026-06-22T20:41:00Z">
            <w:rPr/>
          </w:rPrChange>
        </w:rPr>
        <w:t xml:space="preserve">Actifs : 19 742 Md NOK, soit environ 1 675 Md€ au taux de change de fin 2024 (≈ 1,74 trillion USD). Rendement 2024 : 13,1 %. Présence : environ 8 700 sociétés cotées dans 71 pays. CPP Investments, </w:t>
      </w:r>
      <w:r w:rsidRPr="00C17E78">
        <w:rPr>
          <w:i/>
          <w:iCs/>
          <w:sz w:val="16"/>
          <w:szCs w:val="16"/>
          <w:rPrChange w:id="1532" w:author="emmanuel blezes" w:date="2026-06-22T22:41:00Z" w16du:dateUtc="2026-06-22T20:41:00Z">
            <w:rPr>
              <w:i/>
              <w:iCs/>
            </w:rPr>
          </w:rPrChange>
        </w:rPr>
        <w:t>Fiscal 2025 Annual Report</w:t>
      </w:r>
      <w:r w:rsidRPr="00C17E78">
        <w:rPr>
          <w:sz w:val="16"/>
          <w:szCs w:val="16"/>
          <w:rPrChange w:id="1533" w:author="emmanuel blezes" w:date="2026-06-22T22:41:00Z" w16du:dateUtc="2026-06-22T20:41:00Z">
            <w:rPr/>
          </w:rPrChange>
        </w:rPr>
        <w:t>, 2025 : 714,4 Md CAD au 31 mars 2025.</w:t>
      </w:r>
    </w:p>
  </w:footnote>
  <w:footnote w:id="171">
    <w:p w14:paraId="2B107658" w14:textId="77777777" w:rsidR="00534634" w:rsidRPr="00C17E78" w:rsidRDefault="00000000">
      <w:pPr>
        <w:pStyle w:val="FootnoteText"/>
        <w:rPr>
          <w:sz w:val="16"/>
          <w:szCs w:val="16"/>
          <w:lang w:val="en-GB"/>
          <w:rPrChange w:id="1534" w:author="emmanuel blezes" w:date="2026-06-22T22:41:00Z" w16du:dateUtc="2026-06-22T20:41:00Z">
            <w:rPr/>
          </w:rPrChange>
        </w:rPr>
      </w:pPr>
      <w:r w:rsidRPr="00C17E78">
        <w:rPr>
          <w:rStyle w:val="FootnoteReference"/>
          <w:sz w:val="16"/>
          <w:szCs w:val="16"/>
          <w:rPrChange w:id="1535" w:author="emmanuel blezes" w:date="2026-06-22T22:41:00Z" w16du:dateUtc="2026-06-22T20:41:00Z">
            <w:rPr>
              <w:rStyle w:val="FootnoteReference"/>
            </w:rPr>
          </w:rPrChange>
        </w:rPr>
        <w:footnoteRef/>
      </w:r>
      <w:r w:rsidRPr="00C17E78">
        <w:rPr>
          <w:sz w:val="16"/>
          <w:szCs w:val="16"/>
          <w:lang w:val="en-GB"/>
          <w:rPrChange w:id="1536" w:author="emmanuel blezes" w:date="2026-06-22T22:41:00Z" w16du:dateUtc="2026-06-22T20:41:00Z">
            <w:rPr/>
          </w:rPrChange>
        </w:rPr>
        <w:t xml:space="preserve"> McKinsey &amp; Company, </w:t>
      </w:r>
      <w:r w:rsidRPr="00C17E78">
        <w:rPr>
          <w:i/>
          <w:iCs/>
          <w:sz w:val="16"/>
          <w:szCs w:val="16"/>
          <w:lang w:val="en-GB"/>
          <w:rPrChange w:id="1537" w:author="emmanuel blezes" w:date="2026-06-22T22:41:00Z" w16du:dateUtc="2026-06-22T20:41:00Z">
            <w:rPr>
              <w:i/>
              <w:iCs/>
            </w:rPr>
          </w:rPrChange>
        </w:rPr>
        <w:t>Global Private Markets Report 2025</w:t>
      </w:r>
      <w:r w:rsidRPr="00C17E78">
        <w:rPr>
          <w:sz w:val="16"/>
          <w:szCs w:val="16"/>
          <w:lang w:val="en-GB"/>
          <w:rPrChange w:id="1538" w:author="emmanuel blezes" w:date="2026-06-22T22:41:00Z" w16du:dateUtc="2026-06-22T20:41:00Z">
            <w:rPr/>
          </w:rPrChange>
        </w:rPr>
        <w:t xml:space="preserve">, </w:t>
      </w:r>
      <w:proofErr w:type="gramStart"/>
      <w:r w:rsidRPr="00C17E78">
        <w:rPr>
          <w:sz w:val="16"/>
          <w:szCs w:val="16"/>
          <w:lang w:val="en-GB"/>
          <w:rPrChange w:id="1539" w:author="emmanuel blezes" w:date="2026-06-22T22:41:00Z" w16du:dateUtc="2026-06-22T20:41:00Z">
            <w:rPr/>
          </w:rPrChange>
        </w:rPr>
        <w:t>2025 ;</w:t>
      </w:r>
      <w:proofErr w:type="gramEnd"/>
      <w:r w:rsidRPr="00C17E78">
        <w:rPr>
          <w:sz w:val="16"/>
          <w:szCs w:val="16"/>
          <w:lang w:val="en-GB"/>
          <w:rPrChange w:id="1540" w:author="emmanuel blezes" w:date="2026-06-22T22:41:00Z" w16du:dateUtc="2026-06-22T20:41:00Z">
            <w:rPr/>
          </w:rPrChange>
        </w:rPr>
        <w:t xml:space="preserve"> Bain &amp; Company, </w:t>
      </w:r>
      <w:r w:rsidRPr="00C17E78">
        <w:rPr>
          <w:i/>
          <w:iCs/>
          <w:sz w:val="16"/>
          <w:szCs w:val="16"/>
          <w:lang w:val="en-GB"/>
          <w:rPrChange w:id="1541" w:author="emmanuel blezes" w:date="2026-06-22T22:41:00Z" w16du:dateUtc="2026-06-22T20:41:00Z">
            <w:rPr>
              <w:i/>
              <w:iCs/>
            </w:rPr>
          </w:rPrChange>
        </w:rPr>
        <w:t>Global Private Equity Report 2025</w:t>
      </w:r>
      <w:r w:rsidRPr="00C17E78">
        <w:rPr>
          <w:sz w:val="16"/>
          <w:szCs w:val="16"/>
          <w:lang w:val="en-GB"/>
          <w:rPrChange w:id="1542" w:author="emmanuel blezes" w:date="2026-06-22T22:41:00Z" w16du:dateUtc="2026-06-22T20:41:00Z">
            <w:rPr/>
          </w:rPrChange>
        </w:rPr>
        <w:t xml:space="preserve">. Cambridge Associates, </w:t>
      </w:r>
      <w:r w:rsidRPr="00C17E78">
        <w:rPr>
          <w:i/>
          <w:iCs/>
          <w:sz w:val="16"/>
          <w:szCs w:val="16"/>
          <w:lang w:val="en-GB"/>
          <w:rPrChange w:id="1543" w:author="emmanuel blezes" w:date="2026-06-22T22:41:00Z" w16du:dateUtc="2026-06-22T20:41:00Z">
            <w:rPr>
              <w:i/>
              <w:iCs/>
            </w:rPr>
          </w:rPrChange>
        </w:rPr>
        <w:t>Right-sizing private investments for the evolving pension</w:t>
      </w:r>
      <w:r w:rsidRPr="00C17E78">
        <w:rPr>
          <w:sz w:val="16"/>
          <w:szCs w:val="16"/>
          <w:lang w:val="en-GB"/>
          <w:rPrChange w:id="1544" w:author="emmanuel blezes" w:date="2026-06-22T22:41:00Z" w16du:dateUtc="2026-06-22T20:41:00Z">
            <w:rPr/>
          </w:rPrChange>
        </w:rPr>
        <w:t xml:space="preserve">, 2024, </w:t>
      </w:r>
      <w:proofErr w:type="spellStart"/>
      <w:r w:rsidRPr="00C17E78">
        <w:rPr>
          <w:sz w:val="16"/>
          <w:szCs w:val="16"/>
          <w:lang w:val="en-GB"/>
          <w:rPrChange w:id="1545" w:author="emmanuel blezes" w:date="2026-06-22T22:41:00Z" w16du:dateUtc="2026-06-22T20:41:00Z">
            <w:rPr/>
          </w:rPrChange>
        </w:rPr>
        <w:t>fournit</w:t>
      </w:r>
      <w:proofErr w:type="spellEnd"/>
      <w:r w:rsidRPr="00C17E78">
        <w:rPr>
          <w:sz w:val="16"/>
          <w:szCs w:val="16"/>
          <w:lang w:val="en-GB"/>
          <w:rPrChange w:id="1546" w:author="emmanuel blezes" w:date="2026-06-22T22:41:00Z" w16du:dateUtc="2026-06-22T20:41:00Z">
            <w:rPr/>
          </w:rPrChange>
        </w:rPr>
        <w:t xml:space="preserve"> la grille </w:t>
      </w:r>
      <w:proofErr w:type="spellStart"/>
      <w:r w:rsidRPr="00C17E78">
        <w:rPr>
          <w:sz w:val="16"/>
          <w:szCs w:val="16"/>
          <w:lang w:val="en-GB"/>
          <w:rPrChange w:id="1547" w:author="emmanuel blezes" w:date="2026-06-22T22:41:00Z" w16du:dateUtc="2026-06-22T20:41:00Z">
            <w:rPr/>
          </w:rPrChange>
        </w:rPr>
        <w:t>d’analyse</w:t>
      </w:r>
      <w:proofErr w:type="spellEnd"/>
      <w:r w:rsidRPr="00C17E78">
        <w:rPr>
          <w:sz w:val="16"/>
          <w:szCs w:val="16"/>
          <w:lang w:val="en-GB"/>
          <w:rPrChange w:id="1548" w:author="emmanuel blezes" w:date="2026-06-22T22:41:00Z" w16du:dateUtc="2026-06-22T20:41:00Z">
            <w:rPr/>
          </w:rPrChange>
        </w:rPr>
        <w:t xml:space="preserve"> </w:t>
      </w:r>
      <w:proofErr w:type="spellStart"/>
      <w:r w:rsidRPr="00C17E78">
        <w:rPr>
          <w:sz w:val="16"/>
          <w:szCs w:val="16"/>
          <w:lang w:val="en-GB"/>
          <w:rPrChange w:id="1549" w:author="emmanuel blezes" w:date="2026-06-22T22:41:00Z" w16du:dateUtc="2026-06-22T20:41:00Z">
            <w:rPr/>
          </w:rPrChange>
        </w:rPr>
        <w:t>comparée</w:t>
      </w:r>
      <w:proofErr w:type="spellEnd"/>
      <w:r w:rsidRPr="00C17E78">
        <w:rPr>
          <w:sz w:val="16"/>
          <w:szCs w:val="16"/>
          <w:lang w:val="en-GB"/>
          <w:rPrChange w:id="1550" w:author="emmanuel blezes" w:date="2026-06-22T22:41:00Z" w16du:dateUtc="2026-06-22T20:41:00Z">
            <w:rPr/>
          </w:rPrChange>
        </w:rPr>
        <w:t xml:space="preserve"> des </w:t>
      </w:r>
      <w:proofErr w:type="spellStart"/>
      <w:r w:rsidRPr="00C17E78">
        <w:rPr>
          <w:sz w:val="16"/>
          <w:szCs w:val="16"/>
          <w:lang w:val="en-GB"/>
          <w:rPrChange w:id="1551" w:author="emmanuel blezes" w:date="2026-06-22T22:41:00Z" w16du:dateUtc="2026-06-22T20:41:00Z">
            <w:rPr/>
          </w:rPrChange>
        </w:rPr>
        <w:t>coûts</w:t>
      </w:r>
      <w:proofErr w:type="spellEnd"/>
      <w:r w:rsidRPr="00C17E78">
        <w:rPr>
          <w:sz w:val="16"/>
          <w:szCs w:val="16"/>
          <w:lang w:val="en-GB"/>
          <w:rPrChange w:id="1552" w:author="emmanuel blezes" w:date="2026-06-22T22:41:00Z" w16du:dateUtc="2026-06-22T20:41:00Z">
            <w:rPr/>
          </w:rPrChange>
        </w:rPr>
        <w:t xml:space="preserve"> de capital </w:t>
      </w:r>
      <w:proofErr w:type="spellStart"/>
      <w:r w:rsidRPr="00C17E78">
        <w:rPr>
          <w:sz w:val="16"/>
          <w:szCs w:val="16"/>
          <w:lang w:val="en-GB"/>
          <w:rPrChange w:id="1553" w:author="emmanuel blezes" w:date="2026-06-22T22:41:00Z" w16du:dateUtc="2026-06-22T20:41:00Z">
            <w:rPr/>
          </w:rPrChange>
        </w:rPr>
        <w:t>implicites</w:t>
      </w:r>
      <w:proofErr w:type="spellEnd"/>
      <w:r w:rsidRPr="00C17E78">
        <w:rPr>
          <w:sz w:val="16"/>
          <w:szCs w:val="16"/>
          <w:lang w:val="en-GB"/>
          <w:rPrChange w:id="1554" w:author="emmanuel blezes" w:date="2026-06-22T22:41:00Z" w16du:dateUtc="2026-06-22T20:41:00Z">
            <w:rPr/>
          </w:rPrChange>
        </w:rPr>
        <w:t>.</w:t>
      </w:r>
    </w:p>
  </w:footnote>
  <w:footnote w:id="172">
    <w:p w14:paraId="3198E32A" w14:textId="77777777" w:rsidR="00534634" w:rsidRPr="00C17E78" w:rsidRDefault="00000000">
      <w:pPr>
        <w:pStyle w:val="FootnoteText"/>
        <w:rPr>
          <w:sz w:val="16"/>
          <w:szCs w:val="16"/>
          <w:rPrChange w:id="1557" w:author="emmanuel blezes" w:date="2026-06-22T22:41:00Z" w16du:dateUtc="2026-06-22T20:41:00Z">
            <w:rPr/>
          </w:rPrChange>
        </w:rPr>
      </w:pPr>
      <w:r w:rsidRPr="00C17E78">
        <w:rPr>
          <w:rStyle w:val="FootnoteReference"/>
          <w:sz w:val="16"/>
          <w:szCs w:val="16"/>
          <w:rPrChange w:id="1558" w:author="emmanuel blezes" w:date="2026-06-22T22:41:00Z" w16du:dateUtc="2026-06-22T20:41:00Z">
            <w:rPr>
              <w:rStyle w:val="FootnoteReference"/>
            </w:rPr>
          </w:rPrChange>
        </w:rPr>
        <w:footnoteRef/>
      </w:r>
      <w:r w:rsidRPr="00C17E78">
        <w:rPr>
          <w:sz w:val="16"/>
          <w:szCs w:val="16"/>
          <w:rPrChange w:id="1559" w:author="emmanuel blezes" w:date="2026-06-22T22:41:00Z" w16du:dateUtc="2026-06-22T20:41:00Z">
            <w:rPr/>
          </w:rPrChange>
        </w:rPr>
        <w:t xml:space="preserve"> Sanofi, </w:t>
      </w:r>
      <w:r w:rsidRPr="00C17E78">
        <w:rPr>
          <w:i/>
          <w:iCs/>
          <w:sz w:val="16"/>
          <w:szCs w:val="16"/>
          <w:rPrChange w:id="1560" w:author="emmanuel blezes" w:date="2026-06-22T22:41:00Z" w16du:dateUtc="2026-06-22T20:41:00Z">
            <w:rPr>
              <w:i/>
              <w:iCs/>
            </w:rPr>
          </w:rPrChange>
        </w:rPr>
        <w:t xml:space="preserve">Communiqué sur la cession d’Opella à Clayton, </w:t>
      </w:r>
      <w:proofErr w:type="spellStart"/>
      <w:r w:rsidRPr="00C17E78">
        <w:rPr>
          <w:i/>
          <w:iCs/>
          <w:sz w:val="16"/>
          <w:szCs w:val="16"/>
          <w:rPrChange w:id="1561" w:author="emmanuel blezes" w:date="2026-06-22T22:41:00Z" w16du:dateUtc="2026-06-22T20:41:00Z">
            <w:rPr>
              <w:i/>
              <w:iCs/>
            </w:rPr>
          </w:rPrChange>
        </w:rPr>
        <w:t>Dubilier</w:t>
      </w:r>
      <w:proofErr w:type="spellEnd"/>
      <w:r w:rsidRPr="00C17E78">
        <w:rPr>
          <w:i/>
          <w:iCs/>
          <w:sz w:val="16"/>
          <w:szCs w:val="16"/>
          <w:rPrChange w:id="1562" w:author="emmanuel blezes" w:date="2026-06-22T22:41:00Z" w16du:dateUtc="2026-06-22T20:41:00Z">
            <w:rPr>
              <w:i/>
              <w:iCs/>
            </w:rPr>
          </w:rPrChange>
        </w:rPr>
        <w:t xml:space="preserve"> &amp; Rice</w:t>
      </w:r>
      <w:r w:rsidRPr="00C17E78">
        <w:rPr>
          <w:sz w:val="16"/>
          <w:szCs w:val="16"/>
          <w:rPrChange w:id="1563" w:author="emmanuel blezes" w:date="2026-06-22T22:41:00Z" w16du:dateUtc="2026-06-22T20:41:00Z">
            <w:rPr/>
          </w:rPrChange>
        </w:rPr>
        <w:t xml:space="preserve">, 21 octobre 2024 ; communiqué de finalisation du 30 avril 2025. Répartition capitalistique finale : Sanofi 48,2 %, Bpifrance 1,8 %, CD&amp;R 50 % avec contrôle effectif. Produit net pour Sanofi : environ 10 Md€. Garanties obtenues par l’État (accord tripartite annoncé le 21 octobre 2024, gouvernement Barnier ; voir presse.economie.gouv.fr, </w:t>
      </w:r>
      <w:r w:rsidRPr="00C17E78">
        <w:rPr>
          <w:i/>
          <w:iCs/>
          <w:sz w:val="16"/>
          <w:szCs w:val="16"/>
          <w:rPrChange w:id="1564" w:author="emmanuel blezes" w:date="2026-06-22T22:41:00Z" w16du:dateUtc="2026-06-22T20:41:00Z">
            <w:rPr>
              <w:i/>
              <w:iCs/>
            </w:rPr>
          </w:rPrChange>
        </w:rPr>
        <w:t>L’État obtient les garanties du maintien et du développement d’Opella en France</w:t>
      </w:r>
      <w:r w:rsidRPr="00C17E78">
        <w:rPr>
          <w:sz w:val="16"/>
          <w:szCs w:val="16"/>
          <w:rPrChange w:id="1565" w:author="emmanuel blezes" w:date="2026-06-22T22:41:00Z" w16du:dateUtc="2026-06-22T20:41:00Z">
            <w:rPr/>
          </w:rPrChange>
        </w:rPr>
        <w:t>) : maintien du siège et de la R&amp;D en France ; pérennité des sites de production de Lisieux et Compiègne pendant cinq ans, assortie d’une pénalité pouvant atteindre 40 M€ en cas d’arrêt ; pénalité de 100 000 € par emploi supprimé par licenciement économique contraint ; entrée de Bpifrance au capital avec un siège au conseil.</w:t>
      </w:r>
    </w:p>
  </w:footnote>
  <w:footnote w:id="173">
    <w:p w14:paraId="514F89E3" w14:textId="77777777" w:rsidR="00534634" w:rsidRPr="00C17E78" w:rsidRDefault="00000000">
      <w:pPr>
        <w:pStyle w:val="FootnoteText"/>
        <w:rPr>
          <w:sz w:val="16"/>
          <w:szCs w:val="16"/>
          <w:rPrChange w:id="1566" w:author="emmanuel blezes" w:date="2026-06-22T22:41:00Z" w16du:dateUtc="2026-06-22T20:41:00Z">
            <w:rPr/>
          </w:rPrChange>
        </w:rPr>
      </w:pPr>
      <w:r w:rsidRPr="00C17E78">
        <w:rPr>
          <w:rStyle w:val="FootnoteReference"/>
          <w:sz w:val="16"/>
          <w:szCs w:val="16"/>
          <w:rPrChange w:id="1567" w:author="emmanuel blezes" w:date="2026-06-22T22:41:00Z" w16du:dateUtc="2026-06-22T20:41:00Z">
            <w:rPr>
              <w:rStyle w:val="FootnoteReference"/>
            </w:rPr>
          </w:rPrChange>
        </w:rPr>
        <w:footnoteRef/>
      </w:r>
      <w:r w:rsidRPr="00C17E78">
        <w:rPr>
          <w:sz w:val="16"/>
          <w:szCs w:val="16"/>
          <w:lang w:val="en-GB"/>
          <w:rPrChange w:id="1568" w:author="emmanuel blezes" w:date="2026-06-22T22:41:00Z" w16du:dateUtc="2026-06-22T20:41:00Z">
            <w:rPr/>
          </w:rPrChange>
        </w:rPr>
        <w:t xml:space="preserve"> General Electric, </w:t>
      </w:r>
      <w:r w:rsidRPr="00C17E78">
        <w:rPr>
          <w:i/>
          <w:iCs/>
          <w:sz w:val="16"/>
          <w:szCs w:val="16"/>
          <w:lang w:val="en-GB"/>
          <w:rPrChange w:id="1569" w:author="emmanuel blezes" w:date="2026-06-22T22:41:00Z" w16du:dateUtc="2026-06-22T20:41:00Z">
            <w:rPr>
              <w:i/>
              <w:iCs/>
            </w:rPr>
          </w:rPrChange>
        </w:rPr>
        <w:t>GE completes acquisition of Alstom Power and Grid Businesses</w:t>
      </w:r>
      <w:r w:rsidRPr="00C17E78">
        <w:rPr>
          <w:sz w:val="16"/>
          <w:szCs w:val="16"/>
          <w:lang w:val="en-GB"/>
          <w:rPrChange w:id="1570" w:author="emmanuel blezes" w:date="2026-06-22T22:41:00Z" w16du:dateUtc="2026-06-22T20:41:00Z">
            <w:rPr/>
          </w:rPrChange>
        </w:rPr>
        <w:t xml:space="preserve">, 2 </w:t>
      </w:r>
      <w:proofErr w:type="spellStart"/>
      <w:r w:rsidRPr="00C17E78">
        <w:rPr>
          <w:sz w:val="16"/>
          <w:szCs w:val="16"/>
          <w:lang w:val="en-GB"/>
          <w:rPrChange w:id="1571" w:author="emmanuel blezes" w:date="2026-06-22T22:41:00Z" w16du:dateUtc="2026-06-22T20:41:00Z">
            <w:rPr/>
          </w:rPrChange>
        </w:rPr>
        <w:t>novembre</w:t>
      </w:r>
      <w:proofErr w:type="spellEnd"/>
      <w:r w:rsidRPr="00C17E78">
        <w:rPr>
          <w:sz w:val="16"/>
          <w:szCs w:val="16"/>
          <w:lang w:val="en-GB"/>
          <w:rPrChange w:id="1572" w:author="emmanuel blezes" w:date="2026-06-22T22:41:00Z" w16du:dateUtc="2026-06-22T20:41:00Z">
            <w:rPr/>
          </w:rPrChange>
        </w:rPr>
        <w:t xml:space="preserve"> 2015. </w:t>
      </w:r>
      <w:r w:rsidRPr="00C17E78">
        <w:rPr>
          <w:sz w:val="16"/>
          <w:szCs w:val="16"/>
          <w:rPrChange w:id="1573" w:author="emmanuel blezes" w:date="2026-06-22T22:41:00Z" w16du:dateUtc="2026-06-22T20:41:00Z">
            <w:rPr/>
          </w:rPrChange>
        </w:rPr>
        <w:t xml:space="preserve">Le communiqué officiel précise une </w:t>
      </w:r>
      <w:r w:rsidRPr="00C17E78">
        <w:rPr>
          <w:i/>
          <w:iCs/>
          <w:sz w:val="16"/>
          <w:szCs w:val="16"/>
          <w:rPrChange w:id="1574" w:author="emmanuel blezes" w:date="2026-06-22T22:41:00Z" w16du:dateUtc="2026-06-22T20:41:00Z">
            <w:rPr>
              <w:i/>
              <w:iCs/>
            </w:rPr>
          </w:rPrChange>
        </w:rPr>
        <w:t>enterprise value</w:t>
      </w:r>
      <w:r w:rsidRPr="00C17E78">
        <w:rPr>
          <w:sz w:val="16"/>
          <w:szCs w:val="16"/>
          <w:rPrChange w:id="1575" w:author="emmanuel blezes" w:date="2026-06-22T22:41:00Z" w16du:dateUtc="2026-06-22T20:41:00Z">
            <w:rPr/>
          </w:rPrChange>
        </w:rPr>
        <w:t xml:space="preserve"> de 12,35 Md€ ramenée à une contrepartie cash d’environ 9,7 Md€ après ajustements. Voir aussi Assemblée nationale, </w:t>
      </w:r>
      <w:r w:rsidRPr="00C17E78">
        <w:rPr>
          <w:i/>
          <w:iCs/>
          <w:sz w:val="16"/>
          <w:szCs w:val="16"/>
          <w:rPrChange w:id="1576" w:author="emmanuel blezes" w:date="2026-06-22T22:41:00Z" w16du:dateUtc="2026-06-22T20:41:00Z">
            <w:rPr>
              <w:i/>
              <w:iCs/>
            </w:rPr>
          </w:rPrChange>
        </w:rPr>
        <w:t>Commission d’enquête sur les décisions de l’État en matière de politique industrielle</w:t>
      </w:r>
      <w:r w:rsidRPr="00C17E78">
        <w:rPr>
          <w:sz w:val="16"/>
          <w:szCs w:val="16"/>
          <w:rPrChange w:id="1577" w:author="emmanuel blezes" w:date="2026-06-22T22:41:00Z" w16du:dateUtc="2026-06-22T20:41:00Z">
            <w:rPr/>
          </w:rPrChange>
        </w:rPr>
        <w:t xml:space="preserve"> </w:t>
      </w:r>
      <w:r w:rsidRPr="00C17E78">
        <w:rPr>
          <w:i/>
          <w:iCs/>
          <w:sz w:val="16"/>
          <w:szCs w:val="16"/>
          <w:rPrChange w:id="1578" w:author="emmanuel blezes" w:date="2026-06-22T22:41:00Z" w16du:dateUtc="2026-06-22T20:41:00Z">
            <w:rPr>
              <w:i/>
              <w:iCs/>
            </w:rPr>
          </w:rPrChange>
        </w:rPr>
        <w:t>- cas Alstom</w:t>
      </w:r>
      <w:r w:rsidRPr="00C17E78">
        <w:rPr>
          <w:sz w:val="16"/>
          <w:szCs w:val="16"/>
          <w:rPrChange w:id="1579" w:author="emmanuel blezes" w:date="2026-06-22T22:41:00Z" w16du:dateUtc="2026-06-22T20:41:00Z">
            <w:rPr/>
          </w:rPrChange>
        </w:rPr>
        <w:t>, 2018.</w:t>
      </w:r>
    </w:p>
  </w:footnote>
  <w:footnote w:id="174">
    <w:p w14:paraId="7369BC2D" w14:textId="77777777" w:rsidR="00534634" w:rsidRPr="00C17E78" w:rsidRDefault="00000000">
      <w:pPr>
        <w:pStyle w:val="FootnoteText"/>
        <w:rPr>
          <w:sz w:val="16"/>
          <w:szCs w:val="16"/>
          <w:rPrChange w:id="1580" w:author="emmanuel blezes" w:date="2026-06-22T22:41:00Z" w16du:dateUtc="2026-06-22T20:41:00Z">
            <w:rPr/>
          </w:rPrChange>
        </w:rPr>
      </w:pPr>
      <w:r w:rsidRPr="00C17E78">
        <w:rPr>
          <w:rStyle w:val="FootnoteReference"/>
          <w:sz w:val="16"/>
          <w:szCs w:val="16"/>
          <w:rPrChange w:id="1581" w:author="emmanuel blezes" w:date="2026-06-22T22:41:00Z" w16du:dateUtc="2026-06-22T20:41:00Z">
            <w:rPr>
              <w:rStyle w:val="FootnoteReference"/>
            </w:rPr>
          </w:rPrChange>
        </w:rPr>
        <w:footnoteRef/>
      </w:r>
      <w:r w:rsidRPr="00C17E78">
        <w:rPr>
          <w:sz w:val="16"/>
          <w:szCs w:val="16"/>
          <w:rPrChange w:id="1582" w:author="emmanuel blezes" w:date="2026-06-22T22:41:00Z" w16du:dateUtc="2026-06-22T20:41:00Z">
            <w:rPr/>
          </w:rPrChange>
        </w:rPr>
        <w:t xml:space="preserve"> </w:t>
      </w:r>
      <w:r w:rsidRPr="00C17E78">
        <w:rPr>
          <w:i/>
          <w:iCs/>
          <w:sz w:val="16"/>
          <w:szCs w:val="16"/>
          <w:rPrChange w:id="1583" w:author="emmanuel blezes" w:date="2026-06-22T22:41:00Z" w16du:dateUtc="2026-06-22T20:41:00Z">
            <w:rPr>
              <w:i/>
              <w:iCs/>
            </w:rPr>
          </w:rPrChange>
        </w:rPr>
        <w:t>Opex360 / Zone Militaire</w:t>
      </w:r>
      <w:r w:rsidRPr="00C17E78">
        <w:rPr>
          <w:sz w:val="16"/>
          <w:szCs w:val="16"/>
          <w:rPrChange w:id="1584" w:author="emmanuel blezes" w:date="2026-06-22T22:41:00Z" w16du:dateUtc="2026-06-22T20:41:00Z">
            <w:rPr/>
          </w:rPrChange>
        </w:rPr>
        <w:t xml:space="preserve">, </w:t>
      </w:r>
      <w:r w:rsidRPr="00C17E78">
        <w:rPr>
          <w:i/>
          <w:iCs/>
          <w:sz w:val="16"/>
          <w:szCs w:val="16"/>
          <w:rPrChange w:id="1585" w:author="emmanuel blezes" w:date="2026-06-22T22:41:00Z" w16du:dateUtc="2026-06-22T20:41:00Z">
            <w:rPr>
              <w:i/>
              <w:iCs/>
            </w:rPr>
          </w:rPrChange>
        </w:rPr>
        <w:t>Photonis racheté par HLD avec le soutien de l’État</w:t>
      </w:r>
      <w:r w:rsidRPr="00C17E78">
        <w:rPr>
          <w:sz w:val="16"/>
          <w:szCs w:val="16"/>
          <w:rPrChange w:id="1586" w:author="emmanuel blezes" w:date="2026-06-22T22:41:00Z" w16du:dateUtc="2026-06-22T20:41:00Z">
            <w:rPr/>
          </w:rPrChange>
        </w:rPr>
        <w:t xml:space="preserve">, février 2021 ; </w:t>
      </w:r>
      <w:r w:rsidRPr="00C17E78">
        <w:rPr>
          <w:i/>
          <w:iCs/>
          <w:sz w:val="16"/>
          <w:szCs w:val="16"/>
          <w:rPrChange w:id="1587" w:author="emmanuel blezes" w:date="2026-06-22T22:41:00Z" w16du:dateUtc="2026-06-22T20:41:00Z">
            <w:rPr>
              <w:i/>
              <w:iCs/>
            </w:rPr>
          </w:rPrChange>
        </w:rPr>
        <w:t>Les Échos</w:t>
      </w:r>
      <w:r w:rsidRPr="00C17E78">
        <w:rPr>
          <w:sz w:val="16"/>
          <w:szCs w:val="16"/>
          <w:rPrChange w:id="1588" w:author="emmanuel blezes" w:date="2026-06-22T22:41:00Z" w16du:dateUtc="2026-06-22T20:41:00Z">
            <w:rPr/>
          </w:rPrChange>
        </w:rPr>
        <w:t>, dossier Photonis 2020-2021. Veto Bercy contre la cession à Teledyne formalisé en décembre 2020 ; closing HLD à 370 M€ février 2021. L’offre initiale de Teledyne, documentée par Zone Militaire et la presse spécialisée, était de 550 millions de dollars (environ 510 M€ au taux de change de 2020). Le différentiel avec le prix HLD ressort à environ 140 M€.</w:t>
      </w:r>
    </w:p>
  </w:footnote>
  <w:footnote w:id="175">
    <w:p w14:paraId="3A650E12" w14:textId="77777777" w:rsidR="00534634" w:rsidRPr="00C17E78" w:rsidRDefault="00000000">
      <w:pPr>
        <w:pStyle w:val="FootnoteText"/>
        <w:rPr>
          <w:sz w:val="16"/>
          <w:szCs w:val="16"/>
          <w:rPrChange w:id="1589" w:author="emmanuel blezes" w:date="2026-06-22T22:41:00Z" w16du:dateUtc="2026-06-22T20:41:00Z">
            <w:rPr/>
          </w:rPrChange>
        </w:rPr>
      </w:pPr>
      <w:r w:rsidRPr="00C17E78">
        <w:rPr>
          <w:rStyle w:val="FootnoteReference"/>
          <w:sz w:val="16"/>
          <w:szCs w:val="16"/>
          <w:rPrChange w:id="1590" w:author="emmanuel blezes" w:date="2026-06-22T22:41:00Z" w16du:dateUtc="2026-06-22T20:41:00Z">
            <w:rPr>
              <w:rStyle w:val="FootnoteReference"/>
            </w:rPr>
          </w:rPrChange>
        </w:rPr>
        <w:footnoteRef/>
      </w:r>
      <w:r w:rsidRPr="00C17E78">
        <w:rPr>
          <w:sz w:val="16"/>
          <w:szCs w:val="16"/>
          <w:rPrChange w:id="1591" w:author="emmanuel blezes" w:date="2026-06-22T22:41:00Z" w16du:dateUtc="2026-06-22T20:41:00Z">
            <w:rPr/>
          </w:rPrChange>
        </w:rPr>
        <w:t xml:space="preserve"> </w:t>
      </w:r>
      <w:r w:rsidRPr="00C17E78">
        <w:rPr>
          <w:i/>
          <w:iCs/>
          <w:sz w:val="16"/>
          <w:szCs w:val="16"/>
          <w:rPrChange w:id="1592" w:author="emmanuel blezes" w:date="2026-06-22T22:41:00Z" w16du:dateUtc="2026-06-22T20:41:00Z">
            <w:rPr>
              <w:i/>
              <w:iCs/>
            </w:rPr>
          </w:rPrChange>
        </w:rPr>
        <w:t>Boursorama</w:t>
      </w:r>
      <w:r w:rsidRPr="00C17E78">
        <w:rPr>
          <w:sz w:val="16"/>
          <w:szCs w:val="16"/>
          <w:rPrChange w:id="1593" w:author="emmanuel blezes" w:date="2026-06-22T22:41:00Z" w16du:dateUtc="2026-06-22T20:41:00Z">
            <w:rPr/>
          </w:rPrChange>
        </w:rPr>
        <w:t xml:space="preserve">, </w:t>
      </w:r>
      <w:r w:rsidRPr="00C17E78">
        <w:rPr>
          <w:i/>
          <w:iCs/>
          <w:sz w:val="16"/>
          <w:szCs w:val="16"/>
          <w:rPrChange w:id="1594" w:author="emmanuel blezes" w:date="2026-06-22T22:41:00Z" w16du:dateUtc="2026-06-22T20:41:00Z">
            <w:rPr>
              <w:i/>
              <w:iCs/>
            </w:rPr>
          </w:rPrChange>
        </w:rPr>
        <w:t>Searchlight Capital Partners lance une OPA sur Latécoère</w:t>
      </w:r>
      <w:r w:rsidRPr="00C17E78">
        <w:rPr>
          <w:sz w:val="16"/>
          <w:szCs w:val="16"/>
          <w:rPrChange w:id="1595" w:author="emmanuel blezes" w:date="2026-06-22T22:41:00Z" w16du:dateUtc="2026-06-22T20:41:00Z">
            <w:rPr/>
          </w:rPrChange>
        </w:rPr>
        <w:t xml:space="preserve">, juin 2019 ; </w:t>
      </w:r>
      <w:r w:rsidRPr="00C17E78">
        <w:rPr>
          <w:i/>
          <w:iCs/>
          <w:sz w:val="16"/>
          <w:szCs w:val="16"/>
          <w:rPrChange w:id="1596" w:author="emmanuel blezes" w:date="2026-06-22T22:41:00Z" w16du:dateUtc="2026-06-22T20:41:00Z">
            <w:rPr>
              <w:i/>
              <w:iCs/>
            </w:rPr>
          </w:rPrChange>
        </w:rPr>
        <w:t>L’Usine Nouvelle</w:t>
      </w:r>
      <w:r w:rsidRPr="00C17E78">
        <w:rPr>
          <w:sz w:val="16"/>
          <w:szCs w:val="16"/>
          <w:rPrChange w:id="1597" w:author="emmanuel blezes" w:date="2026-06-22T22:41:00Z" w16du:dateUtc="2026-06-22T20:41:00Z">
            <w:rPr/>
          </w:rPrChange>
        </w:rPr>
        <w:t xml:space="preserve">, </w:t>
      </w:r>
      <w:r w:rsidRPr="00C17E78">
        <w:rPr>
          <w:i/>
          <w:iCs/>
          <w:sz w:val="16"/>
          <w:szCs w:val="16"/>
          <w:rPrChange w:id="1598" w:author="emmanuel blezes" w:date="2026-06-22T22:41:00Z" w16du:dateUtc="2026-06-22T20:41:00Z">
            <w:rPr>
              <w:i/>
              <w:iCs/>
            </w:rPr>
          </w:rPrChange>
        </w:rPr>
        <w:t>Searchlight Capital prend 26 % de Latécoère</w:t>
      </w:r>
      <w:r w:rsidRPr="00C17E78">
        <w:rPr>
          <w:sz w:val="16"/>
          <w:szCs w:val="16"/>
          <w:rPrChange w:id="1599" w:author="emmanuel blezes" w:date="2026-06-22T22:41:00Z" w16du:dateUtc="2026-06-22T20:41:00Z">
            <w:rPr/>
          </w:rPrChange>
        </w:rPr>
        <w:t>, avril 2019. SKN Holding (Searchlight) acquiert 24 697 727 actions soit 26,05 % du capital pour 106,8 millions de dollars. Augmentation de capital de novembre 2023 : 124,4 M€ bruts (BusinessWire, 16 novembre 2023).</w:t>
      </w:r>
    </w:p>
  </w:footnote>
  <w:footnote w:id="176">
    <w:p w14:paraId="51D9AED1" w14:textId="77777777" w:rsidR="00534634" w:rsidRPr="00C17E78" w:rsidRDefault="00000000">
      <w:pPr>
        <w:pStyle w:val="FootnoteText"/>
        <w:rPr>
          <w:sz w:val="16"/>
          <w:szCs w:val="16"/>
          <w:rPrChange w:id="1600" w:author="emmanuel blezes" w:date="2026-06-22T22:41:00Z" w16du:dateUtc="2026-06-22T20:41:00Z">
            <w:rPr/>
          </w:rPrChange>
        </w:rPr>
      </w:pPr>
      <w:r w:rsidRPr="00C17E78">
        <w:rPr>
          <w:rStyle w:val="FootnoteReference"/>
          <w:sz w:val="16"/>
          <w:szCs w:val="16"/>
          <w:rPrChange w:id="1601" w:author="emmanuel blezes" w:date="2026-06-22T22:41:00Z" w16du:dateUtc="2026-06-22T20:41:00Z">
            <w:rPr>
              <w:rStyle w:val="FootnoteReference"/>
            </w:rPr>
          </w:rPrChange>
        </w:rPr>
        <w:footnoteRef/>
      </w:r>
      <w:r w:rsidRPr="00C17E78">
        <w:rPr>
          <w:sz w:val="16"/>
          <w:szCs w:val="16"/>
          <w:rPrChange w:id="1602" w:author="emmanuel blezes" w:date="2026-06-22T22:41:00Z" w16du:dateUtc="2026-06-22T20:41:00Z">
            <w:rPr/>
          </w:rPrChange>
        </w:rPr>
        <w:t xml:space="preserve"> AccessWire, </w:t>
      </w:r>
      <w:r w:rsidRPr="00C17E78">
        <w:rPr>
          <w:i/>
          <w:iCs/>
          <w:sz w:val="16"/>
          <w:szCs w:val="16"/>
          <w:rPrChange w:id="1603" w:author="emmanuel blezes" w:date="2026-06-22T22:41:00Z" w16du:dateUtc="2026-06-22T20:41:00Z">
            <w:rPr>
              <w:i/>
              <w:iCs/>
            </w:rPr>
          </w:rPrChange>
        </w:rPr>
        <w:t>Heico announces largest acquisition ever : Exxelia International</w:t>
      </w:r>
      <w:r w:rsidRPr="00C17E78">
        <w:rPr>
          <w:sz w:val="16"/>
          <w:szCs w:val="16"/>
          <w:rPrChange w:id="1604" w:author="emmanuel blezes" w:date="2026-06-22T22:41:00Z" w16du:dateUtc="2026-06-22T20:41:00Z">
            <w:rPr/>
          </w:rPrChange>
        </w:rPr>
        <w:t>, juillet 2022 ; communiqués Heico Corporation, 28 juillet 2022 (annonce) et 5 janvier 2023 (clôture). Montant total : 453 M€ en cash, plus 14 M€ d’assomption de dette.</w:t>
      </w:r>
    </w:p>
  </w:footnote>
  <w:footnote w:id="177">
    <w:p w14:paraId="27145F72" w14:textId="77777777" w:rsidR="00534634" w:rsidRPr="00C17E78" w:rsidRDefault="00000000">
      <w:pPr>
        <w:pStyle w:val="FootnoteText"/>
        <w:rPr>
          <w:sz w:val="16"/>
          <w:szCs w:val="16"/>
          <w:rPrChange w:id="1605" w:author="emmanuel blezes" w:date="2026-06-22T22:41:00Z" w16du:dateUtc="2026-06-22T20:41:00Z">
            <w:rPr/>
          </w:rPrChange>
        </w:rPr>
      </w:pPr>
      <w:r w:rsidRPr="00C17E78">
        <w:rPr>
          <w:rStyle w:val="FootnoteReference"/>
          <w:sz w:val="16"/>
          <w:szCs w:val="16"/>
          <w:rPrChange w:id="1606" w:author="emmanuel blezes" w:date="2026-06-22T22:41:00Z" w16du:dateUtc="2026-06-22T20:41:00Z">
            <w:rPr>
              <w:rStyle w:val="FootnoteReference"/>
            </w:rPr>
          </w:rPrChange>
        </w:rPr>
        <w:footnoteRef/>
      </w:r>
      <w:r w:rsidRPr="00C17E78">
        <w:rPr>
          <w:sz w:val="16"/>
          <w:szCs w:val="16"/>
          <w:rPrChange w:id="1607" w:author="emmanuel blezes" w:date="2026-06-22T22:41:00Z" w16du:dateUtc="2026-06-22T20:41:00Z">
            <w:rPr/>
          </w:rPrChange>
        </w:rPr>
        <w:t xml:space="preserve"> Holcim et Lafarge, </w:t>
      </w:r>
      <w:r w:rsidRPr="00C17E78">
        <w:rPr>
          <w:i/>
          <w:iCs/>
          <w:sz w:val="16"/>
          <w:szCs w:val="16"/>
          <w:rPrChange w:id="1608" w:author="emmanuel blezes" w:date="2026-06-22T22:41:00Z" w16du:dateUtc="2026-06-22T20:41:00Z">
            <w:rPr>
              <w:i/>
              <w:iCs/>
            </w:rPr>
          </w:rPrChange>
        </w:rPr>
        <w:t>Communiqué conjoint sur la fusion</w:t>
      </w:r>
      <w:r w:rsidRPr="00C17E78">
        <w:rPr>
          <w:sz w:val="16"/>
          <w:szCs w:val="16"/>
          <w:rPrChange w:id="1609" w:author="emmanuel blezes" w:date="2026-06-22T22:41:00Z" w16du:dateUtc="2026-06-22T20:41:00Z">
            <w:rPr/>
          </w:rPrChange>
        </w:rPr>
        <w:t xml:space="preserve"> </w:t>
      </w:r>
      <w:r w:rsidRPr="00C17E78">
        <w:rPr>
          <w:i/>
          <w:iCs/>
          <w:sz w:val="16"/>
          <w:szCs w:val="16"/>
          <w:rPrChange w:id="1610" w:author="emmanuel blezes" w:date="2026-06-22T22:41:00Z" w16du:dateUtc="2026-06-22T20:41:00Z">
            <w:rPr>
              <w:i/>
              <w:iCs/>
            </w:rPr>
          </w:rPrChange>
        </w:rPr>
        <w:t>- juillet 2015</w:t>
      </w:r>
      <w:r w:rsidRPr="00C17E78">
        <w:rPr>
          <w:sz w:val="16"/>
          <w:szCs w:val="16"/>
          <w:rPrChange w:id="1611" w:author="emmanuel blezes" w:date="2026-06-22T22:41:00Z" w16du:dateUtc="2026-06-22T20:41:00Z">
            <w:rPr/>
          </w:rPrChange>
        </w:rPr>
        <w:t xml:space="preserve">. Création d’un groupe combiné de 35 Md€ de chiffre d’affaires et 130 000 employés. Voir Observatoire des multinationales, </w:t>
      </w:r>
      <w:r w:rsidRPr="00C17E78">
        <w:rPr>
          <w:i/>
          <w:iCs/>
          <w:sz w:val="16"/>
          <w:szCs w:val="16"/>
          <w:rPrChange w:id="1612" w:author="emmanuel blezes" w:date="2026-06-22T22:41:00Z" w16du:dateUtc="2026-06-22T20:41:00Z">
            <w:rPr>
              <w:i/>
              <w:iCs/>
            </w:rPr>
          </w:rPrChange>
        </w:rPr>
        <w:t>Lafarge-Holcim : fusion, conséquences industrielles et fiscales</w:t>
      </w:r>
      <w:r w:rsidRPr="00C17E78">
        <w:rPr>
          <w:sz w:val="16"/>
          <w:szCs w:val="16"/>
          <w:rPrChange w:id="1613" w:author="emmanuel blezes" w:date="2026-06-22T22:41:00Z" w16du:dateUtc="2026-06-22T20:41:00Z">
            <w:rPr/>
          </w:rPrChange>
        </w:rPr>
        <w:t>, 2015-2016.</w:t>
      </w:r>
    </w:p>
  </w:footnote>
  <w:footnote w:id="178">
    <w:p w14:paraId="539E51E2" w14:textId="77777777" w:rsidR="00534634" w:rsidRPr="00C17E78" w:rsidRDefault="00000000">
      <w:pPr>
        <w:pStyle w:val="FootnoteText"/>
        <w:rPr>
          <w:sz w:val="16"/>
          <w:szCs w:val="16"/>
          <w:rPrChange w:id="1614" w:author="emmanuel blezes" w:date="2026-06-22T22:41:00Z" w16du:dateUtc="2026-06-22T20:41:00Z">
            <w:rPr/>
          </w:rPrChange>
        </w:rPr>
      </w:pPr>
      <w:r w:rsidRPr="00C17E78">
        <w:rPr>
          <w:rStyle w:val="FootnoteReference"/>
          <w:sz w:val="16"/>
          <w:szCs w:val="16"/>
          <w:rPrChange w:id="1615" w:author="emmanuel blezes" w:date="2026-06-22T22:41:00Z" w16du:dateUtc="2026-06-22T20:41:00Z">
            <w:rPr>
              <w:rStyle w:val="FootnoteReference"/>
            </w:rPr>
          </w:rPrChange>
        </w:rPr>
        <w:footnoteRef/>
      </w:r>
      <w:r w:rsidRPr="00C17E78">
        <w:rPr>
          <w:sz w:val="16"/>
          <w:szCs w:val="16"/>
          <w:rPrChange w:id="1616" w:author="emmanuel blezes" w:date="2026-06-22T22:41:00Z" w16du:dateUtc="2026-06-22T20:41:00Z">
            <w:rPr/>
          </w:rPrChange>
        </w:rPr>
        <w:t xml:space="preserve"> </w:t>
      </w:r>
      <w:r w:rsidRPr="00C17E78">
        <w:rPr>
          <w:i/>
          <w:iCs/>
          <w:sz w:val="16"/>
          <w:szCs w:val="16"/>
          <w:rPrChange w:id="1617" w:author="emmanuel blezes" w:date="2026-06-22T22:41:00Z" w16du:dateUtc="2026-06-22T20:41:00Z">
            <w:rPr>
              <w:i/>
              <w:iCs/>
            </w:rPr>
          </w:rPrChange>
        </w:rPr>
        <w:t>L’Usine Nouvelle</w:t>
      </w:r>
      <w:r w:rsidRPr="00C17E78">
        <w:rPr>
          <w:sz w:val="16"/>
          <w:szCs w:val="16"/>
          <w:rPrChange w:id="1618" w:author="emmanuel blezes" w:date="2026-06-22T22:41:00Z" w16du:dateUtc="2026-06-22T20:41:00Z">
            <w:rPr/>
          </w:rPrChange>
        </w:rPr>
        <w:t xml:space="preserve">, </w:t>
      </w:r>
      <w:r w:rsidRPr="00C17E78">
        <w:rPr>
          <w:i/>
          <w:iCs/>
          <w:sz w:val="16"/>
          <w:szCs w:val="16"/>
          <w:rPrChange w:id="1619" w:author="emmanuel blezes" w:date="2026-06-22T22:41:00Z" w16du:dateUtc="2026-06-22T20:41:00Z">
            <w:rPr>
              <w:i/>
              <w:iCs/>
            </w:rPr>
          </w:rPrChange>
        </w:rPr>
        <w:t>Technip-FMC, une fusion à parts égales</w:t>
      </w:r>
      <w:r w:rsidRPr="00C17E78">
        <w:rPr>
          <w:sz w:val="16"/>
          <w:szCs w:val="16"/>
          <w:rPrChange w:id="1620" w:author="emmanuel blezes" w:date="2026-06-22T22:41:00Z" w16du:dateUtc="2026-06-22T20:41:00Z">
            <w:rPr/>
          </w:rPrChange>
        </w:rPr>
        <w:t xml:space="preserve">, avril 2016 ; communiqués TechnipFMC, </w:t>
      </w:r>
      <w:r w:rsidRPr="00C17E78">
        <w:rPr>
          <w:i/>
          <w:iCs/>
          <w:sz w:val="16"/>
          <w:szCs w:val="16"/>
          <w:rPrChange w:id="1621" w:author="emmanuel blezes" w:date="2026-06-22T22:41:00Z" w16du:dateUtc="2026-06-22T20:41:00Z">
            <w:rPr>
              <w:i/>
              <w:iCs/>
            </w:rPr>
          </w:rPrChange>
        </w:rPr>
        <w:t>Investor Relations 2017-2019</w:t>
      </w:r>
      <w:r w:rsidRPr="00C17E78">
        <w:rPr>
          <w:sz w:val="16"/>
          <w:szCs w:val="16"/>
          <w:rPrChange w:id="1622" w:author="emmanuel blezes" w:date="2026-06-22T22:41:00Z" w16du:dateUtc="2026-06-22T20:41:00Z">
            <w:rPr/>
          </w:rPrChange>
        </w:rPr>
        <w:t>. La capitalisation post-annonce du nouveau groupe est estimée à 13 Md$.</w:t>
      </w:r>
    </w:p>
  </w:footnote>
  <w:footnote w:id="179">
    <w:p w14:paraId="7BB83127" w14:textId="77777777" w:rsidR="00534634" w:rsidRPr="00C17E78" w:rsidRDefault="00000000">
      <w:pPr>
        <w:pStyle w:val="FootnoteText"/>
        <w:rPr>
          <w:sz w:val="16"/>
          <w:szCs w:val="16"/>
          <w:rPrChange w:id="1623" w:author="emmanuel blezes" w:date="2026-06-22T22:41:00Z" w16du:dateUtc="2026-06-22T20:41:00Z">
            <w:rPr/>
          </w:rPrChange>
        </w:rPr>
      </w:pPr>
      <w:r w:rsidRPr="00C17E78">
        <w:rPr>
          <w:rStyle w:val="FootnoteReference"/>
          <w:sz w:val="16"/>
          <w:szCs w:val="16"/>
          <w:rPrChange w:id="1624" w:author="emmanuel blezes" w:date="2026-06-22T22:41:00Z" w16du:dateUtc="2026-06-22T20:41:00Z">
            <w:rPr>
              <w:rStyle w:val="FootnoteReference"/>
            </w:rPr>
          </w:rPrChange>
        </w:rPr>
        <w:footnoteRef/>
      </w:r>
      <w:r w:rsidRPr="00C17E78">
        <w:rPr>
          <w:sz w:val="16"/>
          <w:szCs w:val="16"/>
          <w:rPrChange w:id="1625" w:author="emmanuel blezes" w:date="2026-06-22T22:41:00Z" w16du:dateUtc="2026-06-22T20:41:00Z">
            <w:rPr/>
          </w:rPrChange>
        </w:rPr>
        <w:t xml:space="preserve"> Worldline, </w:t>
      </w:r>
      <w:r w:rsidRPr="00C17E78">
        <w:rPr>
          <w:i/>
          <w:iCs/>
          <w:sz w:val="16"/>
          <w:szCs w:val="16"/>
          <w:rPrChange w:id="1626" w:author="emmanuel blezes" w:date="2026-06-22T22:41:00Z" w16du:dateUtc="2026-06-22T20:41:00Z">
            <w:rPr>
              <w:i/>
              <w:iCs/>
            </w:rPr>
          </w:rPrChange>
        </w:rPr>
        <w:t>Annonce de l’offre publique sur Ingenico</w:t>
      </w:r>
      <w:r w:rsidRPr="00C17E78">
        <w:rPr>
          <w:sz w:val="16"/>
          <w:szCs w:val="16"/>
          <w:rPrChange w:id="1627" w:author="emmanuel blezes" w:date="2026-06-22T22:41:00Z" w16du:dateUtc="2026-06-22T20:41:00Z">
            <w:rPr/>
          </w:rPrChange>
        </w:rPr>
        <w:t xml:space="preserve">, 3 février 2020 ; clôture officielle 28 octobre 2020. Valeur implicite : 7,8 Md€, structure 81 % en actions Worldline et 19 % en cash. </w:t>
      </w:r>
      <w:r w:rsidRPr="00C17E78">
        <w:rPr>
          <w:i/>
          <w:iCs/>
          <w:sz w:val="16"/>
          <w:szCs w:val="16"/>
          <w:rPrChange w:id="1628" w:author="emmanuel blezes" w:date="2026-06-22T22:41:00Z" w16du:dateUtc="2026-06-22T20:41:00Z">
            <w:rPr>
              <w:i/>
              <w:iCs/>
            </w:rPr>
          </w:rPrChange>
        </w:rPr>
        <w:t>Le Monde Informatique</w:t>
      </w:r>
      <w:r w:rsidRPr="00C17E78">
        <w:rPr>
          <w:sz w:val="16"/>
          <w:szCs w:val="16"/>
          <w:rPrChange w:id="1629" w:author="emmanuel blezes" w:date="2026-06-22T22:41:00Z" w16du:dateUtc="2026-06-22T20:41:00Z">
            <w:rPr/>
          </w:rPrChange>
        </w:rPr>
        <w:t xml:space="preserve">, </w:t>
      </w:r>
      <w:r w:rsidRPr="00C17E78">
        <w:rPr>
          <w:i/>
          <w:iCs/>
          <w:sz w:val="16"/>
          <w:szCs w:val="16"/>
          <w:rPrChange w:id="1630" w:author="emmanuel blezes" w:date="2026-06-22T22:41:00Z" w16du:dateUtc="2026-06-22T20:41:00Z">
            <w:rPr>
              <w:i/>
              <w:iCs/>
            </w:rPr>
          </w:rPrChange>
        </w:rPr>
        <w:t>Worldline rachète Ingenico pour devenir géant du paiement</w:t>
      </w:r>
      <w:r w:rsidRPr="00C17E78">
        <w:rPr>
          <w:sz w:val="16"/>
          <w:szCs w:val="16"/>
          <w:rPrChange w:id="1631" w:author="emmanuel blezes" w:date="2026-06-22T22:41:00Z" w16du:dateUtc="2026-06-22T20:41:00Z">
            <w:rPr/>
          </w:rPrChange>
        </w:rPr>
        <w:t>, février 2020.</w:t>
      </w:r>
    </w:p>
  </w:footnote>
  <w:footnote w:id="180">
    <w:p w14:paraId="64428E24" w14:textId="77777777" w:rsidR="00534634" w:rsidRPr="00C17E78" w:rsidRDefault="00000000">
      <w:pPr>
        <w:pStyle w:val="FootnoteText"/>
        <w:rPr>
          <w:sz w:val="16"/>
          <w:szCs w:val="16"/>
          <w:rPrChange w:id="1632" w:author="emmanuel blezes" w:date="2026-06-22T22:41:00Z" w16du:dateUtc="2026-06-22T20:41:00Z">
            <w:rPr/>
          </w:rPrChange>
        </w:rPr>
      </w:pPr>
      <w:r w:rsidRPr="00C17E78">
        <w:rPr>
          <w:rStyle w:val="FootnoteReference"/>
          <w:sz w:val="16"/>
          <w:szCs w:val="16"/>
          <w:rPrChange w:id="1633" w:author="emmanuel blezes" w:date="2026-06-22T22:41:00Z" w16du:dateUtc="2026-06-22T20:41:00Z">
            <w:rPr>
              <w:rStyle w:val="FootnoteReference"/>
            </w:rPr>
          </w:rPrChange>
        </w:rPr>
        <w:footnoteRef/>
      </w:r>
      <w:r w:rsidRPr="00C17E78">
        <w:rPr>
          <w:sz w:val="16"/>
          <w:szCs w:val="16"/>
          <w:rPrChange w:id="1634" w:author="emmanuel blezes" w:date="2026-06-22T22:41:00Z" w16du:dateUtc="2026-06-22T20:41:00Z">
            <w:rPr/>
          </w:rPrChange>
        </w:rPr>
        <w:t xml:space="preserve"> Servier, </w:t>
      </w:r>
      <w:r w:rsidRPr="00C17E78">
        <w:rPr>
          <w:i/>
          <w:iCs/>
          <w:sz w:val="16"/>
          <w:szCs w:val="16"/>
          <w:rPrChange w:id="1635" w:author="emmanuel blezes" w:date="2026-06-22T22:41:00Z" w16du:dateUtc="2026-06-22T20:41:00Z">
            <w:rPr>
              <w:i/>
              <w:iCs/>
            </w:rPr>
          </w:rPrChange>
        </w:rPr>
        <w:t>Communiqué sur l’acquisition du portefeuille d’oncologie d’Agios Pharmaceuticals</w:t>
      </w:r>
      <w:r w:rsidRPr="00C17E78">
        <w:rPr>
          <w:sz w:val="16"/>
          <w:szCs w:val="16"/>
          <w:rPrChange w:id="1636" w:author="emmanuel blezes" w:date="2026-06-22T22:41:00Z" w16du:dateUtc="2026-06-22T20:41:00Z">
            <w:rPr/>
          </w:rPrChange>
        </w:rPr>
        <w:t>, mars 2021 ; closing du 1er avril 2021. Structure : 1,8 Md$ upfront, plus jusqu’à 200 M$ de paiements conditionnels. Servier, contrôlé par la Fondation Internationale de Recherche Servier, échappe à la pression des marchés cotés.</w:t>
      </w:r>
    </w:p>
  </w:footnote>
  <w:footnote w:id="181">
    <w:p w14:paraId="6853E759" w14:textId="77777777" w:rsidR="00534634" w:rsidRPr="00C17E78" w:rsidRDefault="00000000">
      <w:pPr>
        <w:pStyle w:val="FootnoteText"/>
        <w:rPr>
          <w:sz w:val="16"/>
          <w:szCs w:val="16"/>
          <w:rPrChange w:id="1637" w:author="emmanuel blezes" w:date="2026-06-22T22:41:00Z" w16du:dateUtc="2026-06-22T20:41:00Z">
            <w:rPr/>
          </w:rPrChange>
        </w:rPr>
      </w:pPr>
      <w:r w:rsidRPr="00C17E78">
        <w:rPr>
          <w:rStyle w:val="FootnoteReference"/>
          <w:sz w:val="16"/>
          <w:szCs w:val="16"/>
          <w:rPrChange w:id="1638" w:author="emmanuel blezes" w:date="2026-06-22T22:41:00Z" w16du:dateUtc="2026-06-22T20:41:00Z">
            <w:rPr>
              <w:rStyle w:val="FootnoteReference"/>
            </w:rPr>
          </w:rPrChange>
        </w:rPr>
        <w:footnoteRef/>
      </w:r>
      <w:r w:rsidRPr="00C17E78">
        <w:rPr>
          <w:sz w:val="16"/>
          <w:szCs w:val="16"/>
          <w:lang w:val="en-GB"/>
          <w:rPrChange w:id="1639" w:author="emmanuel blezes" w:date="2026-06-22T22:41:00Z" w16du:dateUtc="2026-06-22T20:41:00Z">
            <w:rPr/>
          </w:rPrChange>
        </w:rPr>
        <w:t xml:space="preserve"> OCDE, </w:t>
      </w:r>
      <w:r w:rsidRPr="00C17E78">
        <w:rPr>
          <w:i/>
          <w:iCs/>
          <w:sz w:val="16"/>
          <w:szCs w:val="16"/>
          <w:lang w:val="en-GB"/>
          <w:rPrChange w:id="1640" w:author="emmanuel blezes" w:date="2026-06-22T22:41:00Z" w16du:dateUtc="2026-06-22T20:41:00Z">
            <w:rPr>
              <w:i/>
              <w:iCs/>
            </w:rPr>
          </w:rPrChange>
        </w:rPr>
        <w:t>Base Erosion and Profit Shifting Project</w:t>
      </w:r>
      <w:r w:rsidRPr="00C17E78">
        <w:rPr>
          <w:sz w:val="16"/>
          <w:szCs w:val="16"/>
          <w:lang w:val="en-GB"/>
          <w:rPrChange w:id="1641" w:author="emmanuel blezes" w:date="2026-06-22T22:41:00Z" w16du:dateUtc="2026-06-22T20:41:00Z">
            <w:rPr/>
          </w:rPrChange>
        </w:rPr>
        <w:t xml:space="preserve">, rapports </w:t>
      </w:r>
      <w:proofErr w:type="spellStart"/>
      <w:r w:rsidRPr="00C17E78">
        <w:rPr>
          <w:sz w:val="16"/>
          <w:szCs w:val="16"/>
          <w:lang w:val="en-GB"/>
          <w:rPrChange w:id="1642" w:author="emmanuel blezes" w:date="2026-06-22T22:41:00Z" w16du:dateUtc="2026-06-22T20:41:00Z">
            <w:rPr/>
          </w:rPrChange>
        </w:rPr>
        <w:t>annuels</w:t>
      </w:r>
      <w:proofErr w:type="spellEnd"/>
      <w:r w:rsidRPr="00C17E78">
        <w:rPr>
          <w:sz w:val="16"/>
          <w:szCs w:val="16"/>
          <w:lang w:val="en-GB"/>
          <w:rPrChange w:id="1643" w:author="emmanuel blezes" w:date="2026-06-22T22:41:00Z" w16du:dateUtc="2026-06-22T20:41:00Z">
            <w:rPr/>
          </w:rPrChange>
        </w:rPr>
        <w:t xml:space="preserve"> 2015-2024. </w:t>
      </w:r>
      <w:r w:rsidRPr="00C17E78">
        <w:rPr>
          <w:sz w:val="16"/>
          <w:szCs w:val="16"/>
          <w:rPrChange w:id="1644" w:author="emmanuel blezes" w:date="2026-06-22T22:41:00Z" w16du:dateUtc="2026-06-22T20:41:00Z">
            <w:rPr/>
          </w:rPrChange>
        </w:rPr>
        <w:t xml:space="preserve">Sur le cas </w:t>
      </w:r>
      <w:proofErr w:type="spellStart"/>
      <w:r w:rsidRPr="00C17E78">
        <w:rPr>
          <w:sz w:val="16"/>
          <w:szCs w:val="16"/>
          <w:rPrChange w:id="1645" w:author="emmanuel blezes" w:date="2026-06-22T22:41:00Z" w16du:dateUtc="2026-06-22T20:41:00Z">
            <w:rPr/>
          </w:rPrChange>
        </w:rPr>
        <w:t>Lafarge-Holcim</w:t>
      </w:r>
      <w:proofErr w:type="spellEnd"/>
      <w:r w:rsidRPr="00C17E78">
        <w:rPr>
          <w:sz w:val="16"/>
          <w:szCs w:val="16"/>
          <w:rPrChange w:id="1646" w:author="emmanuel blezes" w:date="2026-06-22T22:41:00Z" w16du:dateUtc="2026-06-22T20:41:00Z">
            <w:rPr/>
          </w:rPrChange>
        </w:rPr>
        <w:t xml:space="preserve">, voir Observatoire des multinationales, </w:t>
      </w:r>
      <w:r w:rsidRPr="00C17E78">
        <w:rPr>
          <w:i/>
          <w:iCs/>
          <w:sz w:val="16"/>
          <w:szCs w:val="16"/>
          <w:rPrChange w:id="1647" w:author="emmanuel blezes" w:date="2026-06-22T22:41:00Z" w16du:dateUtc="2026-06-22T20:41:00Z">
            <w:rPr>
              <w:i/>
              <w:iCs/>
            </w:rPr>
          </w:rPrChange>
        </w:rPr>
        <w:t>Lafarge-Holcim : fusion, conséquences industrielles et fiscales</w:t>
      </w:r>
      <w:r w:rsidRPr="00C17E78">
        <w:rPr>
          <w:sz w:val="16"/>
          <w:szCs w:val="16"/>
          <w:rPrChange w:id="1648" w:author="emmanuel blezes" w:date="2026-06-22T22:41:00Z" w16du:dateUtc="2026-06-22T20:41:00Z">
            <w:rPr/>
          </w:rPrChange>
        </w:rPr>
        <w:t>, 2015-2016.</w:t>
      </w:r>
    </w:p>
  </w:footnote>
  <w:footnote w:id="182">
    <w:p w14:paraId="75DF2D3A" w14:textId="77777777" w:rsidR="00534634" w:rsidRPr="00C17E78" w:rsidRDefault="00000000">
      <w:pPr>
        <w:pStyle w:val="FootnoteText"/>
        <w:rPr>
          <w:sz w:val="16"/>
          <w:szCs w:val="16"/>
          <w:rPrChange w:id="1649" w:author="emmanuel blezes" w:date="2026-06-22T22:41:00Z" w16du:dateUtc="2026-06-22T20:41:00Z">
            <w:rPr/>
          </w:rPrChange>
        </w:rPr>
      </w:pPr>
      <w:r w:rsidRPr="00C17E78">
        <w:rPr>
          <w:rStyle w:val="FootnoteReference"/>
          <w:sz w:val="16"/>
          <w:szCs w:val="16"/>
          <w:rPrChange w:id="1650" w:author="emmanuel blezes" w:date="2026-06-22T22:41:00Z" w16du:dateUtc="2026-06-22T20:41:00Z">
            <w:rPr>
              <w:rStyle w:val="FootnoteReference"/>
            </w:rPr>
          </w:rPrChange>
        </w:rPr>
        <w:footnoteRef/>
      </w:r>
      <w:r w:rsidRPr="00C17E78">
        <w:rPr>
          <w:sz w:val="16"/>
          <w:szCs w:val="16"/>
          <w:rPrChange w:id="1651" w:author="emmanuel blezes" w:date="2026-06-22T22:41:00Z" w16du:dateUtc="2026-06-22T20:41:00Z">
            <w:rPr/>
          </w:rPrChange>
        </w:rPr>
        <w:t xml:space="preserve"> Vernimmen, </w:t>
      </w:r>
      <w:r w:rsidRPr="00C17E78">
        <w:rPr>
          <w:i/>
          <w:iCs/>
          <w:sz w:val="16"/>
          <w:szCs w:val="16"/>
          <w:rPrChange w:id="1652" w:author="emmanuel blezes" w:date="2026-06-22T22:41:00Z" w16du:dateUtc="2026-06-22T20:41:00Z">
            <w:rPr>
              <w:i/>
              <w:iCs/>
            </w:rPr>
          </w:rPrChange>
        </w:rPr>
        <w:t>Dividendes du CAC 40 en hausse de 8,5 % en 2024</w:t>
      </w:r>
      <w:r w:rsidRPr="00C17E78">
        <w:rPr>
          <w:sz w:val="16"/>
          <w:szCs w:val="16"/>
          <w:rPrChange w:id="1653" w:author="emmanuel blezes" w:date="2026-06-22T22:41:00Z" w16du:dateUtc="2026-06-22T20:41:00Z">
            <w:rPr/>
          </w:rPrChange>
        </w:rPr>
        <w:t xml:space="preserve">, lettre n°223, 2025 ; BFM Bourse et TradingSat, </w:t>
      </w:r>
      <w:r w:rsidRPr="00C17E78">
        <w:rPr>
          <w:i/>
          <w:iCs/>
          <w:sz w:val="16"/>
          <w:szCs w:val="16"/>
          <w:rPrChange w:id="1654" w:author="emmanuel blezes" w:date="2026-06-22T22:41:00Z" w16du:dateUtc="2026-06-22T20:41:00Z">
            <w:rPr>
              <w:i/>
              <w:iCs/>
            </w:rPr>
          </w:rPrChange>
        </w:rPr>
        <w:t>Les groupes du CAC 40 ont rendu plus de 98 Md€ à leurs actionnaires en 2024</w:t>
      </w:r>
      <w:r w:rsidRPr="00C17E78">
        <w:rPr>
          <w:sz w:val="16"/>
          <w:szCs w:val="16"/>
          <w:rPrChange w:id="1655" w:author="emmanuel blezes" w:date="2026-06-22T22:41:00Z" w16du:dateUtc="2026-06-22T20:41:00Z">
            <w:rPr/>
          </w:rPrChange>
        </w:rPr>
        <w:t>, 2025. Décomposition : 72,8 Md€ de dividendes cash, 25,5 Md€ de rachats d’actions. Investissements parallèles du CAC 40 en 2024 : 116,6 Md€, en hausse de 22 %.</w:t>
      </w:r>
    </w:p>
  </w:footnote>
  <w:footnote w:id="183">
    <w:p w14:paraId="0DD6F97E" w14:textId="77777777" w:rsidR="00534634" w:rsidRPr="00C17E78" w:rsidRDefault="00000000">
      <w:pPr>
        <w:pStyle w:val="FootnoteText"/>
        <w:rPr>
          <w:sz w:val="16"/>
          <w:szCs w:val="16"/>
          <w:rPrChange w:id="1656" w:author="emmanuel blezes" w:date="2026-06-22T22:41:00Z" w16du:dateUtc="2026-06-22T20:41:00Z">
            <w:rPr/>
          </w:rPrChange>
        </w:rPr>
      </w:pPr>
      <w:r w:rsidRPr="00C17E78">
        <w:rPr>
          <w:rStyle w:val="FootnoteReference"/>
          <w:sz w:val="16"/>
          <w:szCs w:val="16"/>
          <w:rPrChange w:id="1657" w:author="emmanuel blezes" w:date="2026-06-22T22:41:00Z" w16du:dateUtc="2026-06-22T20:41:00Z">
            <w:rPr>
              <w:rStyle w:val="FootnoteReference"/>
            </w:rPr>
          </w:rPrChange>
        </w:rPr>
        <w:footnoteRef/>
      </w:r>
      <w:r w:rsidRPr="00C17E78">
        <w:rPr>
          <w:sz w:val="16"/>
          <w:szCs w:val="16"/>
          <w:rPrChange w:id="1658" w:author="emmanuel blezes" w:date="2026-06-22T22:41:00Z" w16du:dateUtc="2026-06-22T20:41:00Z">
            <w:rPr/>
          </w:rPrChange>
        </w:rPr>
        <w:t xml:space="preserve"> Banque de France, </w:t>
      </w:r>
      <w:r w:rsidRPr="00C17E78">
        <w:rPr>
          <w:i/>
          <w:iCs/>
          <w:sz w:val="16"/>
          <w:szCs w:val="16"/>
          <w:rPrChange w:id="1659" w:author="emmanuel blezes" w:date="2026-06-22T22:41:00Z" w16du:dateUtc="2026-06-22T20:41:00Z">
            <w:rPr>
              <w:i/>
              <w:iCs/>
            </w:rPr>
          </w:rPrChange>
        </w:rPr>
        <w:t>La détention des actions des sociétés françaises du CAC 40 par les non-résidents augmente très légèrement en 2024</w:t>
      </w:r>
      <w:r w:rsidRPr="00C17E78">
        <w:rPr>
          <w:sz w:val="16"/>
          <w:szCs w:val="16"/>
          <w:rPrChange w:id="1660" w:author="emmanuel blezes" w:date="2026-06-22T22:41:00Z" w16du:dateUtc="2026-06-22T20:41:00Z">
            <w:rPr/>
          </w:rPrChange>
        </w:rPr>
        <w:t>, bulletin n°255, novembre-décembre 2024. Capitalisation totale CAC 40 fin 2024 : 2 165 Md€. Part non-résidente : 50,0 %, soit 1 083 Md€. Sur 35 sociétés analysées : 19 détenues à plus de 50 % par des non-résidents, 11 entre 30 et 50 %, 5 à moins de 30 %.</w:t>
      </w:r>
    </w:p>
  </w:footnote>
  <w:footnote w:id="184">
    <w:p w14:paraId="0B2E0E26" w14:textId="77777777" w:rsidR="00534634" w:rsidRPr="00C17E78" w:rsidRDefault="00000000">
      <w:pPr>
        <w:pStyle w:val="FootnoteText"/>
        <w:rPr>
          <w:sz w:val="16"/>
          <w:szCs w:val="16"/>
          <w:rPrChange w:id="1661" w:author="emmanuel blezes" w:date="2026-06-22T22:41:00Z" w16du:dateUtc="2026-06-22T20:41:00Z">
            <w:rPr/>
          </w:rPrChange>
        </w:rPr>
      </w:pPr>
      <w:r w:rsidRPr="00C17E78">
        <w:rPr>
          <w:rStyle w:val="FootnoteReference"/>
          <w:sz w:val="16"/>
          <w:szCs w:val="16"/>
          <w:rPrChange w:id="1662" w:author="emmanuel blezes" w:date="2026-06-22T22:41:00Z" w16du:dateUtc="2026-06-22T20:41:00Z">
            <w:rPr>
              <w:rStyle w:val="FootnoteReference"/>
            </w:rPr>
          </w:rPrChange>
        </w:rPr>
        <w:footnoteRef/>
      </w:r>
      <w:r w:rsidRPr="00C17E78">
        <w:rPr>
          <w:sz w:val="16"/>
          <w:szCs w:val="16"/>
          <w:rPrChange w:id="1663" w:author="emmanuel blezes" w:date="2026-06-22T22:41:00Z" w16du:dateUtc="2026-06-22T20:41:00Z">
            <w:rPr/>
          </w:rPrChange>
        </w:rPr>
        <w:t xml:space="preserve"> Le budget de la mission « Enseignement scolaire » (cœur du ministère de l’Éducation nationale) s’établit à 63,6 Md€ en crédits de paiement pour 2024, hors contribution au CAS « Pensions » (Sénat, </w:t>
      </w:r>
      <w:r w:rsidRPr="00C17E78">
        <w:rPr>
          <w:i/>
          <w:iCs/>
          <w:sz w:val="16"/>
          <w:szCs w:val="16"/>
          <w:rPrChange w:id="1664" w:author="emmanuel blezes" w:date="2026-06-22T22:41:00Z" w16du:dateUtc="2026-06-22T20:41:00Z">
            <w:rPr>
              <w:i/>
              <w:iCs/>
            </w:rPr>
          </w:rPrChange>
        </w:rPr>
        <w:t>Projet de loi de finances pour 2024 - Enseignement scolaire</w:t>
      </w:r>
      <w:r w:rsidRPr="00C17E78">
        <w:rPr>
          <w:sz w:val="16"/>
          <w:szCs w:val="16"/>
          <w:rPrChange w:id="1665" w:author="emmanuel blezes" w:date="2026-06-22T22:41:00Z" w16du:dateUtc="2026-06-22T20:41:00Z">
            <w:rPr/>
          </w:rPrChange>
        </w:rPr>
        <w:t>, https://www.senat.fr). Les 36,4 Md€ de dividendes du CAC 40 partis à l’étranger en représentent un peu plus de la moitié.</w:t>
      </w:r>
    </w:p>
  </w:footnote>
  <w:footnote w:id="185">
    <w:p w14:paraId="00E18433" w14:textId="77777777" w:rsidR="00534634" w:rsidRPr="00C17E78" w:rsidRDefault="00000000">
      <w:pPr>
        <w:pStyle w:val="FootnoteText"/>
        <w:rPr>
          <w:sz w:val="16"/>
          <w:szCs w:val="16"/>
          <w:rPrChange w:id="1666" w:author="emmanuel blezes" w:date="2026-06-22T22:41:00Z" w16du:dateUtc="2026-06-22T20:41:00Z">
            <w:rPr/>
          </w:rPrChange>
        </w:rPr>
      </w:pPr>
      <w:r w:rsidRPr="00C17E78">
        <w:rPr>
          <w:rStyle w:val="FootnoteReference"/>
          <w:sz w:val="16"/>
          <w:szCs w:val="16"/>
          <w:rPrChange w:id="1667" w:author="emmanuel blezes" w:date="2026-06-22T22:41:00Z" w16du:dateUtc="2026-06-22T20:41:00Z">
            <w:rPr>
              <w:rStyle w:val="FootnoteReference"/>
            </w:rPr>
          </w:rPrChange>
        </w:rPr>
        <w:footnoteRef/>
      </w:r>
      <w:r w:rsidRPr="00C17E78">
        <w:rPr>
          <w:sz w:val="16"/>
          <w:szCs w:val="16"/>
          <w:rPrChange w:id="1668" w:author="emmanuel blezes" w:date="2026-06-22T22:41:00Z" w16du:dateUtc="2026-06-22T20:41:00Z">
            <w:rPr/>
          </w:rPrChange>
        </w:rPr>
        <w:t xml:space="preserve"> Calcul OVLA. Hypothèses : croissance nominale moyenne des dividendes du CAC 40 6 % par an (moyenne 2014-2024 selon Vernimmen) ; part non-résidente stable à 50 %. Cumul des dividendes versés à l’étranger sur la décennie 2024-2034 estimé à 510-540 Md€.</w:t>
      </w:r>
    </w:p>
  </w:footnote>
  <w:footnote w:id="186">
    <w:p w14:paraId="66995B70" w14:textId="77777777" w:rsidR="00534634" w:rsidRPr="00C17E78" w:rsidRDefault="00000000">
      <w:pPr>
        <w:pStyle w:val="FootnoteText"/>
        <w:rPr>
          <w:sz w:val="16"/>
          <w:szCs w:val="16"/>
          <w:rPrChange w:id="1671" w:author="emmanuel blezes" w:date="2026-06-22T22:41:00Z" w16du:dateUtc="2026-06-22T20:41:00Z">
            <w:rPr/>
          </w:rPrChange>
        </w:rPr>
      </w:pPr>
      <w:r w:rsidRPr="00C17E78">
        <w:rPr>
          <w:rStyle w:val="FootnoteReference"/>
          <w:sz w:val="16"/>
          <w:szCs w:val="16"/>
          <w:rPrChange w:id="1672" w:author="emmanuel blezes" w:date="2026-06-22T22:41:00Z" w16du:dateUtc="2026-06-22T20:41:00Z">
            <w:rPr>
              <w:rStyle w:val="FootnoteReference"/>
            </w:rPr>
          </w:rPrChange>
        </w:rPr>
        <w:footnoteRef/>
      </w:r>
      <w:r w:rsidRPr="00C17E78">
        <w:rPr>
          <w:sz w:val="16"/>
          <w:szCs w:val="16"/>
          <w:rPrChange w:id="1673" w:author="emmanuel blezes" w:date="2026-06-22T22:41:00Z" w16du:dateUtc="2026-06-22T20:41:00Z">
            <w:rPr/>
          </w:rPrChange>
        </w:rPr>
        <w:t xml:space="preserve"> Ordres de grandeur d’allocation domestique : Norges Bank Investment Management, </w:t>
      </w:r>
      <w:r w:rsidRPr="00C17E78">
        <w:rPr>
          <w:i/>
          <w:iCs/>
          <w:sz w:val="16"/>
          <w:szCs w:val="16"/>
          <w:rPrChange w:id="1674" w:author="emmanuel blezes" w:date="2026-06-22T22:41:00Z" w16du:dateUtc="2026-06-22T20:41:00Z">
            <w:rPr>
              <w:i/>
              <w:iCs/>
            </w:rPr>
          </w:rPrChange>
        </w:rPr>
        <w:t>Government Pension Fund Global</w:t>
      </w:r>
      <w:r w:rsidRPr="00C17E78">
        <w:rPr>
          <w:sz w:val="16"/>
          <w:szCs w:val="16"/>
          <w:rPrChange w:id="1675" w:author="emmanuel blezes" w:date="2026-06-22T22:41:00Z" w16du:dateUtc="2026-06-22T20:41:00Z">
            <w:rPr/>
          </w:rPrChange>
        </w:rPr>
        <w:t xml:space="preserve"> </w:t>
      </w:r>
      <w:r w:rsidRPr="00C17E78">
        <w:rPr>
          <w:i/>
          <w:iCs/>
          <w:sz w:val="16"/>
          <w:szCs w:val="16"/>
          <w:rPrChange w:id="1676" w:author="emmanuel blezes" w:date="2026-06-22T22:41:00Z" w16du:dateUtc="2026-06-22T20:41:00Z">
            <w:rPr>
              <w:i/>
              <w:iCs/>
            </w:rPr>
          </w:rPrChange>
        </w:rPr>
        <w:t>- Annual Report 2024</w:t>
      </w:r>
      <w:r w:rsidRPr="00C17E78">
        <w:rPr>
          <w:sz w:val="16"/>
          <w:szCs w:val="16"/>
          <w:rPrChange w:id="1677" w:author="emmanuel blezes" w:date="2026-06-22T22:41:00Z" w16du:dateUtc="2026-06-22T20:41:00Z">
            <w:rPr/>
          </w:rPrChange>
        </w:rPr>
        <w:t xml:space="preserve">, 2025 (règles d’investissement définies par le ministère norvégien des Finances ; exposition actions Norvège marginale en pratique). ABP, </w:t>
      </w:r>
      <w:r w:rsidRPr="00C17E78">
        <w:rPr>
          <w:i/>
          <w:iCs/>
          <w:sz w:val="16"/>
          <w:szCs w:val="16"/>
          <w:rPrChange w:id="1678" w:author="emmanuel blezes" w:date="2026-06-22T22:41:00Z" w16du:dateUtc="2026-06-22T20:41:00Z">
            <w:rPr>
              <w:i/>
              <w:iCs/>
            </w:rPr>
          </w:rPrChange>
        </w:rPr>
        <w:t>Annual Report 2024</w:t>
      </w:r>
      <w:r w:rsidRPr="00C17E78">
        <w:rPr>
          <w:sz w:val="16"/>
          <w:szCs w:val="16"/>
          <w:rPrChange w:id="1679" w:author="emmanuel blezes" w:date="2026-06-22T22:41:00Z" w16du:dateUtc="2026-06-22T20:41:00Z">
            <w:rPr/>
          </w:rPrChange>
        </w:rPr>
        <w:t xml:space="preserve">, 2025 (allocation Europe et exposition domestique limitée). CPP Investments, </w:t>
      </w:r>
      <w:r w:rsidRPr="00C17E78">
        <w:rPr>
          <w:i/>
          <w:iCs/>
          <w:sz w:val="16"/>
          <w:szCs w:val="16"/>
          <w:rPrChange w:id="1680" w:author="emmanuel blezes" w:date="2026-06-22T22:41:00Z" w16du:dateUtc="2026-06-22T20:41:00Z">
            <w:rPr>
              <w:i/>
              <w:iCs/>
            </w:rPr>
          </w:rPrChange>
        </w:rPr>
        <w:t>Fiscal 2025 Annual Report</w:t>
      </w:r>
      <w:r w:rsidRPr="00C17E78">
        <w:rPr>
          <w:sz w:val="16"/>
          <w:szCs w:val="16"/>
          <w:rPrChange w:id="1681" w:author="emmanuel blezes" w:date="2026-06-22T22:41:00Z" w16du:dateUtc="2026-06-22T20:41:00Z">
            <w:rPr/>
          </w:rPrChange>
        </w:rPr>
        <w:t xml:space="preserve">, 2025 (allocation Canada autour d’un quart du portefeuille). CDPQ, </w:t>
      </w:r>
      <w:r w:rsidRPr="00C17E78">
        <w:rPr>
          <w:i/>
          <w:iCs/>
          <w:sz w:val="16"/>
          <w:szCs w:val="16"/>
          <w:rPrChange w:id="1682" w:author="emmanuel blezes" w:date="2026-06-22T22:41:00Z" w16du:dateUtc="2026-06-22T20:41:00Z">
            <w:rPr>
              <w:i/>
              <w:iCs/>
            </w:rPr>
          </w:rPrChange>
        </w:rPr>
        <w:t>Engagement Québec</w:t>
      </w:r>
      <w:r w:rsidRPr="00C17E78">
        <w:rPr>
          <w:sz w:val="16"/>
          <w:szCs w:val="16"/>
          <w:rPrChange w:id="1683" w:author="emmanuel blezes" w:date="2026-06-22T22:41:00Z" w16du:dateUtc="2026-06-22T20:41:00Z">
            <w:rPr/>
          </w:rPrChange>
        </w:rPr>
        <w:t xml:space="preserve">, 2024, et </w:t>
      </w:r>
      <w:r w:rsidRPr="00C17E78">
        <w:rPr>
          <w:i/>
          <w:iCs/>
          <w:sz w:val="16"/>
          <w:szCs w:val="16"/>
          <w:rPrChange w:id="1684" w:author="emmanuel blezes" w:date="2026-06-22T22:41:00Z" w16du:dateUtc="2026-06-22T20:41:00Z">
            <w:rPr>
              <w:i/>
              <w:iCs/>
            </w:rPr>
          </w:rPrChange>
        </w:rPr>
        <w:t>Rapport annuel 2024</w:t>
      </w:r>
      <w:r w:rsidRPr="00C17E78">
        <w:rPr>
          <w:sz w:val="16"/>
          <w:szCs w:val="16"/>
          <w:rPrChange w:id="1685" w:author="emmanuel blezes" w:date="2026-06-22T22:41:00Z" w16du:dateUtc="2026-06-22T20:41:00Z">
            <w:rPr/>
          </w:rPrChange>
        </w:rPr>
        <w:t xml:space="preserve">, 2025 (exposition Québec environ un quart). Thinking Ahead Institute, </w:t>
      </w:r>
      <w:r w:rsidRPr="00C17E78">
        <w:rPr>
          <w:i/>
          <w:iCs/>
          <w:sz w:val="16"/>
          <w:szCs w:val="16"/>
          <w:rPrChange w:id="1686" w:author="emmanuel blezes" w:date="2026-06-22T22:41:00Z" w16du:dateUtc="2026-06-22T20:41:00Z">
            <w:rPr>
              <w:i/>
              <w:iCs/>
            </w:rPr>
          </w:rPrChange>
        </w:rPr>
        <w:t>Global Pension Assets Study 2025</w:t>
      </w:r>
      <w:r w:rsidRPr="00C17E78">
        <w:rPr>
          <w:sz w:val="16"/>
          <w:szCs w:val="16"/>
          <w:rPrChange w:id="1687" w:author="emmanuel blezes" w:date="2026-06-22T22:41:00Z" w16du:dateUtc="2026-06-22T20:41:00Z">
            <w:rPr/>
          </w:rPrChange>
        </w:rPr>
        <w:t>, 2025, pour les ratios d’allocation domestique des principaux fonds publics. Les fourchettes citées sont des ordres de grandeur publics, susceptibles de varier selon les classes d’actifs et la conjoncture.</w:t>
      </w:r>
    </w:p>
  </w:footnote>
  <w:footnote w:id="187">
    <w:p w14:paraId="2455B966" w14:textId="77777777" w:rsidR="00534634" w:rsidRPr="00C17E78" w:rsidRDefault="00000000">
      <w:pPr>
        <w:pStyle w:val="FootnoteText"/>
        <w:rPr>
          <w:sz w:val="16"/>
          <w:szCs w:val="16"/>
          <w:rPrChange w:id="1688" w:author="emmanuel blezes" w:date="2026-06-22T22:41:00Z" w16du:dateUtc="2026-06-22T20:41:00Z">
            <w:rPr/>
          </w:rPrChange>
        </w:rPr>
      </w:pPr>
      <w:r w:rsidRPr="00C17E78">
        <w:rPr>
          <w:rStyle w:val="FootnoteReference"/>
          <w:sz w:val="16"/>
          <w:szCs w:val="16"/>
          <w:rPrChange w:id="1689" w:author="emmanuel blezes" w:date="2026-06-22T22:41:00Z" w16du:dateUtc="2026-06-22T20:41:00Z">
            <w:rPr>
              <w:rStyle w:val="FootnoteReference"/>
            </w:rPr>
          </w:rPrChange>
        </w:rPr>
        <w:footnoteRef/>
      </w:r>
      <w:r w:rsidRPr="00C17E78">
        <w:rPr>
          <w:sz w:val="16"/>
          <w:szCs w:val="16"/>
          <w:rPrChange w:id="1690" w:author="emmanuel blezes" w:date="2026-06-22T22:41:00Z" w16du:dateUtc="2026-06-22T20:41:00Z">
            <w:rPr/>
          </w:rPrChange>
        </w:rPr>
        <w:t xml:space="preserve"> OCDE, </w:t>
      </w:r>
      <w:r w:rsidRPr="00C17E78">
        <w:rPr>
          <w:i/>
          <w:iCs/>
          <w:sz w:val="16"/>
          <w:szCs w:val="16"/>
          <w:rPrChange w:id="1691" w:author="emmanuel blezes" w:date="2026-06-22T22:41:00Z" w16du:dateUtc="2026-06-22T20:41:00Z">
            <w:rPr>
              <w:i/>
              <w:iCs/>
            </w:rPr>
          </w:rPrChange>
        </w:rPr>
        <w:t>Pension Markets in Focus 2025</w:t>
      </w:r>
      <w:r w:rsidRPr="00C17E78">
        <w:rPr>
          <w:sz w:val="16"/>
          <w:szCs w:val="16"/>
          <w:rPrChange w:id="1692" w:author="emmanuel blezes" w:date="2026-06-22T22:41:00Z" w16du:dateUtc="2026-06-22T20:41:00Z">
            <w:rPr/>
          </w:rPrChange>
        </w:rPr>
        <w:t xml:space="preserve"> (données préliminaires 2024). Encours des actifs de pension en pourcentage du PIB fin 2024 : Danemark 204 %, Islande 188 %, Suisse 165 %, Canada 158 %, Pays-Bas 150 %, États-Unis 147 %, Australie 135 %, Suède 115 %, Royaume-Uni 78 % ; France 13 %, Italie 12 %, Allemagne 6 %. PIB France 2024 : environ 2 950 Md€ ; une cible de 50 % du PIB représenterait donc ~1 475 Md€ en stock stationnaire. (Cf. note [^7].)</w:t>
      </w:r>
    </w:p>
  </w:footnote>
  <w:footnote w:id="188">
    <w:p w14:paraId="07B6379A" w14:textId="77777777" w:rsidR="00534634" w:rsidRPr="00C17E78" w:rsidRDefault="00000000">
      <w:pPr>
        <w:pStyle w:val="FootnoteText"/>
        <w:rPr>
          <w:sz w:val="16"/>
          <w:szCs w:val="16"/>
          <w:rPrChange w:id="1693" w:author="emmanuel blezes" w:date="2026-06-22T22:41:00Z" w16du:dateUtc="2026-06-22T20:41:00Z">
            <w:rPr/>
          </w:rPrChange>
        </w:rPr>
      </w:pPr>
      <w:r w:rsidRPr="00C17E78">
        <w:rPr>
          <w:rStyle w:val="FootnoteReference"/>
          <w:sz w:val="16"/>
          <w:szCs w:val="16"/>
          <w:rPrChange w:id="1694" w:author="emmanuel blezes" w:date="2026-06-22T22:41:00Z" w16du:dateUtc="2026-06-22T20:41:00Z">
            <w:rPr>
              <w:rStyle w:val="FootnoteReference"/>
            </w:rPr>
          </w:rPrChange>
        </w:rPr>
        <w:footnoteRef/>
      </w:r>
      <w:r w:rsidRPr="00C17E78">
        <w:rPr>
          <w:sz w:val="16"/>
          <w:szCs w:val="16"/>
          <w:rPrChange w:id="1695" w:author="emmanuel blezes" w:date="2026-06-22T22:41:00Z" w16du:dateUtc="2026-06-22T20:41:00Z">
            <w:rPr/>
          </w:rPrChange>
        </w:rPr>
        <w:t xml:space="preserve"> Calcul OVLA. Hypothèse : substitution progressive de 15-20 points de détention non-résidente par des fonds de pension français à horizon stationnaire. Sur 36,4 Md€ de dividendes captés annuellement par les non-résidents, environ 11-15 Md€ resteraient en France au lieu de partir. Cumul sur dix ans, ordre de grandeur de 200-250 Md€.</w:t>
      </w:r>
    </w:p>
  </w:footnote>
  <w:footnote w:id="189">
    <w:p w14:paraId="747FD59A" w14:textId="77777777" w:rsidR="00534634" w:rsidRPr="00C17E78" w:rsidRDefault="00000000">
      <w:pPr>
        <w:pStyle w:val="FootnoteText"/>
        <w:rPr>
          <w:sz w:val="16"/>
          <w:szCs w:val="16"/>
          <w:rPrChange w:id="1696" w:author="emmanuel blezes" w:date="2026-06-22T22:41:00Z" w16du:dateUtc="2026-06-22T20:41:00Z">
            <w:rPr/>
          </w:rPrChange>
        </w:rPr>
      </w:pPr>
      <w:r w:rsidRPr="00C17E78">
        <w:rPr>
          <w:rStyle w:val="FootnoteReference"/>
          <w:sz w:val="16"/>
          <w:szCs w:val="16"/>
          <w:rPrChange w:id="1697" w:author="emmanuel blezes" w:date="2026-06-22T22:41:00Z" w16du:dateUtc="2026-06-22T20:41:00Z">
            <w:rPr>
              <w:rStyle w:val="FootnoteReference"/>
            </w:rPr>
          </w:rPrChange>
        </w:rPr>
        <w:footnoteRef/>
      </w:r>
      <w:r w:rsidRPr="00C17E78">
        <w:rPr>
          <w:sz w:val="16"/>
          <w:szCs w:val="16"/>
          <w:rPrChange w:id="1698" w:author="emmanuel blezes" w:date="2026-06-22T22:41:00Z" w16du:dateUtc="2026-06-22T20:41:00Z">
            <w:rPr/>
          </w:rPrChange>
        </w:rPr>
        <w:t xml:space="preserve"> CDPQ, </w:t>
      </w:r>
      <w:r w:rsidRPr="00C17E78">
        <w:rPr>
          <w:i/>
          <w:iCs/>
          <w:sz w:val="16"/>
          <w:szCs w:val="16"/>
          <w:rPrChange w:id="1699" w:author="emmanuel blezes" w:date="2026-06-22T22:41:00Z" w16du:dateUtc="2026-06-22T20:41:00Z">
            <w:rPr>
              <w:i/>
              <w:iCs/>
            </w:rPr>
          </w:rPrChange>
        </w:rPr>
        <w:t>Annual report 2015</w:t>
      </w:r>
      <w:r w:rsidRPr="00C17E78">
        <w:rPr>
          <w:sz w:val="16"/>
          <w:szCs w:val="16"/>
          <w:rPrChange w:id="1700" w:author="emmanuel blezes" w:date="2026-06-22T22:41:00Z" w16du:dateUtc="2026-06-22T20:41:00Z">
            <w:rPr/>
          </w:rPrChange>
        </w:rPr>
        <w:t xml:space="preserve">, 2016 ; voir aussi CDPQ, </w:t>
      </w:r>
      <w:r w:rsidRPr="00C17E78">
        <w:rPr>
          <w:i/>
          <w:iCs/>
          <w:sz w:val="16"/>
          <w:szCs w:val="16"/>
          <w:rPrChange w:id="1701" w:author="emmanuel blezes" w:date="2026-06-22T22:41:00Z" w16du:dateUtc="2026-06-22T20:41:00Z">
            <w:rPr>
              <w:i/>
              <w:iCs/>
            </w:rPr>
          </w:rPrChange>
        </w:rPr>
        <w:t>Department of Commerce investigation targeting CSeries aircraft program</w:t>
      </w:r>
      <w:r w:rsidRPr="00C17E78">
        <w:rPr>
          <w:sz w:val="16"/>
          <w:szCs w:val="16"/>
          <w:rPrChange w:id="1702" w:author="emmanuel blezes" w:date="2026-06-22T22:41:00Z" w16du:dateUtc="2026-06-22T20:41:00Z">
            <w:rPr/>
          </w:rPrChange>
        </w:rPr>
        <w:t>. Acquisition de 30 % de BT Holdco en novembre 2015 pour 1,5 Md$ US. Sortie via la cession Alstom-Bombardier Transport, closing 29 janvier 2021.</w:t>
      </w:r>
    </w:p>
  </w:footnote>
  <w:footnote w:id="190">
    <w:p w14:paraId="673259CC" w14:textId="77777777" w:rsidR="00534634" w:rsidRPr="00C17E78" w:rsidRDefault="00000000">
      <w:pPr>
        <w:pStyle w:val="FootnoteText"/>
        <w:rPr>
          <w:sz w:val="16"/>
          <w:szCs w:val="16"/>
          <w:rPrChange w:id="1703" w:author="emmanuel blezes" w:date="2026-06-22T22:41:00Z" w16du:dateUtc="2026-06-22T20:41:00Z">
            <w:rPr/>
          </w:rPrChange>
        </w:rPr>
      </w:pPr>
      <w:r w:rsidRPr="00C17E78">
        <w:rPr>
          <w:rStyle w:val="FootnoteReference"/>
          <w:sz w:val="16"/>
          <w:szCs w:val="16"/>
          <w:rPrChange w:id="1704" w:author="emmanuel blezes" w:date="2026-06-22T22:41:00Z" w16du:dateUtc="2026-06-22T20:41:00Z">
            <w:rPr>
              <w:rStyle w:val="FootnoteReference"/>
            </w:rPr>
          </w:rPrChange>
        </w:rPr>
        <w:footnoteRef/>
      </w:r>
      <w:r w:rsidRPr="00C17E78">
        <w:rPr>
          <w:sz w:val="16"/>
          <w:szCs w:val="16"/>
          <w:rPrChange w:id="1705" w:author="emmanuel blezes" w:date="2026-06-22T22:41:00Z" w16du:dateUtc="2026-06-22T20:41:00Z">
            <w:rPr/>
          </w:rPrChange>
        </w:rPr>
        <w:t xml:space="preserve"> ABP / APG, </w:t>
      </w:r>
      <w:r w:rsidRPr="00C17E78">
        <w:rPr>
          <w:i/>
          <w:iCs/>
          <w:sz w:val="16"/>
          <w:szCs w:val="16"/>
          <w:rPrChange w:id="1706" w:author="emmanuel blezes" w:date="2026-06-22T22:41:00Z" w16du:dateUtc="2026-06-22T20:41:00Z">
            <w:rPr>
              <w:i/>
              <w:iCs/>
            </w:rPr>
          </w:rPrChange>
        </w:rPr>
        <w:t>Plan d’investissements à impact 2024-2030</w:t>
      </w:r>
      <w:r w:rsidRPr="00C17E78">
        <w:rPr>
          <w:sz w:val="16"/>
          <w:szCs w:val="16"/>
          <w:rPrChange w:id="1707" w:author="emmanuel blezes" w:date="2026-06-22T22:41:00Z" w16du:dateUtc="2026-06-22T20:41:00Z">
            <w:rPr/>
          </w:rPrChange>
        </w:rPr>
        <w:t xml:space="preserve">, communiqué 2024 ; couverture </w:t>
      </w:r>
      <w:r w:rsidRPr="00C17E78">
        <w:rPr>
          <w:i/>
          <w:iCs/>
          <w:sz w:val="16"/>
          <w:szCs w:val="16"/>
          <w:rPrChange w:id="1708" w:author="emmanuel blezes" w:date="2026-06-22T22:41:00Z" w16du:dateUtc="2026-06-22T20:41:00Z">
            <w:rPr>
              <w:i/>
              <w:iCs/>
            </w:rPr>
          </w:rPrChange>
        </w:rPr>
        <w:t>ESG News</w:t>
      </w:r>
      <w:r w:rsidRPr="00C17E78">
        <w:rPr>
          <w:sz w:val="16"/>
          <w:szCs w:val="16"/>
          <w:rPrChange w:id="1709" w:author="emmanuel blezes" w:date="2026-06-22T22:41:00Z" w16du:dateUtc="2026-06-22T20:41:00Z">
            <w:rPr/>
          </w:rPrChange>
        </w:rPr>
        <w:t>, 2024. La part dédiée aux investissements domestiques inclut notamment 5 Md€ pour les logements locatifs sociaux néerlandais.</w:t>
      </w:r>
    </w:p>
  </w:footnote>
  <w:footnote w:id="191">
    <w:p w14:paraId="11ABD3AF" w14:textId="77777777" w:rsidR="00534634" w:rsidRPr="00C17E78" w:rsidRDefault="00000000">
      <w:pPr>
        <w:pStyle w:val="FootnoteText"/>
        <w:rPr>
          <w:sz w:val="16"/>
          <w:szCs w:val="16"/>
          <w:rPrChange w:id="1710" w:author="emmanuel blezes" w:date="2026-06-22T22:41:00Z" w16du:dateUtc="2026-06-22T20:41:00Z">
            <w:rPr/>
          </w:rPrChange>
        </w:rPr>
      </w:pPr>
      <w:r w:rsidRPr="00C17E78">
        <w:rPr>
          <w:rStyle w:val="FootnoteReference"/>
          <w:sz w:val="16"/>
          <w:szCs w:val="16"/>
          <w:rPrChange w:id="1711" w:author="emmanuel blezes" w:date="2026-06-22T22:41:00Z" w16du:dateUtc="2026-06-22T20:41:00Z">
            <w:rPr>
              <w:rStyle w:val="FootnoteReference"/>
            </w:rPr>
          </w:rPrChange>
        </w:rPr>
        <w:footnoteRef/>
      </w:r>
      <w:r w:rsidRPr="00C17E78">
        <w:rPr>
          <w:sz w:val="16"/>
          <w:szCs w:val="16"/>
          <w:lang w:val="en-GB"/>
          <w:rPrChange w:id="1712" w:author="emmanuel blezes" w:date="2026-06-22T22:41:00Z" w16du:dateUtc="2026-06-22T20:41:00Z">
            <w:rPr/>
          </w:rPrChange>
        </w:rPr>
        <w:t xml:space="preserve"> USS, </w:t>
      </w:r>
      <w:r w:rsidRPr="00C17E78">
        <w:rPr>
          <w:i/>
          <w:iCs/>
          <w:sz w:val="16"/>
          <w:szCs w:val="16"/>
          <w:lang w:val="en-GB"/>
          <w:rPrChange w:id="1713" w:author="emmanuel blezes" w:date="2026-06-22T22:41:00Z" w16du:dateUtc="2026-06-22T20:41:00Z">
            <w:rPr>
              <w:i/>
              <w:iCs/>
            </w:rPr>
          </w:rPrChange>
        </w:rPr>
        <w:t>USS invests in Heathrow Airport</w:t>
      </w:r>
      <w:r w:rsidRPr="00C17E78">
        <w:rPr>
          <w:sz w:val="16"/>
          <w:szCs w:val="16"/>
          <w:lang w:val="en-GB"/>
          <w:rPrChange w:id="1714" w:author="emmanuel blezes" w:date="2026-06-22T22:41:00Z" w16du:dateUtc="2026-06-22T20:41:00Z">
            <w:rPr/>
          </w:rPrChange>
        </w:rPr>
        <w:t>, communication 2013/</w:t>
      </w:r>
      <w:proofErr w:type="gramStart"/>
      <w:r w:rsidRPr="00C17E78">
        <w:rPr>
          <w:sz w:val="16"/>
          <w:szCs w:val="16"/>
          <w:lang w:val="en-GB"/>
          <w:rPrChange w:id="1715" w:author="emmanuel blezes" w:date="2026-06-22T22:41:00Z" w16du:dateUtc="2026-06-22T20:41:00Z">
            <w:rPr/>
          </w:rPrChange>
        </w:rPr>
        <w:t>2014 ;</w:t>
      </w:r>
      <w:proofErr w:type="gramEnd"/>
      <w:r w:rsidRPr="00C17E78">
        <w:rPr>
          <w:sz w:val="16"/>
          <w:szCs w:val="16"/>
          <w:lang w:val="en-GB"/>
          <w:rPrChange w:id="1716" w:author="emmanuel blezes" w:date="2026-06-22T22:41:00Z" w16du:dateUtc="2026-06-22T20:41:00Z">
            <w:rPr/>
          </w:rPrChange>
        </w:rPr>
        <w:t xml:space="preserve"> IPE, </w:t>
      </w:r>
      <w:r w:rsidRPr="00C17E78">
        <w:rPr>
          <w:i/>
          <w:iCs/>
          <w:sz w:val="16"/>
          <w:szCs w:val="16"/>
          <w:lang w:val="en-GB"/>
          <w:rPrChange w:id="1717" w:author="emmanuel blezes" w:date="2026-06-22T22:41:00Z" w16du:dateUtc="2026-06-22T20:41:00Z">
            <w:rPr>
              <w:i/>
              <w:iCs/>
            </w:rPr>
          </w:rPrChange>
        </w:rPr>
        <w:t>USS buys 8% stake in Heathrow Airport</w:t>
      </w:r>
      <w:r w:rsidRPr="00C17E78">
        <w:rPr>
          <w:sz w:val="16"/>
          <w:szCs w:val="16"/>
          <w:lang w:val="en-GB"/>
          <w:rPrChange w:id="1718" w:author="emmanuel blezes" w:date="2026-06-22T22:41:00Z" w16du:dateUtc="2026-06-22T20:41:00Z">
            <w:rPr/>
          </w:rPrChange>
        </w:rPr>
        <w:t xml:space="preserve">, 2013. </w:t>
      </w:r>
      <w:r w:rsidRPr="00C17E78">
        <w:rPr>
          <w:sz w:val="16"/>
          <w:szCs w:val="16"/>
          <w:rPrChange w:id="1719" w:author="emmanuel blezes" w:date="2026-06-22T22:41:00Z" w16du:dateUtc="2026-06-22T20:41:00Z">
            <w:rPr/>
          </w:rPrChange>
        </w:rPr>
        <w:t>Acquisition de 8,65 % de FGP Topco pour 392 M£ en octobre 2013. Vente complète en décembre 2024.</w:t>
      </w:r>
    </w:p>
  </w:footnote>
  <w:footnote w:id="192">
    <w:p w14:paraId="07E49B9F" w14:textId="77777777" w:rsidR="00534634" w:rsidRPr="00C17E78" w:rsidRDefault="00000000">
      <w:pPr>
        <w:pStyle w:val="FootnoteText"/>
        <w:rPr>
          <w:sz w:val="16"/>
          <w:szCs w:val="16"/>
          <w:rPrChange w:id="1720" w:author="emmanuel blezes" w:date="2026-06-22T22:41:00Z" w16du:dateUtc="2026-06-22T20:41:00Z">
            <w:rPr/>
          </w:rPrChange>
        </w:rPr>
      </w:pPr>
      <w:r w:rsidRPr="00C17E78">
        <w:rPr>
          <w:rStyle w:val="FootnoteReference"/>
          <w:sz w:val="16"/>
          <w:szCs w:val="16"/>
          <w:rPrChange w:id="1721" w:author="emmanuel blezes" w:date="2026-06-22T22:41:00Z" w16du:dateUtc="2026-06-22T20:41:00Z">
            <w:rPr>
              <w:rStyle w:val="FootnoteReference"/>
            </w:rPr>
          </w:rPrChange>
        </w:rPr>
        <w:footnoteRef/>
      </w:r>
      <w:r w:rsidRPr="00C17E78">
        <w:rPr>
          <w:sz w:val="16"/>
          <w:szCs w:val="16"/>
          <w:rPrChange w:id="1722" w:author="emmanuel blezes" w:date="2026-06-22T22:41:00Z" w16du:dateUtc="2026-06-22T20:41:00Z">
            <w:rPr/>
          </w:rPrChange>
        </w:rPr>
        <w:t xml:space="preserve"> Bernard est un personnage composite, construit à partir de plusieurs entretiens avec des dirigeants d’ETI familiales en cours de transmission dans le Grand-Ouest (Bretagne, Pays de la Loire, Normandie). Les ordres de grandeur financiers - taille de l’ETI, multiples d’EBITDA proposés par les trois pistes d’acquéreurs - sont calés sur les données du panel BPI France Le Lab 2024, de l’Observatoire CRA janvier 2025 et des fourchettes de valorisation observées sur le marché secondaire des ETI industrielles françaises 2023-2025. Aucun individu identifiable n’est représenté.</w:t>
      </w:r>
    </w:p>
  </w:footnote>
  <w:footnote w:id="193">
    <w:p w14:paraId="6832DB55" w14:textId="77777777" w:rsidR="00534634" w:rsidRPr="00C17E78" w:rsidRDefault="00000000">
      <w:pPr>
        <w:pStyle w:val="FootnoteText"/>
        <w:rPr>
          <w:sz w:val="16"/>
          <w:szCs w:val="16"/>
          <w:rPrChange w:id="1727" w:author="emmanuel blezes" w:date="2026-06-22T22:41:00Z" w16du:dateUtc="2026-06-22T20:41:00Z">
            <w:rPr/>
          </w:rPrChange>
        </w:rPr>
      </w:pPr>
      <w:r w:rsidRPr="00C17E78">
        <w:rPr>
          <w:rStyle w:val="FootnoteReference"/>
          <w:sz w:val="16"/>
          <w:szCs w:val="16"/>
          <w:rPrChange w:id="1728" w:author="emmanuel blezes" w:date="2026-06-22T22:41:00Z" w16du:dateUtc="2026-06-22T20:41:00Z">
            <w:rPr>
              <w:rStyle w:val="FootnoteReference"/>
            </w:rPr>
          </w:rPrChange>
        </w:rPr>
        <w:footnoteRef/>
      </w:r>
    </w:p>
  </w:footnote>
  <w:footnote w:id="194">
    <w:p w14:paraId="02152B0B" w14:textId="77777777" w:rsidR="00534634" w:rsidRPr="00C17E78" w:rsidRDefault="00000000">
      <w:pPr>
        <w:pStyle w:val="FootnoteText"/>
        <w:rPr>
          <w:sz w:val="16"/>
          <w:szCs w:val="16"/>
          <w:rPrChange w:id="1729" w:author="emmanuel blezes" w:date="2026-06-22T22:41:00Z" w16du:dateUtc="2026-06-22T20:41:00Z">
            <w:rPr/>
          </w:rPrChange>
        </w:rPr>
      </w:pPr>
      <w:r w:rsidRPr="00C17E78">
        <w:rPr>
          <w:rStyle w:val="FootnoteReference"/>
          <w:sz w:val="16"/>
          <w:szCs w:val="16"/>
          <w:rPrChange w:id="1730" w:author="emmanuel blezes" w:date="2026-06-22T22:41:00Z" w16du:dateUtc="2026-06-22T20:41:00Z">
            <w:rPr>
              <w:rStyle w:val="FootnoteReference"/>
            </w:rPr>
          </w:rPrChange>
        </w:rPr>
        <w:footnoteRef/>
      </w:r>
    </w:p>
  </w:footnote>
  <w:footnote w:id="195">
    <w:p w14:paraId="0120EC56" w14:textId="77777777" w:rsidR="00534634" w:rsidRPr="00C17E78" w:rsidRDefault="00000000">
      <w:pPr>
        <w:pStyle w:val="FootnoteText"/>
        <w:rPr>
          <w:sz w:val="16"/>
          <w:szCs w:val="16"/>
          <w:rPrChange w:id="1731" w:author="emmanuel blezes" w:date="2026-06-22T22:41:00Z" w16du:dateUtc="2026-06-22T20:41:00Z">
            <w:rPr/>
          </w:rPrChange>
        </w:rPr>
      </w:pPr>
      <w:r w:rsidRPr="00C17E78">
        <w:rPr>
          <w:rStyle w:val="FootnoteReference"/>
          <w:sz w:val="16"/>
          <w:szCs w:val="16"/>
          <w:rPrChange w:id="1732" w:author="emmanuel blezes" w:date="2026-06-22T22:41:00Z" w16du:dateUtc="2026-06-22T20:41:00Z">
            <w:rPr>
              <w:rStyle w:val="FootnoteReference"/>
            </w:rPr>
          </w:rPrChange>
        </w:rPr>
        <w:footnoteRef/>
      </w:r>
    </w:p>
  </w:footnote>
  <w:footnote w:id="196">
    <w:p w14:paraId="67176094" w14:textId="77777777" w:rsidR="00534634" w:rsidRPr="00C17E78" w:rsidRDefault="00000000">
      <w:pPr>
        <w:pStyle w:val="FootnoteText"/>
        <w:rPr>
          <w:sz w:val="16"/>
          <w:szCs w:val="16"/>
          <w:rPrChange w:id="1733" w:author="emmanuel blezes" w:date="2026-06-22T22:41:00Z" w16du:dateUtc="2026-06-22T20:41:00Z">
            <w:rPr/>
          </w:rPrChange>
        </w:rPr>
      </w:pPr>
      <w:r w:rsidRPr="00C17E78">
        <w:rPr>
          <w:rStyle w:val="FootnoteReference"/>
          <w:sz w:val="16"/>
          <w:szCs w:val="16"/>
          <w:rPrChange w:id="1734" w:author="emmanuel blezes" w:date="2026-06-22T22:41:00Z" w16du:dateUtc="2026-06-22T20:41:00Z">
            <w:rPr>
              <w:rStyle w:val="FootnoteReference"/>
            </w:rPr>
          </w:rPrChange>
        </w:rPr>
        <w:footnoteRef/>
      </w:r>
    </w:p>
  </w:footnote>
  <w:footnote w:id="197">
    <w:p w14:paraId="06E10D97" w14:textId="77777777" w:rsidR="00534634" w:rsidRPr="00C17E78" w:rsidRDefault="00000000">
      <w:pPr>
        <w:pStyle w:val="FootnoteText"/>
        <w:rPr>
          <w:sz w:val="16"/>
          <w:szCs w:val="16"/>
          <w:rPrChange w:id="1735" w:author="emmanuel blezes" w:date="2026-06-22T22:41:00Z" w16du:dateUtc="2026-06-22T20:41:00Z">
            <w:rPr/>
          </w:rPrChange>
        </w:rPr>
      </w:pPr>
      <w:r w:rsidRPr="00C17E78">
        <w:rPr>
          <w:rStyle w:val="FootnoteReference"/>
          <w:sz w:val="16"/>
          <w:szCs w:val="16"/>
          <w:rPrChange w:id="1736" w:author="emmanuel blezes" w:date="2026-06-22T22:41:00Z" w16du:dateUtc="2026-06-22T20:41:00Z">
            <w:rPr>
              <w:rStyle w:val="FootnoteReference"/>
            </w:rPr>
          </w:rPrChange>
        </w:rPr>
        <w:footnoteRef/>
      </w:r>
    </w:p>
  </w:footnote>
  <w:footnote w:id="198">
    <w:p w14:paraId="02D31BF2" w14:textId="77777777" w:rsidR="00534634" w:rsidRPr="00C17E78" w:rsidRDefault="00000000">
      <w:pPr>
        <w:pStyle w:val="FootnoteText"/>
        <w:rPr>
          <w:sz w:val="16"/>
          <w:szCs w:val="16"/>
          <w:rPrChange w:id="1737" w:author="emmanuel blezes" w:date="2026-06-22T22:41:00Z" w16du:dateUtc="2026-06-22T20:41:00Z">
            <w:rPr/>
          </w:rPrChange>
        </w:rPr>
      </w:pPr>
      <w:r w:rsidRPr="00C17E78">
        <w:rPr>
          <w:rStyle w:val="FootnoteReference"/>
          <w:sz w:val="16"/>
          <w:szCs w:val="16"/>
          <w:rPrChange w:id="1738" w:author="emmanuel blezes" w:date="2026-06-22T22:41:00Z" w16du:dateUtc="2026-06-22T20:41:00Z">
            <w:rPr>
              <w:rStyle w:val="FootnoteReference"/>
            </w:rPr>
          </w:rPrChange>
        </w:rPr>
        <w:footnoteRef/>
      </w:r>
      <w:r w:rsidRPr="00C17E78">
        <w:rPr>
          <w:sz w:val="16"/>
          <w:szCs w:val="16"/>
          <w:rPrChange w:id="1739" w:author="emmanuel blezes" w:date="2026-06-22T22:41:00Z" w16du:dateUtc="2026-06-22T20:41:00Z">
            <w:rPr/>
          </w:rPrChange>
        </w:rPr>
        <w:t xml:space="preserve"> La notion de « cercle vertueux du capital domestique » est ancrée dans la littérature sur les fonds de pension comme acteurs structurels des marchés de capitaux nationaux. Voir notamment : Davis E. P., </w:t>
      </w:r>
      <w:r w:rsidRPr="00C17E78">
        <w:rPr>
          <w:i/>
          <w:iCs/>
          <w:sz w:val="16"/>
          <w:szCs w:val="16"/>
          <w:rPrChange w:id="1740" w:author="emmanuel blezes" w:date="2026-06-22T22:41:00Z" w16du:dateUtc="2026-06-22T20:41:00Z">
            <w:rPr>
              <w:i/>
              <w:iCs/>
            </w:rPr>
          </w:rPrChange>
        </w:rPr>
        <w:t xml:space="preserve">Pension </w:t>
      </w:r>
      <w:proofErr w:type="gramStart"/>
      <w:r w:rsidRPr="00C17E78">
        <w:rPr>
          <w:i/>
          <w:iCs/>
          <w:sz w:val="16"/>
          <w:szCs w:val="16"/>
          <w:rPrChange w:id="1741" w:author="emmanuel blezes" w:date="2026-06-22T22:41:00Z" w16du:dateUtc="2026-06-22T20:41:00Z">
            <w:rPr>
              <w:i/>
              <w:iCs/>
            </w:rPr>
          </w:rPrChange>
        </w:rPr>
        <w:t>Funds:</w:t>
      </w:r>
      <w:proofErr w:type="gramEnd"/>
      <w:r w:rsidRPr="00C17E78">
        <w:rPr>
          <w:i/>
          <w:iCs/>
          <w:sz w:val="16"/>
          <w:szCs w:val="16"/>
          <w:rPrChange w:id="1742" w:author="emmanuel blezes" w:date="2026-06-22T22:41:00Z" w16du:dateUtc="2026-06-22T20:41:00Z">
            <w:rPr>
              <w:i/>
              <w:iCs/>
            </w:rPr>
          </w:rPrChange>
        </w:rPr>
        <w:t xml:space="preserve"> Retirement-Income Security and Capital Markets</w:t>
      </w:r>
      <w:r w:rsidRPr="00C17E78">
        <w:rPr>
          <w:sz w:val="16"/>
          <w:szCs w:val="16"/>
          <w:rPrChange w:id="1743" w:author="emmanuel blezes" w:date="2026-06-22T22:41:00Z" w16du:dateUtc="2026-06-22T20:41:00Z">
            <w:rPr/>
          </w:rPrChange>
        </w:rPr>
        <w:t xml:space="preserve">, Oxford University Press, 1995 ; OCDE, </w:t>
      </w:r>
      <w:r w:rsidRPr="00C17E78">
        <w:rPr>
          <w:i/>
          <w:iCs/>
          <w:sz w:val="16"/>
          <w:szCs w:val="16"/>
          <w:rPrChange w:id="1744" w:author="emmanuel blezes" w:date="2026-06-22T22:41:00Z" w16du:dateUtc="2026-06-22T20:41:00Z">
            <w:rPr>
              <w:i/>
              <w:iCs/>
            </w:rPr>
          </w:rPrChange>
        </w:rPr>
        <w:t>Pensions Markets in Focus</w:t>
      </w:r>
      <w:r w:rsidRPr="00C17E78">
        <w:rPr>
          <w:sz w:val="16"/>
          <w:szCs w:val="16"/>
          <w:rPrChange w:id="1745" w:author="emmanuel blezes" w:date="2026-06-22T22:41:00Z" w16du:dateUtc="2026-06-22T20:41:00Z">
            <w:rPr/>
          </w:rPrChange>
        </w:rPr>
        <w:t xml:space="preserve">, édition 2024, chapitre sur le rôle des fonds de pension dans le financement de l’économie domestique. Pour la Suède : Lannoo K., </w:t>
      </w:r>
      <w:r w:rsidRPr="00C17E78">
        <w:rPr>
          <w:i/>
          <w:iCs/>
          <w:sz w:val="16"/>
          <w:szCs w:val="16"/>
          <w:rPrChange w:id="1746" w:author="emmanuel blezes" w:date="2026-06-22T22:41:00Z" w16du:dateUtc="2026-06-22T20:41:00Z">
            <w:rPr>
              <w:i/>
              <w:iCs/>
            </w:rPr>
          </w:rPrChange>
        </w:rPr>
        <w:t>Pension Funds and Capital Markets</w:t>
      </w:r>
      <w:r w:rsidRPr="00C17E78">
        <w:rPr>
          <w:sz w:val="16"/>
          <w:szCs w:val="16"/>
          <w:rPrChange w:id="1747" w:author="emmanuel blezes" w:date="2026-06-22T22:41:00Z" w16du:dateUtc="2026-06-22T20:41:00Z">
            <w:rPr/>
          </w:rPrChange>
        </w:rPr>
        <w:t>, CEPS, 2022.</w:t>
      </w:r>
    </w:p>
  </w:footnote>
  <w:footnote w:id="199">
    <w:p w14:paraId="77E3CE54" w14:textId="77777777" w:rsidR="00534634" w:rsidRPr="00C17E78" w:rsidRDefault="00000000">
      <w:pPr>
        <w:pStyle w:val="FootnoteText"/>
        <w:rPr>
          <w:sz w:val="16"/>
          <w:szCs w:val="16"/>
          <w:rPrChange w:id="1748" w:author="emmanuel blezes" w:date="2026-06-22T22:41:00Z" w16du:dateUtc="2026-06-22T20:41:00Z">
            <w:rPr/>
          </w:rPrChange>
        </w:rPr>
      </w:pPr>
      <w:r w:rsidRPr="00C17E78">
        <w:rPr>
          <w:rStyle w:val="FootnoteReference"/>
          <w:sz w:val="16"/>
          <w:szCs w:val="16"/>
          <w:rPrChange w:id="1749" w:author="emmanuel blezes" w:date="2026-06-22T22:41:00Z" w16du:dateUtc="2026-06-22T20:41:00Z">
            <w:rPr>
              <w:rStyle w:val="FootnoteReference"/>
            </w:rPr>
          </w:rPrChange>
        </w:rPr>
        <w:footnoteRef/>
      </w:r>
      <w:r w:rsidRPr="00C17E78">
        <w:rPr>
          <w:sz w:val="16"/>
          <w:szCs w:val="16"/>
          <w:rPrChange w:id="1750" w:author="emmanuel blezes" w:date="2026-06-22T22:41:00Z" w16du:dateUtc="2026-06-22T20:41:00Z">
            <w:rPr/>
          </w:rPrChange>
        </w:rPr>
        <w:t xml:space="preserve"> Allocation des fonds AP suédois 2024 (rapports annuels AP1, AP2, AP3, AP4) : part actions suédoises comprise entre 9 % et 22,1 % du portefeuille. Fonds AMF : 23 % actions suédoises (rapport annuel 2024). Fonds Alecta : exposition aux actions et obligations d’entreprises suédoises supérieure à 30 % (rapport annuel 2024). Sources : sites institutionnels respectifs des fonds.</w:t>
      </w:r>
    </w:p>
  </w:footnote>
  <w:footnote w:id="200">
    <w:p w14:paraId="796F6E4A" w14:textId="77777777" w:rsidR="00534634" w:rsidRPr="00C17E78" w:rsidRDefault="00000000">
      <w:pPr>
        <w:pStyle w:val="FootnoteText"/>
        <w:rPr>
          <w:sz w:val="16"/>
          <w:szCs w:val="16"/>
          <w:rPrChange w:id="1751" w:author="emmanuel blezes" w:date="2026-06-22T22:41:00Z" w16du:dateUtc="2026-06-22T20:41:00Z">
            <w:rPr/>
          </w:rPrChange>
        </w:rPr>
      </w:pPr>
      <w:r w:rsidRPr="00C17E78">
        <w:rPr>
          <w:rStyle w:val="FootnoteReference"/>
          <w:sz w:val="16"/>
          <w:szCs w:val="16"/>
          <w:rPrChange w:id="1752" w:author="emmanuel blezes" w:date="2026-06-22T22:41:00Z" w16du:dateUtc="2026-06-22T20:41:00Z">
            <w:rPr>
              <w:rStyle w:val="FootnoteReference"/>
            </w:rPr>
          </w:rPrChange>
        </w:rPr>
        <w:footnoteRef/>
      </w:r>
      <w:r w:rsidRPr="00C17E78">
        <w:rPr>
          <w:sz w:val="16"/>
          <w:szCs w:val="16"/>
          <w:rPrChange w:id="1753" w:author="emmanuel blezes" w:date="2026-06-22T22:41:00Z" w16du:dateUtc="2026-06-22T20:41:00Z">
            <w:rPr/>
          </w:rPrChange>
        </w:rPr>
        <w:t xml:space="preserve"> ABP (Stichting Pensioenfonds ABP) : actifs sous gestion 532 Md€ en 2025 (rapport annuel 2024 et European Pensions). PFZW (Pensioenfonds Zorg en Welzijn) : actifs sous gestion 245 Md€ en 2024 (rapport annuel 2024). Le PIB néerlandais s’élève à environ 1 100 Md€ en 2024 (Eurostat). La somme ABP + PFZW excède ainsi le PIB néerlandais — caractéristique unique des Pays-Bas dans l’OCDE.</w:t>
      </w:r>
    </w:p>
  </w:footnote>
  <w:footnote w:id="201">
    <w:p w14:paraId="42E714BA" w14:textId="77777777" w:rsidR="00534634" w:rsidRPr="00C17E78" w:rsidRDefault="00000000">
      <w:pPr>
        <w:pStyle w:val="FootnoteText"/>
        <w:rPr>
          <w:sz w:val="16"/>
          <w:szCs w:val="16"/>
          <w:lang w:val="en-GB"/>
          <w:rPrChange w:id="1781" w:author="emmanuel blezes" w:date="2026-06-22T22:41:00Z" w16du:dateUtc="2026-06-22T20:41:00Z">
            <w:rPr/>
          </w:rPrChange>
        </w:rPr>
      </w:pPr>
      <w:r w:rsidRPr="00C17E78">
        <w:rPr>
          <w:rStyle w:val="FootnoteReference"/>
          <w:sz w:val="16"/>
          <w:szCs w:val="16"/>
          <w:rPrChange w:id="1782" w:author="emmanuel blezes" w:date="2026-06-22T22:41:00Z" w16du:dateUtc="2026-06-22T20:41:00Z">
            <w:rPr>
              <w:rStyle w:val="FootnoteReference"/>
            </w:rPr>
          </w:rPrChange>
        </w:rPr>
        <w:footnoteRef/>
      </w:r>
      <w:r w:rsidRPr="00C17E78">
        <w:rPr>
          <w:sz w:val="16"/>
          <w:szCs w:val="16"/>
          <w:lang w:val="en-GB"/>
          <w:rPrChange w:id="1783" w:author="emmanuel blezes" w:date="2026-06-22T22:41:00Z" w16du:dateUtc="2026-06-22T20:41:00Z">
            <w:rPr/>
          </w:rPrChange>
        </w:rPr>
        <w:t xml:space="preserve"> Banque de </w:t>
      </w:r>
      <w:proofErr w:type="spellStart"/>
      <w:r w:rsidRPr="00C17E78">
        <w:rPr>
          <w:sz w:val="16"/>
          <w:szCs w:val="16"/>
          <w:lang w:val="en-GB"/>
          <w:rPrChange w:id="1784" w:author="emmanuel blezes" w:date="2026-06-22T22:41:00Z" w16du:dateUtc="2026-06-22T20:41:00Z">
            <w:rPr/>
          </w:rPrChange>
        </w:rPr>
        <w:t>Suède</w:t>
      </w:r>
      <w:proofErr w:type="spellEnd"/>
      <w:r w:rsidRPr="00C17E78">
        <w:rPr>
          <w:sz w:val="16"/>
          <w:szCs w:val="16"/>
          <w:lang w:val="en-GB"/>
          <w:rPrChange w:id="1785" w:author="emmanuel blezes" w:date="2026-06-22T22:41:00Z" w16du:dateUtc="2026-06-22T20:41:00Z">
            <w:rPr/>
          </w:rPrChange>
        </w:rPr>
        <w:t xml:space="preserve"> (</w:t>
      </w:r>
      <w:proofErr w:type="spellStart"/>
      <w:r w:rsidRPr="00C17E78">
        <w:rPr>
          <w:sz w:val="16"/>
          <w:szCs w:val="16"/>
          <w:lang w:val="en-GB"/>
          <w:rPrChange w:id="1786" w:author="emmanuel blezes" w:date="2026-06-22T22:41:00Z" w16du:dateUtc="2026-06-22T20:41:00Z">
            <w:rPr/>
          </w:rPrChange>
        </w:rPr>
        <w:t>Riksbanken</w:t>
      </w:r>
      <w:proofErr w:type="spellEnd"/>
      <w:r w:rsidRPr="00C17E78">
        <w:rPr>
          <w:sz w:val="16"/>
          <w:szCs w:val="16"/>
          <w:lang w:val="en-GB"/>
          <w:rPrChange w:id="1787" w:author="emmanuel blezes" w:date="2026-06-22T22:41:00Z" w16du:dateUtc="2026-06-22T20:41:00Z">
            <w:rPr/>
          </w:rPrChange>
        </w:rPr>
        <w:t xml:space="preserve">), </w:t>
      </w:r>
      <w:r w:rsidRPr="00C17E78">
        <w:rPr>
          <w:i/>
          <w:iCs/>
          <w:sz w:val="16"/>
          <w:szCs w:val="16"/>
          <w:lang w:val="en-GB"/>
          <w:rPrChange w:id="1788" w:author="emmanuel blezes" w:date="2026-06-22T22:41:00Z" w16du:dateUtc="2026-06-22T20:41:00Z">
            <w:rPr>
              <w:i/>
              <w:iCs/>
            </w:rPr>
          </w:rPrChange>
        </w:rPr>
        <w:t>Historical Monetary Policy Statistics</w:t>
      </w:r>
      <w:r w:rsidRPr="00C17E78">
        <w:rPr>
          <w:sz w:val="16"/>
          <w:szCs w:val="16"/>
          <w:lang w:val="en-GB"/>
          <w:rPrChange w:id="1789" w:author="emmanuel blezes" w:date="2026-06-22T22:41:00Z" w16du:dateUtc="2026-06-22T20:41:00Z">
            <w:rPr/>
          </w:rPrChange>
        </w:rPr>
        <w:t xml:space="preserve">, 2024. </w:t>
      </w:r>
      <w:r w:rsidRPr="00C17E78">
        <w:rPr>
          <w:sz w:val="16"/>
          <w:szCs w:val="16"/>
          <w:rPrChange w:id="1790" w:author="emmanuel blezes" w:date="2026-06-22T22:41:00Z" w16du:dateUtc="2026-06-22T20:41:00Z">
            <w:rPr/>
          </w:rPrChange>
        </w:rPr>
        <w:t xml:space="preserve">Le taux marginal d’emprunt a été porté à 500 % le 16 septembre 1992 pour défendre la couronne contre les attaques spéculatives, avant que la Suède n’abandonne le rattachement à l’ECU le 19 novembre 1992. </w:t>
      </w:r>
      <w:r w:rsidRPr="00C17E78">
        <w:rPr>
          <w:sz w:val="16"/>
          <w:szCs w:val="16"/>
          <w:lang w:val="en-GB"/>
          <w:rPrChange w:id="1791" w:author="emmanuel blezes" w:date="2026-06-22T22:41:00Z" w16du:dateUtc="2026-06-22T20:41:00Z">
            <w:rPr/>
          </w:rPrChange>
        </w:rPr>
        <w:t xml:space="preserve">Sur la crise </w:t>
      </w:r>
      <w:proofErr w:type="spellStart"/>
      <w:r w:rsidRPr="00C17E78">
        <w:rPr>
          <w:sz w:val="16"/>
          <w:szCs w:val="16"/>
          <w:lang w:val="en-GB"/>
          <w:rPrChange w:id="1792" w:author="emmanuel blezes" w:date="2026-06-22T22:41:00Z" w16du:dateUtc="2026-06-22T20:41:00Z">
            <w:rPr/>
          </w:rPrChange>
        </w:rPr>
        <w:t>budgétaire</w:t>
      </w:r>
      <w:proofErr w:type="spellEnd"/>
      <w:r w:rsidRPr="00C17E78">
        <w:rPr>
          <w:sz w:val="16"/>
          <w:szCs w:val="16"/>
          <w:lang w:val="en-GB"/>
          <w:rPrChange w:id="1793" w:author="emmanuel blezes" w:date="2026-06-22T22:41:00Z" w16du:dateUtc="2026-06-22T20:41:00Z">
            <w:rPr/>
          </w:rPrChange>
        </w:rPr>
        <w:t xml:space="preserve"> </w:t>
      </w:r>
      <w:proofErr w:type="spellStart"/>
      <w:r w:rsidRPr="00C17E78">
        <w:rPr>
          <w:sz w:val="16"/>
          <w:szCs w:val="16"/>
          <w:lang w:val="en-GB"/>
          <w:rPrChange w:id="1794" w:author="emmanuel blezes" w:date="2026-06-22T22:41:00Z" w16du:dateUtc="2026-06-22T20:41:00Z">
            <w:rPr/>
          </w:rPrChange>
        </w:rPr>
        <w:t>suédoise</w:t>
      </w:r>
      <w:proofErr w:type="spellEnd"/>
      <w:r w:rsidRPr="00C17E78">
        <w:rPr>
          <w:sz w:val="16"/>
          <w:szCs w:val="16"/>
          <w:lang w:val="en-GB"/>
          <w:rPrChange w:id="1795" w:author="emmanuel blezes" w:date="2026-06-22T22:41:00Z" w16du:dateUtc="2026-06-22T20:41:00Z">
            <w:rPr/>
          </w:rPrChange>
        </w:rPr>
        <w:t xml:space="preserve"> 1990-</w:t>
      </w:r>
      <w:proofErr w:type="gramStart"/>
      <w:r w:rsidRPr="00C17E78">
        <w:rPr>
          <w:sz w:val="16"/>
          <w:szCs w:val="16"/>
          <w:lang w:val="en-GB"/>
          <w:rPrChange w:id="1796" w:author="emmanuel blezes" w:date="2026-06-22T22:41:00Z" w16du:dateUtc="2026-06-22T20:41:00Z">
            <w:rPr/>
          </w:rPrChange>
        </w:rPr>
        <w:t>1994 :</w:t>
      </w:r>
      <w:proofErr w:type="gramEnd"/>
      <w:r w:rsidRPr="00C17E78">
        <w:rPr>
          <w:sz w:val="16"/>
          <w:szCs w:val="16"/>
          <w:lang w:val="en-GB"/>
          <w:rPrChange w:id="1797" w:author="emmanuel blezes" w:date="2026-06-22T22:41:00Z" w16du:dateUtc="2026-06-22T20:41:00Z">
            <w:rPr/>
          </w:rPrChange>
        </w:rPr>
        <w:t xml:space="preserve"> Lars Jonung, « The Swedish model for resolving the banking crisis of 1991-93 », </w:t>
      </w:r>
      <w:proofErr w:type="spellStart"/>
      <w:r w:rsidRPr="00C17E78">
        <w:rPr>
          <w:sz w:val="16"/>
          <w:szCs w:val="16"/>
          <w:lang w:val="en-GB"/>
          <w:rPrChange w:id="1798" w:author="emmanuel blezes" w:date="2026-06-22T22:41:00Z" w16du:dateUtc="2026-06-22T20:41:00Z">
            <w:rPr/>
          </w:rPrChange>
        </w:rPr>
        <w:t>Riksbank</w:t>
      </w:r>
      <w:proofErr w:type="spellEnd"/>
      <w:r w:rsidRPr="00C17E78">
        <w:rPr>
          <w:sz w:val="16"/>
          <w:szCs w:val="16"/>
          <w:lang w:val="en-GB"/>
          <w:rPrChange w:id="1799" w:author="emmanuel blezes" w:date="2026-06-22T22:41:00Z" w16du:dateUtc="2026-06-22T20:41:00Z">
            <w:rPr/>
          </w:rPrChange>
        </w:rPr>
        <w:t xml:space="preserve"> Research Paper, 2009.</w:t>
      </w:r>
    </w:p>
  </w:footnote>
  <w:footnote w:id="202">
    <w:p w14:paraId="3613098C" w14:textId="77777777" w:rsidR="00534634" w:rsidRPr="00C17E78" w:rsidRDefault="00000000">
      <w:pPr>
        <w:pStyle w:val="FootnoteText"/>
        <w:rPr>
          <w:sz w:val="16"/>
          <w:szCs w:val="16"/>
          <w:rPrChange w:id="1803" w:author="emmanuel blezes" w:date="2026-06-22T22:41:00Z" w16du:dateUtc="2026-06-22T20:41:00Z">
            <w:rPr/>
          </w:rPrChange>
        </w:rPr>
      </w:pPr>
      <w:r w:rsidRPr="00C17E78">
        <w:rPr>
          <w:rStyle w:val="FootnoteReference"/>
          <w:sz w:val="16"/>
          <w:szCs w:val="16"/>
          <w:rPrChange w:id="1804" w:author="emmanuel blezes" w:date="2026-06-22T22:41:00Z" w16du:dateUtc="2026-06-22T20:41:00Z">
            <w:rPr>
              <w:rStyle w:val="FootnoteReference"/>
            </w:rPr>
          </w:rPrChange>
        </w:rPr>
        <w:footnoteRef/>
      </w:r>
      <w:r w:rsidRPr="00C17E78">
        <w:rPr>
          <w:sz w:val="16"/>
          <w:szCs w:val="16"/>
          <w:lang w:val="en-GB"/>
          <w:rPrChange w:id="1805" w:author="emmanuel blezes" w:date="2026-06-22T22:41:00Z" w16du:dateUtc="2026-06-22T20:41:00Z">
            <w:rPr/>
          </w:rPrChange>
        </w:rPr>
        <w:t xml:space="preserve"> Bo </w:t>
      </w:r>
      <w:proofErr w:type="spellStart"/>
      <w:r w:rsidRPr="00C17E78">
        <w:rPr>
          <w:sz w:val="16"/>
          <w:szCs w:val="16"/>
          <w:lang w:val="en-GB"/>
          <w:rPrChange w:id="1806" w:author="emmanuel blezes" w:date="2026-06-22T22:41:00Z" w16du:dateUtc="2026-06-22T20:41:00Z">
            <w:rPr/>
          </w:rPrChange>
        </w:rPr>
        <w:t>Könberg</w:t>
      </w:r>
      <w:proofErr w:type="spellEnd"/>
      <w:r w:rsidRPr="00C17E78">
        <w:rPr>
          <w:sz w:val="16"/>
          <w:szCs w:val="16"/>
          <w:lang w:val="en-GB"/>
          <w:rPrChange w:id="1807" w:author="emmanuel blezes" w:date="2026-06-22T22:41:00Z" w16du:dateUtc="2026-06-22T20:41:00Z">
            <w:rPr/>
          </w:rPrChange>
        </w:rPr>
        <w:t xml:space="preserve">, Edward Palmer, Annika Sundén, « The 1994 Swedish Pension Reform - An Overview », </w:t>
      </w:r>
      <w:r w:rsidRPr="00C17E78">
        <w:rPr>
          <w:i/>
          <w:iCs/>
          <w:sz w:val="16"/>
          <w:szCs w:val="16"/>
          <w:lang w:val="en-GB"/>
          <w:rPrChange w:id="1808" w:author="emmanuel blezes" w:date="2026-06-22T22:41:00Z" w16du:dateUtc="2026-06-22T20:41:00Z">
            <w:rPr>
              <w:i/>
              <w:iCs/>
            </w:rPr>
          </w:rPrChange>
        </w:rPr>
        <w:t>International Social Security Review</w:t>
      </w:r>
      <w:r w:rsidRPr="00C17E78">
        <w:rPr>
          <w:sz w:val="16"/>
          <w:szCs w:val="16"/>
          <w:lang w:val="en-GB"/>
          <w:rPrChange w:id="1809" w:author="emmanuel blezes" w:date="2026-06-22T22:41:00Z" w16du:dateUtc="2026-06-22T20:41:00Z">
            <w:rPr/>
          </w:rPrChange>
        </w:rPr>
        <w:t xml:space="preserve">, vol. 59, 2006. </w:t>
      </w:r>
      <w:r w:rsidRPr="00C17E78">
        <w:rPr>
          <w:sz w:val="16"/>
          <w:szCs w:val="16"/>
          <w:rPrChange w:id="1810" w:author="emmanuel blezes" w:date="2026-06-22T22:41:00Z" w16du:dateUtc="2026-06-22T20:41:00Z">
            <w:rPr/>
          </w:rPrChange>
        </w:rPr>
        <w:t>Le groupe de travail comprenait les sociaux-démocrates, les modérés, le parti du Centre, les libéraux et les démocrates-chrétiens - soit cinq des sept formations alors représentées au Riksdag.</w:t>
      </w:r>
    </w:p>
  </w:footnote>
  <w:footnote w:id="203">
    <w:p w14:paraId="136221DE" w14:textId="77777777" w:rsidR="00534634" w:rsidRPr="00C17E78" w:rsidRDefault="00000000">
      <w:pPr>
        <w:pStyle w:val="FootnoteText"/>
        <w:rPr>
          <w:sz w:val="16"/>
          <w:szCs w:val="16"/>
          <w:rPrChange w:id="1811" w:author="emmanuel blezes" w:date="2026-06-22T22:41:00Z" w16du:dateUtc="2026-06-22T20:41:00Z">
            <w:rPr/>
          </w:rPrChange>
        </w:rPr>
      </w:pPr>
      <w:r w:rsidRPr="00C17E78">
        <w:rPr>
          <w:rStyle w:val="FootnoteReference"/>
          <w:sz w:val="16"/>
          <w:szCs w:val="16"/>
          <w:rPrChange w:id="1812" w:author="emmanuel blezes" w:date="2026-06-22T22:41:00Z" w16du:dateUtc="2026-06-22T20:41:00Z">
            <w:rPr>
              <w:rStyle w:val="FootnoteReference"/>
            </w:rPr>
          </w:rPrChange>
        </w:rPr>
        <w:footnoteRef/>
      </w:r>
      <w:r w:rsidRPr="00C17E78">
        <w:rPr>
          <w:sz w:val="16"/>
          <w:szCs w:val="16"/>
          <w:rPrChange w:id="1813" w:author="emmanuel blezes" w:date="2026-06-22T22:41:00Z" w16du:dateUtc="2026-06-22T20:41:00Z">
            <w:rPr/>
          </w:rPrChange>
        </w:rPr>
        <w:t xml:space="preserve"> Sénat français, </w:t>
      </w:r>
      <w:r w:rsidRPr="00C17E78">
        <w:rPr>
          <w:i/>
          <w:iCs/>
          <w:sz w:val="16"/>
          <w:szCs w:val="16"/>
          <w:rPrChange w:id="1814" w:author="emmanuel blezes" w:date="2026-06-22T22:41:00Z" w16du:dateUtc="2026-06-22T20:41:00Z">
            <w:rPr>
              <w:i/>
              <w:iCs/>
            </w:rPr>
          </w:rPrChange>
        </w:rPr>
        <w:t>Réformer la protection sociale : les leçons du modèle suédois</w:t>
      </w:r>
      <w:r w:rsidRPr="00C17E78">
        <w:rPr>
          <w:sz w:val="16"/>
          <w:szCs w:val="16"/>
          <w:rPrChange w:id="1815" w:author="emmanuel blezes" w:date="2026-06-22T22:41:00Z" w16du:dateUtc="2026-06-22T20:41:00Z">
            <w:rPr/>
          </w:rPrChange>
        </w:rPr>
        <w:t>, Rapport d’information n° 377, 2006 (https://www.senat.fr/rap/r06-377/r06-37710.html). Cadre voté en 1994 à 85 % du Parlement suédois, législation définitive en 1998, entrée en vigueur 1ᵉʳ janvier 1999 avec une montée en charge par cohortes 1938-1953.</w:t>
      </w:r>
    </w:p>
  </w:footnote>
  <w:footnote w:id="204">
    <w:p w14:paraId="36BA0B9B" w14:textId="77777777" w:rsidR="00534634" w:rsidRPr="00C17E78" w:rsidRDefault="00000000">
      <w:pPr>
        <w:pStyle w:val="FootnoteText"/>
        <w:rPr>
          <w:sz w:val="16"/>
          <w:szCs w:val="16"/>
          <w:rPrChange w:id="1818" w:author="emmanuel blezes" w:date="2026-06-22T22:41:00Z" w16du:dateUtc="2026-06-22T20:41:00Z">
            <w:rPr/>
          </w:rPrChange>
        </w:rPr>
      </w:pPr>
      <w:r w:rsidRPr="00C17E78">
        <w:rPr>
          <w:rStyle w:val="FootnoteReference"/>
          <w:sz w:val="16"/>
          <w:szCs w:val="16"/>
          <w:rPrChange w:id="1819" w:author="emmanuel blezes" w:date="2026-06-22T22:41:00Z" w16du:dateUtc="2026-06-22T20:41:00Z">
            <w:rPr>
              <w:rStyle w:val="FootnoteReference"/>
            </w:rPr>
          </w:rPrChange>
        </w:rPr>
        <w:footnoteRef/>
      </w:r>
      <w:r w:rsidRPr="00C17E78">
        <w:rPr>
          <w:sz w:val="16"/>
          <w:szCs w:val="16"/>
          <w:lang w:val="en-GB"/>
          <w:rPrChange w:id="1820" w:author="emmanuel blezes" w:date="2026-06-22T22:41:00Z" w16du:dateUtc="2026-06-22T20:41:00Z">
            <w:rPr/>
          </w:rPrChange>
        </w:rPr>
        <w:t xml:space="preserve"> Ole Settergren, « The Automatic Balance Mechanism of the Swedish Pension System », </w:t>
      </w:r>
      <w:r w:rsidRPr="00C17E78">
        <w:rPr>
          <w:i/>
          <w:iCs/>
          <w:sz w:val="16"/>
          <w:szCs w:val="16"/>
          <w:lang w:val="en-GB"/>
          <w:rPrChange w:id="1821" w:author="emmanuel blezes" w:date="2026-06-22T22:41:00Z" w16du:dateUtc="2026-06-22T20:41:00Z">
            <w:rPr>
              <w:i/>
              <w:iCs/>
            </w:rPr>
          </w:rPrChange>
        </w:rPr>
        <w:t>NSIB Working Paper</w:t>
      </w:r>
      <w:r w:rsidRPr="00C17E78">
        <w:rPr>
          <w:sz w:val="16"/>
          <w:szCs w:val="16"/>
          <w:lang w:val="en-GB"/>
          <w:rPrChange w:id="1822" w:author="emmanuel blezes" w:date="2026-06-22T22:41:00Z" w16du:dateUtc="2026-06-22T20:41:00Z">
            <w:rPr/>
          </w:rPrChange>
        </w:rPr>
        <w:t xml:space="preserve">, 2001 (https://www.pensionsmyndigheten.se/content/dam/pensionsmyndigheten/blanketter-broschyrer-faktablad/other-languages/archive-reports,-working-papers-and-studies/The%20Automatic%20Balance%20Mechanism%20of%20the%20Swedish%20Pension%20Reform.pdf). </w:t>
      </w:r>
      <w:r w:rsidRPr="00C17E78">
        <w:rPr>
          <w:sz w:val="16"/>
          <w:szCs w:val="16"/>
          <w:rPrChange w:id="1823" w:author="emmanuel blezes" w:date="2026-06-22T22:41:00Z" w16du:dateUtc="2026-06-22T20:41:00Z">
            <w:rPr/>
          </w:rPrChange>
        </w:rPr>
        <w:t>Le taux de cotisation à l’inkomstpension est stabilisé à 16 % du salaire brut depuis 1999 (16,5 % pendant la période transitoire 1995-1998).</w:t>
      </w:r>
    </w:p>
  </w:footnote>
  <w:footnote w:id="205">
    <w:p w14:paraId="1A5BF780" w14:textId="77777777" w:rsidR="00534634" w:rsidRPr="00C17E78" w:rsidRDefault="00000000">
      <w:pPr>
        <w:pStyle w:val="FootnoteText"/>
        <w:rPr>
          <w:sz w:val="16"/>
          <w:szCs w:val="16"/>
          <w:rPrChange w:id="1826" w:author="emmanuel blezes" w:date="2026-06-22T22:41:00Z" w16du:dateUtc="2026-06-22T20:41:00Z">
            <w:rPr/>
          </w:rPrChange>
        </w:rPr>
      </w:pPr>
      <w:r w:rsidRPr="00C17E78">
        <w:rPr>
          <w:rStyle w:val="FootnoteReference"/>
          <w:sz w:val="16"/>
          <w:szCs w:val="16"/>
          <w:rPrChange w:id="1827" w:author="emmanuel blezes" w:date="2026-06-22T22:41:00Z" w16du:dateUtc="2026-06-22T20:41:00Z">
            <w:rPr>
              <w:rStyle w:val="FootnoteReference"/>
            </w:rPr>
          </w:rPrChange>
        </w:rPr>
        <w:footnoteRef/>
      </w:r>
      <w:r w:rsidRPr="00C17E78">
        <w:rPr>
          <w:sz w:val="16"/>
          <w:szCs w:val="16"/>
          <w:rPrChange w:id="1828" w:author="emmanuel blezes" w:date="2026-06-22T22:41:00Z" w16du:dateUtc="2026-06-22T20:41:00Z">
            <w:rPr/>
          </w:rPrChange>
        </w:rPr>
        <w:t xml:space="preserve"> Alecta, </w:t>
      </w:r>
      <w:r w:rsidRPr="00C17E78">
        <w:rPr>
          <w:i/>
          <w:iCs/>
          <w:sz w:val="16"/>
          <w:szCs w:val="16"/>
          <w:rPrChange w:id="1829" w:author="emmanuel blezes" w:date="2026-06-22T22:41:00Z" w16du:dateUtc="2026-06-22T20:41:00Z">
            <w:rPr>
              <w:i/>
              <w:iCs/>
            </w:rPr>
          </w:rPrChange>
        </w:rPr>
        <w:t>Tjänstepension</w:t>
      </w:r>
      <w:r w:rsidRPr="00C17E78">
        <w:rPr>
          <w:sz w:val="16"/>
          <w:szCs w:val="16"/>
          <w:rPrChange w:id="1830" w:author="emmanuel blezes" w:date="2026-06-22T22:41:00Z" w16du:dateUtc="2026-06-22T20:41:00Z">
            <w:rPr/>
          </w:rPrChange>
        </w:rPr>
        <w:t xml:space="preserve">, 2024 ; Collectum, </w:t>
      </w:r>
      <w:r w:rsidRPr="00C17E78">
        <w:rPr>
          <w:i/>
          <w:iCs/>
          <w:sz w:val="16"/>
          <w:szCs w:val="16"/>
          <w:rPrChange w:id="1831" w:author="emmanuel blezes" w:date="2026-06-22T22:41:00Z" w16du:dateUtc="2026-06-22T20:41:00Z">
            <w:rPr>
              <w:i/>
              <w:iCs/>
            </w:rPr>
          </w:rPrChange>
        </w:rPr>
        <w:t>Rapport annuel 2024</w:t>
      </w:r>
      <w:r w:rsidRPr="00C17E78">
        <w:rPr>
          <w:sz w:val="16"/>
          <w:szCs w:val="16"/>
          <w:rPrChange w:id="1832" w:author="emmanuel blezes" w:date="2026-06-22T22:41:00Z" w16du:dateUtc="2026-06-22T20:41:00Z">
            <w:rPr/>
          </w:rPrChange>
        </w:rPr>
        <w:t xml:space="preserve">. ITP couvre les employés du privé (deux régimes selon génération), SAF-LO les ouvriers ; les régimes sont obligatoires </w:t>
      </w:r>
      <w:r w:rsidRPr="00C17E78">
        <w:rPr>
          <w:i/>
          <w:iCs/>
          <w:sz w:val="16"/>
          <w:szCs w:val="16"/>
          <w:rPrChange w:id="1833" w:author="emmanuel blezes" w:date="2026-06-22T22:41:00Z" w16du:dateUtc="2026-06-22T20:41:00Z">
            <w:rPr>
              <w:i/>
              <w:iCs/>
            </w:rPr>
          </w:rPrChange>
        </w:rPr>
        <w:t>de facto</w:t>
      </w:r>
      <w:r w:rsidRPr="00C17E78">
        <w:rPr>
          <w:sz w:val="16"/>
          <w:szCs w:val="16"/>
          <w:rPrChange w:id="1834" w:author="emmanuel blezes" w:date="2026-06-22T22:41:00Z" w16du:dateUtc="2026-06-22T20:41:00Z">
            <w:rPr/>
          </w:rPrChange>
        </w:rPr>
        <w:t xml:space="preserve"> dès lors que l’employeur est </w:t>
      </w:r>
      <w:proofErr w:type="gramStart"/>
      <w:r w:rsidRPr="00C17E78">
        <w:rPr>
          <w:sz w:val="16"/>
          <w:szCs w:val="16"/>
          <w:rPrChange w:id="1835" w:author="emmanuel blezes" w:date="2026-06-22T22:41:00Z" w16du:dateUtc="2026-06-22T20:41:00Z">
            <w:rPr/>
          </w:rPrChange>
        </w:rPr>
        <w:t>partie</w:t>
      </w:r>
      <w:proofErr w:type="gramEnd"/>
      <w:r w:rsidRPr="00C17E78">
        <w:rPr>
          <w:sz w:val="16"/>
          <w:szCs w:val="16"/>
          <w:rPrChange w:id="1836" w:author="emmanuel blezes" w:date="2026-06-22T22:41:00Z" w16du:dateUtc="2026-06-22T20:41:00Z">
            <w:rPr/>
          </w:rPrChange>
        </w:rPr>
        <w:t xml:space="preserve"> à une convention collective, ce qui est le cas pour près de 90 % des salariés suédois.</w:t>
      </w:r>
    </w:p>
  </w:footnote>
  <w:footnote w:id="206">
    <w:p w14:paraId="5532BA32" w14:textId="77777777" w:rsidR="00534634" w:rsidRPr="00C17E78" w:rsidRDefault="00000000">
      <w:pPr>
        <w:pStyle w:val="FootnoteText"/>
        <w:rPr>
          <w:sz w:val="16"/>
          <w:szCs w:val="16"/>
          <w:rPrChange w:id="1837" w:author="emmanuel blezes" w:date="2026-06-22T22:41:00Z" w16du:dateUtc="2026-06-22T20:41:00Z">
            <w:rPr/>
          </w:rPrChange>
        </w:rPr>
      </w:pPr>
      <w:r w:rsidRPr="00C17E78">
        <w:rPr>
          <w:rStyle w:val="FootnoteReference"/>
          <w:sz w:val="16"/>
          <w:szCs w:val="16"/>
          <w:rPrChange w:id="1838" w:author="emmanuel blezes" w:date="2026-06-22T22:41:00Z" w16du:dateUtc="2026-06-22T20:41:00Z">
            <w:rPr>
              <w:rStyle w:val="FootnoteReference"/>
            </w:rPr>
          </w:rPrChange>
        </w:rPr>
        <w:footnoteRef/>
      </w:r>
      <w:r w:rsidRPr="00C17E78">
        <w:rPr>
          <w:sz w:val="16"/>
          <w:szCs w:val="16"/>
          <w:rPrChange w:id="1839" w:author="emmanuel blezes" w:date="2026-06-22T22:41:00Z" w16du:dateUtc="2026-06-22T20:41:00Z">
            <w:rPr/>
          </w:rPrChange>
        </w:rPr>
        <w:t xml:space="preserve"> Bertrand Martinot, </w:t>
      </w:r>
      <w:r w:rsidRPr="00C17E78">
        <w:rPr>
          <w:i/>
          <w:iCs/>
          <w:sz w:val="16"/>
          <w:szCs w:val="16"/>
          <w:rPrChange w:id="1840" w:author="emmanuel blezes" w:date="2026-06-22T22:41:00Z" w16du:dateUtc="2026-06-22T20:41:00Z">
            <w:rPr>
              <w:i/>
              <w:iCs/>
            </w:rPr>
          </w:rPrChange>
        </w:rPr>
        <w:t xml:space="preserve">La capitalisation : un moyen de sortir par le haut de la crise des </w:t>
      </w:r>
      <w:proofErr w:type="gramStart"/>
      <w:r w:rsidRPr="00C17E78">
        <w:rPr>
          <w:i/>
          <w:iCs/>
          <w:sz w:val="16"/>
          <w:szCs w:val="16"/>
          <w:rPrChange w:id="1841" w:author="emmanuel blezes" w:date="2026-06-22T22:41:00Z" w16du:dateUtc="2026-06-22T20:41:00Z">
            <w:rPr>
              <w:i/>
              <w:iCs/>
            </w:rPr>
          </w:rPrChange>
        </w:rPr>
        <w:t>retraites ?</w:t>
      </w:r>
      <w:r w:rsidRPr="00C17E78">
        <w:rPr>
          <w:sz w:val="16"/>
          <w:szCs w:val="16"/>
          <w:rPrChange w:id="1842" w:author="emmanuel blezes" w:date="2026-06-22T22:41:00Z" w16du:dateUtc="2026-06-22T20:41:00Z">
            <w:rPr/>
          </w:rPrChange>
        </w:rPr>
        <w:t>,</w:t>
      </w:r>
      <w:proofErr w:type="gramEnd"/>
      <w:r w:rsidRPr="00C17E78">
        <w:rPr>
          <w:sz w:val="16"/>
          <w:szCs w:val="16"/>
          <w:rPrChange w:id="1843" w:author="emmanuel blezes" w:date="2026-06-22T22:41:00Z" w16du:dateUtc="2026-06-22T20:41:00Z">
            <w:rPr/>
          </w:rPrChange>
        </w:rPr>
        <w:t xml:space="preserve"> Fondation pour l’innovation politique, octobre 2024 (https://www.fondapol.org/etude/la-capitalisation-un-moyen-de-sortir-par-le-haut-de-la-crise-des-retraites/). Comparaison Suède-France des cotisations totales retraite, données 2024.</w:t>
      </w:r>
    </w:p>
  </w:footnote>
  <w:footnote w:id="207">
    <w:p w14:paraId="161E020F" w14:textId="77777777" w:rsidR="00534634" w:rsidRPr="00C17E78" w:rsidRDefault="00000000">
      <w:pPr>
        <w:pStyle w:val="FootnoteText"/>
        <w:rPr>
          <w:sz w:val="16"/>
          <w:szCs w:val="16"/>
          <w:rPrChange w:id="1844" w:author="emmanuel blezes" w:date="2026-06-22T22:41:00Z" w16du:dateUtc="2026-06-22T20:41:00Z">
            <w:rPr/>
          </w:rPrChange>
        </w:rPr>
      </w:pPr>
      <w:r w:rsidRPr="00C17E78">
        <w:rPr>
          <w:rStyle w:val="FootnoteReference"/>
          <w:sz w:val="16"/>
          <w:szCs w:val="16"/>
          <w:rPrChange w:id="1845" w:author="emmanuel blezes" w:date="2026-06-22T22:41:00Z" w16du:dateUtc="2026-06-22T20:41:00Z">
            <w:rPr>
              <w:rStyle w:val="FootnoteReference"/>
            </w:rPr>
          </w:rPrChange>
        </w:rPr>
        <w:footnoteRef/>
      </w:r>
      <w:r w:rsidRPr="00C17E78">
        <w:rPr>
          <w:sz w:val="16"/>
          <w:szCs w:val="16"/>
          <w:rPrChange w:id="1846" w:author="emmanuel blezes" w:date="2026-06-22T22:41:00Z" w16du:dateUtc="2026-06-22T20:41:00Z">
            <w:rPr/>
          </w:rPrChange>
        </w:rPr>
        <w:t xml:space="preserve"> Pensionsmyndigheten, </w:t>
      </w:r>
      <w:r w:rsidRPr="00C17E78">
        <w:rPr>
          <w:i/>
          <w:iCs/>
          <w:sz w:val="16"/>
          <w:szCs w:val="16"/>
          <w:rPrChange w:id="1847" w:author="emmanuel blezes" w:date="2026-06-22T22:41:00Z" w16du:dateUtc="2026-06-22T20:41:00Z">
            <w:rPr>
              <w:i/>
              <w:iCs/>
            </w:rPr>
          </w:rPrChange>
        </w:rPr>
        <w:t>Pensionssystemet i bilder och siffror 2024</w:t>
      </w:r>
      <w:r w:rsidRPr="00C17E78">
        <w:rPr>
          <w:sz w:val="16"/>
          <w:szCs w:val="16"/>
          <w:rPrChange w:id="1848" w:author="emmanuel blezes" w:date="2026-06-22T22:41:00Z" w16du:dateUtc="2026-06-22T20:41:00Z">
            <w:rPr/>
          </w:rPrChange>
        </w:rPr>
        <w:t>, 2024 (https://www.pensionsmyndigheten.se/statistik). Bénéficiaires de la garantipension : environ 1,2 million de personnes en décembre 2024 ; supplément moyen de l’ordre de 2 000 SEK/mois en complément des droits acquis.</w:t>
      </w:r>
    </w:p>
  </w:footnote>
  <w:footnote w:id="208">
    <w:p w14:paraId="1841B086" w14:textId="77777777" w:rsidR="00534634" w:rsidRPr="00C17E78" w:rsidRDefault="00000000">
      <w:pPr>
        <w:pStyle w:val="FootnoteText"/>
        <w:rPr>
          <w:sz w:val="16"/>
          <w:szCs w:val="16"/>
          <w:rPrChange w:id="1851" w:author="emmanuel blezes" w:date="2026-06-22T22:41:00Z" w16du:dateUtc="2026-06-22T20:41:00Z">
            <w:rPr/>
          </w:rPrChange>
        </w:rPr>
      </w:pPr>
      <w:r w:rsidRPr="00C17E78">
        <w:rPr>
          <w:rStyle w:val="FootnoteReference"/>
          <w:sz w:val="16"/>
          <w:szCs w:val="16"/>
          <w:rPrChange w:id="1852" w:author="emmanuel blezes" w:date="2026-06-22T22:41:00Z" w16du:dateUtc="2026-06-22T20:41:00Z">
            <w:rPr>
              <w:rStyle w:val="FootnoteReference"/>
            </w:rPr>
          </w:rPrChange>
        </w:rPr>
        <w:footnoteRef/>
      </w:r>
      <w:r w:rsidRPr="00C17E78">
        <w:rPr>
          <w:sz w:val="16"/>
          <w:szCs w:val="16"/>
          <w:rPrChange w:id="1853" w:author="emmanuel blezes" w:date="2026-06-22T22:41:00Z" w16du:dateUtc="2026-06-22T20:41:00Z">
            <w:rPr/>
          </w:rPrChange>
        </w:rPr>
        <w:t xml:space="preserve"> Sites officiels AP1, AP2, AP3, AP4, AP6 et AP7 ; rapports annuels 2024. AP7 Såfa est le fonds par défaut PPM en cycle de vie : 100 % actions avant 55 ans, glissement progressif vers les obligations entre 56 et 75 ans, allocation finale 1/3 actions, 2/3 obligations à 75 ans.</w:t>
      </w:r>
    </w:p>
  </w:footnote>
  <w:footnote w:id="209">
    <w:p w14:paraId="2B1DCB90" w14:textId="77777777" w:rsidR="00534634" w:rsidRPr="00C17E78" w:rsidRDefault="00000000">
      <w:pPr>
        <w:pStyle w:val="FootnoteText"/>
        <w:rPr>
          <w:sz w:val="16"/>
          <w:szCs w:val="16"/>
          <w:lang w:val="en-GB"/>
          <w:rPrChange w:id="1854" w:author="emmanuel blezes" w:date="2026-06-22T22:41:00Z" w16du:dateUtc="2026-06-22T20:41:00Z">
            <w:rPr/>
          </w:rPrChange>
        </w:rPr>
      </w:pPr>
      <w:r w:rsidRPr="00C17E78">
        <w:rPr>
          <w:rStyle w:val="FootnoteReference"/>
          <w:sz w:val="16"/>
          <w:szCs w:val="16"/>
          <w:rPrChange w:id="1855" w:author="emmanuel blezes" w:date="2026-06-22T22:41:00Z" w16du:dateUtc="2026-06-22T20:41:00Z">
            <w:rPr>
              <w:rStyle w:val="FootnoteReference"/>
            </w:rPr>
          </w:rPrChange>
        </w:rPr>
        <w:footnoteRef/>
      </w:r>
      <w:r w:rsidRPr="00C17E78">
        <w:rPr>
          <w:sz w:val="16"/>
          <w:szCs w:val="16"/>
          <w:lang w:val="en-GB"/>
          <w:rPrChange w:id="1856" w:author="emmanuel blezes" w:date="2026-06-22T22:41:00Z" w16du:dateUtc="2026-06-22T20:41:00Z">
            <w:rPr/>
          </w:rPrChange>
        </w:rPr>
        <w:t xml:space="preserve"> AP1, AP2, AP3, AP4, communiqué conjoint, </w:t>
      </w:r>
      <w:proofErr w:type="gramStart"/>
      <w:r w:rsidRPr="00C17E78">
        <w:rPr>
          <w:sz w:val="16"/>
          <w:szCs w:val="16"/>
          <w:lang w:val="en-GB"/>
          <w:rPrChange w:id="1857" w:author="emmanuel blezes" w:date="2026-06-22T22:41:00Z" w16du:dateUtc="2026-06-22T20:41:00Z">
            <w:rPr/>
          </w:rPrChange>
        </w:rPr>
        <w:t>2024 :</w:t>
      </w:r>
      <w:proofErr w:type="gramEnd"/>
      <w:r w:rsidRPr="00C17E78">
        <w:rPr>
          <w:sz w:val="16"/>
          <w:szCs w:val="16"/>
          <w:lang w:val="en-GB"/>
          <w:rPrChange w:id="1858" w:author="emmanuel blezes" w:date="2026-06-22T22:41:00Z" w16du:dateUtc="2026-06-22T20:41:00Z">
            <w:rPr/>
          </w:rPrChange>
        </w:rPr>
        <w:t xml:space="preserve"> « The AP Funds strengthen the income pension system by SEK 182 billion » (https://ap2.se/en/the-ap-funds-strengthen-the-income-pension-system-by-sek-182-billion/).</w:t>
      </w:r>
    </w:p>
  </w:footnote>
  <w:footnote w:id="210">
    <w:p w14:paraId="311726B5" w14:textId="77777777" w:rsidR="00534634" w:rsidRPr="00C17E78" w:rsidRDefault="00000000">
      <w:pPr>
        <w:pStyle w:val="FootnoteText"/>
        <w:rPr>
          <w:sz w:val="16"/>
          <w:szCs w:val="16"/>
          <w:rPrChange w:id="1862" w:author="emmanuel blezes" w:date="2026-06-22T22:41:00Z" w16du:dateUtc="2026-06-22T20:41:00Z">
            <w:rPr/>
          </w:rPrChange>
        </w:rPr>
      </w:pPr>
      <w:r w:rsidRPr="00C17E78">
        <w:rPr>
          <w:rStyle w:val="FootnoteReference"/>
          <w:sz w:val="16"/>
          <w:szCs w:val="16"/>
          <w:rPrChange w:id="1863" w:author="emmanuel blezes" w:date="2026-06-22T22:41:00Z" w16du:dateUtc="2026-06-22T20:41:00Z">
            <w:rPr>
              <w:rStyle w:val="FootnoteReference"/>
            </w:rPr>
          </w:rPrChange>
        </w:rPr>
        <w:footnoteRef/>
      </w:r>
      <w:r w:rsidRPr="00C17E78">
        <w:rPr>
          <w:sz w:val="16"/>
          <w:szCs w:val="16"/>
          <w:lang w:val="en-GB"/>
          <w:rPrChange w:id="1864" w:author="emmanuel blezes" w:date="2026-06-22T22:41:00Z" w16du:dateUtc="2026-06-22T20:41:00Z">
            <w:rPr/>
          </w:rPrChange>
        </w:rPr>
        <w:t xml:space="preserve"> AP7, </w:t>
      </w:r>
      <w:r w:rsidRPr="00C17E78">
        <w:rPr>
          <w:i/>
          <w:iCs/>
          <w:sz w:val="16"/>
          <w:szCs w:val="16"/>
          <w:lang w:val="en-GB"/>
          <w:rPrChange w:id="1865" w:author="emmanuel blezes" w:date="2026-06-22T22:41:00Z" w16du:dateUtc="2026-06-22T20:41:00Z">
            <w:rPr>
              <w:i/>
              <w:iCs/>
            </w:rPr>
          </w:rPrChange>
        </w:rPr>
        <w:t>Annual Report 2024</w:t>
      </w:r>
      <w:r w:rsidRPr="00C17E78">
        <w:rPr>
          <w:sz w:val="16"/>
          <w:szCs w:val="16"/>
          <w:lang w:val="en-GB"/>
          <w:rPrChange w:id="1866" w:author="emmanuel blezes" w:date="2026-06-22T22:41:00Z" w16du:dateUtc="2026-06-22T20:41:00Z">
            <w:rPr/>
          </w:rPrChange>
        </w:rPr>
        <w:t xml:space="preserve">, 2025 (https://www.ap7.se). </w:t>
      </w:r>
      <w:r w:rsidRPr="00C17E78">
        <w:rPr>
          <w:sz w:val="16"/>
          <w:szCs w:val="16"/>
          <w:rPrChange w:id="1867" w:author="emmanuel blezes" w:date="2026-06-22T22:41:00Z" w16du:dateUtc="2026-06-22T20:41:00Z">
            <w:rPr/>
          </w:rPrChange>
        </w:rPr>
        <w:t>Frais de gestion AP7 Såfa : 0,05 % par an. Rendement de la poche actions AP7 en 2024 : 27,3 % nominal. Encours total AP7 fin 2024 : 126,2 milliards d’euros (113 Md€ poche actions, 13,2 Md€ poche obligations).</w:t>
      </w:r>
    </w:p>
  </w:footnote>
  <w:footnote w:id="211">
    <w:p w14:paraId="6034CDF6" w14:textId="77777777" w:rsidR="00534634" w:rsidRPr="00C17E78" w:rsidRDefault="00000000">
      <w:pPr>
        <w:pStyle w:val="FootnoteText"/>
        <w:rPr>
          <w:sz w:val="16"/>
          <w:szCs w:val="16"/>
          <w:rPrChange w:id="1870" w:author="emmanuel blezes" w:date="2026-06-22T22:41:00Z" w16du:dateUtc="2026-06-22T20:41:00Z">
            <w:rPr/>
          </w:rPrChange>
        </w:rPr>
      </w:pPr>
      <w:r w:rsidRPr="00C17E78">
        <w:rPr>
          <w:rStyle w:val="FootnoteReference"/>
          <w:sz w:val="16"/>
          <w:szCs w:val="16"/>
          <w:rPrChange w:id="1871" w:author="emmanuel blezes" w:date="2026-06-22T22:41:00Z" w16du:dateUtc="2026-06-22T20:41:00Z">
            <w:rPr>
              <w:rStyle w:val="FootnoteReference"/>
            </w:rPr>
          </w:rPrChange>
        </w:rPr>
        <w:footnoteRef/>
      </w:r>
      <w:r w:rsidRPr="00C17E78">
        <w:rPr>
          <w:sz w:val="16"/>
          <w:szCs w:val="16"/>
          <w:rPrChange w:id="1872" w:author="emmanuel blezes" w:date="2026-06-22T22:41:00Z" w16du:dateUtc="2026-06-22T20:41:00Z">
            <w:rPr/>
          </w:rPrChange>
        </w:rPr>
        <w:t xml:space="preserve"> OCDE, </w:t>
      </w:r>
      <w:r w:rsidRPr="00C17E78">
        <w:rPr>
          <w:i/>
          <w:iCs/>
          <w:sz w:val="16"/>
          <w:szCs w:val="16"/>
          <w:rPrChange w:id="1873" w:author="emmanuel blezes" w:date="2026-06-22T22:41:00Z" w16du:dateUtc="2026-06-22T20:41:00Z">
            <w:rPr>
              <w:i/>
              <w:iCs/>
            </w:rPr>
          </w:rPrChange>
        </w:rPr>
        <w:t>Pensions at a Glance 2025</w:t>
      </w:r>
      <w:r w:rsidRPr="00C17E78">
        <w:rPr>
          <w:sz w:val="16"/>
          <w:szCs w:val="16"/>
          <w:rPrChange w:id="1874" w:author="emmanuel blezes" w:date="2026-06-22T22:41:00Z" w16du:dateUtc="2026-06-22T20:41:00Z">
            <w:rPr/>
          </w:rPrChange>
        </w:rPr>
        <w:t>, novembre 2025 (https://www.oecd.org/en/publications/2025/11/pensions-at-a-glance-2025_76510fe4/). Dépense publique de retraite : Suède 7,2 % du PIB, France 13,9 % du PIB, moyenne OCDE 9,1 %, données 2023-2024.</w:t>
      </w:r>
    </w:p>
  </w:footnote>
  <w:footnote w:id="212">
    <w:p w14:paraId="64CE38E5" w14:textId="77777777" w:rsidR="00534634" w:rsidRPr="00C17E78" w:rsidRDefault="00000000">
      <w:pPr>
        <w:pStyle w:val="FootnoteText"/>
        <w:rPr>
          <w:sz w:val="16"/>
          <w:szCs w:val="16"/>
          <w:rPrChange w:id="1875" w:author="emmanuel blezes" w:date="2026-06-22T22:41:00Z" w16du:dateUtc="2026-06-22T20:41:00Z">
            <w:rPr/>
          </w:rPrChange>
        </w:rPr>
      </w:pPr>
      <w:r w:rsidRPr="00C17E78">
        <w:rPr>
          <w:rStyle w:val="FootnoteReference"/>
          <w:sz w:val="16"/>
          <w:szCs w:val="16"/>
          <w:rPrChange w:id="1876" w:author="emmanuel blezes" w:date="2026-06-22T22:41:00Z" w16du:dateUtc="2026-06-22T20:41:00Z">
            <w:rPr>
              <w:rStyle w:val="FootnoteReference"/>
            </w:rPr>
          </w:rPrChange>
        </w:rPr>
        <w:footnoteRef/>
      </w:r>
      <w:r w:rsidRPr="00C17E78">
        <w:rPr>
          <w:sz w:val="16"/>
          <w:szCs w:val="16"/>
          <w:rPrChange w:id="1877" w:author="emmanuel blezes" w:date="2026-06-22T22:41:00Z" w16du:dateUtc="2026-06-22T20:41:00Z">
            <w:rPr/>
          </w:rPrChange>
        </w:rPr>
        <w:t xml:space="preserve"> OCDE, </w:t>
      </w:r>
      <w:r w:rsidRPr="00C17E78">
        <w:rPr>
          <w:i/>
          <w:iCs/>
          <w:sz w:val="16"/>
          <w:szCs w:val="16"/>
          <w:rPrChange w:id="1878" w:author="emmanuel blezes" w:date="2026-06-22T22:41:00Z" w16du:dateUtc="2026-06-22T20:41:00Z">
            <w:rPr>
              <w:i/>
              <w:iCs/>
            </w:rPr>
          </w:rPrChange>
        </w:rPr>
        <w:t>Pensions at a Glance 2025</w:t>
      </w:r>
      <w:r w:rsidRPr="00C17E78">
        <w:rPr>
          <w:sz w:val="16"/>
          <w:szCs w:val="16"/>
          <w:rPrChange w:id="1879" w:author="emmanuel blezes" w:date="2026-06-22T22:41:00Z" w16du:dateUtc="2026-06-22T20:41:00Z">
            <w:rPr/>
          </w:rPrChange>
        </w:rPr>
        <w:t>, fiches France et Suède, 2025. Taux de remplacement net retraite pour une cohorte née en 2002, carrière complète à temps plein, départ à l’âge légal : Suède 65,3 %, France 73,9 %, moyenne OCDE 73 %.</w:t>
      </w:r>
    </w:p>
  </w:footnote>
  <w:footnote w:id="213">
    <w:p w14:paraId="5669A3EC" w14:textId="77777777" w:rsidR="00534634" w:rsidRPr="00C17E78" w:rsidRDefault="00000000">
      <w:pPr>
        <w:pStyle w:val="FootnoteText"/>
        <w:rPr>
          <w:sz w:val="16"/>
          <w:szCs w:val="16"/>
          <w:rPrChange w:id="1880" w:author="emmanuel blezes" w:date="2026-06-22T22:41:00Z" w16du:dateUtc="2026-06-22T20:41:00Z">
            <w:rPr/>
          </w:rPrChange>
        </w:rPr>
      </w:pPr>
      <w:r w:rsidRPr="00C17E78">
        <w:rPr>
          <w:rStyle w:val="FootnoteReference"/>
          <w:sz w:val="16"/>
          <w:szCs w:val="16"/>
          <w:rPrChange w:id="1881" w:author="emmanuel blezes" w:date="2026-06-22T22:41:00Z" w16du:dateUtc="2026-06-22T20:41:00Z">
            <w:rPr>
              <w:rStyle w:val="FootnoteReference"/>
            </w:rPr>
          </w:rPrChange>
        </w:rPr>
        <w:footnoteRef/>
      </w:r>
      <w:r w:rsidRPr="00C17E78">
        <w:rPr>
          <w:sz w:val="16"/>
          <w:szCs w:val="16"/>
          <w:lang w:val="en-GB"/>
          <w:rPrChange w:id="1882" w:author="emmanuel blezes" w:date="2026-06-22T22:41:00Z" w16du:dateUtc="2026-06-22T20:41:00Z">
            <w:rPr/>
          </w:rPrChange>
        </w:rPr>
        <w:t xml:space="preserve"> Thinking Ahead Institute, </w:t>
      </w:r>
      <w:r w:rsidRPr="00C17E78">
        <w:rPr>
          <w:i/>
          <w:iCs/>
          <w:sz w:val="16"/>
          <w:szCs w:val="16"/>
          <w:lang w:val="en-GB"/>
          <w:rPrChange w:id="1883" w:author="emmanuel blezes" w:date="2026-06-22T22:41:00Z" w16du:dateUtc="2026-06-22T20:41:00Z">
            <w:rPr>
              <w:i/>
              <w:iCs/>
            </w:rPr>
          </w:rPrChange>
        </w:rPr>
        <w:t>Global Pension Assets Study 2025</w:t>
      </w:r>
      <w:r w:rsidRPr="00C17E78">
        <w:rPr>
          <w:sz w:val="16"/>
          <w:szCs w:val="16"/>
          <w:lang w:val="en-GB"/>
          <w:rPrChange w:id="1884" w:author="emmanuel blezes" w:date="2026-06-22T22:41:00Z" w16du:dateUtc="2026-06-22T20:41:00Z">
            <w:rPr/>
          </w:rPrChange>
        </w:rPr>
        <w:t xml:space="preserve">, Willis Towers Watson, 2025 (https://www.thinkingaheadinstitute.org/research-papers/global-pension-assets-study-2025/). </w:t>
      </w:r>
      <w:r w:rsidRPr="00C17E78">
        <w:rPr>
          <w:sz w:val="16"/>
          <w:szCs w:val="16"/>
          <w:rPrChange w:id="1885" w:author="emmanuel blezes" w:date="2026-06-22T22:41:00Z" w16du:dateUtc="2026-06-22T20:41:00Z">
            <w:rPr/>
          </w:rPrChange>
        </w:rPr>
        <w:t>Encours fonds de pension 2024 en % du PIB : Suède 114,2 % (en baisse depuis le pic de 134 % en 2021), France 7 %.</w:t>
      </w:r>
    </w:p>
  </w:footnote>
  <w:footnote w:id="214">
    <w:p w14:paraId="2DC282CE" w14:textId="77777777" w:rsidR="00534634" w:rsidRPr="00C17E78" w:rsidRDefault="00000000">
      <w:pPr>
        <w:pStyle w:val="FootnoteText"/>
        <w:rPr>
          <w:sz w:val="16"/>
          <w:szCs w:val="16"/>
          <w:rPrChange w:id="1886" w:author="emmanuel blezes" w:date="2026-06-22T22:41:00Z" w16du:dateUtc="2026-06-22T20:41:00Z">
            <w:rPr/>
          </w:rPrChange>
        </w:rPr>
      </w:pPr>
      <w:r w:rsidRPr="00C17E78">
        <w:rPr>
          <w:rStyle w:val="FootnoteReference"/>
          <w:sz w:val="16"/>
          <w:szCs w:val="16"/>
          <w:rPrChange w:id="1887" w:author="emmanuel blezes" w:date="2026-06-22T22:41:00Z" w16du:dateUtc="2026-06-22T20:41:00Z">
            <w:rPr>
              <w:rStyle w:val="FootnoteReference"/>
            </w:rPr>
          </w:rPrChange>
        </w:rPr>
        <w:footnoteRef/>
      </w:r>
      <w:r w:rsidRPr="00C17E78">
        <w:rPr>
          <w:sz w:val="16"/>
          <w:szCs w:val="16"/>
          <w:lang w:val="en-GB"/>
          <w:rPrChange w:id="1888" w:author="emmanuel blezes" w:date="2026-06-22T22:41:00Z" w16du:dateUtc="2026-06-22T20:41:00Z">
            <w:rPr/>
          </w:rPrChange>
        </w:rPr>
        <w:t xml:space="preserve"> </w:t>
      </w:r>
      <w:proofErr w:type="spellStart"/>
      <w:r w:rsidRPr="00C17E78">
        <w:rPr>
          <w:sz w:val="16"/>
          <w:szCs w:val="16"/>
          <w:lang w:val="en-GB"/>
          <w:rPrChange w:id="1889" w:author="emmanuel blezes" w:date="2026-06-22T22:41:00Z" w16du:dateUtc="2026-06-22T20:41:00Z">
            <w:rPr/>
          </w:rPrChange>
        </w:rPr>
        <w:t>Dealroom</w:t>
      </w:r>
      <w:proofErr w:type="spellEnd"/>
      <w:r w:rsidRPr="00C17E78">
        <w:rPr>
          <w:sz w:val="16"/>
          <w:szCs w:val="16"/>
          <w:lang w:val="en-GB"/>
          <w:rPrChange w:id="1890" w:author="emmanuel blezes" w:date="2026-06-22T22:41:00Z" w16du:dateUtc="2026-06-22T20:41:00Z">
            <w:rPr/>
          </w:rPrChange>
        </w:rPr>
        <w:t xml:space="preserve">, </w:t>
      </w:r>
      <w:r w:rsidRPr="00C17E78">
        <w:rPr>
          <w:i/>
          <w:iCs/>
          <w:sz w:val="16"/>
          <w:szCs w:val="16"/>
          <w:lang w:val="en-GB"/>
          <w:rPrChange w:id="1891" w:author="emmanuel blezes" w:date="2026-06-22T22:41:00Z" w16du:dateUtc="2026-06-22T20:41:00Z">
            <w:rPr>
              <w:i/>
              <w:iCs/>
            </w:rPr>
          </w:rPrChange>
        </w:rPr>
        <w:t>Sweden 2024 Full Report</w:t>
      </w:r>
      <w:r w:rsidRPr="00C17E78">
        <w:rPr>
          <w:sz w:val="16"/>
          <w:szCs w:val="16"/>
          <w:lang w:val="en-GB"/>
          <w:rPrChange w:id="1892" w:author="emmanuel blezes" w:date="2026-06-22T22:41:00Z" w16du:dateUtc="2026-06-22T20:41:00Z">
            <w:rPr/>
          </w:rPrChange>
        </w:rPr>
        <w:t>, 2025 (https://dealroom.co/guides/sweden</w:t>
      </w:r>
      <w:proofErr w:type="gramStart"/>
      <w:r w:rsidRPr="00C17E78">
        <w:rPr>
          <w:sz w:val="16"/>
          <w:szCs w:val="16"/>
          <w:lang w:val="en-GB"/>
          <w:rPrChange w:id="1893" w:author="emmanuel blezes" w:date="2026-06-22T22:41:00Z" w16du:dateUtc="2026-06-22T20:41:00Z">
            <w:rPr/>
          </w:rPrChange>
        </w:rPr>
        <w:t>) ;</w:t>
      </w:r>
      <w:proofErr w:type="gramEnd"/>
      <w:r w:rsidRPr="00C17E78">
        <w:rPr>
          <w:sz w:val="16"/>
          <w:szCs w:val="16"/>
          <w:lang w:val="en-GB"/>
          <w:rPrChange w:id="1894" w:author="emmanuel blezes" w:date="2026-06-22T22:41:00Z" w16du:dateUtc="2026-06-22T20:41:00Z">
            <w:rPr/>
          </w:rPrChange>
        </w:rPr>
        <w:t xml:space="preserve"> </w:t>
      </w:r>
      <w:proofErr w:type="spellStart"/>
      <w:r w:rsidRPr="00C17E78">
        <w:rPr>
          <w:sz w:val="16"/>
          <w:szCs w:val="16"/>
          <w:lang w:val="en-GB"/>
          <w:rPrChange w:id="1895" w:author="emmanuel blezes" w:date="2026-06-22T22:41:00Z" w16du:dateUtc="2026-06-22T20:41:00Z">
            <w:rPr/>
          </w:rPrChange>
        </w:rPr>
        <w:t>Atomico</w:t>
      </w:r>
      <w:proofErr w:type="spellEnd"/>
      <w:r w:rsidRPr="00C17E78">
        <w:rPr>
          <w:sz w:val="16"/>
          <w:szCs w:val="16"/>
          <w:lang w:val="en-GB"/>
          <w:rPrChange w:id="1896" w:author="emmanuel blezes" w:date="2026-06-22T22:41:00Z" w16du:dateUtc="2026-06-22T20:41:00Z">
            <w:rPr/>
          </w:rPrChange>
        </w:rPr>
        <w:t xml:space="preserve">, </w:t>
      </w:r>
      <w:r w:rsidRPr="00C17E78">
        <w:rPr>
          <w:i/>
          <w:iCs/>
          <w:sz w:val="16"/>
          <w:szCs w:val="16"/>
          <w:lang w:val="en-GB"/>
          <w:rPrChange w:id="1897" w:author="emmanuel blezes" w:date="2026-06-22T22:41:00Z" w16du:dateUtc="2026-06-22T20:41:00Z">
            <w:rPr>
              <w:i/>
              <w:iCs/>
            </w:rPr>
          </w:rPrChange>
        </w:rPr>
        <w:t>State of European Tech 2024</w:t>
      </w:r>
      <w:r w:rsidRPr="00C17E78">
        <w:rPr>
          <w:sz w:val="16"/>
          <w:szCs w:val="16"/>
          <w:lang w:val="en-GB"/>
          <w:rPrChange w:id="1898" w:author="emmanuel blezes" w:date="2026-06-22T22:41:00Z" w16du:dateUtc="2026-06-22T20:41:00Z">
            <w:rPr/>
          </w:rPrChange>
        </w:rPr>
        <w:t xml:space="preserve">, 2024. </w:t>
      </w:r>
      <w:r w:rsidRPr="00C17E78">
        <w:rPr>
          <w:sz w:val="16"/>
          <w:szCs w:val="16"/>
          <w:rPrChange w:id="1899" w:author="emmanuel blezes" w:date="2026-06-22T22:41:00Z" w16du:dateUtc="2026-06-22T20:41:00Z">
            <w:rPr/>
          </w:rPrChange>
        </w:rPr>
        <w:t>Stockholm : 41 licornes (valorisation &gt; 1 Md USD), deuxième écosystème mondial par habitant après la Silicon Valley.</w:t>
      </w:r>
    </w:p>
  </w:footnote>
  <w:footnote w:id="215">
    <w:p w14:paraId="1A20EC29" w14:textId="77777777" w:rsidR="00534634" w:rsidRPr="00C17E78" w:rsidRDefault="00000000">
      <w:pPr>
        <w:pStyle w:val="FootnoteText"/>
        <w:rPr>
          <w:sz w:val="16"/>
          <w:szCs w:val="16"/>
          <w:rPrChange w:id="1904" w:author="emmanuel blezes" w:date="2026-06-22T22:41:00Z" w16du:dateUtc="2026-06-22T20:41:00Z">
            <w:rPr/>
          </w:rPrChange>
        </w:rPr>
      </w:pPr>
      <w:r w:rsidRPr="00C17E78">
        <w:rPr>
          <w:rStyle w:val="FootnoteReference"/>
          <w:sz w:val="16"/>
          <w:szCs w:val="16"/>
          <w:rPrChange w:id="1905" w:author="emmanuel blezes" w:date="2026-06-22T22:41:00Z" w16du:dateUtc="2026-06-22T20:41:00Z">
            <w:rPr>
              <w:rStyle w:val="FootnoteReference"/>
            </w:rPr>
          </w:rPrChange>
        </w:rPr>
        <w:footnoteRef/>
      </w:r>
      <w:r w:rsidRPr="00C17E78">
        <w:rPr>
          <w:sz w:val="16"/>
          <w:szCs w:val="16"/>
          <w:rPrChange w:id="1906" w:author="emmanuel blezes" w:date="2026-06-22T22:41:00Z" w16du:dateUtc="2026-06-22T20:41:00Z">
            <w:rPr/>
          </w:rPrChange>
        </w:rPr>
        <w:t xml:space="preserve"> AP7, </w:t>
      </w:r>
      <w:r w:rsidRPr="00C17E78">
        <w:rPr>
          <w:i/>
          <w:iCs/>
          <w:sz w:val="16"/>
          <w:szCs w:val="16"/>
          <w:rPrChange w:id="1907" w:author="emmanuel blezes" w:date="2026-06-22T22:41:00Z" w16du:dateUtc="2026-06-22T20:41:00Z">
            <w:rPr>
              <w:i/>
              <w:iCs/>
            </w:rPr>
          </w:rPrChange>
        </w:rPr>
        <w:t>Annual Report 2015</w:t>
      </w:r>
      <w:r w:rsidRPr="00C17E78">
        <w:rPr>
          <w:sz w:val="16"/>
          <w:szCs w:val="16"/>
          <w:rPrChange w:id="1908" w:author="emmanuel blezes" w:date="2026-06-22T22:41:00Z" w16du:dateUtc="2026-06-22T20:41:00Z">
            <w:rPr/>
          </w:rPrChange>
        </w:rPr>
        <w:t>, 2016. Révision du glide path d’AP7 Såfa en 2015, après les pertes 2008-2009 sur la PPM : aplatissement de la trajectoire, allocation actions maintenue plus longtemps (100 % jusqu’à 55 ans, puis baisse progressive de 2 points par an jusqu’à 75 ans).</w:t>
      </w:r>
    </w:p>
  </w:footnote>
  <w:footnote w:id="216">
    <w:p w14:paraId="7C1093C4" w14:textId="77777777" w:rsidR="00534634" w:rsidRPr="00C17E78" w:rsidRDefault="00000000">
      <w:pPr>
        <w:pStyle w:val="FootnoteText"/>
        <w:rPr>
          <w:sz w:val="16"/>
          <w:szCs w:val="16"/>
          <w:rPrChange w:id="1909" w:author="emmanuel blezes" w:date="2026-06-22T22:41:00Z" w16du:dateUtc="2026-06-22T20:41:00Z">
            <w:rPr/>
          </w:rPrChange>
        </w:rPr>
      </w:pPr>
      <w:r w:rsidRPr="00C17E78">
        <w:rPr>
          <w:rStyle w:val="FootnoteReference"/>
          <w:sz w:val="16"/>
          <w:szCs w:val="16"/>
          <w:rPrChange w:id="1910" w:author="emmanuel blezes" w:date="2026-06-22T22:41:00Z" w16du:dateUtc="2026-06-22T20:41:00Z">
            <w:rPr>
              <w:rStyle w:val="FootnoteReference"/>
            </w:rPr>
          </w:rPrChange>
        </w:rPr>
        <w:footnoteRef/>
      </w:r>
      <w:r w:rsidRPr="00C17E78">
        <w:rPr>
          <w:sz w:val="16"/>
          <w:szCs w:val="16"/>
          <w:rPrChange w:id="1911" w:author="emmanuel blezes" w:date="2026-06-22T22:41:00Z" w16du:dateUtc="2026-06-22T20:41:00Z">
            <w:rPr/>
          </w:rPrChange>
        </w:rPr>
        <w:t xml:space="preserve"> Ole Settergren, « The Automatic Balance Mechanism », </w:t>
      </w:r>
      <w:r w:rsidRPr="00C17E78">
        <w:rPr>
          <w:i/>
          <w:iCs/>
          <w:sz w:val="16"/>
          <w:szCs w:val="16"/>
          <w:rPrChange w:id="1912" w:author="emmanuel blezes" w:date="2026-06-22T22:41:00Z" w16du:dateUtc="2026-06-22T20:41:00Z">
            <w:rPr>
              <w:i/>
              <w:iCs/>
            </w:rPr>
          </w:rPrChange>
        </w:rPr>
        <w:t xml:space="preserve">op. </w:t>
      </w:r>
      <w:proofErr w:type="gramStart"/>
      <w:r w:rsidRPr="00C17E78">
        <w:rPr>
          <w:i/>
          <w:iCs/>
          <w:sz w:val="16"/>
          <w:szCs w:val="16"/>
          <w:rPrChange w:id="1913" w:author="emmanuel blezes" w:date="2026-06-22T22:41:00Z" w16du:dateUtc="2026-06-22T20:41:00Z">
            <w:rPr>
              <w:i/>
              <w:iCs/>
            </w:rPr>
          </w:rPrChange>
        </w:rPr>
        <w:t>cit</w:t>
      </w:r>
      <w:proofErr w:type="gramEnd"/>
      <w:r w:rsidRPr="00C17E78">
        <w:rPr>
          <w:i/>
          <w:iCs/>
          <w:sz w:val="16"/>
          <w:szCs w:val="16"/>
          <w:rPrChange w:id="1914" w:author="emmanuel blezes" w:date="2026-06-22T22:41:00Z" w16du:dateUtc="2026-06-22T20:41:00Z">
            <w:rPr>
              <w:i/>
              <w:iCs/>
            </w:rPr>
          </w:rPrChange>
        </w:rPr>
        <w:t>.</w:t>
      </w:r>
      <w:r w:rsidRPr="00C17E78">
        <w:rPr>
          <w:sz w:val="16"/>
          <w:szCs w:val="16"/>
          <w:rPrChange w:id="1915" w:author="emmanuel blezes" w:date="2026-06-22T22:41:00Z" w16du:dateUtc="2026-06-22T20:41:00Z">
            <w:rPr/>
          </w:rPrChange>
        </w:rPr>
        <w:t xml:space="preserve"> ; Pensionsmyndigheten, rapports annuels 2010, 2011, 2020. Activations de la </w:t>
      </w:r>
      <w:r w:rsidRPr="00C17E78">
        <w:rPr>
          <w:i/>
          <w:iCs/>
          <w:sz w:val="16"/>
          <w:szCs w:val="16"/>
          <w:rPrChange w:id="1916" w:author="emmanuel blezes" w:date="2026-06-22T22:41:00Z" w16du:dateUtc="2026-06-22T20:41:00Z">
            <w:rPr>
              <w:i/>
              <w:iCs/>
            </w:rPr>
          </w:rPrChange>
        </w:rPr>
        <w:t>bromsen</w:t>
      </w:r>
      <w:r w:rsidRPr="00C17E78">
        <w:rPr>
          <w:sz w:val="16"/>
          <w:szCs w:val="16"/>
          <w:rPrChange w:id="1917" w:author="emmanuel blezes" w:date="2026-06-22T22:41:00Z" w16du:dateUtc="2026-06-22T20:41:00Z">
            <w:rPr/>
          </w:rPrChange>
        </w:rPr>
        <w:t xml:space="preserve"> en 2010, 2011 (séquelles 2008-2009) et 2020 (COVID), avec ajustements à la baisse des pensions de l’ordre de 0,5 à 3 %.</w:t>
      </w:r>
    </w:p>
  </w:footnote>
  <w:footnote w:id="217">
    <w:p w14:paraId="2301D338" w14:textId="77777777" w:rsidR="00534634" w:rsidRPr="00C17E78" w:rsidRDefault="00000000">
      <w:pPr>
        <w:pStyle w:val="FootnoteText"/>
        <w:rPr>
          <w:sz w:val="16"/>
          <w:szCs w:val="16"/>
          <w:rPrChange w:id="1919" w:author="emmanuel blezes" w:date="2026-06-22T22:41:00Z" w16du:dateUtc="2026-06-22T20:41:00Z">
            <w:rPr/>
          </w:rPrChange>
        </w:rPr>
      </w:pPr>
      <w:r w:rsidRPr="00C17E78">
        <w:rPr>
          <w:rStyle w:val="FootnoteReference"/>
          <w:sz w:val="16"/>
          <w:szCs w:val="16"/>
          <w:rPrChange w:id="1920" w:author="emmanuel blezes" w:date="2026-06-22T22:41:00Z" w16du:dateUtc="2026-06-22T20:41:00Z">
            <w:rPr>
              <w:rStyle w:val="FootnoteReference"/>
            </w:rPr>
          </w:rPrChange>
        </w:rPr>
        <w:footnoteRef/>
      </w:r>
      <w:r w:rsidRPr="00C17E78">
        <w:rPr>
          <w:sz w:val="16"/>
          <w:szCs w:val="16"/>
          <w:rPrChange w:id="1921" w:author="emmanuel blezes" w:date="2026-06-22T22:41:00Z" w16du:dateUtc="2026-06-22T20:41:00Z">
            <w:rPr/>
          </w:rPrChange>
        </w:rPr>
        <w:t xml:space="preserve"> </w:t>
      </w:r>
      <w:r w:rsidRPr="00C17E78">
        <w:rPr>
          <w:i/>
          <w:iCs/>
          <w:sz w:val="16"/>
          <w:szCs w:val="16"/>
          <w:rPrChange w:id="1922" w:author="emmanuel blezes" w:date="2026-06-22T22:41:00Z" w16du:dateUtc="2026-06-22T20:41:00Z">
            <w:rPr>
              <w:i/>
              <w:iCs/>
            </w:rPr>
          </w:rPrChange>
        </w:rPr>
        <w:t>La Presse</w:t>
      </w:r>
      <w:r w:rsidRPr="00C17E78">
        <w:rPr>
          <w:sz w:val="16"/>
          <w:szCs w:val="16"/>
          <w:rPrChange w:id="1923" w:author="emmanuel blezes" w:date="2026-06-22T22:41:00Z" w16du:dateUtc="2026-06-22T20:41:00Z">
            <w:rPr/>
          </w:rPrChange>
        </w:rPr>
        <w:t xml:space="preserve">, « Du rêve au cauchemar », 12 mars 2025 (https://www.lapresse.ca/affaires/entreprises/2025-03-12/northvolt-en-faillite/). Northvolt : faillite (Chapter 11) déposée en novembre 2024 aux États-Unis, liquidation suédoise déclarée le 12 mars 2025, environ 5 000 emplois affectés. Peter Carlsson, cofondateur et CEO, ancien cadre Tesla, a démissionné en novembre 2024. Les fonds de pension publics suédois AP1 à AP4 avaient investi, via leur véhicule commun </w:t>
      </w:r>
      <w:r w:rsidRPr="00C17E78">
        <w:rPr>
          <w:i/>
          <w:iCs/>
          <w:sz w:val="16"/>
          <w:szCs w:val="16"/>
          <w:rPrChange w:id="1924" w:author="emmanuel blezes" w:date="2026-06-22T22:41:00Z" w16du:dateUtc="2026-06-22T20:41:00Z">
            <w:rPr>
              <w:i/>
              <w:iCs/>
            </w:rPr>
          </w:rPrChange>
        </w:rPr>
        <w:t>4 to 1 Investments AB</w:t>
      </w:r>
      <w:r w:rsidRPr="00C17E78">
        <w:rPr>
          <w:sz w:val="16"/>
          <w:szCs w:val="16"/>
          <w:rPrChange w:id="1925" w:author="emmanuel blezes" w:date="2026-06-22T22:41:00Z" w16du:dateUtc="2026-06-22T20:41:00Z">
            <w:rPr/>
          </w:rPrChange>
        </w:rPr>
        <w:t>, environ 531 millions de dollars (5,8 Md SEK) dans Northvolt (actions et dette convertible) ; la seule participation d’AP2 valait environ 1,5 Md SEK début 2024 (TT/Bloomberg, 2025).</w:t>
      </w:r>
    </w:p>
  </w:footnote>
  <w:footnote w:id="218">
    <w:p w14:paraId="1810DF57" w14:textId="77777777" w:rsidR="00534634" w:rsidRPr="00C17E78" w:rsidRDefault="00000000">
      <w:pPr>
        <w:pStyle w:val="FootnoteText"/>
        <w:rPr>
          <w:sz w:val="16"/>
          <w:szCs w:val="16"/>
          <w:rPrChange w:id="1926" w:author="emmanuel blezes" w:date="2026-06-22T22:41:00Z" w16du:dateUtc="2026-06-22T20:41:00Z">
            <w:rPr/>
          </w:rPrChange>
        </w:rPr>
      </w:pPr>
      <w:r w:rsidRPr="00C17E78">
        <w:rPr>
          <w:rStyle w:val="FootnoteReference"/>
          <w:sz w:val="16"/>
          <w:szCs w:val="16"/>
          <w:rPrChange w:id="1927" w:author="emmanuel blezes" w:date="2026-06-22T22:41:00Z" w16du:dateUtc="2026-06-22T20:41:00Z">
            <w:rPr>
              <w:rStyle w:val="FootnoteReference"/>
            </w:rPr>
          </w:rPrChange>
        </w:rPr>
        <w:footnoteRef/>
      </w:r>
      <w:r w:rsidRPr="00C17E78">
        <w:rPr>
          <w:sz w:val="16"/>
          <w:szCs w:val="16"/>
          <w:rPrChange w:id="1928" w:author="emmanuel blezes" w:date="2026-06-22T22:41:00Z" w16du:dateUtc="2026-06-22T20:41:00Z">
            <w:rPr/>
          </w:rPrChange>
        </w:rPr>
        <w:t xml:space="preserve"> DREES, </w:t>
      </w:r>
      <w:r w:rsidRPr="00C17E78">
        <w:rPr>
          <w:i/>
          <w:iCs/>
          <w:sz w:val="16"/>
          <w:szCs w:val="16"/>
          <w:rPrChange w:id="1929" w:author="emmanuel blezes" w:date="2026-06-22T22:41:00Z" w16du:dateUtc="2026-06-22T20:41:00Z">
            <w:rPr>
              <w:i/>
              <w:iCs/>
            </w:rPr>
          </w:rPrChange>
        </w:rPr>
        <w:t>Les retraités et les retraites</w:t>
      </w:r>
      <w:r w:rsidRPr="00C17E78">
        <w:rPr>
          <w:sz w:val="16"/>
          <w:szCs w:val="16"/>
          <w:rPrChange w:id="1930" w:author="emmanuel blezes" w:date="2026-06-22T22:41:00Z" w16du:dateUtc="2026-06-22T20:41:00Z">
            <w:rPr/>
          </w:rPrChange>
        </w:rPr>
        <w:t xml:space="preserve">, éditions récentes, et Eurostat, </w:t>
      </w:r>
      <w:r w:rsidRPr="00C17E78">
        <w:rPr>
          <w:i/>
          <w:iCs/>
          <w:sz w:val="16"/>
          <w:szCs w:val="16"/>
          <w:rPrChange w:id="1931" w:author="emmanuel blezes" w:date="2026-06-22T22:41:00Z" w16du:dateUtc="2026-06-22T20:41:00Z">
            <w:rPr>
              <w:i/>
              <w:iCs/>
            </w:rPr>
          </w:rPrChange>
        </w:rPr>
        <w:t>Gender Pension Gap</w:t>
      </w:r>
      <w:r w:rsidRPr="00C17E78">
        <w:rPr>
          <w:sz w:val="16"/>
          <w:szCs w:val="16"/>
          <w:rPrChange w:id="1932" w:author="emmanuel blezes" w:date="2026-06-22T22:41:00Z" w16du:dateUtc="2026-06-22T20:41:00Z">
            <w:rPr/>
          </w:rPrChange>
        </w:rPr>
        <w:t>. En France, la pension des femmes est inférieure d’environ 28 % à celle des hommes pour l’ensemble des retraités (pensions de réversion incluses) et d’environ 40 % sur les seuls droits directs (données 2019-2022). L’écart est d’un ordre comparable en Suède (~25-28 %) ; moyenne de l’Union européenne ~26-29 %.</w:t>
      </w:r>
    </w:p>
  </w:footnote>
  <w:footnote w:id="219">
    <w:p w14:paraId="5A54D7D5" w14:textId="77777777" w:rsidR="00534634" w:rsidRPr="00C17E78" w:rsidRDefault="00000000">
      <w:pPr>
        <w:pStyle w:val="FootnoteText"/>
        <w:rPr>
          <w:sz w:val="16"/>
          <w:szCs w:val="16"/>
          <w:rPrChange w:id="1946" w:author="emmanuel blezes" w:date="2026-06-22T22:41:00Z" w16du:dateUtc="2026-06-22T20:41:00Z">
            <w:rPr/>
          </w:rPrChange>
        </w:rPr>
      </w:pPr>
      <w:r w:rsidRPr="00C17E78">
        <w:rPr>
          <w:rStyle w:val="FootnoteReference"/>
          <w:sz w:val="16"/>
          <w:szCs w:val="16"/>
          <w:rPrChange w:id="1947" w:author="emmanuel blezes" w:date="2026-06-22T22:41:00Z" w16du:dateUtc="2026-06-22T20:41:00Z">
            <w:rPr>
              <w:rStyle w:val="FootnoteReference"/>
            </w:rPr>
          </w:rPrChange>
        </w:rPr>
        <w:footnoteRef/>
      </w:r>
      <w:r w:rsidRPr="00C17E78">
        <w:rPr>
          <w:sz w:val="16"/>
          <w:szCs w:val="16"/>
          <w:lang w:val="en-GB"/>
          <w:rPrChange w:id="1948" w:author="emmanuel blezes" w:date="2026-06-22T22:41:00Z" w16du:dateUtc="2026-06-22T20:41:00Z">
            <w:rPr/>
          </w:rPrChange>
        </w:rPr>
        <w:t xml:space="preserve"> Paul Keating, </w:t>
      </w:r>
      <w:r w:rsidRPr="00C17E78">
        <w:rPr>
          <w:i/>
          <w:iCs/>
          <w:sz w:val="16"/>
          <w:szCs w:val="16"/>
          <w:lang w:val="en-GB"/>
          <w:rPrChange w:id="1949" w:author="emmanuel blezes" w:date="2026-06-22T22:41:00Z" w16du:dateUtc="2026-06-22T20:41:00Z">
            <w:rPr>
              <w:i/>
              <w:iCs/>
            </w:rPr>
          </w:rPrChange>
        </w:rPr>
        <w:t>The Story of Modern Superannuation</w:t>
      </w:r>
      <w:r w:rsidRPr="00C17E78">
        <w:rPr>
          <w:sz w:val="16"/>
          <w:szCs w:val="16"/>
          <w:lang w:val="en-GB"/>
          <w:rPrChange w:id="1950" w:author="emmanuel blezes" w:date="2026-06-22T22:41:00Z" w16du:dateUtc="2026-06-22T20:41:00Z">
            <w:rPr/>
          </w:rPrChange>
        </w:rPr>
        <w:t xml:space="preserve">, </w:t>
      </w:r>
      <w:proofErr w:type="spellStart"/>
      <w:r w:rsidRPr="00C17E78">
        <w:rPr>
          <w:sz w:val="16"/>
          <w:szCs w:val="16"/>
          <w:lang w:val="en-GB"/>
          <w:rPrChange w:id="1951" w:author="emmanuel blezes" w:date="2026-06-22T22:41:00Z" w16du:dateUtc="2026-06-22T20:41:00Z">
            <w:rPr/>
          </w:rPrChange>
        </w:rPr>
        <w:t>discours</w:t>
      </w:r>
      <w:proofErr w:type="spellEnd"/>
      <w:r w:rsidRPr="00C17E78">
        <w:rPr>
          <w:sz w:val="16"/>
          <w:szCs w:val="16"/>
          <w:lang w:val="en-GB"/>
          <w:rPrChange w:id="1952" w:author="emmanuel blezes" w:date="2026-06-22T22:41:00Z" w16du:dateUtc="2026-06-22T20:41:00Z">
            <w:rPr/>
          </w:rPrChange>
        </w:rPr>
        <w:t xml:space="preserve"> du 31 </w:t>
      </w:r>
      <w:proofErr w:type="spellStart"/>
      <w:r w:rsidRPr="00C17E78">
        <w:rPr>
          <w:sz w:val="16"/>
          <w:szCs w:val="16"/>
          <w:lang w:val="en-GB"/>
          <w:rPrChange w:id="1953" w:author="emmanuel blezes" w:date="2026-06-22T22:41:00Z" w16du:dateUtc="2026-06-22T20:41:00Z">
            <w:rPr/>
          </w:rPrChange>
        </w:rPr>
        <w:t>octobre</w:t>
      </w:r>
      <w:proofErr w:type="spellEnd"/>
      <w:r w:rsidRPr="00C17E78">
        <w:rPr>
          <w:sz w:val="16"/>
          <w:szCs w:val="16"/>
          <w:lang w:val="en-GB"/>
          <w:rPrChange w:id="1954" w:author="emmanuel blezes" w:date="2026-06-22T22:41:00Z" w16du:dateUtc="2026-06-22T20:41:00Z">
            <w:rPr/>
          </w:rPrChange>
        </w:rPr>
        <w:t xml:space="preserve"> 2007 (https://www.paulkeating.net.au/shop/item/the-story-of-modern-superannuation-31-october-2007). </w:t>
      </w:r>
      <w:r w:rsidRPr="00C17E78">
        <w:rPr>
          <w:sz w:val="16"/>
          <w:szCs w:val="16"/>
          <w:rPrChange w:id="1955" w:author="emmanuel blezes" w:date="2026-06-22T22:41:00Z" w16du:dateUtc="2026-06-22T20:41:00Z">
            <w:rPr/>
          </w:rPrChange>
        </w:rPr>
        <w:t xml:space="preserve">Récit autobiographique de Keating sur la séquence 1983-1992 : </w:t>
      </w:r>
      <w:r w:rsidRPr="00C17E78">
        <w:rPr>
          <w:i/>
          <w:iCs/>
          <w:sz w:val="16"/>
          <w:szCs w:val="16"/>
          <w:rPrChange w:id="1956" w:author="emmanuel blezes" w:date="2026-06-22T22:41:00Z" w16du:dateUtc="2026-06-22T20:41:00Z">
            <w:rPr>
              <w:i/>
              <w:iCs/>
            </w:rPr>
          </w:rPrChange>
        </w:rPr>
        <w:t>Prices and Incomes Accord</w:t>
      </w:r>
      <w:r w:rsidRPr="00C17E78">
        <w:rPr>
          <w:sz w:val="16"/>
          <w:szCs w:val="16"/>
          <w:rPrChange w:id="1957" w:author="emmanuel blezes" w:date="2026-06-22T22:41:00Z" w16du:dateUtc="2026-06-22T20:41:00Z">
            <w:rPr/>
          </w:rPrChange>
        </w:rPr>
        <w:t xml:space="preserve"> Mark I (1983), Mark II (1985), élargissement par voie d’awards industriels (1987-1991), et </w:t>
      </w:r>
      <w:r w:rsidRPr="00C17E78">
        <w:rPr>
          <w:i/>
          <w:iCs/>
          <w:sz w:val="16"/>
          <w:szCs w:val="16"/>
          <w:rPrChange w:id="1958" w:author="emmanuel blezes" w:date="2026-06-22T22:41:00Z" w16du:dateUtc="2026-06-22T20:41:00Z">
            <w:rPr>
              <w:i/>
              <w:iCs/>
            </w:rPr>
          </w:rPrChange>
        </w:rPr>
        <w:t>Superannuation Guarantee Act</w:t>
      </w:r>
      <w:r w:rsidRPr="00C17E78">
        <w:rPr>
          <w:sz w:val="16"/>
          <w:szCs w:val="16"/>
          <w:rPrChange w:id="1959" w:author="emmanuel blezes" w:date="2026-06-22T22:41:00Z" w16du:dateUtc="2026-06-22T20:41:00Z">
            <w:rPr/>
          </w:rPrChange>
        </w:rPr>
        <w:t xml:space="preserve"> (1992).</w:t>
      </w:r>
    </w:p>
  </w:footnote>
  <w:footnote w:id="220">
    <w:p w14:paraId="03E8EE4F" w14:textId="77777777" w:rsidR="00534634" w:rsidRPr="00C17E78" w:rsidRDefault="00000000">
      <w:pPr>
        <w:pStyle w:val="FootnoteText"/>
        <w:rPr>
          <w:sz w:val="16"/>
          <w:szCs w:val="16"/>
          <w:rPrChange w:id="1960" w:author="emmanuel blezes" w:date="2026-06-22T22:41:00Z" w16du:dateUtc="2026-06-22T20:41:00Z">
            <w:rPr/>
          </w:rPrChange>
        </w:rPr>
      </w:pPr>
      <w:r w:rsidRPr="00C17E78">
        <w:rPr>
          <w:rStyle w:val="FootnoteReference"/>
          <w:sz w:val="16"/>
          <w:szCs w:val="16"/>
          <w:rPrChange w:id="1961" w:author="emmanuel blezes" w:date="2026-06-22T22:41:00Z" w16du:dateUtc="2026-06-22T20:41:00Z">
            <w:rPr>
              <w:rStyle w:val="FootnoteReference"/>
            </w:rPr>
          </w:rPrChange>
        </w:rPr>
        <w:footnoteRef/>
      </w:r>
      <w:r w:rsidRPr="00C17E78">
        <w:rPr>
          <w:sz w:val="16"/>
          <w:szCs w:val="16"/>
          <w:rPrChange w:id="1962" w:author="emmanuel blezes" w:date="2026-06-22T22:41:00Z" w16du:dateUtc="2026-06-22T20:41:00Z">
            <w:rPr/>
          </w:rPrChange>
        </w:rPr>
        <w:t xml:space="preserve"> Bill Kelty a été secrétaire général de l’ACTU (Australian Council of Trade Unions) de 1983 à 2000. Son rôle dans la négociation de l’Accord Mark II et de l’extension de la </w:t>
      </w:r>
      <w:r w:rsidRPr="00C17E78">
        <w:rPr>
          <w:i/>
          <w:iCs/>
          <w:sz w:val="16"/>
          <w:szCs w:val="16"/>
          <w:rPrChange w:id="1963" w:author="emmanuel blezes" w:date="2026-06-22T22:41:00Z" w16du:dateUtc="2026-06-22T20:41:00Z">
            <w:rPr>
              <w:i/>
              <w:iCs/>
            </w:rPr>
          </w:rPrChange>
        </w:rPr>
        <w:t>superannuation</w:t>
      </w:r>
      <w:r w:rsidRPr="00C17E78">
        <w:rPr>
          <w:sz w:val="16"/>
          <w:szCs w:val="16"/>
          <w:rPrChange w:id="1964" w:author="emmanuel blezes" w:date="2026-06-22T22:41:00Z" w16du:dateUtc="2026-06-22T20:41:00Z">
            <w:rPr/>
          </w:rPrChange>
        </w:rPr>
        <w:t xml:space="preserve"> aux ouvriers est documenté dans : John Edwards, </w:t>
      </w:r>
      <w:proofErr w:type="gramStart"/>
      <w:r w:rsidRPr="00C17E78">
        <w:rPr>
          <w:i/>
          <w:iCs/>
          <w:sz w:val="16"/>
          <w:szCs w:val="16"/>
          <w:rPrChange w:id="1965" w:author="emmanuel blezes" w:date="2026-06-22T22:41:00Z" w16du:dateUtc="2026-06-22T20:41:00Z">
            <w:rPr>
              <w:i/>
              <w:iCs/>
            </w:rPr>
          </w:rPrChange>
        </w:rPr>
        <w:t>Keating:</w:t>
      </w:r>
      <w:proofErr w:type="gramEnd"/>
      <w:r w:rsidRPr="00C17E78">
        <w:rPr>
          <w:i/>
          <w:iCs/>
          <w:sz w:val="16"/>
          <w:szCs w:val="16"/>
          <w:rPrChange w:id="1966" w:author="emmanuel blezes" w:date="2026-06-22T22:41:00Z" w16du:dateUtc="2026-06-22T20:41:00Z">
            <w:rPr>
              <w:i/>
              <w:iCs/>
            </w:rPr>
          </w:rPrChange>
        </w:rPr>
        <w:t xml:space="preserve"> The Inside Story</w:t>
      </w:r>
      <w:r w:rsidRPr="00C17E78">
        <w:rPr>
          <w:sz w:val="16"/>
          <w:szCs w:val="16"/>
          <w:rPrChange w:id="1967" w:author="emmanuel blezes" w:date="2026-06-22T22:41:00Z" w16du:dateUtc="2026-06-22T20:41:00Z">
            <w:rPr/>
          </w:rPrChange>
        </w:rPr>
        <w:t>, Viking, 1996 ; et dans les archives du Treasury australien.</w:t>
      </w:r>
    </w:p>
  </w:footnote>
  <w:footnote w:id="221">
    <w:p w14:paraId="1A0AFDB4" w14:textId="77777777" w:rsidR="00534634" w:rsidRPr="00C17E78" w:rsidRDefault="00000000">
      <w:pPr>
        <w:pStyle w:val="FootnoteText"/>
        <w:rPr>
          <w:sz w:val="16"/>
          <w:szCs w:val="16"/>
          <w:rPrChange w:id="1969" w:author="emmanuel blezes" w:date="2026-06-22T22:41:00Z" w16du:dateUtc="2026-06-22T20:41:00Z">
            <w:rPr/>
          </w:rPrChange>
        </w:rPr>
      </w:pPr>
      <w:r w:rsidRPr="00C17E78">
        <w:rPr>
          <w:rStyle w:val="FootnoteReference"/>
          <w:sz w:val="16"/>
          <w:szCs w:val="16"/>
          <w:rPrChange w:id="1970" w:author="emmanuel blezes" w:date="2026-06-22T22:41:00Z" w16du:dateUtc="2026-06-22T20:41:00Z">
            <w:rPr>
              <w:rStyle w:val="FootnoteReference"/>
            </w:rPr>
          </w:rPrChange>
        </w:rPr>
        <w:footnoteRef/>
      </w:r>
      <w:r w:rsidRPr="00C17E78">
        <w:rPr>
          <w:sz w:val="16"/>
          <w:szCs w:val="16"/>
          <w:rPrChange w:id="1971" w:author="emmanuel blezes" w:date="2026-06-22T22:41:00Z" w16du:dateUtc="2026-06-22T20:41:00Z">
            <w:rPr/>
          </w:rPrChange>
        </w:rPr>
        <w:t xml:space="preserve"> </w:t>
      </w:r>
      <w:r w:rsidRPr="00C17E78">
        <w:rPr>
          <w:i/>
          <w:iCs/>
          <w:sz w:val="16"/>
          <w:szCs w:val="16"/>
          <w:rPrChange w:id="1972" w:author="emmanuel blezes" w:date="2026-06-22T22:41:00Z" w16du:dateUtc="2026-06-22T20:41:00Z">
            <w:rPr>
              <w:i/>
              <w:iCs/>
            </w:rPr>
          </w:rPrChange>
        </w:rPr>
        <w:t>Superannuation Guarantee (Administration) Act 1992</w:t>
      </w:r>
      <w:r w:rsidRPr="00C17E78">
        <w:rPr>
          <w:sz w:val="16"/>
          <w:szCs w:val="16"/>
          <w:rPrChange w:id="1973" w:author="emmanuel blezes" w:date="2026-06-22T22:41:00Z" w16du:dateUtc="2026-06-22T20:41:00Z">
            <w:rPr/>
          </w:rPrChange>
        </w:rPr>
        <w:t>, Royal Assent 21 août 1992, entrée en vigueur 1ᵉʳ juillet 1992 (https://www.austlii.edu.au/cgi-bin/viewdb/au/legis/cth/consol_act/sga1992430/). Taux initial 3 %, montée programmée jusqu’à 9 % en 2002.</w:t>
      </w:r>
    </w:p>
  </w:footnote>
  <w:footnote w:id="222">
    <w:p w14:paraId="32B3B44A" w14:textId="77777777" w:rsidR="00534634" w:rsidRPr="00C17E78" w:rsidRDefault="00000000">
      <w:pPr>
        <w:pStyle w:val="FootnoteText"/>
        <w:rPr>
          <w:sz w:val="16"/>
          <w:szCs w:val="16"/>
          <w:rPrChange w:id="1974" w:author="emmanuel blezes" w:date="2026-06-22T22:41:00Z" w16du:dateUtc="2026-06-22T20:41:00Z">
            <w:rPr/>
          </w:rPrChange>
        </w:rPr>
      </w:pPr>
      <w:r w:rsidRPr="00C17E78">
        <w:rPr>
          <w:rStyle w:val="FootnoteReference"/>
          <w:sz w:val="16"/>
          <w:szCs w:val="16"/>
          <w:rPrChange w:id="1975" w:author="emmanuel blezes" w:date="2026-06-22T22:41:00Z" w16du:dateUtc="2026-06-22T20:41:00Z">
            <w:rPr>
              <w:rStyle w:val="FootnoteReference"/>
            </w:rPr>
          </w:rPrChange>
        </w:rPr>
        <w:footnoteRef/>
      </w:r>
      <w:r w:rsidRPr="00C17E78">
        <w:rPr>
          <w:sz w:val="16"/>
          <w:szCs w:val="16"/>
          <w:rPrChange w:id="1976" w:author="emmanuel blezes" w:date="2026-06-22T22:41:00Z" w16du:dateUtc="2026-06-22T20:41:00Z">
            <w:rPr/>
          </w:rPrChange>
        </w:rPr>
        <w:t xml:space="preserve"> ATO (Australian Taxation Office), </w:t>
      </w:r>
      <w:r w:rsidRPr="00C17E78">
        <w:rPr>
          <w:i/>
          <w:iCs/>
          <w:sz w:val="16"/>
          <w:szCs w:val="16"/>
          <w:rPrChange w:id="1977" w:author="emmanuel blezes" w:date="2026-06-22T22:41:00Z" w16du:dateUtc="2026-06-22T20:41:00Z">
            <w:rPr>
              <w:i/>
              <w:iCs/>
            </w:rPr>
          </w:rPrChange>
        </w:rPr>
        <w:t>Key Superannuation Rates and Thresholds</w:t>
      </w:r>
      <w:r w:rsidRPr="00C17E78">
        <w:rPr>
          <w:sz w:val="16"/>
          <w:szCs w:val="16"/>
          <w:rPrChange w:id="1978" w:author="emmanuel blezes" w:date="2026-06-22T22:41:00Z" w16du:dateUtc="2026-06-22T20:41:00Z">
            <w:rPr/>
          </w:rPrChange>
        </w:rPr>
        <w:t>, historique des taux SG 1992-2025 (https://www.ato.gov.au/tax-rates-and-codes/key-superannuation-rates-and-thresholds/super-guarantee). Gel à 9,5 % de 2014-2015 à 2020-2021 sous les gouvernements Abbott, Turnbull et Morrison.</w:t>
      </w:r>
    </w:p>
  </w:footnote>
  <w:footnote w:id="223">
    <w:p w14:paraId="331842D1" w14:textId="77777777" w:rsidR="00534634" w:rsidRPr="00C17E78" w:rsidRDefault="00000000">
      <w:pPr>
        <w:pStyle w:val="FootnoteText"/>
        <w:rPr>
          <w:sz w:val="16"/>
          <w:szCs w:val="16"/>
          <w:rPrChange w:id="1979" w:author="emmanuel blezes" w:date="2026-06-22T22:41:00Z" w16du:dateUtc="2026-06-22T20:41:00Z">
            <w:rPr/>
          </w:rPrChange>
        </w:rPr>
      </w:pPr>
      <w:r w:rsidRPr="00C17E78">
        <w:rPr>
          <w:rStyle w:val="FootnoteReference"/>
          <w:sz w:val="16"/>
          <w:szCs w:val="16"/>
          <w:rPrChange w:id="1980" w:author="emmanuel blezes" w:date="2026-06-22T22:41:00Z" w16du:dateUtc="2026-06-22T20:41:00Z">
            <w:rPr>
              <w:rStyle w:val="FootnoteReference"/>
            </w:rPr>
          </w:rPrChange>
        </w:rPr>
        <w:footnoteRef/>
      </w:r>
      <w:r w:rsidRPr="00C17E78">
        <w:rPr>
          <w:sz w:val="16"/>
          <w:szCs w:val="16"/>
          <w:rPrChange w:id="1981" w:author="emmanuel blezes" w:date="2026-06-22T22:41:00Z" w16du:dateUtc="2026-06-22T20:41:00Z">
            <w:rPr/>
          </w:rPrChange>
        </w:rPr>
        <w:t xml:space="preserve"> ATO, </w:t>
      </w:r>
      <w:r w:rsidRPr="00C17E78">
        <w:rPr>
          <w:i/>
          <w:iCs/>
          <w:sz w:val="16"/>
          <w:szCs w:val="16"/>
          <w:rPrChange w:id="1982" w:author="emmanuel blezes" w:date="2026-06-22T22:41:00Z" w16du:dateUtc="2026-06-22T20:41:00Z">
            <w:rPr>
              <w:i/>
              <w:iCs/>
            </w:rPr>
          </w:rPrChange>
        </w:rPr>
        <w:t xml:space="preserve">op. </w:t>
      </w:r>
      <w:proofErr w:type="gramStart"/>
      <w:r w:rsidRPr="00C17E78">
        <w:rPr>
          <w:i/>
          <w:iCs/>
          <w:sz w:val="16"/>
          <w:szCs w:val="16"/>
          <w:rPrChange w:id="1983" w:author="emmanuel blezes" w:date="2026-06-22T22:41:00Z" w16du:dateUtc="2026-06-22T20:41:00Z">
            <w:rPr>
              <w:i/>
              <w:iCs/>
            </w:rPr>
          </w:rPrChange>
        </w:rPr>
        <w:t>cit</w:t>
      </w:r>
      <w:proofErr w:type="gramEnd"/>
      <w:r w:rsidRPr="00C17E78">
        <w:rPr>
          <w:i/>
          <w:iCs/>
          <w:sz w:val="16"/>
          <w:szCs w:val="16"/>
          <w:rPrChange w:id="1984" w:author="emmanuel blezes" w:date="2026-06-22T22:41:00Z" w16du:dateUtc="2026-06-22T20:41:00Z">
            <w:rPr>
              <w:i/>
              <w:iCs/>
            </w:rPr>
          </w:rPrChange>
        </w:rPr>
        <w:t>.</w:t>
      </w:r>
      <w:r w:rsidRPr="00C17E78">
        <w:rPr>
          <w:sz w:val="16"/>
          <w:szCs w:val="16"/>
          <w:rPrChange w:id="1985" w:author="emmanuel blezes" w:date="2026-06-22T22:41:00Z" w16du:dateUtc="2026-06-22T20:41:00Z">
            <w:rPr/>
          </w:rPrChange>
        </w:rPr>
        <w:t xml:space="preserve"> Taux SG : 10,0 % (2021-22), 10,5 % (2022-23), 11,0 % (2023-24), 11,5 % (2024-25), 12,0 % (depuis le 1ᵉʳ juillet 2025), stabilisé.</w:t>
      </w:r>
    </w:p>
  </w:footnote>
  <w:footnote w:id="224">
    <w:p w14:paraId="44C80DCA" w14:textId="77777777" w:rsidR="00534634" w:rsidRPr="00C17E78" w:rsidRDefault="00000000">
      <w:pPr>
        <w:pStyle w:val="FootnoteText"/>
        <w:rPr>
          <w:sz w:val="16"/>
          <w:szCs w:val="16"/>
          <w:rPrChange w:id="1989" w:author="emmanuel blezes" w:date="2026-06-22T22:41:00Z" w16du:dateUtc="2026-06-22T20:41:00Z">
            <w:rPr/>
          </w:rPrChange>
        </w:rPr>
      </w:pPr>
      <w:r w:rsidRPr="00C17E78">
        <w:rPr>
          <w:rStyle w:val="FootnoteReference"/>
          <w:sz w:val="16"/>
          <w:szCs w:val="16"/>
          <w:rPrChange w:id="1990" w:author="emmanuel blezes" w:date="2026-06-22T22:41:00Z" w16du:dateUtc="2026-06-22T20:41:00Z">
            <w:rPr>
              <w:rStyle w:val="FootnoteReference"/>
            </w:rPr>
          </w:rPrChange>
        </w:rPr>
        <w:footnoteRef/>
      </w:r>
      <w:r w:rsidRPr="00C17E78">
        <w:rPr>
          <w:sz w:val="16"/>
          <w:szCs w:val="16"/>
          <w:lang w:val="en-GB"/>
          <w:rPrChange w:id="1991" w:author="emmanuel blezes" w:date="2026-06-22T22:41:00Z" w16du:dateUtc="2026-06-22T20:41:00Z">
            <w:rPr/>
          </w:rPrChange>
        </w:rPr>
        <w:t xml:space="preserve"> APRA, </w:t>
      </w:r>
      <w:r w:rsidRPr="00C17E78">
        <w:rPr>
          <w:i/>
          <w:iCs/>
          <w:sz w:val="16"/>
          <w:szCs w:val="16"/>
          <w:lang w:val="en-GB"/>
          <w:rPrChange w:id="1992" w:author="emmanuel blezes" w:date="2026-06-22T22:41:00Z" w16du:dateUtc="2026-06-22T20:41:00Z">
            <w:rPr>
              <w:i/>
              <w:iCs/>
            </w:rPr>
          </w:rPrChange>
        </w:rPr>
        <w:t>Quarterly Superannuation Performance Statistics</w:t>
      </w:r>
      <w:r w:rsidRPr="00C17E78">
        <w:rPr>
          <w:sz w:val="16"/>
          <w:szCs w:val="16"/>
          <w:lang w:val="en-GB"/>
          <w:rPrChange w:id="1993" w:author="emmanuel blezes" w:date="2026-06-22T22:41:00Z" w16du:dateUtc="2026-06-22T20:41:00Z">
            <w:rPr/>
          </w:rPrChange>
        </w:rPr>
        <w:t xml:space="preserve"> </w:t>
      </w:r>
      <w:r w:rsidRPr="00C17E78">
        <w:rPr>
          <w:i/>
          <w:iCs/>
          <w:sz w:val="16"/>
          <w:szCs w:val="16"/>
          <w:lang w:val="en-GB"/>
          <w:rPrChange w:id="1994" w:author="emmanuel blezes" w:date="2026-06-22T22:41:00Z" w16du:dateUtc="2026-06-22T20:41:00Z">
            <w:rPr>
              <w:i/>
              <w:iCs/>
            </w:rPr>
          </w:rPrChange>
        </w:rPr>
        <w:t>- June 2025</w:t>
      </w:r>
      <w:r w:rsidRPr="00C17E78">
        <w:rPr>
          <w:sz w:val="16"/>
          <w:szCs w:val="16"/>
          <w:lang w:val="en-GB"/>
          <w:rPrChange w:id="1995" w:author="emmanuel blezes" w:date="2026-06-22T22:41:00Z" w16du:dateUtc="2026-06-22T20:41:00Z">
            <w:rPr/>
          </w:rPrChange>
        </w:rPr>
        <w:t xml:space="preserve">, 2025 (https://www.apra.gov.au/quarterly-superannuation-performance-statistics-highlights-june-2025). </w:t>
      </w:r>
      <w:r w:rsidRPr="00C17E78">
        <w:rPr>
          <w:sz w:val="16"/>
          <w:szCs w:val="16"/>
          <w:rPrChange w:id="1996" w:author="emmanuel blezes" w:date="2026-06-22T22:41:00Z" w16du:dateUtc="2026-06-22T20:41:00Z">
            <w:rPr/>
          </w:rPrChange>
        </w:rPr>
        <w:t xml:space="preserve">Encours total : 4,3 trillions AUD (environ 2 600 Md€), dont 3,2 T en fonds régulés APRA et 1,1 T en fonds auto-gérés (SMSF, </w:t>
      </w:r>
      <w:r w:rsidRPr="00C17E78">
        <w:rPr>
          <w:i/>
          <w:iCs/>
          <w:sz w:val="16"/>
          <w:szCs w:val="16"/>
          <w:rPrChange w:id="1997" w:author="emmanuel blezes" w:date="2026-06-22T22:41:00Z" w16du:dateUtc="2026-06-22T20:41:00Z">
            <w:rPr>
              <w:i/>
              <w:iCs/>
            </w:rPr>
          </w:rPrChange>
        </w:rPr>
        <w:t>self-managed super funds</w:t>
      </w:r>
      <w:r w:rsidRPr="00C17E78">
        <w:rPr>
          <w:sz w:val="16"/>
          <w:szCs w:val="16"/>
          <w:rPrChange w:id="1998" w:author="emmanuel blezes" w:date="2026-06-22T22:41:00Z" w16du:dateUtc="2026-06-22T20:41:00Z">
            <w:rPr/>
          </w:rPrChange>
        </w:rPr>
        <w:t>).</w:t>
      </w:r>
    </w:p>
  </w:footnote>
  <w:footnote w:id="225">
    <w:p w14:paraId="49C5CB42" w14:textId="77777777" w:rsidR="00534634" w:rsidRPr="00C17E78" w:rsidRDefault="00000000">
      <w:pPr>
        <w:pStyle w:val="FootnoteText"/>
        <w:rPr>
          <w:sz w:val="16"/>
          <w:szCs w:val="16"/>
          <w:rPrChange w:id="1999" w:author="emmanuel blezes" w:date="2026-06-22T22:41:00Z" w16du:dateUtc="2026-06-22T20:41:00Z">
            <w:rPr/>
          </w:rPrChange>
        </w:rPr>
      </w:pPr>
      <w:r w:rsidRPr="00C17E78">
        <w:rPr>
          <w:rStyle w:val="FootnoteReference"/>
          <w:sz w:val="16"/>
          <w:szCs w:val="16"/>
          <w:rPrChange w:id="2000" w:author="emmanuel blezes" w:date="2026-06-22T22:41:00Z" w16du:dateUtc="2026-06-22T20:41:00Z">
            <w:rPr>
              <w:rStyle w:val="FootnoteReference"/>
            </w:rPr>
          </w:rPrChange>
        </w:rPr>
        <w:footnoteRef/>
      </w:r>
      <w:r w:rsidRPr="00C17E78">
        <w:rPr>
          <w:sz w:val="16"/>
          <w:szCs w:val="16"/>
          <w:lang w:val="en-GB"/>
          <w:rPrChange w:id="2001" w:author="emmanuel blezes" w:date="2026-06-22T22:41:00Z" w16du:dateUtc="2026-06-22T20:41:00Z">
            <w:rPr/>
          </w:rPrChange>
        </w:rPr>
        <w:t xml:space="preserve"> </w:t>
      </w:r>
      <w:proofErr w:type="spellStart"/>
      <w:r w:rsidRPr="00C17E78">
        <w:rPr>
          <w:sz w:val="16"/>
          <w:szCs w:val="16"/>
          <w:lang w:val="en-GB"/>
          <w:rPrChange w:id="2002" w:author="emmanuel blezes" w:date="2026-06-22T22:41:00Z" w16du:dateUtc="2026-06-22T20:41:00Z">
            <w:rPr/>
          </w:rPrChange>
        </w:rPr>
        <w:t>AustralianSuper</w:t>
      </w:r>
      <w:proofErr w:type="spellEnd"/>
      <w:r w:rsidRPr="00C17E78">
        <w:rPr>
          <w:sz w:val="16"/>
          <w:szCs w:val="16"/>
          <w:lang w:val="en-GB"/>
          <w:rPrChange w:id="2003" w:author="emmanuel blezes" w:date="2026-06-22T22:41:00Z" w16du:dateUtc="2026-06-22T20:41:00Z">
            <w:rPr/>
          </w:rPrChange>
        </w:rPr>
        <w:t xml:space="preserve">, </w:t>
      </w:r>
      <w:r w:rsidRPr="00C17E78">
        <w:rPr>
          <w:i/>
          <w:iCs/>
          <w:sz w:val="16"/>
          <w:szCs w:val="16"/>
          <w:lang w:val="en-GB"/>
          <w:rPrChange w:id="2004" w:author="emmanuel blezes" w:date="2026-06-22T22:41:00Z" w16du:dateUtc="2026-06-22T20:41:00Z">
            <w:rPr>
              <w:i/>
              <w:iCs/>
            </w:rPr>
          </w:rPrChange>
        </w:rPr>
        <w:t>2024-25 Annual Report</w:t>
      </w:r>
      <w:r w:rsidRPr="00C17E78">
        <w:rPr>
          <w:sz w:val="16"/>
          <w:szCs w:val="16"/>
          <w:lang w:val="en-GB"/>
          <w:rPrChange w:id="2005" w:author="emmanuel blezes" w:date="2026-06-22T22:41:00Z" w16du:dateUtc="2026-06-22T20:41:00Z">
            <w:rPr/>
          </w:rPrChange>
        </w:rPr>
        <w:t>, 2025 (https://www.australiansuper.com/about-us/annual-report</w:t>
      </w:r>
      <w:proofErr w:type="gramStart"/>
      <w:r w:rsidRPr="00C17E78">
        <w:rPr>
          <w:sz w:val="16"/>
          <w:szCs w:val="16"/>
          <w:lang w:val="en-GB"/>
          <w:rPrChange w:id="2006" w:author="emmanuel blezes" w:date="2026-06-22T22:41:00Z" w16du:dateUtc="2026-06-22T20:41:00Z">
            <w:rPr/>
          </w:rPrChange>
        </w:rPr>
        <w:t>) ;</w:t>
      </w:r>
      <w:proofErr w:type="gramEnd"/>
      <w:r w:rsidRPr="00C17E78">
        <w:rPr>
          <w:sz w:val="16"/>
          <w:szCs w:val="16"/>
          <w:lang w:val="en-GB"/>
          <w:rPrChange w:id="2007" w:author="emmanuel blezes" w:date="2026-06-22T22:41:00Z" w16du:dateUtc="2026-06-22T20:41:00Z">
            <w:rPr/>
          </w:rPrChange>
        </w:rPr>
        <w:t xml:space="preserve"> APRA, </w:t>
      </w:r>
      <w:r w:rsidRPr="00C17E78">
        <w:rPr>
          <w:i/>
          <w:iCs/>
          <w:sz w:val="16"/>
          <w:szCs w:val="16"/>
          <w:lang w:val="en-GB"/>
          <w:rPrChange w:id="2008" w:author="emmanuel blezes" w:date="2026-06-22T22:41:00Z" w16du:dateUtc="2026-06-22T20:41:00Z">
            <w:rPr>
              <w:i/>
              <w:iCs/>
            </w:rPr>
          </w:rPrChange>
        </w:rPr>
        <w:t>Top 10 Super Funds</w:t>
      </w:r>
      <w:r w:rsidRPr="00C17E78">
        <w:rPr>
          <w:sz w:val="16"/>
          <w:szCs w:val="16"/>
          <w:lang w:val="en-GB"/>
          <w:rPrChange w:id="2009" w:author="emmanuel blezes" w:date="2026-06-22T22:41:00Z" w16du:dateUtc="2026-06-22T20:41:00Z">
            <w:rPr/>
          </w:rPrChange>
        </w:rPr>
        <w:t xml:space="preserve">, 2025. </w:t>
      </w:r>
      <w:proofErr w:type="spellStart"/>
      <w:r w:rsidRPr="00C17E78">
        <w:rPr>
          <w:sz w:val="16"/>
          <w:szCs w:val="16"/>
          <w:rPrChange w:id="2010" w:author="emmanuel blezes" w:date="2026-06-22T22:41:00Z" w16du:dateUtc="2026-06-22T20:41:00Z">
            <w:rPr/>
          </w:rPrChange>
        </w:rPr>
        <w:t>AustralianSuper</w:t>
      </w:r>
      <w:proofErr w:type="spellEnd"/>
      <w:r w:rsidRPr="00C17E78">
        <w:rPr>
          <w:sz w:val="16"/>
          <w:szCs w:val="16"/>
          <w:rPrChange w:id="2011" w:author="emmanuel blezes" w:date="2026-06-22T22:41:00Z" w16du:dateUtc="2026-06-22T20:41:00Z">
            <w:rPr/>
          </w:rPrChange>
        </w:rPr>
        <w:t xml:space="preserve"> : 385 Md AUD, 3,67 millions de membres au 30 juin 2025.</w:t>
      </w:r>
    </w:p>
  </w:footnote>
  <w:footnote w:id="226">
    <w:p w14:paraId="44138AC1" w14:textId="77777777" w:rsidR="00534634" w:rsidRPr="00C17E78" w:rsidRDefault="00000000">
      <w:pPr>
        <w:pStyle w:val="FootnoteText"/>
        <w:rPr>
          <w:sz w:val="16"/>
          <w:szCs w:val="16"/>
          <w:rPrChange w:id="2012" w:author="emmanuel blezes" w:date="2026-06-22T22:41:00Z" w16du:dateUtc="2026-06-22T20:41:00Z">
            <w:rPr/>
          </w:rPrChange>
        </w:rPr>
      </w:pPr>
      <w:r w:rsidRPr="00C17E78">
        <w:rPr>
          <w:rStyle w:val="FootnoteReference"/>
          <w:sz w:val="16"/>
          <w:szCs w:val="16"/>
          <w:rPrChange w:id="2013" w:author="emmanuel blezes" w:date="2026-06-22T22:41:00Z" w16du:dateUtc="2026-06-22T20:41:00Z">
            <w:rPr>
              <w:rStyle w:val="FootnoteReference"/>
            </w:rPr>
          </w:rPrChange>
        </w:rPr>
        <w:footnoteRef/>
      </w:r>
      <w:r w:rsidRPr="00C17E78">
        <w:rPr>
          <w:sz w:val="16"/>
          <w:szCs w:val="16"/>
          <w:rPrChange w:id="2014" w:author="emmanuel blezes" w:date="2026-06-22T22:41:00Z" w16du:dateUtc="2026-06-22T20:41:00Z">
            <w:rPr/>
          </w:rPrChange>
        </w:rPr>
        <w:t xml:space="preserve"> AustralianSuper, </w:t>
      </w:r>
      <w:r w:rsidRPr="00C17E78">
        <w:rPr>
          <w:i/>
          <w:iCs/>
          <w:sz w:val="16"/>
          <w:szCs w:val="16"/>
          <w:rPrChange w:id="2015" w:author="emmanuel blezes" w:date="2026-06-22T22:41:00Z" w16du:dateUtc="2026-06-22T20:41:00Z">
            <w:rPr>
              <w:i/>
              <w:iCs/>
            </w:rPr>
          </w:rPrChange>
        </w:rPr>
        <w:t>FY25 Investment Performance</w:t>
      </w:r>
      <w:r w:rsidRPr="00C17E78">
        <w:rPr>
          <w:sz w:val="16"/>
          <w:szCs w:val="16"/>
          <w:rPrChange w:id="2016" w:author="emmanuel blezes" w:date="2026-06-22T22:41:00Z" w16du:dateUtc="2026-06-22T20:41:00Z">
            <w:rPr/>
          </w:rPrChange>
        </w:rPr>
        <w:t xml:space="preserve">, juillet 2025 (https://www.australiansuper.com/investments/investment-articles/2025/07/fy25-investment-performance). Option </w:t>
      </w:r>
      <w:r w:rsidRPr="00C17E78">
        <w:rPr>
          <w:i/>
          <w:iCs/>
          <w:sz w:val="16"/>
          <w:szCs w:val="16"/>
          <w:rPrChange w:id="2017" w:author="emmanuel blezes" w:date="2026-06-22T22:41:00Z" w16du:dateUtc="2026-06-22T20:41:00Z">
            <w:rPr>
              <w:i/>
              <w:iCs/>
            </w:rPr>
          </w:rPrChange>
        </w:rPr>
        <w:t>Balanced</w:t>
      </w:r>
      <w:r w:rsidRPr="00C17E78">
        <w:rPr>
          <w:sz w:val="16"/>
          <w:szCs w:val="16"/>
          <w:rPrChange w:id="2018" w:author="emmanuel blezes" w:date="2026-06-22T22:41:00Z" w16du:dateUtc="2026-06-22T20:41:00Z">
            <w:rPr/>
          </w:rPrChange>
        </w:rPr>
        <w:t xml:space="preserve"> : 7,94 % annualisé sur 10 ans glissants, 8,53 % sur 5 ans, 8,72 % sur 3 ans (au 30 juin 2025, net de frais).</w:t>
      </w:r>
    </w:p>
  </w:footnote>
  <w:footnote w:id="227">
    <w:p w14:paraId="3CBED78B" w14:textId="77777777" w:rsidR="00534634" w:rsidRPr="00C17E78" w:rsidRDefault="00000000">
      <w:pPr>
        <w:pStyle w:val="FootnoteText"/>
        <w:rPr>
          <w:sz w:val="16"/>
          <w:szCs w:val="16"/>
          <w:rPrChange w:id="2020" w:author="emmanuel blezes" w:date="2026-06-22T22:41:00Z" w16du:dateUtc="2026-06-22T20:41:00Z">
            <w:rPr/>
          </w:rPrChange>
        </w:rPr>
      </w:pPr>
      <w:r w:rsidRPr="00C17E78">
        <w:rPr>
          <w:rStyle w:val="FootnoteReference"/>
          <w:sz w:val="16"/>
          <w:szCs w:val="16"/>
          <w:rPrChange w:id="2021" w:author="emmanuel blezes" w:date="2026-06-22T22:41:00Z" w16du:dateUtc="2026-06-22T20:41:00Z">
            <w:rPr>
              <w:rStyle w:val="FootnoteReference"/>
            </w:rPr>
          </w:rPrChange>
        </w:rPr>
        <w:footnoteRef/>
      </w:r>
      <w:r w:rsidRPr="00C17E78">
        <w:rPr>
          <w:sz w:val="16"/>
          <w:szCs w:val="16"/>
          <w:lang w:val="en-GB"/>
          <w:rPrChange w:id="2022" w:author="emmanuel blezes" w:date="2026-06-22T22:41:00Z" w16du:dateUtc="2026-06-22T20:41:00Z">
            <w:rPr/>
          </w:rPrChange>
        </w:rPr>
        <w:t xml:space="preserve"> APRA, </w:t>
      </w:r>
      <w:r w:rsidRPr="00C17E78">
        <w:rPr>
          <w:i/>
          <w:iCs/>
          <w:sz w:val="16"/>
          <w:szCs w:val="16"/>
          <w:lang w:val="en-GB"/>
          <w:rPrChange w:id="2023" w:author="emmanuel blezes" w:date="2026-06-22T22:41:00Z" w16du:dateUtc="2026-06-22T20:41:00Z">
            <w:rPr>
              <w:i/>
              <w:iCs/>
            </w:rPr>
          </w:rPrChange>
        </w:rPr>
        <w:t>2025 Annual Superannuation Performance Test</w:t>
      </w:r>
      <w:r w:rsidRPr="00C17E78">
        <w:rPr>
          <w:sz w:val="16"/>
          <w:szCs w:val="16"/>
          <w:lang w:val="en-GB"/>
          <w:rPrChange w:id="2024" w:author="emmanuel blezes" w:date="2026-06-22T22:41:00Z" w16du:dateUtc="2026-06-22T20:41:00Z">
            <w:rPr/>
          </w:rPrChange>
        </w:rPr>
        <w:t xml:space="preserve"> </w:t>
      </w:r>
      <w:r w:rsidRPr="00C17E78">
        <w:rPr>
          <w:i/>
          <w:iCs/>
          <w:sz w:val="16"/>
          <w:szCs w:val="16"/>
          <w:lang w:val="en-GB"/>
          <w:rPrChange w:id="2025" w:author="emmanuel blezes" w:date="2026-06-22T22:41:00Z" w16du:dateUtc="2026-06-22T20:41:00Z">
            <w:rPr>
              <w:i/>
              <w:iCs/>
            </w:rPr>
          </w:rPrChange>
        </w:rPr>
        <w:t xml:space="preserve">- </w:t>
      </w:r>
      <w:proofErr w:type="spellStart"/>
      <w:r w:rsidRPr="00C17E78">
        <w:rPr>
          <w:i/>
          <w:iCs/>
          <w:sz w:val="16"/>
          <w:szCs w:val="16"/>
          <w:lang w:val="en-GB"/>
          <w:rPrChange w:id="2026" w:author="emmanuel blezes" w:date="2026-06-22T22:41:00Z" w16du:dateUtc="2026-06-22T20:41:00Z">
            <w:rPr>
              <w:i/>
              <w:iCs/>
            </w:rPr>
          </w:rPrChange>
        </w:rPr>
        <w:t>MySuper</w:t>
      </w:r>
      <w:proofErr w:type="spellEnd"/>
      <w:r w:rsidRPr="00C17E78">
        <w:rPr>
          <w:i/>
          <w:iCs/>
          <w:sz w:val="16"/>
          <w:szCs w:val="16"/>
          <w:lang w:val="en-GB"/>
          <w:rPrChange w:id="2027" w:author="emmanuel blezes" w:date="2026-06-22T22:41:00Z" w16du:dateUtc="2026-06-22T20:41:00Z">
            <w:rPr>
              <w:i/>
              <w:iCs/>
            </w:rPr>
          </w:rPrChange>
        </w:rPr>
        <w:t xml:space="preserve"> Products</w:t>
      </w:r>
      <w:r w:rsidRPr="00C17E78">
        <w:rPr>
          <w:sz w:val="16"/>
          <w:szCs w:val="16"/>
          <w:lang w:val="en-GB"/>
          <w:rPrChange w:id="2028" w:author="emmanuel blezes" w:date="2026-06-22T22:41:00Z" w16du:dateUtc="2026-06-22T20:41:00Z">
            <w:rPr/>
          </w:rPrChange>
        </w:rPr>
        <w:t xml:space="preserve">, 2025 (https://www.apra.gov.au/2025-annual-superannuation-performance-test-mysuper-products). </w:t>
      </w:r>
      <w:r w:rsidRPr="00C17E78">
        <w:rPr>
          <w:sz w:val="16"/>
          <w:szCs w:val="16"/>
          <w:rPrChange w:id="2029" w:author="emmanuel blezes" w:date="2026-06-22T22:41:00Z" w16du:dateUtc="2026-06-22T20:41:00Z">
            <w:rPr/>
          </w:rPrChange>
        </w:rPr>
        <w:t>Premier test 2021 : 13 produits MySuper en échec (sur 76 évalués) ; depuis, neuf produits sous-performants ont quitté le marché ; test 2025 : un seul échec (AMG Super, fermé aux nouveaux membres depuis 2022, recalé pour la troisième fois) sur 64 produits évalués. Le test compare le rendement net de chaque produit à un benchmark composite sur 8 ans.</w:t>
      </w:r>
    </w:p>
  </w:footnote>
  <w:footnote w:id="228">
    <w:p w14:paraId="005FC9A4" w14:textId="77777777" w:rsidR="00534634" w:rsidRPr="00C17E78" w:rsidRDefault="00000000">
      <w:pPr>
        <w:pStyle w:val="FootnoteText"/>
        <w:rPr>
          <w:sz w:val="16"/>
          <w:szCs w:val="16"/>
          <w:rPrChange w:id="2033" w:author="emmanuel blezes" w:date="2026-06-22T22:41:00Z" w16du:dateUtc="2026-06-22T20:41:00Z">
            <w:rPr/>
          </w:rPrChange>
        </w:rPr>
      </w:pPr>
      <w:r w:rsidRPr="00C17E78">
        <w:rPr>
          <w:rStyle w:val="FootnoteReference"/>
          <w:sz w:val="16"/>
          <w:szCs w:val="16"/>
          <w:rPrChange w:id="2034" w:author="emmanuel blezes" w:date="2026-06-22T22:41:00Z" w16du:dateUtc="2026-06-22T20:41:00Z">
            <w:rPr>
              <w:rStyle w:val="FootnoteReference"/>
            </w:rPr>
          </w:rPrChange>
        </w:rPr>
        <w:footnoteRef/>
      </w:r>
      <w:r w:rsidRPr="00C17E78">
        <w:rPr>
          <w:sz w:val="16"/>
          <w:szCs w:val="16"/>
          <w:rPrChange w:id="2035" w:author="emmanuel blezes" w:date="2026-06-22T22:41:00Z" w16du:dateUtc="2026-06-22T20:41:00Z">
            <w:rPr/>
          </w:rPrChange>
        </w:rPr>
        <w:t xml:space="preserve"> ACCC, </w:t>
      </w:r>
      <w:r w:rsidRPr="00C17E78">
        <w:rPr>
          <w:i/>
          <w:iCs/>
          <w:sz w:val="16"/>
          <w:szCs w:val="16"/>
          <w:rPrChange w:id="2036" w:author="emmanuel blezes" w:date="2026-06-22T22:41:00Z" w16du:dateUtc="2026-06-22T20:41:00Z">
            <w:rPr>
              <w:i/>
              <w:iCs/>
            </w:rPr>
          </w:rPrChange>
        </w:rPr>
        <w:t>Sydney Aviation Alliance acquisition of Sydney Airport</w:t>
      </w:r>
      <w:r w:rsidRPr="00C17E78">
        <w:rPr>
          <w:sz w:val="16"/>
          <w:szCs w:val="16"/>
          <w:rPrChange w:id="2037" w:author="emmanuel blezes" w:date="2026-06-22T22:41:00Z" w16du:dateUtc="2026-06-22T20:41:00Z">
            <w:rPr/>
          </w:rPrChange>
        </w:rPr>
        <w:t>, 2022 (https://www.accc.gov.au/public-registers/mergers-registers/public-informal-merger-reviews/sydney-aviation-alliance-pty-ltd-sydney-airport). Acquisition finalisée en 2022 par un consortium IFM Investors / AustralianSuper / Australian Retirement Trust / UniSuper / Global Infrastructure Partners. Valeur d’entreprise supérieure à 20 milliards de dollars australiens.</w:t>
      </w:r>
    </w:p>
  </w:footnote>
  <w:footnote w:id="229">
    <w:p w14:paraId="75C73965" w14:textId="77777777" w:rsidR="00534634" w:rsidRPr="00C17E78" w:rsidRDefault="00000000">
      <w:pPr>
        <w:pStyle w:val="FootnoteText"/>
        <w:rPr>
          <w:sz w:val="16"/>
          <w:szCs w:val="16"/>
          <w:rPrChange w:id="2038" w:author="emmanuel blezes" w:date="2026-06-22T22:41:00Z" w16du:dateUtc="2026-06-22T20:41:00Z">
            <w:rPr/>
          </w:rPrChange>
        </w:rPr>
      </w:pPr>
      <w:r w:rsidRPr="00C17E78">
        <w:rPr>
          <w:rStyle w:val="FootnoteReference"/>
          <w:sz w:val="16"/>
          <w:szCs w:val="16"/>
          <w:rPrChange w:id="2039" w:author="emmanuel blezes" w:date="2026-06-22T22:41:00Z" w16du:dateUtc="2026-06-22T20:41:00Z">
            <w:rPr>
              <w:rStyle w:val="FootnoteReference"/>
            </w:rPr>
          </w:rPrChange>
        </w:rPr>
        <w:footnoteRef/>
      </w:r>
      <w:r w:rsidRPr="00C17E78">
        <w:rPr>
          <w:sz w:val="16"/>
          <w:szCs w:val="16"/>
          <w:rPrChange w:id="2040" w:author="emmanuel blezes" w:date="2026-06-22T22:41:00Z" w16du:dateUtc="2026-06-22T20:41:00Z">
            <w:rPr/>
          </w:rPrChange>
        </w:rPr>
        <w:t xml:space="preserve"> Deloitte, </w:t>
      </w:r>
      <w:r w:rsidRPr="00C17E78">
        <w:rPr>
          <w:i/>
          <w:iCs/>
          <w:sz w:val="16"/>
          <w:szCs w:val="16"/>
          <w:rPrChange w:id="2041" w:author="emmanuel blezes" w:date="2026-06-22T22:41:00Z" w16du:dateUtc="2026-06-22T20:41:00Z">
            <w:rPr>
              <w:i/>
              <w:iCs/>
            </w:rPr>
          </w:rPrChange>
        </w:rPr>
        <w:t>Dynamics of the Australian Superannuation System</w:t>
      </w:r>
      <w:r w:rsidRPr="00C17E78">
        <w:rPr>
          <w:sz w:val="16"/>
          <w:szCs w:val="16"/>
          <w:rPrChange w:id="2042" w:author="emmanuel blezes" w:date="2026-06-22T22:41:00Z" w16du:dateUtc="2026-06-22T20:41:00Z">
            <w:rPr/>
          </w:rPrChange>
        </w:rPr>
        <w:t xml:space="preserve">, 2024 (https://www.investordaily.com.au/superannuation/54865-super-on-track-to-represent-more-than-half-of-asx-market-cap-deloitte). Détention par les fonds </w:t>
      </w:r>
      <w:r w:rsidRPr="00C17E78">
        <w:rPr>
          <w:i/>
          <w:iCs/>
          <w:sz w:val="16"/>
          <w:szCs w:val="16"/>
          <w:rPrChange w:id="2043" w:author="emmanuel blezes" w:date="2026-06-22T22:41:00Z" w16du:dateUtc="2026-06-22T20:41:00Z">
            <w:rPr>
              <w:i/>
              <w:iCs/>
            </w:rPr>
          </w:rPrChange>
        </w:rPr>
        <w:t>super</w:t>
      </w:r>
      <w:r w:rsidRPr="00C17E78">
        <w:rPr>
          <w:sz w:val="16"/>
          <w:szCs w:val="16"/>
          <w:rPrChange w:id="2044" w:author="emmanuel blezes" w:date="2026-06-22T22:41:00Z" w16du:dateUtc="2026-06-22T20:41:00Z">
            <w:rPr/>
          </w:rPrChange>
        </w:rPr>
        <w:t xml:space="preserve"> : environ 35 % de la capitalisation de l’ASX en 2024, projection à 60 % à l’horizon 2038.</w:t>
      </w:r>
    </w:p>
  </w:footnote>
  <w:footnote w:id="230">
    <w:p w14:paraId="76F1C6F5" w14:textId="77777777" w:rsidR="00534634" w:rsidRPr="00C17E78" w:rsidRDefault="00000000">
      <w:pPr>
        <w:pStyle w:val="FootnoteText"/>
        <w:rPr>
          <w:sz w:val="16"/>
          <w:szCs w:val="16"/>
          <w:rPrChange w:id="2053" w:author="emmanuel blezes" w:date="2026-06-22T22:41:00Z" w16du:dateUtc="2026-06-22T20:41:00Z">
            <w:rPr/>
          </w:rPrChange>
        </w:rPr>
      </w:pPr>
      <w:r w:rsidRPr="00C17E78">
        <w:rPr>
          <w:rStyle w:val="FootnoteReference"/>
          <w:sz w:val="16"/>
          <w:szCs w:val="16"/>
          <w:rPrChange w:id="2054" w:author="emmanuel blezes" w:date="2026-06-22T22:41:00Z" w16du:dateUtc="2026-06-22T20:41:00Z">
            <w:rPr>
              <w:rStyle w:val="FootnoteReference"/>
            </w:rPr>
          </w:rPrChange>
        </w:rPr>
        <w:footnoteRef/>
      </w:r>
      <w:r w:rsidRPr="00C17E78">
        <w:rPr>
          <w:sz w:val="16"/>
          <w:szCs w:val="16"/>
          <w:rPrChange w:id="2055" w:author="emmanuel blezes" w:date="2026-06-22T22:41:00Z" w16du:dateUtc="2026-06-22T20:41:00Z">
            <w:rPr/>
          </w:rPrChange>
        </w:rPr>
        <w:t xml:space="preserve"> Goh Keng Swee a été ministre des Finances de Singapour de 1959 à 1965, puis à nouveau de 1967 à 1970, sous le PM Lee Kuan Yew. Sur son rôle dans la formation de la politique économique de Singapour : Tan Siok Sun, </w:t>
      </w:r>
      <w:r w:rsidRPr="00C17E78">
        <w:rPr>
          <w:i/>
          <w:iCs/>
          <w:sz w:val="16"/>
          <w:szCs w:val="16"/>
          <w:rPrChange w:id="2056" w:author="emmanuel blezes" w:date="2026-06-22T22:41:00Z" w16du:dateUtc="2026-06-22T20:41:00Z">
            <w:rPr>
              <w:i/>
              <w:iCs/>
            </w:rPr>
          </w:rPrChange>
        </w:rPr>
        <w:t xml:space="preserve">Goh Keng </w:t>
      </w:r>
      <w:proofErr w:type="gramStart"/>
      <w:r w:rsidRPr="00C17E78">
        <w:rPr>
          <w:i/>
          <w:iCs/>
          <w:sz w:val="16"/>
          <w:szCs w:val="16"/>
          <w:rPrChange w:id="2057" w:author="emmanuel blezes" w:date="2026-06-22T22:41:00Z" w16du:dateUtc="2026-06-22T20:41:00Z">
            <w:rPr>
              <w:i/>
              <w:iCs/>
            </w:rPr>
          </w:rPrChange>
        </w:rPr>
        <w:t>Swee:</w:t>
      </w:r>
      <w:proofErr w:type="gramEnd"/>
      <w:r w:rsidRPr="00C17E78">
        <w:rPr>
          <w:i/>
          <w:iCs/>
          <w:sz w:val="16"/>
          <w:szCs w:val="16"/>
          <w:rPrChange w:id="2058" w:author="emmanuel blezes" w:date="2026-06-22T22:41:00Z" w16du:dateUtc="2026-06-22T20:41:00Z">
            <w:rPr>
              <w:i/>
              <w:iCs/>
            </w:rPr>
          </w:rPrChange>
        </w:rPr>
        <w:t xml:space="preserve"> A Portrait</w:t>
      </w:r>
      <w:r w:rsidRPr="00C17E78">
        <w:rPr>
          <w:sz w:val="16"/>
          <w:szCs w:val="16"/>
          <w:rPrChange w:id="2059" w:author="emmanuel blezes" w:date="2026-06-22T22:41:00Z" w16du:dateUtc="2026-06-22T20:41:00Z">
            <w:rPr/>
          </w:rPrChange>
        </w:rPr>
        <w:t>, Editions Didier Millet, 2007. Il a aussi été ministre de la Défense, puis ministre de l’Éducation.</w:t>
      </w:r>
    </w:p>
  </w:footnote>
  <w:footnote w:id="231">
    <w:p w14:paraId="346AA967" w14:textId="77777777" w:rsidR="00534634" w:rsidRPr="00C17E78" w:rsidRDefault="00000000">
      <w:pPr>
        <w:pStyle w:val="FootnoteText"/>
        <w:rPr>
          <w:sz w:val="16"/>
          <w:szCs w:val="16"/>
          <w:lang w:val="en-GB"/>
          <w:rPrChange w:id="2061" w:author="emmanuel blezes" w:date="2026-06-22T22:41:00Z" w16du:dateUtc="2026-06-22T20:41:00Z">
            <w:rPr/>
          </w:rPrChange>
        </w:rPr>
      </w:pPr>
      <w:r w:rsidRPr="00C17E78">
        <w:rPr>
          <w:rStyle w:val="FootnoteReference"/>
          <w:sz w:val="16"/>
          <w:szCs w:val="16"/>
          <w:rPrChange w:id="2062" w:author="emmanuel blezes" w:date="2026-06-22T22:41:00Z" w16du:dateUtc="2026-06-22T20:41:00Z">
            <w:rPr>
              <w:rStyle w:val="FootnoteReference"/>
            </w:rPr>
          </w:rPrChange>
        </w:rPr>
        <w:footnoteRef/>
      </w:r>
      <w:r w:rsidRPr="00C17E78">
        <w:rPr>
          <w:sz w:val="16"/>
          <w:szCs w:val="16"/>
          <w:lang w:val="en-GB"/>
          <w:rPrChange w:id="2063" w:author="emmanuel blezes" w:date="2026-06-22T22:41:00Z" w16du:dateUtc="2026-06-22T20:41:00Z">
            <w:rPr/>
          </w:rPrChange>
        </w:rPr>
        <w:t xml:space="preserve"> Lee Kuan Yew, </w:t>
      </w:r>
      <w:r w:rsidRPr="00C17E78">
        <w:rPr>
          <w:i/>
          <w:iCs/>
          <w:sz w:val="16"/>
          <w:szCs w:val="16"/>
          <w:lang w:val="en-GB"/>
          <w:rPrChange w:id="2064" w:author="emmanuel blezes" w:date="2026-06-22T22:41:00Z" w16du:dateUtc="2026-06-22T20:41:00Z">
            <w:rPr>
              <w:i/>
              <w:iCs/>
            </w:rPr>
          </w:rPrChange>
        </w:rPr>
        <w:t>From Third World to First</w:t>
      </w:r>
      <w:r w:rsidRPr="00C17E78">
        <w:rPr>
          <w:sz w:val="16"/>
          <w:szCs w:val="16"/>
          <w:lang w:val="en-GB"/>
          <w:rPrChange w:id="2065" w:author="emmanuel blezes" w:date="2026-06-22T22:41:00Z" w16du:dateUtc="2026-06-22T20:41:00Z">
            <w:rPr/>
          </w:rPrChange>
        </w:rPr>
        <w:t xml:space="preserve">, </w:t>
      </w:r>
      <w:r w:rsidRPr="00C17E78">
        <w:rPr>
          <w:i/>
          <w:iCs/>
          <w:sz w:val="16"/>
          <w:szCs w:val="16"/>
          <w:lang w:val="en-GB"/>
          <w:rPrChange w:id="2066" w:author="emmanuel blezes" w:date="2026-06-22T22:41:00Z" w16du:dateUtc="2026-06-22T20:41:00Z">
            <w:rPr>
              <w:i/>
              <w:iCs/>
            </w:rPr>
          </w:rPrChange>
        </w:rPr>
        <w:t>op. cit.</w:t>
      </w:r>
      <w:r w:rsidRPr="00C17E78">
        <w:rPr>
          <w:sz w:val="16"/>
          <w:szCs w:val="16"/>
          <w:lang w:val="en-GB"/>
          <w:rPrChange w:id="2067" w:author="emmanuel blezes" w:date="2026-06-22T22:41:00Z" w16du:dateUtc="2026-06-22T20:41:00Z">
            <w:rPr/>
          </w:rPrChange>
        </w:rPr>
        <w:t>, p. </w:t>
      </w:r>
      <w:proofErr w:type="gramStart"/>
      <w:r w:rsidRPr="00C17E78">
        <w:rPr>
          <w:sz w:val="16"/>
          <w:szCs w:val="16"/>
          <w:lang w:val="en-GB"/>
          <w:rPrChange w:id="2068" w:author="emmanuel blezes" w:date="2026-06-22T22:41:00Z" w16du:dateUtc="2026-06-22T20:41:00Z">
            <w:rPr/>
          </w:rPrChange>
        </w:rPr>
        <w:t>116 :</w:t>
      </w:r>
      <w:proofErr w:type="gramEnd"/>
      <w:r w:rsidRPr="00C17E78">
        <w:rPr>
          <w:sz w:val="16"/>
          <w:szCs w:val="16"/>
          <w:lang w:val="en-GB"/>
          <w:rPrChange w:id="2069" w:author="emmanuel blezes" w:date="2026-06-22T22:41:00Z" w16du:dateUtc="2026-06-22T20:41:00Z">
            <w:rPr/>
          </w:rPrChange>
        </w:rPr>
        <w:t xml:space="preserve"> « My primary concern was to give every citizen a stake in the country and its future. »</w:t>
      </w:r>
    </w:p>
  </w:footnote>
  <w:footnote w:id="232">
    <w:p w14:paraId="7AF1ACC1" w14:textId="77777777" w:rsidR="00534634" w:rsidRPr="00C17E78" w:rsidRDefault="00000000">
      <w:pPr>
        <w:pStyle w:val="FootnoteText"/>
        <w:rPr>
          <w:sz w:val="16"/>
          <w:szCs w:val="16"/>
          <w:rPrChange w:id="2070" w:author="emmanuel blezes" w:date="2026-06-22T22:41:00Z" w16du:dateUtc="2026-06-22T20:41:00Z">
            <w:rPr/>
          </w:rPrChange>
        </w:rPr>
      </w:pPr>
      <w:r w:rsidRPr="00C17E78">
        <w:rPr>
          <w:rStyle w:val="FootnoteReference"/>
          <w:sz w:val="16"/>
          <w:szCs w:val="16"/>
          <w:rPrChange w:id="2071" w:author="emmanuel blezes" w:date="2026-06-22T22:41:00Z" w16du:dateUtc="2026-06-22T20:41:00Z">
            <w:rPr>
              <w:rStyle w:val="FootnoteReference"/>
            </w:rPr>
          </w:rPrChange>
        </w:rPr>
        <w:footnoteRef/>
      </w:r>
      <w:r w:rsidRPr="00C17E78">
        <w:rPr>
          <w:sz w:val="16"/>
          <w:szCs w:val="16"/>
          <w:lang w:val="en-GB"/>
          <w:rPrChange w:id="2072" w:author="emmanuel blezes" w:date="2026-06-22T22:41:00Z" w16du:dateUtc="2026-06-22T20:41:00Z">
            <w:rPr/>
          </w:rPrChange>
        </w:rPr>
        <w:t xml:space="preserve"> Department of Statistics Singapore, </w:t>
      </w:r>
      <w:r w:rsidRPr="00C17E78">
        <w:rPr>
          <w:i/>
          <w:iCs/>
          <w:sz w:val="16"/>
          <w:szCs w:val="16"/>
          <w:lang w:val="en-GB"/>
          <w:rPrChange w:id="2073" w:author="emmanuel blezes" w:date="2026-06-22T22:41:00Z" w16du:dateUtc="2026-06-22T20:41:00Z">
            <w:rPr>
              <w:i/>
              <w:iCs/>
            </w:rPr>
          </w:rPrChange>
        </w:rPr>
        <w:t>Home Ownership Rate</w:t>
      </w:r>
      <w:r w:rsidRPr="00C17E78">
        <w:rPr>
          <w:sz w:val="16"/>
          <w:szCs w:val="16"/>
          <w:lang w:val="en-GB"/>
          <w:rPrChange w:id="2074" w:author="emmanuel blezes" w:date="2026-06-22T22:41:00Z" w16du:dateUtc="2026-06-22T20:41:00Z">
            <w:rPr/>
          </w:rPrChange>
        </w:rPr>
        <w:t xml:space="preserve">, 2024 (https://www.singstat.gov.sg). </w:t>
      </w:r>
      <w:r w:rsidRPr="00C17E78">
        <w:rPr>
          <w:sz w:val="16"/>
          <w:szCs w:val="16"/>
          <w:rPrChange w:id="2075" w:author="emmanuel blezes" w:date="2026-06-22T22:41:00Z" w16du:dateUtc="2026-06-22T20:41:00Z">
            <w:rPr/>
          </w:rPrChange>
        </w:rPr>
        <w:t>Taux d’accession à la propriété : 90,9 % en 2024, dont environ 80 % en logement public HDB.</w:t>
      </w:r>
    </w:p>
  </w:footnote>
  <w:footnote w:id="233">
    <w:p w14:paraId="247D6E3D" w14:textId="77777777" w:rsidR="00534634" w:rsidRPr="00C17E78" w:rsidRDefault="00000000">
      <w:pPr>
        <w:pStyle w:val="FootnoteText"/>
        <w:rPr>
          <w:sz w:val="16"/>
          <w:szCs w:val="16"/>
          <w:rPrChange w:id="2076" w:author="emmanuel blezes" w:date="2026-06-22T22:41:00Z" w16du:dateUtc="2026-06-22T20:41:00Z">
            <w:rPr/>
          </w:rPrChange>
        </w:rPr>
      </w:pPr>
      <w:r w:rsidRPr="00C17E78">
        <w:rPr>
          <w:rStyle w:val="FootnoteReference"/>
          <w:sz w:val="16"/>
          <w:szCs w:val="16"/>
          <w:rPrChange w:id="2077" w:author="emmanuel blezes" w:date="2026-06-22T22:41:00Z" w16du:dateUtc="2026-06-22T20:41:00Z">
            <w:rPr>
              <w:rStyle w:val="FootnoteReference"/>
            </w:rPr>
          </w:rPrChange>
        </w:rPr>
        <w:footnoteRef/>
      </w:r>
      <w:r w:rsidRPr="00C17E78">
        <w:rPr>
          <w:sz w:val="16"/>
          <w:szCs w:val="16"/>
          <w:lang w:val="en-GB"/>
          <w:rPrChange w:id="2078" w:author="emmanuel blezes" w:date="2026-06-22T22:41:00Z" w16du:dateUtc="2026-06-22T20:41:00Z">
            <w:rPr/>
          </w:rPrChange>
        </w:rPr>
        <w:t xml:space="preserve"> CPF Board, </w:t>
      </w:r>
      <w:r w:rsidRPr="00C17E78">
        <w:rPr>
          <w:i/>
          <w:iCs/>
          <w:sz w:val="16"/>
          <w:szCs w:val="16"/>
          <w:lang w:val="en-GB"/>
          <w:rPrChange w:id="2079" w:author="emmanuel blezes" w:date="2026-06-22T22:41:00Z" w16du:dateUtc="2026-06-22T20:41:00Z">
            <w:rPr>
              <w:i/>
              <w:iCs/>
            </w:rPr>
          </w:rPrChange>
        </w:rPr>
        <w:t>CPF Annual Report 2024</w:t>
      </w:r>
      <w:r w:rsidRPr="00C17E78">
        <w:rPr>
          <w:sz w:val="16"/>
          <w:szCs w:val="16"/>
          <w:lang w:val="en-GB"/>
          <w:rPrChange w:id="2080" w:author="emmanuel blezes" w:date="2026-06-22T22:41:00Z" w16du:dateUtc="2026-06-22T20:41:00Z">
            <w:rPr/>
          </w:rPrChange>
        </w:rPr>
        <w:t xml:space="preserve">, 2025 (https://www.cpf.gov.sg/content/dam/web/member/infohub/documents/CPF%20Annual%20Report%202024%20Part%201.pdf). </w:t>
      </w:r>
      <w:r w:rsidRPr="00C17E78">
        <w:rPr>
          <w:sz w:val="16"/>
          <w:szCs w:val="16"/>
          <w:rPrChange w:id="2081" w:author="emmanuel blezes" w:date="2026-06-22T22:41:00Z" w16du:dateUtc="2026-06-22T20:41:00Z">
            <w:rPr/>
          </w:rPrChange>
        </w:rPr>
        <w:t>Architecture des quatre comptes : Ordinary Account (OA, 2,5 % d’intérêt garanti), Special Account (SA, 4 % garanti, fermé aux 55+ depuis le 19 janvier 2025), MediSave Account (MA, 4 % garanti), Retirement Account (RA, créé à 55 ans, 4 % garanti).</w:t>
      </w:r>
    </w:p>
  </w:footnote>
  <w:footnote w:id="234">
    <w:p w14:paraId="7AFAD2E1" w14:textId="77777777" w:rsidR="00534634" w:rsidRPr="00C17E78" w:rsidRDefault="00000000">
      <w:pPr>
        <w:pStyle w:val="FootnoteText"/>
        <w:rPr>
          <w:sz w:val="16"/>
          <w:szCs w:val="16"/>
          <w:rPrChange w:id="2083" w:author="emmanuel blezes" w:date="2026-06-22T22:41:00Z" w16du:dateUtc="2026-06-22T20:41:00Z">
            <w:rPr/>
          </w:rPrChange>
        </w:rPr>
      </w:pPr>
      <w:r w:rsidRPr="00C17E78">
        <w:rPr>
          <w:rStyle w:val="FootnoteReference"/>
          <w:sz w:val="16"/>
          <w:szCs w:val="16"/>
          <w:rPrChange w:id="2084" w:author="emmanuel blezes" w:date="2026-06-22T22:41:00Z" w16du:dateUtc="2026-06-22T20:41:00Z">
            <w:rPr>
              <w:rStyle w:val="FootnoteReference"/>
            </w:rPr>
          </w:rPrChange>
        </w:rPr>
        <w:footnoteRef/>
      </w:r>
      <w:r w:rsidRPr="00C17E78">
        <w:rPr>
          <w:sz w:val="16"/>
          <w:szCs w:val="16"/>
          <w:lang w:val="en-GB"/>
          <w:rPrChange w:id="2085" w:author="emmanuel blezes" w:date="2026-06-22T22:41:00Z" w16du:dateUtc="2026-06-22T20:41:00Z">
            <w:rPr/>
          </w:rPrChange>
        </w:rPr>
        <w:t xml:space="preserve"> CPF Board, </w:t>
      </w:r>
      <w:r w:rsidRPr="00C17E78">
        <w:rPr>
          <w:i/>
          <w:iCs/>
          <w:sz w:val="16"/>
          <w:szCs w:val="16"/>
          <w:lang w:val="en-GB"/>
          <w:rPrChange w:id="2086" w:author="emmanuel blezes" w:date="2026-06-22T22:41:00Z" w16du:dateUtc="2026-06-22T20:41:00Z">
            <w:rPr>
              <w:i/>
              <w:iCs/>
            </w:rPr>
          </w:rPrChange>
        </w:rPr>
        <w:t>Contribution Rates from 1 January 2026</w:t>
      </w:r>
      <w:r w:rsidRPr="00C17E78">
        <w:rPr>
          <w:sz w:val="16"/>
          <w:szCs w:val="16"/>
          <w:lang w:val="en-GB"/>
          <w:rPrChange w:id="2087" w:author="emmanuel blezes" w:date="2026-06-22T22:41:00Z" w16du:dateUtc="2026-06-22T20:41:00Z">
            <w:rPr/>
          </w:rPrChange>
        </w:rPr>
        <w:t xml:space="preserve">, 2025 (https://www.cpf.gov.sg/employer/infohub/news/cpf-related-announcements/new-contribution-rates). </w:t>
      </w:r>
      <w:r w:rsidRPr="00C17E78">
        <w:rPr>
          <w:sz w:val="16"/>
          <w:szCs w:val="16"/>
          <w:rPrChange w:id="2088" w:author="emmanuel blezes" w:date="2026-06-22T22:41:00Z" w16du:dateUtc="2026-06-22T20:41:00Z">
            <w:rPr/>
          </w:rPrChange>
        </w:rPr>
        <w:t>Pour les ≤ 55 ans : 17 % employeur + 20 % salarié = 37 % total. Au-delà : 55-60 ans 34 %, 60-65 ans 25 %, 65-70 ans 16,5 %, &gt; 70 ans 12,5 %. Plafond contributif : 8 000 SGD/mois depuis le 1ᵉʳ janvier 2026.</w:t>
      </w:r>
    </w:p>
  </w:footnote>
  <w:footnote w:id="235">
    <w:p w14:paraId="0378EED7" w14:textId="77777777" w:rsidR="00534634" w:rsidRPr="00C17E78" w:rsidRDefault="00000000">
      <w:pPr>
        <w:pStyle w:val="FootnoteText"/>
        <w:rPr>
          <w:sz w:val="16"/>
          <w:szCs w:val="16"/>
          <w:rPrChange w:id="2089" w:author="emmanuel blezes" w:date="2026-06-22T22:41:00Z" w16du:dateUtc="2026-06-22T20:41:00Z">
            <w:rPr/>
          </w:rPrChange>
        </w:rPr>
      </w:pPr>
      <w:r w:rsidRPr="00C17E78">
        <w:rPr>
          <w:rStyle w:val="FootnoteReference"/>
          <w:sz w:val="16"/>
          <w:szCs w:val="16"/>
          <w:rPrChange w:id="2090" w:author="emmanuel blezes" w:date="2026-06-22T22:41:00Z" w16du:dateUtc="2026-06-22T20:41:00Z">
            <w:rPr>
              <w:rStyle w:val="FootnoteReference"/>
            </w:rPr>
          </w:rPrChange>
        </w:rPr>
        <w:footnoteRef/>
      </w:r>
      <w:r w:rsidRPr="00C17E78">
        <w:rPr>
          <w:sz w:val="16"/>
          <w:szCs w:val="16"/>
          <w:rPrChange w:id="2091" w:author="emmanuel blezes" w:date="2026-06-22T22:41:00Z" w16du:dateUtc="2026-06-22T20:41:00Z">
            <w:rPr/>
          </w:rPrChange>
        </w:rPr>
        <w:t xml:space="preserve"> GIC, </w:t>
      </w:r>
      <w:r w:rsidRPr="00C17E78">
        <w:rPr>
          <w:i/>
          <w:iCs/>
          <w:sz w:val="16"/>
          <w:szCs w:val="16"/>
          <w:rPrChange w:id="2092" w:author="emmanuel blezes" w:date="2026-06-22T22:41:00Z" w16du:dateUtc="2026-06-22T20:41:00Z">
            <w:rPr>
              <w:i/>
              <w:iCs/>
            </w:rPr>
          </w:rPrChange>
        </w:rPr>
        <w:t>Annual Report 2024-25</w:t>
      </w:r>
      <w:r w:rsidRPr="00C17E78">
        <w:rPr>
          <w:sz w:val="16"/>
          <w:szCs w:val="16"/>
          <w:rPrChange w:id="2093" w:author="emmanuel blezes" w:date="2026-06-22T22:41:00Z" w16du:dateUtc="2026-06-22T20:41:00Z">
            <w:rPr/>
          </w:rPrChange>
        </w:rPr>
        <w:t xml:space="preserve">, 2025 (https://www.gic.com.sg). GIC ne publie pas le total exact de ses encours mais celui-ci est estimé par les analystes financiers (notamment </w:t>
      </w:r>
      <w:r w:rsidRPr="00C17E78">
        <w:rPr>
          <w:i/>
          <w:iCs/>
          <w:sz w:val="16"/>
          <w:szCs w:val="16"/>
          <w:rPrChange w:id="2094" w:author="emmanuel blezes" w:date="2026-06-22T22:41:00Z" w16du:dateUtc="2026-06-22T20:41:00Z">
            <w:rPr>
              <w:i/>
              <w:iCs/>
            </w:rPr>
          </w:rPrChange>
        </w:rPr>
        <w:t>SWF Institute</w:t>
      </w:r>
      <w:r w:rsidRPr="00C17E78">
        <w:rPr>
          <w:sz w:val="16"/>
          <w:szCs w:val="16"/>
          <w:rPrChange w:id="2095" w:author="emmanuel blezes" w:date="2026-06-22T22:41:00Z" w16du:dateUtc="2026-06-22T20:41:00Z">
            <w:rPr/>
          </w:rPrChange>
        </w:rPr>
        <w:t xml:space="preserve">) à environ 800 milliards de dollars US à mi-2025. GIC gère également une partie des réserves du CPF via les </w:t>
      </w:r>
      <w:r w:rsidRPr="00C17E78">
        <w:rPr>
          <w:i/>
          <w:iCs/>
          <w:sz w:val="16"/>
          <w:szCs w:val="16"/>
          <w:rPrChange w:id="2096" w:author="emmanuel blezes" w:date="2026-06-22T22:41:00Z" w16du:dateUtc="2026-06-22T20:41:00Z">
            <w:rPr>
              <w:i/>
              <w:iCs/>
            </w:rPr>
          </w:rPrChange>
        </w:rPr>
        <w:t>Special Singapore Government Securities</w:t>
      </w:r>
      <w:r w:rsidRPr="00C17E78">
        <w:rPr>
          <w:sz w:val="16"/>
          <w:szCs w:val="16"/>
          <w:rPrChange w:id="2097" w:author="emmanuel blezes" w:date="2026-06-22T22:41:00Z" w16du:dateUtc="2026-06-22T20:41:00Z">
            <w:rPr/>
          </w:rPrChange>
        </w:rPr>
        <w:t xml:space="preserve"> (SSGS).</w:t>
      </w:r>
    </w:p>
  </w:footnote>
  <w:footnote w:id="236">
    <w:p w14:paraId="516F4D33" w14:textId="77777777" w:rsidR="00534634" w:rsidRPr="00C17E78" w:rsidRDefault="00000000">
      <w:pPr>
        <w:pStyle w:val="FootnoteText"/>
        <w:rPr>
          <w:sz w:val="16"/>
          <w:szCs w:val="16"/>
          <w:rPrChange w:id="2098" w:author="emmanuel blezes" w:date="2026-06-22T22:41:00Z" w16du:dateUtc="2026-06-22T20:41:00Z">
            <w:rPr/>
          </w:rPrChange>
        </w:rPr>
      </w:pPr>
      <w:r w:rsidRPr="00C17E78">
        <w:rPr>
          <w:rStyle w:val="FootnoteReference"/>
          <w:sz w:val="16"/>
          <w:szCs w:val="16"/>
          <w:rPrChange w:id="2099" w:author="emmanuel blezes" w:date="2026-06-22T22:41:00Z" w16du:dateUtc="2026-06-22T20:41:00Z">
            <w:rPr>
              <w:rStyle w:val="FootnoteReference"/>
            </w:rPr>
          </w:rPrChange>
        </w:rPr>
        <w:footnoteRef/>
      </w:r>
      <w:r w:rsidRPr="00C17E78">
        <w:rPr>
          <w:sz w:val="16"/>
          <w:szCs w:val="16"/>
          <w:lang w:val="en-GB"/>
          <w:rPrChange w:id="2100" w:author="emmanuel blezes" w:date="2026-06-22T22:41:00Z" w16du:dateUtc="2026-06-22T20:41:00Z">
            <w:rPr/>
          </w:rPrChange>
        </w:rPr>
        <w:t xml:space="preserve"> Workers’ Party Singapore, </w:t>
      </w:r>
      <w:r w:rsidRPr="00C17E78">
        <w:rPr>
          <w:i/>
          <w:iCs/>
          <w:sz w:val="16"/>
          <w:szCs w:val="16"/>
          <w:lang w:val="en-GB"/>
          <w:rPrChange w:id="2101" w:author="emmanuel blezes" w:date="2026-06-22T22:41:00Z" w16du:dateUtc="2026-06-22T20:41:00Z">
            <w:rPr>
              <w:i/>
              <w:iCs/>
            </w:rPr>
          </w:rPrChange>
        </w:rPr>
        <w:t>CPF: What is at Stake for You</w:t>
      </w:r>
      <w:r w:rsidRPr="00C17E78">
        <w:rPr>
          <w:sz w:val="16"/>
          <w:szCs w:val="16"/>
          <w:lang w:val="en-GB"/>
          <w:rPrChange w:id="2102" w:author="emmanuel blezes" w:date="2026-06-22T22:41:00Z" w16du:dateUtc="2026-06-22T20:41:00Z">
            <w:rPr/>
          </w:rPrChange>
        </w:rPr>
        <w:t xml:space="preserve">, </w:t>
      </w:r>
      <w:proofErr w:type="spellStart"/>
      <w:r w:rsidRPr="00C17E78">
        <w:rPr>
          <w:sz w:val="16"/>
          <w:szCs w:val="16"/>
          <w:lang w:val="en-GB"/>
          <w:rPrChange w:id="2103" w:author="emmanuel blezes" w:date="2026-06-22T22:41:00Z" w16du:dateUtc="2026-06-22T20:41:00Z">
            <w:rPr/>
          </w:rPrChange>
        </w:rPr>
        <w:t>plateforme</w:t>
      </w:r>
      <w:proofErr w:type="spellEnd"/>
      <w:r w:rsidRPr="00C17E78">
        <w:rPr>
          <w:sz w:val="16"/>
          <w:szCs w:val="16"/>
          <w:lang w:val="en-GB"/>
          <w:rPrChange w:id="2104" w:author="emmanuel blezes" w:date="2026-06-22T22:41:00Z" w16du:dateUtc="2026-06-22T20:41:00Z">
            <w:rPr/>
          </w:rPrChange>
        </w:rPr>
        <w:t xml:space="preserve"> </w:t>
      </w:r>
      <w:proofErr w:type="spellStart"/>
      <w:r w:rsidRPr="00C17E78">
        <w:rPr>
          <w:sz w:val="16"/>
          <w:szCs w:val="16"/>
          <w:lang w:val="en-GB"/>
          <w:rPrChange w:id="2105" w:author="emmanuel blezes" w:date="2026-06-22T22:41:00Z" w16du:dateUtc="2026-06-22T20:41:00Z">
            <w:rPr/>
          </w:rPrChange>
        </w:rPr>
        <w:t>programmatique</w:t>
      </w:r>
      <w:proofErr w:type="spellEnd"/>
      <w:r w:rsidRPr="00C17E78">
        <w:rPr>
          <w:sz w:val="16"/>
          <w:szCs w:val="16"/>
          <w:lang w:val="en-GB"/>
          <w:rPrChange w:id="2106" w:author="emmanuel blezes" w:date="2026-06-22T22:41:00Z" w16du:dateUtc="2026-06-22T20:41:00Z">
            <w:rPr/>
          </w:rPrChange>
        </w:rPr>
        <w:t xml:space="preserve"> 2020-2025 (https://www.wp.sg/cpf-what-is-at-stake-for-you). </w:t>
      </w:r>
      <w:r w:rsidRPr="00C17E78">
        <w:rPr>
          <w:sz w:val="16"/>
          <w:szCs w:val="16"/>
          <w:rPrChange w:id="2107" w:author="emmanuel blezes" w:date="2026-06-22T22:41:00Z" w16du:dateUtc="2026-06-22T20:41:00Z">
            <w:rPr/>
          </w:rPrChange>
        </w:rPr>
        <w:t xml:space="preserve">Le </w:t>
      </w:r>
      <w:proofErr w:type="spellStart"/>
      <w:r w:rsidRPr="00C17E78">
        <w:rPr>
          <w:sz w:val="16"/>
          <w:szCs w:val="16"/>
          <w:rPrChange w:id="2108" w:author="emmanuel blezes" w:date="2026-06-22T22:41:00Z" w16du:dateUtc="2026-06-22T20:41:00Z">
            <w:rPr/>
          </w:rPrChange>
        </w:rPr>
        <w:t>Workers</w:t>
      </w:r>
      <w:proofErr w:type="spellEnd"/>
      <w:r w:rsidRPr="00C17E78">
        <w:rPr>
          <w:sz w:val="16"/>
          <w:szCs w:val="16"/>
          <w:rPrChange w:id="2109" w:author="emmanuel blezes" w:date="2026-06-22T22:41:00Z" w16du:dateUtc="2026-06-22T20:41:00Z">
            <w:rPr/>
          </w:rPrChange>
        </w:rPr>
        <w:t>’ Party propose de partager une partie de l’écart entre les rendements GIC et les taux CPF garantis avec les membres.</w:t>
      </w:r>
    </w:p>
  </w:footnote>
  <w:footnote w:id="237">
    <w:p w14:paraId="35F185FA" w14:textId="77777777" w:rsidR="00534634" w:rsidRPr="00C17E78" w:rsidRDefault="00000000">
      <w:pPr>
        <w:pStyle w:val="FootnoteText"/>
        <w:rPr>
          <w:sz w:val="16"/>
          <w:szCs w:val="16"/>
          <w:rPrChange w:id="2111" w:author="emmanuel blezes" w:date="2026-06-22T22:41:00Z" w16du:dateUtc="2026-06-22T20:41:00Z">
            <w:rPr/>
          </w:rPrChange>
        </w:rPr>
      </w:pPr>
      <w:r w:rsidRPr="00C17E78">
        <w:rPr>
          <w:rStyle w:val="FootnoteReference"/>
          <w:sz w:val="16"/>
          <w:szCs w:val="16"/>
          <w:rPrChange w:id="2112" w:author="emmanuel blezes" w:date="2026-06-22T22:41:00Z" w16du:dateUtc="2026-06-22T20:41:00Z">
            <w:rPr>
              <w:rStyle w:val="FootnoteReference"/>
            </w:rPr>
          </w:rPrChange>
        </w:rPr>
        <w:footnoteRef/>
      </w:r>
      <w:r w:rsidRPr="00C17E78">
        <w:rPr>
          <w:sz w:val="16"/>
          <w:szCs w:val="16"/>
          <w:lang w:val="en-GB"/>
          <w:rPrChange w:id="2113" w:author="emmanuel blezes" w:date="2026-06-22T22:41:00Z" w16du:dateUtc="2026-06-22T20:41:00Z">
            <w:rPr/>
          </w:rPrChange>
        </w:rPr>
        <w:t xml:space="preserve"> CPF Board, </w:t>
      </w:r>
      <w:r w:rsidRPr="00C17E78">
        <w:rPr>
          <w:i/>
          <w:iCs/>
          <w:sz w:val="16"/>
          <w:szCs w:val="16"/>
          <w:lang w:val="en-GB"/>
          <w:rPrChange w:id="2114" w:author="emmanuel blezes" w:date="2026-06-22T22:41:00Z" w16du:dateUtc="2026-06-22T20:41:00Z">
            <w:rPr>
              <w:i/>
              <w:iCs/>
            </w:rPr>
          </w:rPrChange>
        </w:rPr>
        <w:t>CPF Annual Report 2024</w:t>
      </w:r>
      <w:r w:rsidRPr="00C17E78">
        <w:rPr>
          <w:sz w:val="16"/>
          <w:szCs w:val="16"/>
          <w:lang w:val="en-GB"/>
          <w:rPrChange w:id="2115" w:author="emmanuel blezes" w:date="2026-06-22T22:41:00Z" w16du:dateUtc="2026-06-22T20:41:00Z">
            <w:rPr/>
          </w:rPrChange>
        </w:rPr>
        <w:t xml:space="preserve">, </w:t>
      </w:r>
      <w:r w:rsidRPr="00C17E78">
        <w:rPr>
          <w:i/>
          <w:iCs/>
          <w:sz w:val="16"/>
          <w:szCs w:val="16"/>
          <w:lang w:val="en-GB"/>
          <w:rPrChange w:id="2116" w:author="emmanuel blezes" w:date="2026-06-22T22:41:00Z" w16du:dateUtc="2026-06-22T20:41:00Z">
            <w:rPr>
              <w:i/>
              <w:iCs/>
            </w:rPr>
          </w:rPrChange>
        </w:rPr>
        <w:t>op. cit.</w:t>
      </w:r>
      <w:r w:rsidRPr="00C17E78">
        <w:rPr>
          <w:sz w:val="16"/>
          <w:szCs w:val="16"/>
          <w:lang w:val="en-GB"/>
          <w:rPrChange w:id="2117" w:author="emmanuel blezes" w:date="2026-06-22T22:41:00Z" w16du:dateUtc="2026-06-22T20:41:00Z">
            <w:rPr/>
          </w:rPrChange>
        </w:rPr>
        <w:t xml:space="preserve"> </w:t>
      </w:r>
      <w:r w:rsidRPr="00C17E78">
        <w:rPr>
          <w:sz w:val="16"/>
          <w:szCs w:val="16"/>
          <w:rPrChange w:id="2118" w:author="emmanuel blezes" w:date="2026-06-22T22:41:00Z" w16du:dateUtc="2026-06-22T20:41:00Z">
            <w:rPr/>
          </w:rPrChange>
        </w:rPr>
        <w:t xml:space="preserve">Encours total </w:t>
      </w:r>
      <w:proofErr w:type="gramStart"/>
      <w:r w:rsidRPr="00C17E78">
        <w:rPr>
          <w:sz w:val="16"/>
          <w:szCs w:val="16"/>
          <w:rPrChange w:id="2119" w:author="emmanuel blezes" w:date="2026-06-22T22:41:00Z" w16du:dateUtc="2026-06-22T20:41:00Z">
            <w:rPr/>
          </w:rPrChange>
        </w:rPr>
        <w:t>CPF :</w:t>
      </w:r>
      <w:proofErr w:type="gramEnd"/>
      <w:r w:rsidRPr="00C17E78">
        <w:rPr>
          <w:sz w:val="16"/>
          <w:szCs w:val="16"/>
          <w:rPrChange w:id="2120" w:author="emmanuel blezes" w:date="2026-06-22T22:41:00Z" w16du:dateUtc="2026-06-22T20:41:00Z">
            <w:rPr/>
          </w:rPrChange>
        </w:rPr>
        <w:t xml:space="preserve"> 609,5 Md SGD à fin 2024, 4,2 </w:t>
      </w:r>
      <w:proofErr w:type="gramStart"/>
      <w:r w:rsidRPr="00C17E78">
        <w:rPr>
          <w:sz w:val="16"/>
          <w:szCs w:val="16"/>
          <w:rPrChange w:id="2121" w:author="emmanuel blezes" w:date="2026-06-22T22:41:00Z" w16du:dateUtc="2026-06-22T20:41:00Z">
            <w:rPr/>
          </w:rPrChange>
        </w:rPr>
        <w:t>millions</w:t>
      </w:r>
      <w:proofErr w:type="gramEnd"/>
      <w:r w:rsidRPr="00C17E78">
        <w:rPr>
          <w:sz w:val="16"/>
          <w:szCs w:val="16"/>
          <w:rPrChange w:id="2122" w:author="emmanuel blezes" w:date="2026-06-22T22:41:00Z" w16du:dateUtc="2026-06-22T20:41:00Z">
            <w:rPr/>
          </w:rPrChange>
        </w:rPr>
        <w:t xml:space="preserve"> de membres actifs. Intérêts crédités sur l’année : 22,4 Md SGD, dont 1,9 Md de bonus d’intérêt extra pour les bas soldes et les seniors.</w:t>
      </w:r>
    </w:p>
  </w:footnote>
  <w:footnote w:id="238">
    <w:p w14:paraId="0DADA99B" w14:textId="77777777" w:rsidR="00534634" w:rsidRPr="00C17E78" w:rsidRDefault="00000000">
      <w:pPr>
        <w:pStyle w:val="FootnoteText"/>
        <w:rPr>
          <w:sz w:val="16"/>
          <w:szCs w:val="16"/>
          <w:rPrChange w:id="2123" w:author="emmanuel blezes" w:date="2026-06-22T22:41:00Z" w16du:dateUtc="2026-06-22T20:41:00Z">
            <w:rPr/>
          </w:rPrChange>
        </w:rPr>
      </w:pPr>
      <w:r w:rsidRPr="00C17E78">
        <w:rPr>
          <w:rStyle w:val="FootnoteReference"/>
          <w:sz w:val="16"/>
          <w:szCs w:val="16"/>
          <w:rPrChange w:id="2124" w:author="emmanuel blezes" w:date="2026-06-22T22:41:00Z" w16du:dateUtc="2026-06-22T20:41:00Z">
            <w:rPr>
              <w:rStyle w:val="FootnoteReference"/>
            </w:rPr>
          </w:rPrChange>
        </w:rPr>
        <w:footnoteRef/>
      </w:r>
      <w:r w:rsidRPr="00C17E78">
        <w:rPr>
          <w:sz w:val="16"/>
          <w:szCs w:val="16"/>
          <w:lang w:val="en-GB"/>
          <w:rPrChange w:id="2125" w:author="emmanuel blezes" w:date="2026-06-22T22:41:00Z" w16du:dateUtc="2026-06-22T20:41:00Z">
            <w:rPr/>
          </w:rPrChange>
        </w:rPr>
        <w:t xml:space="preserve"> Ministry of Manpower Singapore, </w:t>
      </w:r>
      <w:r w:rsidRPr="00C17E78">
        <w:rPr>
          <w:i/>
          <w:iCs/>
          <w:sz w:val="16"/>
          <w:szCs w:val="16"/>
          <w:lang w:val="en-GB"/>
          <w:rPrChange w:id="2126" w:author="emmanuel blezes" w:date="2026-06-22T22:41:00Z" w16du:dateUtc="2026-06-22T20:41:00Z">
            <w:rPr>
              <w:i/>
              <w:iCs/>
            </w:rPr>
          </w:rPrChange>
        </w:rPr>
        <w:t>Silver Support Scheme</w:t>
      </w:r>
      <w:r w:rsidRPr="00C17E78">
        <w:rPr>
          <w:sz w:val="16"/>
          <w:szCs w:val="16"/>
          <w:lang w:val="en-GB"/>
          <w:rPrChange w:id="2127" w:author="emmanuel blezes" w:date="2026-06-22T22:41:00Z" w16du:dateUtc="2026-06-22T20:41:00Z">
            <w:rPr/>
          </w:rPrChange>
        </w:rPr>
        <w:t xml:space="preserve">, 2024 (https://www.silversupport.gov.sg). </w:t>
      </w:r>
      <w:r w:rsidRPr="00C17E78">
        <w:rPr>
          <w:sz w:val="16"/>
          <w:szCs w:val="16"/>
          <w:rPrChange w:id="2128" w:author="emmanuel blezes" w:date="2026-06-22T22:41:00Z" w16du:dateUtc="2026-06-22T20:41:00Z">
            <w:rPr/>
          </w:rPrChange>
        </w:rPr>
        <w:t>Critères d’éligibilité : 65 ans et plus, contributions CPF totales à 55 ans inférieures à 140 000 SGD, logement HDB 1-5 pièces, faible revenu familial par tête.</w:t>
      </w:r>
    </w:p>
  </w:footnote>
  <w:footnote w:id="239">
    <w:p w14:paraId="5A50545B" w14:textId="77777777" w:rsidR="00534634" w:rsidRPr="00C17E78" w:rsidRDefault="00000000">
      <w:pPr>
        <w:pStyle w:val="FootnoteText"/>
        <w:rPr>
          <w:sz w:val="16"/>
          <w:szCs w:val="16"/>
          <w:rPrChange w:id="2129" w:author="emmanuel blezes" w:date="2026-06-22T22:41:00Z" w16du:dateUtc="2026-06-22T20:41:00Z">
            <w:rPr/>
          </w:rPrChange>
        </w:rPr>
      </w:pPr>
      <w:r w:rsidRPr="00C17E78">
        <w:rPr>
          <w:rStyle w:val="FootnoteReference"/>
          <w:sz w:val="16"/>
          <w:szCs w:val="16"/>
          <w:rPrChange w:id="2130" w:author="emmanuel blezes" w:date="2026-06-22T22:41:00Z" w16du:dateUtc="2026-06-22T20:41:00Z">
            <w:rPr>
              <w:rStyle w:val="FootnoteReference"/>
            </w:rPr>
          </w:rPrChange>
        </w:rPr>
        <w:footnoteRef/>
      </w:r>
      <w:r w:rsidRPr="00C17E78">
        <w:rPr>
          <w:sz w:val="16"/>
          <w:szCs w:val="16"/>
          <w:rPrChange w:id="2131" w:author="emmanuel blezes" w:date="2026-06-22T22:41:00Z" w16du:dateUtc="2026-06-22T20:41:00Z">
            <w:rPr/>
          </w:rPrChange>
        </w:rPr>
        <w:t xml:space="preserve"> Mercer CFA Institute, </w:t>
      </w:r>
      <w:r w:rsidRPr="00C17E78">
        <w:rPr>
          <w:i/>
          <w:iCs/>
          <w:sz w:val="16"/>
          <w:szCs w:val="16"/>
          <w:rPrChange w:id="2132" w:author="emmanuel blezes" w:date="2026-06-22T22:41:00Z" w16du:dateUtc="2026-06-22T20:41:00Z">
            <w:rPr>
              <w:i/>
              <w:iCs/>
            </w:rPr>
          </w:rPrChange>
        </w:rPr>
        <w:t>Global Pension Index 2025</w:t>
      </w:r>
      <w:r w:rsidRPr="00C17E78">
        <w:rPr>
          <w:sz w:val="16"/>
          <w:szCs w:val="16"/>
          <w:rPrChange w:id="2133" w:author="emmanuel blezes" w:date="2026-06-22T22:41:00Z" w16du:dateUtc="2026-06-22T20:41:00Z">
            <w:rPr/>
          </w:rPrChange>
        </w:rPr>
        <w:t>, octobre 2025 (https://www.mercer.com/insights/investments/market-outlook-and-trends/mercer-cfa-global-pension-index/). Classement 2025 : Pays-Bas 1ᵉʳ (A), Islande 2ᵉ (A), Danemark 3ᵉ (A), Israël 4ᵉ (A), Singapour 5ᵉ (A, score 80,0/100). La France ne figure pas dans le top 20.</w:t>
      </w:r>
    </w:p>
  </w:footnote>
  <w:footnote w:id="240">
    <w:p w14:paraId="56C117F9" w14:textId="77777777" w:rsidR="00534634" w:rsidRPr="00C17E78" w:rsidRDefault="00000000">
      <w:pPr>
        <w:pStyle w:val="FootnoteText"/>
        <w:rPr>
          <w:sz w:val="16"/>
          <w:szCs w:val="16"/>
          <w:rPrChange w:id="2145" w:author="emmanuel blezes" w:date="2026-06-22T22:41:00Z" w16du:dateUtc="2026-06-22T20:41:00Z">
            <w:rPr/>
          </w:rPrChange>
        </w:rPr>
      </w:pPr>
      <w:r w:rsidRPr="00C17E78">
        <w:rPr>
          <w:rStyle w:val="FootnoteReference"/>
          <w:sz w:val="16"/>
          <w:szCs w:val="16"/>
          <w:rPrChange w:id="2146" w:author="emmanuel blezes" w:date="2026-06-22T22:41:00Z" w16du:dateUtc="2026-06-22T20:41:00Z">
            <w:rPr>
              <w:rStyle w:val="FootnoteReference"/>
            </w:rPr>
          </w:rPrChange>
        </w:rPr>
        <w:footnoteRef/>
      </w:r>
      <w:r w:rsidRPr="00DC1698">
        <w:rPr>
          <w:sz w:val="16"/>
          <w:szCs w:val="16"/>
          <w:lang w:val="en-GB"/>
          <w:rPrChange w:id="2147" w:author="emmanuel blezes" w:date="2026-06-23T09:52:00Z" w16du:dateUtc="2026-06-23T07:52:00Z">
            <w:rPr/>
          </w:rPrChange>
        </w:rPr>
        <w:t xml:space="preserve"> Juan Gabriel Valdés, </w:t>
      </w:r>
      <w:r w:rsidRPr="00DC1698">
        <w:rPr>
          <w:i/>
          <w:iCs/>
          <w:sz w:val="16"/>
          <w:szCs w:val="16"/>
          <w:lang w:val="en-GB"/>
          <w:rPrChange w:id="2148" w:author="emmanuel blezes" w:date="2026-06-23T09:52:00Z" w16du:dateUtc="2026-06-23T07:52:00Z">
            <w:rPr>
              <w:i/>
              <w:iCs/>
            </w:rPr>
          </w:rPrChange>
        </w:rPr>
        <w:t>Pinochet’s Economists: The Chicago School in Chile</w:t>
      </w:r>
      <w:r w:rsidRPr="00DC1698">
        <w:rPr>
          <w:sz w:val="16"/>
          <w:szCs w:val="16"/>
          <w:lang w:val="en-GB"/>
          <w:rPrChange w:id="2149" w:author="emmanuel blezes" w:date="2026-06-23T09:52:00Z" w16du:dateUtc="2026-06-23T07:52:00Z">
            <w:rPr/>
          </w:rPrChange>
        </w:rPr>
        <w:t xml:space="preserve">, Cambridge University Press, 1995. </w:t>
      </w:r>
      <w:r w:rsidRPr="00C17E78">
        <w:rPr>
          <w:sz w:val="16"/>
          <w:szCs w:val="16"/>
          <w:rPrChange w:id="2150" w:author="emmanuel blezes" w:date="2026-06-22T22:41:00Z" w16du:dateUtc="2026-06-22T20:41:00Z">
            <w:rPr/>
          </w:rPrChange>
        </w:rPr>
        <w:t xml:space="preserve">Sur le </w:t>
      </w:r>
      <w:r w:rsidRPr="00C17E78">
        <w:rPr>
          <w:i/>
          <w:iCs/>
          <w:sz w:val="16"/>
          <w:szCs w:val="16"/>
          <w:rPrChange w:id="2151" w:author="emmanuel blezes" w:date="2026-06-22T22:41:00Z" w16du:dateUtc="2026-06-22T20:41:00Z">
            <w:rPr>
              <w:i/>
              <w:iCs/>
            </w:rPr>
          </w:rPrChange>
        </w:rPr>
        <w:t>Chile-Chicago Project</w:t>
      </w:r>
      <w:r w:rsidRPr="00C17E78">
        <w:rPr>
          <w:sz w:val="16"/>
          <w:szCs w:val="16"/>
          <w:rPrChange w:id="2152" w:author="emmanuel blezes" w:date="2026-06-22T22:41:00Z" w16du:dateUtc="2026-06-22T20:41:00Z">
            <w:rPr/>
          </w:rPrChange>
        </w:rPr>
        <w:t xml:space="preserve"> signé en 1956 entre l’Universidad Católica et Chicago : Harberger y a enseigné régulièrement, et près d’une centaine d’économistes chiliens ont été formés à Chicago entre 1957 et 1980. Le noyau dur - Sergio de Castro, Pablo Baraona, Álvaro Bardón, Rolf Lüders - accède aux postes économiques clés à partir de 1975.</w:t>
      </w:r>
    </w:p>
  </w:footnote>
  <w:footnote w:id="241">
    <w:p w14:paraId="48C1A165" w14:textId="77777777" w:rsidR="00534634" w:rsidRPr="00C17E78" w:rsidRDefault="00000000">
      <w:pPr>
        <w:pStyle w:val="FootnoteText"/>
        <w:rPr>
          <w:sz w:val="16"/>
          <w:szCs w:val="16"/>
          <w:rPrChange w:id="2153" w:author="emmanuel blezes" w:date="2026-06-22T22:41:00Z" w16du:dateUtc="2026-06-22T20:41:00Z">
            <w:rPr/>
          </w:rPrChange>
        </w:rPr>
      </w:pPr>
      <w:r w:rsidRPr="00C17E78">
        <w:rPr>
          <w:rStyle w:val="FootnoteReference"/>
          <w:sz w:val="16"/>
          <w:szCs w:val="16"/>
          <w:rPrChange w:id="2154" w:author="emmanuel blezes" w:date="2026-06-22T22:41:00Z" w16du:dateUtc="2026-06-22T20:41:00Z">
            <w:rPr>
              <w:rStyle w:val="FootnoteReference"/>
            </w:rPr>
          </w:rPrChange>
        </w:rPr>
        <w:footnoteRef/>
      </w:r>
      <w:r w:rsidRPr="00C17E78">
        <w:rPr>
          <w:sz w:val="16"/>
          <w:szCs w:val="16"/>
          <w:rPrChange w:id="2155" w:author="emmanuel blezes" w:date="2026-06-22T22:41:00Z" w16du:dateUtc="2026-06-22T20:41:00Z">
            <w:rPr/>
          </w:rPrChange>
        </w:rPr>
        <w:t xml:space="preserve"> </w:t>
      </w:r>
      <w:r w:rsidRPr="00C17E78">
        <w:rPr>
          <w:i/>
          <w:iCs/>
          <w:sz w:val="16"/>
          <w:szCs w:val="16"/>
          <w:rPrChange w:id="2156" w:author="emmanuel blezes" w:date="2026-06-22T22:41:00Z" w16du:dateUtc="2026-06-22T20:41:00Z">
            <w:rPr>
              <w:i/>
              <w:iCs/>
            </w:rPr>
          </w:rPrChange>
        </w:rPr>
        <w:t xml:space="preserve">El </w:t>
      </w:r>
      <w:proofErr w:type="gramStart"/>
      <w:r w:rsidRPr="00C17E78">
        <w:rPr>
          <w:i/>
          <w:iCs/>
          <w:sz w:val="16"/>
          <w:szCs w:val="16"/>
          <w:rPrChange w:id="2157" w:author="emmanuel blezes" w:date="2026-06-22T22:41:00Z" w16du:dateUtc="2026-06-22T20:41:00Z">
            <w:rPr>
              <w:i/>
              <w:iCs/>
            </w:rPr>
          </w:rPrChange>
        </w:rPr>
        <w:t>Ladrillo:</w:t>
      </w:r>
      <w:proofErr w:type="gramEnd"/>
      <w:r w:rsidRPr="00C17E78">
        <w:rPr>
          <w:i/>
          <w:iCs/>
          <w:sz w:val="16"/>
          <w:szCs w:val="16"/>
          <w:rPrChange w:id="2158" w:author="emmanuel blezes" w:date="2026-06-22T22:41:00Z" w16du:dateUtc="2026-06-22T20:41:00Z">
            <w:rPr>
              <w:i/>
              <w:iCs/>
            </w:rPr>
          </w:rPrChange>
        </w:rPr>
        <w:t xml:space="preserve"> Bases de la política económica del gobierno militar chileno</w:t>
      </w:r>
      <w:r w:rsidRPr="00C17E78">
        <w:rPr>
          <w:sz w:val="16"/>
          <w:szCs w:val="16"/>
          <w:rPrChange w:id="2159" w:author="emmanuel blezes" w:date="2026-06-22T22:41:00Z" w16du:dateUtc="2026-06-22T20:41:00Z">
            <w:rPr/>
          </w:rPrChange>
        </w:rPr>
        <w:t>, Centro de Estudios Públicos, Santiago, 1992 (texte officiel publié vingt ans après sa rédaction). Le document, préparé sous la coordination de Sergio de Castro entre 1972 et 1973, a servi de feuille de route économique au régime militaire à partir de 1975.</w:t>
      </w:r>
    </w:p>
  </w:footnote>
  <w:footnote w:id="242">
    <w:p w14:paraId="475975C9" w14:textId="77777777" w:rsidR="00534634" w:rsidRPr="00C17E78" w:rsidRDefault="00000000">
      <w:pPr>
        <w:pStyle w:val="FootnoteText"/>
        <w:rPr>
          <w:sz w:val="16"/>
          <w:szCs w:val="16"/>
          <w:rPrChange w:id="2160" w:author="emmanuel blezes" w:date="2026-06-22T22:41:00Z" w16du:dateUtc="2026-06-22T20:41:00Z">
            <w:rPr/>
          </w:rPrChange>
        </w:rPr>
      </w:pPr>
      <w:r w:rsidRPr="00C17E78">
        <w:rPr>
          <w:rStyle w:val="FootnoteReference"/>
          <w:sz w:val="16"/>
          <w:szCs w:val="16"/>
          <w:rPrChange w:id="2161" w:author="emmanuel blezes" w:date="2026-06-22T22:41:00Z" w16du:dateUtc="2026-06-22T20:41:00Z">
            <w:rPr>
              <w:rStyle w:val="FootnoteReference"/>
            </w:rPr>
          </w:rPrChange>
        </w:rPr>
        <w:footnoteRef/>
      </w:r>
      <w:r w:rsidRPr="00C17E78">
        <w:rPr>
          <w:sz w:val="16"/>
          <w:szCs w:val="16"/>
          <w:lang w:val="en-GB"/>
          <w:rPrChange w:id="2162" w:author="emmanuel blezes" w:date="2026-06-22T22:41:00Z" w16du:dateUtc="2026-06-22T20:41:00Z">
            <w:rPr/>
          </w:rPrChange>
        </w:rPr>
        <w:t xml:space="preserve"> Sebastián Edwards, </w:t>
      </w:r>
      <w:r w:rsidRPr="00C17E78">
        <w:rPr>
          <w:i/>
          <w:iCs/>
          <w:sz w:val="16"/>
          <w:szCs w:val="16"/>
          <w:lang w:val="en-GB"/>
          <w:rPrChange w:id="2163" w:author="emmanuel blezes" w:date="2026-06-22T22:41:00Z" w16du:dateUtc="2026-06-22T20:41:00Z">
            <w:rPr>
              <w:i/>
              <w:iCs/>
            </w:rPr>
          </w:rPrChange>
        </w:rPr>
        <w:t>The Chile Project: The Story of the Chicago Boys and the Downfall of Neoliberalism</w:t>
      </w:r>
      <w:r w:rsidRPr="00C17E78">
        <w:rPr>
          <w:sz w:val="16"/>
          <w:szCs w:val="16"/>
          <w:lang w:val="en-GB"/>
          <w:rPrChange w:id="2164" w:author="emmanuel blezes" w:date="2026-06-22T22:41:00Z" w16du:dateUtc="2026-06-22T20:41:00Z">
            <w:rPr/>
          </w:rPrChange>
        </w:rPr>
        <w:t xml:space="preserve">, Princeton University Press, 2023. </w:t>
      </w:r>
      <w:r w:rsidRPr="00C17E78">
        <w:rPr>
          <w:sz w:val="16"/>
          <w:szCs w:val="16"/>
          <w:rPrChange w:id="2165" w:author="emmanuel blezes" w:date="2026-06-22T22:41:00Z" w16du:dateUtc="2026-06-22T20:41:00Z">
            <w:rPr/>
          </w:rPrChange>
        </w:rPr>
        <w:t xml:space="preserve">Récit détaillé de la séquence 1975-1990. José Piñera, ministre du Travail de décembre 1978 à décembre 1980, a publié </w:t>
      </w:r>
      <w:r w:rsidRPr="00C17E78">
        <w:rPr>
          <w:i/>
          <w:iCs/>
          <w:sz w:val="16"/>
          <w:szCs w:val="16"/>
          <w:rPrChange w:id="2166" w:author="emmanuel blezes" w:date="2026-06-22T22:41:00Z" w16du:dateUtc="2026-06-22T20:41:00Z">
            <w:rPr>
              <w:i/>
              <w:iCs/>
            </w:rPr>
          </w:rPrChange>
        </w:rPr>
        <w:t xml:space="preserve">El cascabel al </w:t>
      </w:r>
      <w:proofErr w:type="gramStart"/>
      <w:r w:rsidRPr="00C17E78">
        <w:rPr>
          <w:i/>
          <w:iCs/>
          <w:sz w:val="16"/>
          <w:szCs w:val="16"/>
          <w:rPrChange w:id="2167" w:author="emmanuel blezes" w:date="2026-06-22T22:41:00Z" w16du:dateUtc="2026-06-22T20:41:00Z">
            <w:rPr>
              <w:i/>
              <w:iCs/>
            </w:rPr>
          </w:rPrChange>
        </w:rPr>
        <w:t>gato:</w:t>
      </w:r>
      <w:proofErr w:type="gramEnd"/>
      <w:r w:rsidRPr="00C17E78">
        <w:rPr>
          <w:i/>
          <w:iCs/>
          <w:sz w:val="16"/>
          <w:szCs w:val="16"/>
          <w:rPrChange w:id="2168" w:author="emmanuel blezes" w:date="2026-06-22T22:41:00Z" w16du:dateUtc="2026-06-22T20:41:00Z">
            <w:rPr>
              <w:i/>
              <w:iCs/>
            </w:rPr>
          </w:rPrChange>
        </w:rPr>
        <w:t xml:space="preserve"> La batalla por la reforma previsional</w:t>
      </w:r>
      <w:r w:rsidRPr="00C17E78">
        <w:rPr>
          <w:sz w:val="16"/>
          <w:szCs w:val="16"/>
          <w:rPrChange w:id="2169" w:author="emmanuel blezes" w:date="2026-06-22T22:41:00Z" w16du:dateUtc="2026-06-22T20:41:00Z">
            <w:rPr/>
          </w:rPrChange>
        </w:rPr>
        <w:t>, Zig-Zag, 1991, où il revendique la paternité directe du modèle.</w:t>
      </w:r>
    </w:p>
  </w:footnote>
  <w:footnote w:id="243">
    <w:p w14:paraId="4E086E8B" w14:textId="77777777" w:rsidR="00534634" w:rsidRPr="00C17E78" w:rsidRDefault="00000000">
      <w:pPr>
        <w:pStyle w:val="FootnoteText"/>
        <w:rPr>
          <w:sz w:val="16"/>
          <w:szCs w:val="16"/>
          <w:rPrChange w:id="2170" w:author="emmanuel blezes" w:date="2026-06-22T22:41:00Z" w16du:dateUtc="2026-06-22T20:41:00Z">
            <w:rPr/>
          </w:rPrChange>
        </w:rPr>
      </w:pPr>
      <w:r w:rsidRPr="00C17E78">
        <w:rPr>
          <w:rStyle w:val="FootnoteReference"/>
          <w:sz w:val="16"/>
          <w:szCs w:val="16"/>
          <w:rPrChange w:id="2171" w:author="emmanuel blezes" w:date="2026-06-22T22:41:00Z" w16du:dateUtc="2026-06-22T20:41:00Z">
            <w:rPr>
              <w:rStyle w:val="FootnoteReference"/>
            </w:rPr>
          </w:rPrChange>
        </w:rPr>
        <w:footnoteRef/>
      </w:r>
      <w:r w:rsidRPr="00C17E78">
        <w:rPr>
          <w:sz w:val="16"/>
          <w:szCs w:val="16"/>
          <w:rPrChange w:id="2172" w:author="emmanuel blezes" w:date="2026-06-22T22:41:00Z" w16du:dateUtc="2026-06-22T20:41:00Z">
            <w:rPr/>
          </w:rPrChange>
        </w:rPr>
        <w:t xml:space="preserve"> Décret-loi n° 3500, </w:t>
      </w:r>
      <w:r w:rsidRPr="00C17E78">
        <w:rPr>
          <w:i/>
          <w:iCs/>
          <w:sz w:val="16"/>
          <w:szCs w:val="16"/>
          <w:rPrChange w:id="2173" w:author="emmanuel blezes" w:date="2026-06-22T22:41:00Z" w16du:dateUtc="2026-06-22T20:41:00Z">
            <w:rPr>
              <w:i/>
              <w:iCs/>
            </w:rPr>
          </w:rPrChange>
        </w:rPr>
        <w:t>Diario Oficial de la República de Chile</w:t>
      </w:r>
      <w:r w:rsidRPr="00C17E78">
        <w:rPr>
          <w:sz w:val="16"/>
          <w:szCs w:val="16"/>
          <w:rPrChange w:id="2174" w:author="emmanuel blezes" w:date="2026-06-22T22:41:00Z" w16du:dateUtc="2026-06-22T20:41:00Z">
            <w:rPr/>
          </w:rPrChange>
        </w:rPr>
        <w:t>, 13 novembre 1980 ; entrée en vigueur 1ᵉʳ mai 1981. Texte intégral et historique des modifications : Biblioteca del Congreso Nacional, Ley Chile (https://www.bcn.cl).</w:t>
      </w:r>
    </w:p>
  </w:footnote>
  <w:footnote w:id="244">
    <w:p w14:paraId="3485B21F" w14:textId="77777777" w:rsidR="00534634" w:rsidRPr="00C17E78" w:rsidRDefault="00000000">
      <w:pPr>
        <w:pStyle w:val="FootnoteText"/>
        <w:rPr>
          <w:sz w:val="16"/>
          <w:szCs w:val="16"/>
          <w:rPrChange w:id="2175" w:author="emmanuel blezes" w:date="2026-06-22T22:41:00Z" w16du:dateUtc="2026-06-22T20:41:00Z">
            <w:rPr/>
          </w:rPrChange>
        </w:rPr>
      </w:pPr>
      <w:r w:rsidRPr="00C17E78">
        <w:rPr>
          <w:rStyle w:val="FootnoteReference"/>
          <w:sz w:val="16"/>
          <w:szCs w:val="16"/>
          <w:rPrChange w:id="2176" w:author="emmanuel blezes" w:date="2026-06-22T22:41:00Z" w16du:dateUtc="2026-06-22T20:41:00Z">
            <w:rPr>
              <w:rStyle w:val="FootnoteReference"/>
            </w:rPr>
          </w:rPrChange>
        </w:rPr>
        <w:footnoteRef/>
      </w:r>
      <w:r w:rsidRPr="00C17E78">
        <w:rPr>
          <w:sz w:val="16"/>
          <w:szCs w:val="16"/>
          <w:lang w:val="en-GB"/>
          <w:rPrChange w:id="2177" w:author="emmanuel blezes" w:date="2026-06-22T22:41:00Z" w16du:dateUtc="2026-06-22T20:41:00Z">
            <w:rPr/>
          </w:rPrChange>
        </w:rPr>
        <w:t xml:space="preserve"> José Piñera, </w:t>
      </w:r>
      <w:r w:rsidRPr="00C17E78">
        <w:rPr>
          <w:i/>
          <w:iCs/>
          <w:sz w:val="16"/>
          <w:szCs w:val="16"/>
          <w:lang w:val="en-GB"/>
          <w:rPrChange w:id="2178" w:author="emmanuel blezes" w:date="2026-06-22T22:41:00Z" w16du:dateUtc="2026-06-22T20:41:00Z">
            <w:rPr>
              <w:i/>
              <w:iCs/>
            </w:rPr>
          </w:rPrChange>
        </w:rPr>
        <w:t>El cascabel al gato</w:t>
      </w:r>
      <w:r w:rsidRPr="00C17E78">
        <w:rPr>
          <w:sz w:val="16"/>
          <w:szCs w:val="16"/>
          <w:lang w:val="en-GB"/>
          <w:rPrChange w:id="2179" w:author="emmanuel blezes" w:date="2026-06-22T22:41:00Z" w16du:dateUtc="2026-06-22T20:41:00Z">
            <w:rPr/>
          </w:rPrChange>
        </w:rPr>
        <w:t xml:space="preserve">, </w:t>
      </w:r>
      <w:r w:rsidRPr="00C17E78">
        <w:rPr>
          <w:i/>
          <w:iCs/>
          <w:sz w:val="16"/>
          <w:szCs w:val="16"/>
          <w:lang w:val="en-GB"/>
          <w:rPrChange w:id="2180" w:author="emmanuel blezes" w:date="2026-06-22T22:41:00Z" w16du:dateUtc="2026-06-22T20:41:00Z">
            <w:rPr>
              <w:i/>
              <w:iCs/>
            </w:rPr>
          </w:rPrChange>
        </w:rPr>
        <w:t xml:space="preserve">op. </w:t>
      </w:r>
      <w:proofErr w:type="gramStart"/>
      <w:r w:rsidRPr="00C17E78">
        <w:rPr>
          <w:i/>
          <w:iCs/>
          <w:sz w:val="16"/>
          <w:szCs w:val="16"/>
          <w:lang w:val="en-GB"/>
          <w:rPrChange w:id="2181" w:author="emmanuel blezes" w:date="2026-06-22T22:41:00Z" w16du:dateUtc="2026-06-22T20:41:00Z">
            <w:rPr>
              <w:i/>
              <w:iCs/>
            </w:rPr>
          </w:rPrChange>
        </w:rPr>
        <w:t>cit.</w:t>
      </w:r>
      <w:r w:rsidRPr="00C17E78">
        <w:rPr>
          <w:sz w:val="16"/>
          <w:szCs w:val="16"/>
          <w:lang w:val="en-GB"/>
          <w:rPrChange w:id="2182" w:author="emmanuel blezes" w:date="2026-06-22T22:41:00Z" w16du:dateUtc="2026-06-22T20:41:00Z">
            <w:rPr/>
          </w:rPrChange>
        </w:rPr>
        <w:t xml:space="preserve"> ;</w:t>
      </w:r>
      <w:proofErr w:type="gramEnd"/>
      <w:r w:rsidRPr="00C17E78">
        <w:rPr>
          <w:sz w:val="16"/>
          <w:szCs w:val="16"/>
          <w:lang w:val="en-GB"/>
          <w:rPrChange w:id="2183" w:author="emmanuel blezes" w:date="2026-06-22T22:41:00Z" w16du:dateUtc="2026-06-22T20:41:00Z">
            <w:rPr/>
          </w:rPrChange>
        </w:rPr>
        <w:t xml:space="preserve"> reprise dans Sebastián Edwards, </w:t>
      </w:r>
      <w:r w:rsidRPr="00C17E78">
        <w:rPr>
          <w:i/>
          <w:iCs/>
          <w:sz w:val="16"/>
          <w:szCs w:val="16"/>
          <w:lang w:val="en-GB"/>
          <w:rPrChange w:id="2184" w:author="emmanuel blezes" w:date="2026-06-22T22:41:00Z" w16du:dateUtc="2026-06-22T20:41:00Z">
            <w:rPr>
              <w:i/>
              <w:iCs/>
            </w:rPr>
          </w:rPrChange>
        </w:rPr>
        <w:t>The Chile Project</w:t>
      </w:r>
      <w:r w:rsidRPr="00C17E78">
        <w:rPr>
          <w:sz w:val="16"/>
          <w:szCs w:val="16"/>
          <w:lang w:val="en-GB"/>
          <w:rPrChange w:id="2185" w:author="emmanuel blezes" w:date="2026-06-22T22:41:00Z" w16du:dateUtc="2026-06-22T20:41:00Z">
            <w:rPr/>
          </w:rPrChange>
        </w:rPr>
        <w:t xml:space="preserve">, </w:t>
      </w:r>
      <w:r w:rsidRPr="00C17E78">
        <w:rPr>
          <w:i/>
          <w:iCs/>
          <w:sz w:val="16"/>
          <w:szCs w:val="16"/>
          <w:lang w:val="en-GB"/>
          <w:rPrChange w:id="2186" w:author="emmanuel blezes" w:date="2026-06-22T22:41:00Z" w16du:dateUtc="2026-06-22T20:41:00Z">
            <w:rPr>
              <w:i/>
              <w:iCs/>
            </w:rPr>
          </w:rPrChange>
        </w:rPr>
        <w:t>op. cit.</w:t>
      </w:r>
      <w:r w:rsidRPr="00C17E78">
        <w:rPr>
          <w:sz w:val="16"/>
          <w:szCs w:val="16"/>
          <w:lang w:val="en-GB"/>
          <w:rPrChange w:id="2187" w:author="emmanuel blezes" w:date="2026-06-22T22:41:00Z" w16du:dateUtc="2026-06-22T20:41:00Z">
            <w:rPr/>
          </w:rPrChange>
        </w:rPr>
        <w:t xml:space="preserve"> </w:t>
      </w:r>
      <w:r w:rsidRPr="00C17E78">
        <w:rPr>
          <w:sz w:val="16"/>
          <w:szCs w:val="16"/>
          <w:rPrChange w:id="2188" w:author="emmanuel blezes" w:date="2026-06-22T22:41:00Z" w16du:dateUtc="2026-06-22T20:41:00Z">
            <w:rPr/>
          </w:rPrChange>
        </w:rPr>
        <w:t>Les calculs présentés au moment du lancement du DL 3500 retenaient un rendement réel cible de 5,5 % par an et un taux de remplacement projeté entre 60 et 70 % pour une carrière complète.</w:t>
      </w:r>
    </w:p>
  </w:footnote>
  <w:footnote w:id="245">
    <w:p w14:paraId="080F311F" w14:textId="77777777" w:rsidR="00534634" w:rsidRPr="00C17E78" w:rsidRDefault="00000000">
      <w:pPr>
        <w:pStyle w:val="FootnoteText"/>
        <w:rPr>
          <w:sz w:val="16"/>
          <w:szCs w:val="16"/>
          <w:rPrChange w:id="2191" w:author="emmanuel blezes" w:date="2026-06-22T22:41:00Z" w16du:dateUtc="2026-06-22T20:41:00Z">
            <w:rPr/>
          </w:rPrChange>
        </w:rPr>
      </w:pPr>
      <w:r w:rsidRPr="00C17E78">
        <w:rPr>
          <w:rStyle w:val="FootnoteReference"/>
          <w:sz w:val="16"/>
          <w:szCs w:val="16"/>
          <w:rPrChange w:id="2192" w:author="emmanuel blezes" w:date="2026-06-22T22:41:00Z" w16du:dateUtc="2026-06-22T20:41:00Z">
            <w:rPr>
              <w:rStyle w:val="FootnoteReference"/>
            </w:rPr>
          </w:rPrChange>
        </w:rPr>
        <w:footnoteRef/>
      </w:r>
      <w:r w:rsidRPr="00C17E78">
        <w:rPr>
          <w:sz w:val="16"/>
          <w:szCs w:val="16"/>
          <w:rPrChange w:id="2193" w:author="emmanuel blezes" w:date="2026-06-22T22:41:00Z" w16du:dateUtc="2026-06-22T20:41:00Z">
            <w:rPr/>
          </w:rPrChange>
        </w:rPr>
        <w:t xml:space="preserve"> Caja de Previsión de la Defensa Nacional (CAPREDENA) - fondée en 1915 - et Dirección de Previsión de Carabineros de Chile (DIPRECA) - fondée en 1933 - couvrent respectivement les forces armées et la police. Les deux régimes, par répartition, restent en vigueur en 2025. Voir Comisión Bravo, </w:t>
      </w:r>
      <w:r w:rsidRPr="00C17E78">
        <w:rPr>
          <w:i/>
          <w:iCs/>
          <w:sz w:val="16"/>
          <w:szCs w:val="16"/>
          <w:rPrChange w:id="2194" w:author="emmanuel blezes" w:date="2026-06-22T22:41:00Z" w16du:dateUtc="2026-06-22T20:41:00Z">
            <w:rPr>
              <w:i/>
              <w:iCs/>
            </w:rPr>
          </w:rPrChange>
        </w:rPr>
        <w:t>Informe Final</w:t>
      </w:r>
      <w:r w:rsidRPr="00C17E78">
        <w:rPr>
          <w:sz w:val="16"/>
          <w:szCs w:val="16"/>
          <w:rPrChange w:id="2195" w:author="emmanuel blezes" w:date="2026-06-22T22:41:00Z" w16du:dateUtc="2026-06-22T20:41:00Z">
            <w:rPr/>
          </w:rPrChange>
        </w:rPr>
        <w:t>, 2015, chapitre 4.</w:t>
      </w:r>
    </w:p>
  </w:footnote>
  <w:footnote w:id="246">
    <w:p w14:paraId="49DC2E47" w14:textId="77777777" w:rsidR="00534634" w:rsidRPr="00C17E78" w:rsidRDefault="00000000">
      <w:pPr>
        <w:pStyle w:val="FootnoteText"/>
        <w:rPr>
          <w:sz w:val="16"/>
          <w:szCs w:val="16"/>
          <w:rPrChange w:id="2198" w:author="emmanuel blezes" w:date="2026-06-22T22:41:00Z" w16du:dateUtc="2026-06-22T20:41:00Z">
            <w:rPr/>
          </w:rPrChange>
        </w:rPr>
      </w:pPr>
      <w:r w:rsidRPr="00C17E78">
        <w:rPr>
          <w:rStyle w:val="FootnoteReference"/>
          <w:sz w:val="16"/>
          <w:szCs w:val="16"/>
          <w:rPrChange w:id="2199" w:author="emmanuel blezes" w:date="2026-06-22T22:41:00Z" w16du:dateUtc="2026-06-22T20:41:00Z">
            <w:rPr>
              <w:rStyle w:val="FootnoteReference"/>
            </w:rPr>
          </w:rPrChange>
        </w:rPr>
        <w:footnoteRef/>
      </w:r>
      <w:r w:rsidRPr="00C17E78">
        <w:rPr>
          <w:sz w:val="16"/>
          <w:szCs w:val="16"/>
          <w:lang w:val="en-GB"/>
          <w:rPrChange w:id="2200" w:author="emmanuel blezes" w:date="2026-06-22T22:41:00Z" w16du:dateUtc="2026-06-22T20:41:00Z">
            <w:rPr/>
          </w:rPrChange>
        </w:rPr>
        <w:t xml:space="preserve"> Banque </w:t>
      </w:r>
      <w:proofErr w:type="spellStart"/>
      <w:r w:rsidRPr="00C17E78">
        <w:rPr>
          <w:sz w:val="16"/>
          <w:szCs w:val="16"/>
          <w:lang w:val="en-GB"/>
          <w:rPrChange w:id="2201" w:author="emmanuel blezes" w:date="2026-06-22T22:41:00Z" w16du:dateUtc="2026-06-22T20:41:00Z">
            <w:rPr/>
          </w:rPrChange>
        </w:rPr>
        <w:t>mondiale</w:t>
      </w:r>
      <w:proofErr w:type="spellEnd"/>
      <w:r w:rsidRPr="00C17E78">
        <w:rPr>
          <w:sz w:val="16"/>
          <w:szCs w:val="16"/>
          <w:lang w:val="en-GB"/>
          <w:rPrChange w:id="2202" w:author="emmanuel blezes" w:date="2026-06-22T22:41:00Z" w16du:dateUtc="2026-06-22T20:41:00Z">
            <w:rPr/>
          </w:rPrChange>
        </w:rPr>
        <w:t xml:space="preserve">, </w:t>
      </w:r>
      <w:r w:rsidRPr="00C17E78">
        <w:rPr>
          <w:i/>
          <w:iCs/>
          <w:sz w:val="16"/>
          <w:szCs w:val="16"/>
          <w:lang w:val="en-GB"/>
          <w:rPrChange w:id="2203" w:author="emmanuel blezes" w:date="2026-06-22T22:41:00Z" w16du:dateUtc="2026-06-22T20:41:00Z">
            <w:rPr>
              <w:i/>
              <w:iCs/>
            </w:rPr>
          </w:rPrChange>
        </w:rPr>
        <w:t>Averting the Old Age Crisis: Policies to Protect the Old and Promote Growth</w:t>
      </w:r>
      <w:r w:rsidRPr="00C17E78">
        <w:rPr>
          <w:sz w:val="16"/>
          <w:szCs w:val="16"/>
          <w:lang w:val="en-GB"/>
          <w:rPrChange w:id="2204" w:author="emmanuel blezes" w:date="2026-06-22T22:41:00Z" w16du:dateUtc="2026-06-22T20:41:00Z">
            <w:rPr/>
          </w:rPrChange>
        </w:rPr>
        <w:t xml:space="preserve">, Oxford University Press, 1994. </w:t>
      </w:r>
      <w:r w:rsidRPr="00C17E78">
        <w:rPr>
          <w:sz w:val="16"/>
          <w:szCs w:val="16"/>
          <w:rPrChange w:id="2205" w:author="emmanuel blezes" w:date="2026-06-22T22:41:00Z" w16du:dateUtc="2026-06-22T20:41:00Z">
            <w:rPr/>
          </w:rPrChange>
        </w:rPr>
        <w:t>Le rapport recommandait explicitement le « modèle à trois piliers », dont l’un capitalisé sur le modèle chilien.</w:t>
      </w:r>
    </w:p>
  </w:footnote>
  <w:footnote w:id="247">
    <w:p w14:paraId="1EE84697" w14:textId="77777777" w:rsidR="00534634" w:rsidRPr="00C17E78" w:rsidRDefault="00000000">
      <w:pPr>
        <w:pStyle w:val="FootnoteText"/>
        <w:rPr>
          <w:sz w:val="16"/>
          <w:szCs w:val="16"/>
          <w:lang w:val="en-GB"/>
          <w:rPrChange w:id="2206" w:author="emmanuel blezes" w:date="2026-06-22T22:41:00Z" w16du:dateUtc="2026-06-22T20:41:00Z">
            <w:rPr/>
          </w:rPrChange>
        </w:rPr>
      </w:pPr>
      <w:r w:rsidRPr="00C17E78">
        <w:rPr>
          <w:rStyle w:val="FootnoteReference"/>
          <w:sz w:val="16"/>
          <w:szCs w:val="16"/>
          <w:rPrChange w:id="2207" w:author="emmanuel blezes" w:date="2026-06-22T22:41:00Z" w16du:dateUtc="2026-06-22T20:41:00Z">
            <w:rPr>
              <w:rStyle w:val="FootnoteReference"/>
            </w:rPr>
          </w:rPrChange>
        </w:rPr>
        <w:footnoteRef/>
      </w:r>
      <w:r w:rsidRPr="00C17E78">
        <w:rPr>
          <w:sz w:val="16"/>
          <w:szCs w:val="16"/>
          <w:lang w:val="en-GB"/>
          <w:rPrChange w:id="2208" w:author="emmanuel blezes" w:date="2026-06-22T22:41:00Z" w16du:dateUtc="2026-06-22T20:41:00Z">
            <w:rPr/>
          </w:rPrChange>
        </w:rPr>
        <w:t xml:space="preserve"> Isabel Ortiz, Fabio Durán-Valverde, Stefan Urban, Veronika </w:t>
      </w:r>
      <w:proofErr w:type="spellStart"/>
      <w:r w:rsidRPr="00C17E78">
        <w:rPr>
          <w:sz w:val="16"/>
          <w:szCs w:val="16"/>
          <w:lang w:val="en-GB"/>
          <w:rPrChange w:id="2209" w:author="emmanuel blezes" w:date="2026-06-22T22:41:00Z" w16du:dateUtc="2026-06-22T20:41:00Z">
            <w:rPr/>
          </w:rPrChange>
        </w:rPr>
        <w:t>Wodsak</w:t>
      </w:r>
      <w:proofErr w:type="spellEnd"/>
      <w:r w:rsidRPr="00C17E78">
        <w:rPr>
          <w:sz w:val="16"/>
          <w:szCs w:val="16"/>
          <w:lang w:val="en-GB"/>
          <w:rPrChange w:id="2210" w:author="emmanuel blezes" w:date="2026-06-22T22:41:00Z" w16du:dateUtc="2026-06-22T20:41:00Z">
            <w:rPr/>
          </w:rPrChange>
        </w:rPr>
        <w:t xml:space="preserve">, </w:t>
      </w:r>
      <w:r w:rsidRPr="00C17E78">
        <w:rPr>
          <w:i/>
          <w:iCs/>
          <w:sz w:val="16"/>
          <w:szCs w:val="16"/>
          <w:lang w:val="en-GB"/>
          <w:rPrChange w:id="2211" w:author="emmanuel blezes" w:date="2026-06-22T22:41:00Z" w16du:dateUtc="2026-06-22T20:41:00Z">
            <w:rPr>
              <w:i/>
              <w:iCs/>
            </w:rPr>
          </w:rPrChange>
        </w:rPr>
        <w:t>Reversing Pension Privatizations: Rebuilding Public Pension Systems in Eastern European and Latin American Countries (2000-2018)</w:t>
      </w:r>
      <w:r w:rsidRPr="00C17E78">
        <w:rPr>
          <w:sz w:val="16"/>
          <w:szCs w:val="16"/>
          <w:lang w:val="en-GB"/>
          <w:rPrChange w:id="2212" w:author="emmanuel blezes" w:date="2026-06-22T22:41:00Z" w16du:dateUtc="2026-06-22T20:41:00Z">
            <w:rPr/>
          </w:rPrChange>
        </w:rPr>
        <w:t>, International Labour Organization, ESS Working Paper n° 63, 2018 (https://www.ilo.org/publications/reversing-pension-privatizations-rebuilding-public-pension-systems).</w:t>
      </w:r>
    </w:p>
  </w:footnote>
  <w:footnote w:id="248">
    <w:p w14:paraId="4FE8DECE" w14:textId="77777777" w:rsidR="00534634" w:rsidRPr="00C17E78" w:rsidRDefault="00000000">
      <w:pPr>
        <w:pStyle w:val="FootnoteText"/>
        <w:rPr>
          <w:sz w:val="16"/>
          <w:szCs w:val="16"/>
          <w:rPrChange w:id="2213" w:author="emmanuel blezes" w:date="2026-06-22T22:41:00Z" w16du:dateUtc="2026-06-22T20:41:00Z">
            <w:rPr/>
          </w:rPrChange>
        </w:rPr>
      </w:pPr>
      <w:r w:rsidRPr="00C17E78">
        <w:rPr>
          <w:rStyle w:val="FootnoteReference"/>
          <w:sz w:val="16"/>
          <w:szCs w:val="16"/>
          <w:rPrChange w:id="2214" w:author="emmanuel blezes" w:date="2026-06-22T22:41:00Z" w16du:dateUtc="2026-06-22T20:41:00Z">
            <w:rPr>
              <w:rStyle w:val="FootnoteReference"/>
            </w:rPr>
          </w:rPrChange>
        </w:rPr>
        <w:footnoteRef/>
      </w:r>
      <w:r w:rsidRPr="00C17E78">
        <w:rPr>
          <w:sz w:val="16"/>
          <w:szCs w:val="16"/>
          <w:rPrChange w:id="2215" w:author="emmanuel blezes" w:date="2026-06-22T22:41:00Z" w16du:dateUtc="2026-06-22T20:41:00Z">
            <w:rPr/>
          </w:rPrChange>
        </w:rPr>
        <w:t xml:space="preserve"> OCDE, </w:t>
      </w:r>
      <w:r w:rsidRPr="00C17E78">
        <w:rPr>
          <w:i/>
          <w:iCs/>
          <w:sz w:val="16"/>
          <w:szCs w:val="16"/>
          <w:rPrChange w:id="2216" w:author="emmanuel blezes" w:date="2026-06-22T22:41:00Z" w16du:dateUtc="2026-06-22T20:41:00Z">
            <w:rPr>
              <w:i/>
              <w:iCs/>
            </w:rPr>
          </w:rPrChange>
        </w:rPr>
        <w:t>Pensions at a Glance 2021</w:t>
      </w:r>
      <w:r w:rsidRPr="00C17E78">
        <w:rPr>
          <w:sz w:val="16"/>
          <w:szCs w:val="16"/>
          <w:rPrChange w:id="2217" w:author="emmanuel blezes" w:date="2026-06-22T22:41:00Z" w16du:dateUtc="2026-06-22T20:41:00Z">
            <w:rPr/>
          </w:rPrChange>
        </w:rPr>
        <w:t>, novembre 2021, fiche Chili. Taux de remplacement net hommes / femmes carrière complète à temps plein, hors PGU : 38,5 % / 35,4 %.</w:t>
      </w:r>
    </w:p>
  </w:footnote>
  <w:footnote w:id="249">
    <w:p w14:paraId="33B85768" w14:textId="77777777" w:rsidR="00534634" w:rsidRPr="00C17E78" w:rsidRDefault="00000000">
      <w:pPr>
        <w:pStyle w:val="FootnoteText"/>
        <w:rPr>
          <w:sz w:val="16"/>
          <w:szCs w:val="16"/>
          <w:rPrChange w:id="2218" w:author="emmanuel blezes" w:date="2026-06-22T22:41:00Z" w16du:dateUtc="2026-06-22T20:41:00Z">
            <w:rPr/>
          </w:rPrChange>
        </w:rPr>
      </w:pPr>
      <w:r w:rsidRPr="00C17E78">
        <w:rPr>
          <w:rStyle w:val="FootnoteReference"/>
          <w:sz w:val="16"/>
          <w:szCs w:val="16"/>
          <w:rPrChange w:id="2219" w:author="emmanuel blezes" w:date="2026-06-22T22:41:00Z" w16du:dateUtc="2026-06-22T20:41:00Z">
            <w:rPr>
              <w:rStyle w:val="FootnoteReference"/>
            </w:rPr>
          </w:rPrChange>
        </w:rPr>
        <w:footnoteRef/>
      </w:r>
      <w:r w:rsidRPr="00C17E78">
        <w:rPr>
          <w:sz w:val="16"/>
          <w:szCs w:val="16"/>
          <w:rPrChange w:id="2220" w:author="emmanuel blezes" w:date="2026-06-22T22:41:00Z" w16du:dateUtc="2026-06-22T20:41:00Z">
            <w:rPr/>
          </w:rPrChange>
        </w:rPr>
        <w:t xml:space="preserve"> OCDE, </w:t>
      </w:r>
      <w:r w:rsidRPr="00C17E78">
        <w:rPr>
          <w:i/>
          <w:iCs/>
          <w:sz w:val="16"/>
          <w:szCs w:val="16"/>
          <w:rPrChange w:id="2221" w:author="emmanuel blezes" w:date="2026-06-22T22:41:00Z" w16du:dateUtc="2026-06-22T20:41:00Z">
            <w:rPr>
              <w:i/>
              <w:iCs/>
            </w:rPr>
          </w:rPrChange>
        </w:rPr>
        <w:t>Pensions at a Glance 2023</w:t>
      </w:r>
      <w:r w:rsidRPr="00C17E78">
        <w:rPr>
          <w:sz w:val="16"/>
          <w:szCs w:val="16"/>
          <w:rPrChange w:id="2222" w:author="emmanuel blezes" w:date="2026-06-22T22:41:00Z" w16du:dateUtc="2026-06-22T20:41:00Z">
            <w:rPr/>
          </w:rPrChange>
        </w:rPr>
        <w:t>, fiche Chili. Avec PGU intégrée : 45,7 % / 43 % ; moyenne OCDE 50,7 %. La PGU a été créée par la Loi 21419 du 4 février 2022, en fin de second mandat de Sebastián Piñera.</w:t>
      </w:r>
    </w:p>
  </w:footnote>
  <w:footnote w:id="250">
    <w:p w14:paraId="41FE1110" w14:textId="77777777" w:rsidR="00534634" w:rsidRPr="00C17E78" w:rsidRDefault="00000000">
      <w:pPr>
        <w:pStyle w:val="FootnoteText"/>
        <w:rPr>
          <w:sz w:val="16"/>
          <w:szCs w:val="16"/>
          <w:rPrChange w:id="2223" w:author="emmanuel blezes" w:date="2026-06-22T22:41:00Z" w16du:dateUtc="2026-06-22T20:41:00Z">
            <w:rPr/>
          </w:rPrChange>
        </w:rPr>
      </w:pPr>
      <w:r w:rsidRPr="00C17E78">
        <w:rPr>
          <w:rStyle w:val="FootnoteReference"/>
          <w:sz w:val="16"/>
          <w:szCs w:val="16"/>
          <w:rPrChange w:id="2224" w:author="emmanuel blezes" w:date="2026-06-22T22:41:00Z" w16du:dateUtc="2026-06-22T20:41:00Z">
            <w:rPr>
              <w:rStyle w:val="FootnoteReference"/>
            </w:rPr>
          </w:rPrChange>
        </w:rPr>
        <w:footnoteRef/>
      </w:r>
      <w:r w:rsidRPr="00C17E78">
        <w:rPr>
          <w:sz w:val="16"/>
          <w:szCs w:val="16"/>
          <w:rPrChange w:id="2225" w:author="emmanuel blezes" w:date="2026-06-22T22:41:00Z" w16du:dateUtc="2026-06-22T20:41:00Z">
            <w:rPr/>
          </w:rPrChange>
        </w:rPr>
        <w:t xml:space="preserve"> Superintendencia de Pensiones de Chile, </w:t>
      </w:r>
      <w:proofErr w:type="gramStart"/>
      <w:r w:rsidRPr="00C17E78">
        <w:rPr>
          <w:i/>
          <w:iCs/>
          <w:sz w:val="16"/>
          <w:szCs w:val="16"/>
          <w:rPrChange w:id="2226" w:author="emmanuel blezes" w:date="2026-06-22T22:41:00Z" w16du:dateUtc="2026-06-22T20:41:00Z">
            <w:rPr>
              <w:i/>
              <w:iCs/>
            </w:rPr>
          </w:rPrChange>
        </w:rPr>
        <w:t>Estadísticas:</w:t>
      </w:r>
      <w:proofErr w:type="gramEnd"/>
      <w:r w:rsidRPr="00C17E78">
        <w:rPr>
          <w:i/>
          <w:iCs/>
          <w:sz w:val="16"/>
          <w:szCs w:val="16"/>
          <w:rPrChange w:id="2227" w:author="emmanuel blezes" w:date="2026-06-22T22:41:00Z" w16du:dateUtc="2026-06-22T20:41:00Z">
            <w:rPr>
              <w:i/>
              <w:iCs/>
            </w:rPr>
          </w:rPrChange>
        </w:rPr>
        <w:t xml:space="preserve"> Montos de pensión por modalidad</w:t>
      </w:r>
      <w:r w:rsidRPr="00C17E78">
        <w:rPr>
          <w:sz w:val="16"/>
          <w:szCs w:val="16"/>
          <w:rPrChange w:id="2228" w:author="emmanuel blezes" w:date="2026-06-22T22:41:00Z" w16du:dateUtc="2026-06-22T20:41:00Z">
            <w:rPr/>
          </w:rPrChange>
        </w:rPr>
        <w:t>, données 2024 (https://www.spensiones.cl). Pension contributive AFP moyenne, toutes modalités confondues : entre 200 000 et 250 000 CLP/mois selon la cohorte et le sexe.</w:t>
      </w:r>
    </w:p>
  </w:footnote>
  <w:footnote w:id="251">
    <w:p w14:paraId="4AE17C50" w14:textId="77777777" w:rsidR="00534634" w:rsidRPr="00C17E78" w:rsidRDefault="00000000">
      <w:pPr>
        <w:pStyle w:val="FootnoteText"/>
        <w:rPr>
          <w:sz w:val="16"/>
          <w:szCs w:val="16"/>
          <w:lang w:val="en-GB"/>
          <w:rPrChange w:id="2230" w:author="emmanuel blezes" w:date="2026-06-22T22:41:00Z" w16du:dateUtc="2026-06-22T20:41:00Z">
            <w:rPr/>
          </w:rPrChange>
        </w:rPr>
      </w:pPr>
      <w:r w:rsidRPr="00C17E78">
        <w:rPr>
          <w:rStyle w:val="FootnoteReference"/>
          <w:sz w:val="16"/>
          <w:szCs w:val="16"/>
          <w:rPrChange w:id="2231" w:author="emmanuel blezes" w:date="2026-06-22T22:41:00Z" w16du:dateUtc="2026-06-22T20:41:00Z">
            <w:rPr>
              <w:rStyle w:val="FootnoteReference"/>
            </w:rPr>
          </w:rPrChange>
        </w:rPr>
        <w:footnoteRef/>
      </w:r>
      <w:r w:rsidRPr="00C17E78">
        <w:rPr>
          <w:sz w:val="16"/>
          <w:szCs w:val="16"/>
          <w:rPrChange w:id="2232" w:author="emmanuel blezes" w:date="2026-06-22T22:41:00Z" w16du:dateUtc="2026-06-22T20:41:00Z">
            <w:rPr/>
          </w:rPrChange>
        </w:rPr>
        <w:t xml:space="preserve"> Superintendencia de Pensiones, </w:t>
      </w:r>
      <w:r w:rsidRPr="00C17E78">
        <w:rPr>
          <w:i/>
          <w:iCs/>
          <w:sz w:val="16"/>
          <w:szCs w:val="16"/>
          <w:rPrChange w:id="2233" w:author="emmanuel blezes" w:date="2026-06-22T22:41:00Z" w16du:dateUtc="2026-06-22T20:41:00Z">
            <w:rPr>
              <w:i/>
              <w:iCs/>
            </w:rPr>
          </w:rPrChange>
        </w:rPr>
        <w:t>Rentabilidad histórica de los Fondos de Pensiones</w:t>
      </w:r>
      <w:r w:rsidRPr="00C17E78">
        <w:rPr>
          <w:sz w:val="16"/>
          <w:szCs w:val="16"/>
          <w:rPrChange w:id="2234" w:author="emmanuel blezes" w:date="2026-06-22T22:41:00Z" w16du:dateUtc="2026-06-22T20:41:00Z">
            <w:rPr/>
          </w:rPrChange>
        </w:rPr>
        <w:t xml:space="preserve">. Le rendement réel annualisé brut a été très élevé dans les premières décennies du système (de l’ordre de 10 % par an sur 1981-2003, ~8,7 % sur 1991-2003, avant frais), porté par des taux de départ élevés et un marché en rattrapage. Les </w:t>
      </w:r>
      <w:r w:rsidRPr="00C17E78">
        <w:rPr>
          <w:i/>
          <w:iCs/>
          <w:sz w:val="16"/>
          <w:szCs w:val="16"/>
          <w:rPrChange w:id="2235" w:author="emmanuel blezes" w:date="2026-06-22T22:41:00Z" w16du:dateUtc="2026-06-22T20:41:00Z">
            <w:rPr>
              <w:i/>
              <w:iCs/>
            </w:rPr>
          </w:rPrChange>
        </w:rPr>
        <w:t>multifondos</w:t>
      </w:r>
      <w:r w:rsidRPr="00C17E78">
        <w:rPr>
          <w:sz w:val="16"/>
          <w:szCs w:val="16"/>
          <w:rPrChange w:id="2236" w:author="emmanuel blezes" w:date="2026-06-22T22:41:00Z" w16du:dateUtc="2026-06-22T20:41:00Z">
            <w:rPr/>
          </w:rPrChange>
        </w:rPr>
        <w:t xml:space="preserve"> (cinq fonds A à E) n’existent que depuis 2002 ; sur la période récente (2002-2023), le fonds équilibré (fonds C) tourne autour de 3,5 % réel. La moyenne de très longue période reste donc nettement supérieure à 3-4 %, mais les cohortes intégralement affiliées aux AFP ont accumulé l’essentiel de leur capital durant la phase de rendements plus faibles. </w:t>
      </w:r>
      <w:r w:rsidRPr="00C17E78">
        <w:rPr>
          <w:sz w:val="16"/>
          <w:szCs w:val="16"/>
          <w:lang w:val="en-GB"/>
          <w:rPrChange w:id="2237" w:author="emmanuel blezes" w:date="2026-06-22T22:41:00Z" w16du:dateUtc="2026-06-22T20:41:00Z">
            <w:rPr/>
          </w:rPrChange>
        </w:rPr>
        <w:t xml:space="preserve">Voir </w:t>
      </w:r>
      <w:proofErr w:type="spellStart"/>
      <w:r w:rsidRPr="00C17E78">
        <w:rPr>
          <w:sz w:val="16"/>
          <w:szCs w:val="16"/>
          <w:lang w:val="en-GB"/>
          <w:rPrChange w:id="2238" w:author="emmanuel blezes" w:date="2026-06-22T22:41:00Z" w16du:dateUtc="2026-06-22T20:41:00Z">
            <w:rPr/>
          </w:rPrChange>
        </w:rPr>
        <w:t>aussi</w:t>
      </w:r>
      <w:proofErr w:type="spellEnd"/>
      <w:r w:rsidRPr="00C17E78">
        <w:rPr>
          <w:sz w:val="16"/>
          <w:szCs w:val="16"/>
          <w:lang w:val="en-GB"/>
          <w:rPrChange w:id="2239" w:author="emmanuel blezes" w:date="2026-06-22T22:41:00Z" w16du:dateUtc="2026-06-22T20:41:00Z">
            <w:rPr/>
          </w:rPrChange>
        </w:rPr>
        <w:t xml:space="preserve"> O. Mitchell et G. Ruiz, </w:t>
      </w:r>
      <w:r w:rsidRPr="00C17E78">
        <w:rPr>
          <w:i/>
          <w:iCs/>
          <w:sz w:val="16"/>
          <w:szCs w:val="16"/>
          <w:lang w:val="en-GB"/>
          <w:rPrChange w:id="2240" w:author="emmanuel blezes" w:date="2026-06-22T22:41:00Z" w16du:dateUtc="2026-06-22T20:41:00Z">
            <w:rPr>
              <w:i/>
              <w:iCs/>
            </w:rPr>
          </w:rPrChange>
        </w:rPr>
        <w:t>Pension Payouts in Chile</w:t>
      </w:r>
      <w:r w:rsidRPr="00C17E78">
        <w:rPr>
          <w:sz w:val="16"/>
          <w:szCs w:val="16"/>
          <w:lang w:val="en-GB"/>
          <w:rPrChange w:id="2241" w:author="emmanuel blezes" w:date="2026-06-22T22:41:00Z" w16du:dateUtc="2026-06-22T20:41:00Z">
            <w:rPr/>
          </w:rPrChange>
        </w:rPr>
        <w:t>, Pension Research Council, Wharton.</w:t>
      </w:r>
    </w:p>
  </w:footnote>
  <w:footnote w:id="252">
    <w:p w14:paraId="476AD950" w14:textId="77777777" w:rsidR="00534634" w:rsidRPr="00C17E78" w:rsidRDefault="00000000">
      <w:pPr>
        <w:pStyle w:val="FootnoteText"/>
        <w:rPr>
          <w:sz w:val="16"/>
          <w:szCs w:val="16"/>
          <w:rPrChange w:id="2244" w:author="emmanuel blezes" w:date="2026-06-22T22:41:00Z" w16du:dateUtc="2026-06-22T20:41:00Z">
            <w:rPr/>
          </w:rPrChange>
        </w:rPr>
      </w:pPr>
      <w:r w:rsidRPr="00C17E78">
        <w:rPr>
          <w:rStyle w:val="FootnoteReference"/>
          <w:sz w:val="16"/>
          <w:szCs w:val="16"/>
          <w:rPrChange w:id="2245" w:author="emmanuel blezes" w:date="2026-06-22T22:41:00Z" w16du:dateUtc="2026-06-22T20:41:00Z">
            <w:rPr>
              <w:rStyle w:val="FootnoteReference"/>
            </w:rPr>
          </w:rPrChange>
        </w:rPr>
        <w:footnoteRef/>
      </w:r>
      <w:r w:rsidRPr="00C17E78">
        <w:rPr>
          <w:sz w:val="16"/>
          <w:szCs w:val="16"/>
          <w:rPrChange w:id="2246" w:author="emmanuel blezes" w:date="2026-06-22T22:41:00Z" w16du:dateUtc="2026-06-22T20:41:00Z">
            <w:rPr/>
          </w:rPrChange>
        </w:rPr>
        <w:t xml:space="preserve"> </w:t>
      </w:r>
      <w:proofErr w:type="spellStart"/>
      <w:r w:rsidRPr="00C17E78">
        <w:rPr>
          <w:sz w:val="16"/>
          <w:szCs w:val="16"/>
          <w:rPrChange w:id="2247" w:author="emmanuel blezes" w:date="2026-06-22T22:41:00Z" w16du:dateUtc="2026-06-22T20:41:00Z">
            <w:rPr/>
          </w:rPrChange>
        </w:rPr>
        <w:t>Superintendencia</w:t>
      </w:r>
      <w:proofErr w:type="spellEnd"/>
      <w:r w:rsidRPr="00C17E78">
        <w:rPr>
          <w:sz w:val="16"/>
          <w:szCs w:val="16"/>
          <w:rPrChange w:id="2248" w:author="emmanuel blezes" w:date="2026-06-22T22:41:00Z" w16du:dateUtc="2026-06-22T20:41:00Z">
            <w:rPr/>
          </w:rPrChange>
        </w:rPr>
        <w:t xml:space="preserve"> de </w:t>
      </w:r>
      <w:proofErr w:type="spellStart"/>
      <w:r w:rsidRPr="00C17E78">
        <w:rPr>
          <w:sz w:val="16"/>
          <w:szCs w:val="16"/>
          <w:rPrChange w:id="2249" w:author="emmanuel blezes" w:date="2026-06-22T22:41:00Z" w16du:dateUtc="2026-06-22T20:41:00Z">
            <w:rPr/>
          </w:rPrChange>
        </w:rPr>
        <w:t>Pensiones</w:t>
      </w:r>
      <w:proofErr w:type="spellEnd"/>
      <w:r w:rsidRPr="00C17E78">
        <w:rPr>
          <w:sz w:val="16"/>
          <w:szCs w:val="16"/>
          <w:rPrChange w:id="2250" w:author="emmanuel blezes" w:date="2026-06-22T22:41:00Z" w16du:dateUtc="2026-06-22T20:41:00Z">
            <w:rPr/>
          </w:rPrChange>
        </w:rPr>
        <w:t xml:space="preserve">, </w:t>
      </w:r>
      <w:proofErr w:type="spellStart"/>
      <w:r w:rsidRPr="00C17E78">
        <w:rPr>
          <w:i/>
          <w:iCs/>
          <w:sz w:val="16"/>
          <w:szCs w:val="16"/>
          <w:rPrChange w:id="2251" w:author="emmanuel blezes" w:date="2026-06-22T22:41:00Z" w16du:dateUtc="2026-06-22T20:41:00Z">
            <w:rPr>
              <w:i/>
              <w:iCs/>
            </w:rPr>
          </w:rPrChange>
        </w:rPr>
        <w:t>Licitación</w:t>
      </w:r>
      <w:proofErr w:type="spellEnd"/>
      <w:r w:rsidRPr="00C17E78">
        <w:rPr>
          <w:i/>
          <w:iCs/>
          <w:sz w:val="16"/>
          <w:szCs w:val="16"/>
          <w:rPrChange w:id="2252" w:author="emmanuel blezes" w:date="2026-06-22T22:41:00Z" w16du:dateUtc="2026-06-22T20:41:00Z">
            <w:rPr>
              <w:i/>
              <w:iCs/>
            </w:rPr>
          </w:rPrChange>
        </w:rPr>
        <w:t xml:space="preserve"> 2023-2025</w:t>
      </w:r>
      <w:r w:rsidRPr="00C17E78">
        <w:rPr>
          <w:sz w:val="16"/>
          <w:szCs w:val="16"/>
          <w:rPrChange w:id="2253" w:author="emmanuel blezes" w:date="2026-06-22T22:41:00Z" w16du:dateUtc="2026-06-22T20:41:00Z">
            <w:rPr/>
          </w:rPrChange>
        </w:rPr>
        <w:t xml:space="preserve"> </w:t>
      </w:r>
      <w:r w:rsidRPr="00C17E78">
        <w:rPr>
          <w:i/>
          <w:iCs/>
          <w:sz w:val="16"/>
          <w:szCs w:val="16"/>
          <w:rPrChange w:id="2254" w:author="emmanuel blezes" w:date="2026-06-22T22:41:00Z" w16du:dateUtc="2026-06-22T20:41:00Z">
            <w:rPr>
              <w:i/>
              <w:iCs/>
            </w:rPr>
          </w:rPrChange>
        </w:rPr>
        <w:t xml:space="preserve">- </w:t>
      </w:r>
      <w:proofErr w:type="spellStart"/>
      <w:r w:rsidRPr="00C17E78">
        <w:rPr>
          <w:i/>
          <w:iCs/>
          <w:sz w:val="16"/>
          <w:szCs w:val="16"/>
          <w:rPrChange w:id="2255" w:author="emmanuel blezes" w:date="2026-06-22T22:41:00Z" w16du:dateUtc="2026-06-22T20:41:00Z">
            <w:rPr>
              <w:i/>
              <w:iCs/>
            </w:rPr>
          </w:rPrChange>
        </w:rPr>
        <w:t>Comisiones</w:t>
      </w:r>
      <w:proofErr w:type="spellEnd"/>
      <w:r w:rsidRPr="00C17E78">
        <w:rPr>
          <w:i/>
          <w:iCs/>
          <w:sz w:val="16"/>
          <w:szCs w:val="16"/>
          <w:rPrChange w:id="2256" w:author="emmanuel blezes" w:date="2026-06-22T22:41:00Z" w16du:dateUtc="2026-06-22T20:41:00Z">
            <w:rPr>
              <w:i/>
              <w:iCs/>
            </w:rPr>
          </w:rPrChange>
        </w:rPr>
        <w:t xml:space="preserve"> AFP</w:t>
      </w:r>
      <w:r w:rsidRPr="00C17E78">
        <w:rPr>
          <w:sz w:val="16"/>
          <w:szCs w:val="16"/>
          <w:rPrChange w:id="2257" w:author="emmanuel blezes" w:date="2026-06-22T22:41:00Z" w16du:dateUtc="2026-06-22T20:41:00Z">
            <w:rPr/>
          </w:rPrChange>
        </w:rPr>
        <w:t xml:space="preserve">, 2023 ; KPMG Chile, </w:t>
      </w:r>
      <w:r w:rsidRPr="00C17E78">
        <w:rPr>
          <w:i/>
          <w:iCs/>
          <w:sz w:val="16"/>
          <w:szCs w:val="16"/>
          <w:rPrChange w:id="2258" w:author="emmanuel blezes" w:date="2026-06-22T22:41:00Z" w16du:dateUtc="2026-06-22T20:41:00Z">
            <w:rPr>
              <w:i/>
              <w:iCs/>
            </w:rPr>
          </w:rPrChange>
        </w:rPr>
        <w:t xml:space="preserve">Reforma </w:t>
      </w:r>
      <w:proofErr w:type="spellStart"/>
      <w:r w:rsidRPr="00C17E78">
        <w:rPr>
          <w:i/>
          <w:iCs/>
          <w:sz w:val="16"/>
          <w:szCs w:val="16"/>
          <w:rPrChange w:id="2259" w:author="emmanuel blezes" w:date="2026-06-22T22:41:00Z" w16du:dateUtc="2026-06-22T20:41:00Z">
            <w:rPr>
              <w:i/>
              <w:iCs/>
            </w:rPr>
          </w:rPrChange>
        </w:rPr>
        <w:t>Previsional</w:t>
      </w:r>
      <w:proofErr w:type="spellEnd"/>
      <w:r w:rsidRPr="00C17E78">
        <w:rPr>
          <w:i/>
          <w:iCs/>
          <w:sz w:val="16"/>
          <w:szCs w:val="16"/>
          <w:rPrChange w:id="2260" w:author="emmanuel blezes" w:date="2026-06-22T22:41:00Z" w16du:dateUtc="2026-06-22T20:41:00Z">
            <w:rPr>
              <w:i/>
              <w:iCs/>
            </w:rPr>
          </w:rPrChange>
        </w:rPr>
        <w:t xml:space="preserve"> 2025</w:t>
      </w:r>
      <w:r w:rsidRPr="00C17E78">
        <w:rPr>
          <w:sz w:val="16"/>
          <w:szCs w:val="16"/>
          <w:rPrChange w:id="2261" w:author="emmanuel blezes" w:date="2026-06-22T22:41:00Z" w16du:dateUtc="2026-06-22T20:41:00Z">
            <w:rPr/>
          </w:rPrChange>
        </w:rPr>
        <w:t xml:space="preserve"> </w:t>
      </w:r>
      <w:r w:rsidRPr="00C17E78">
        <w:rPr>
          <w:i/>
          <w:iCs/>
          <w:sz w:val="16"/>
          <w:szCs w:val="16"/>
          <w:rPrChange w:id="2262" w:author="emmanuel blezes" w:date="2026-06-22T22:41:00Z" w16du:dateUtc="2026-06-22T20:41:00Z">
            <w:rPr>
              <w:i/>
              <w:iCs/>
            </w:rPr>
          </w:rPrChange>
        </w:rPr>
        <w:t xml:space="preserve">- </w:t>
      </w:r>
      <w:proofErr w:type="spellStart"/>
      <w:r w:rsidRPr="00C17E78">
        <w:rPr>
          <w:i/>
          <w:iCs/>
          <w:sz w:val="16"/>
          <w:szCs w:val="16"/>
          <w:rPrChange w:id="2263" w:author="emmanuel blezes" w:date="2026-06-22T22:41:00Z" w16du:dateUtc="2026-06-22T20:41:00Z">
            <w:rPr>
              <w:i/>
              <w:iCs/>
            </w:rPr>
          </w:rPrChange>
        </w:rPr>
        <w:t>Análisis</w:t>
      </w:r>
      <w:proofErr w:type="spellEnd"/>
      <w:r w:rsidRPr="00C17E78">
        <w:rPr>
          <w:i/>
          <w:iCs/>
          <w:sz w:val="16"/>
          <w:szCs w:val="16"/>
          <w:rPrChange w:id="2264" w:author="emmanuel blezes" w:date="2026-06-22T22:41:00Z" w16du:dateUtc="2026-06-22T20:41:00Z">
            <w:rPr>
              <w:i/>
              <w:iCs/>
            </w:rPr>
          </w:rPrChange>
        </w:rPr>
        <w:t xml:space="preserve"> </w:t>
      </w:r>
      <w:proofErr w:type="spellStart"/>
      <w:r w:rsidRPr="00C17E78">
        <w:rPr>
          <w:i/>
          <w:iCs/>
          <w:sz w:val="16"/>
          <w:szCs w:val="16"/>
          <w:rPrChange w:id="2265" w:author="emmanuel blezes" w:date="2026-06-22T22:41:00Z" w16du:dateUtc="2026-06-22T20:41:00Z">
            <w:rPr>
              <w:i/>
              <w:iCs/>
            </w:rPr>
          </w:rPrChange>
        </w:rPr>
        <w:t>comparado</w:t>
      </w:r>
      <w:proofErr w:type="spellEnd"/>
      <w:r w:rsidRPr="00C17E78">
        <w:rPr>
          <w:sz w:val="16"/>
          <w:szCs w:val="16"/>
          <w:rPrChange w:id="2266" w:author="emmanuel blezes" w:date="2026-06-22T22:41:00Z" w16du:dateUtc="2026-06-22T20:41:00Z">
            <w:rPr/>
          </w:rPrChange>
        </w:rPr>
        <w:t>, mars 2025. Les commissions des sept AFP en vigueur en 2025 : Uno 0,46 %, Modelo 0,58 %, Planvital 1,16 %, Habitat 1,27 %, Capital 1,44 %, Cuprum 1,44 %, Provida 1,45 %. SIS : 1,5 % en moyenne, collecté par les AFP au profit d’un assureur en marché ouvert.</w:t>
      </w:r>
    </w:p>
  </w:footnote>
  <w:footnote w:id="253">
    <w:p w14:paraId="691F9A24" w14:textId="77777777" w:rsidR="00534634" w:rsidRPr="00C17E78" w:rsidRDefault="00000000">
      <w:pPr>
        <w:pStyle w:val="FootnoteText"/>
        <w:rPr>
          <w:sz w:val="16"/>
          <w:szCs w:val="16"/>
          <w:rPrChange w:id="2267" w:author="emmanuel blezes" w:date="2026-06-22T22:41:00Z" w16du:dateUtc="2026-06-22T20:41:00Z">
            <w:rPr/>
          </w:rPrChange>
        </w:rPr>
      </w:pPr>
      <w:r w:rsidRPr="00C17E78">
        <w:rPr>
          <w:rStyle w:val="FootnoteReference"/>
          <w:sz w:val="16"/>
          <w:szCs w:val="16"/>
          <w:rPrChange w:id="2268" w:author="emmanuel blezes" w:date="2026-06-22T22:41:00Z" w16du:dateUtc="2026-06-22T20:41:00Z">
            <w:rPr>
              <w:rStyle w:val="FootnoteReference"/>
            </w:rPr>
          </w:rPrChange>
        </w:rPr>
        <w:footnoteRef/>
      </w:r>
      <w:r w:rsidRPr="00C17E78">
        <w:rPr>
          <w:sz w:val="16"/>
          <w:szCs w:val="16"/>
          <w:rPrChange w:id="2269" w:author="emmanuel blezes" w:date="2026-06-22T22:41:00Z" w16du:dateUtc="2026-06-22T20:41:00Z">
            <w:rPr/>
          </w:rPrChange>
        </w:rPr>
        <w:t xml:space="preserve"> Comisión Asesora Presidencial sobre el Sistema de Pensiones (</w:t>
      </w:r>
      <w:r w:rsidRPr="00C17E78">
        <w:rPr>
          <w:i/>
          <w:iCs/>
          <w:sz w:val="16"/>
          <w:szCs w:val="16"/>
          <w:rPrChange w:id="2270" w:author="emmanuel blezes" w:date="2026-06-22T22:41:00Z" w16du:dateUtc="2026-06-22T20:41:00Z">
            <w:rPr>
              <w:i/>
              <w:iCs/>
            </w:rPr>
          </w:rPrChange>
        </w:rPr>
        <w:t>Comisión Bravo</w:t>
      </w:r>
      <w:r w:rsidRPr="00C17E78">
        <w:rPr>
          <w:sz w:val="16"/>
          <w:szCs w:val="16"/>
          <w:rPrChange w:id="2271" w:author="emmanuel blezes" w:date="2026-06-22T22:41:00Z" w16du:dateUtc="2026-06-22T20:41:00Z">
            <w:rPr/>
          </w:rPrChange>
        </w:rPr>
        <w:t xml:space="preserve">), </w:t>
      </w:r>
      <w:r w:rsidRPr="00C17E78">
        <w:rPr>
          <w:i/>
          <w:iCs/>
          <w:sz w:val="16"/>
          <w:szCs w:val="16"/>
          <w:rPrChange w:id="2272" w:author="emmanuel blezes" w:date="2026-06-22T22:41:00Z" w16du:dateUtc="2026-06-22T20:41:00Z">
            <w:rPr>
              <w:i/>
              <w:iCs/>
            </w:rPr>
          </w:rPrChange>
        </w:rPr>
        <w:t>Informe Final</w:t>
      </w:r>
      <w:r w:rsidRPr="00C17E78">
        <w:rPr>
          <w:sz w:val="16"/>
          <w:szCs w:val="16"/>
          <w:rPrChange w:id="2273" w:author="emmanuel blezes" w:date="2026-06-22T22:41:00Z" w16du:dateUtc="2026-06-22T20:41:00Z">
            <w:rPr/>
          </w:rPrChange>
        </w:rPr>
        <w:t xml:space="preserve">, septembre 2015 (https://www.previsionsocial.gob.cl). Densité de cotisation moyenne mesurée : 51,8 % pour les femmes, 64,7 % pour les hommes, sur la période 1981-2013. INE Chile, </w:t>
      </w:r>
      <w:r w:rsidRPr="00C17E78">
        <w:rPr>
          <w:i/>
          <w:iCs/>
          <w:sz w:val="16"/>
          <w:szCs w:val="16"/>
          <w:rPrChange w:id="2274" w:author="emmanuel blezes" w:date="2026-06-22T22:41:00Z" w16du:dateUtc="2026-06-22T20:41:00Z">
            <w:rPr>
              <w:i/>
              <w:iCs/>
            </w:rPr>
          </w:rPrChange>
        </w:rPr>
        <w:t>Encuesta Suplementaria de Ingresos</w:t>
      </w:r>
      <w:r w:rsidRPr="00C17E78">
        <w:rPr>
          <w:sz w:val="16"/>
          <w:szCs w:val="16"/>
          <w:rPrChange w:id="2275" w:author="emmanuel blezes" w:date="2026-06-22T22:41:00Z" w16du:dateUtc="2026-06-22T20:41:00Z">
            <w:rPr/>
          </w:rPrChange>
        </w:rPr>
        <w:t>, 2024 : informalité du marché du travail entre 27 % (mesure stricte) et 38 % (mesure élargie aux plateformes).</w:t>
      </w:r>
    </w:p>
  </w:footnote>
  <w:footnote w:id="254">
    <w:p w14:paraId="7C694D3D" w14:textId="77777777" w:rsidR="00534634" w:rsidRPr="00C17E78" w:rsidRDefault="00000000">
      <w:pPr>
        <w:pStyle w:val="FootnoteText"/>
        <w:rPr>
          <w:sz w:val="16"/>
          <w:szCs w:val="16"/>
          <w:rPrChange w:id="2276" w:author="emmanuel blezes" w:date="2026-06-22T22:41:00Z" w16du:dateUtc="2026-06-22T20:41:00Z">
            <w:rPr/>
          </w:rPrChange>
        </w:rPr>
      </w:pPr>
      <w:r w:rsidRPr="00C17E78">
        <w:rPr>
          <w:rStyle w:val="FootnoteReference"/>
          <w:sz w:val="16"/>
          <w:szCs w:val="16"/>
          <w:rPrChange w:id="2277" w:author="emmanuel blezes" w:date="2026-06-22T22:41:00Z" w16du:dateUtc="2026-06-22T20:41:00Z">
            <w:rPr>
              <w:rStyle w:val="FootnoteReference"/>
            </w:rPr>
          </w:rPrChange>
        </w:rPr>
        <w:footnoteRef/>
      </w:r>
      <w:r w:rsidRPr="00C17E78">
        <w:rPr>
          <w:sz w:val="16"/>
          <w:szCs w:val="16"/>
          <w:rPrChange w:id="2278" w:author="emmanuel blezes" w:date="2026-06-22T22:41:00Z" w16du:dateUtc="2026-06-22T20:41:00Z">
            <w:rPr/>
          </w:rPrChange>
        </w:rPr>
        <w:t xml:space="preserve"> </w:t>
      </w:r>
      <w:r w:rsidRPr="00C17E78">
        <w:rPr>
          <w:i/>
          <w:iCs/>
          <w:sz w:val="16"/>
          <w:szCs w:val="16"/>
          <w:rPrChange w:id="2279" w:author="emmanuel blezes" w:date="2026-06-22T22:41:00Z" w16du:dateUtc="2026-06-22T20:41:00Z">
            <w:rPr>
              <w:i/>
              <w:iCs/>
            </w:rPr>
          </w:rPrChange>
        </w:rPr>
        <w:t>La Tercera</w:t>
      </w:r>
      <w:r w:rsidRPr="00C17E78">
        <w:rPr>
          <w:sz w:val="16"/>
          <w:szCs w:val="16"/>
          <w:rPrChange w:id="2280" w:author="emmanuel blezes" w:date="2026-06-22T22:41:00Z" w16du:dateUtc="2026-06-22T20:41:00Z">
            <w:rPr/>
          </w:rPrChange>
        </w:rPr>
        <w:t>, « La marcha más grande desde el retorno a la democracia », 25 juillet 2016. Les estimations divergent - 750 000 selon les autorités, 1,5 million selon les organisateurs et plusieurs analystes -, mais le caractère historique de l’événement n’est pas contesté.</w:t>
      </w:r>
    </w:p>
  </w:footnote>
  <w:footnote w:id="255">
    <w:p w14:paraId="6EC50828" w14:textId="77777777" w:rsidR="00534634" w:rsidRPr="00C17E78" w:rsidRDefault="00000000">
      <w:pPr>
        <w:pStyle w:val="FootnoteText"/>
        <w:rPr>
          <w:sz w:val="16"/>
          <w:szCs w:val="16"/>
          <w:lang w:val="en-GB"/>
          <w:rPrChange w:id="2281" w:author="emmanuel blezes" w:date="2026-06-22T22:41:00Z" w16du:dateUtc="2026-06-22T20:41:00Z">
            <w:rPr/>
          </w:rPrChange>
        </w:rPr>
      </w:pPr>
      <w:r w:rsidRPr="00C17E78">
        <w:rPr>
          <w:rStyle w:val="FootnoteReference"/>
          <w:sz w:val="16"/>
          <w:szCs w:val="16"/>
          <w:rPrChange w:id="2282" w:author="emmanuel blezes" w:date="2026-06-22T22:41:00Z" w16du:dateUtc="2026-06-22T20:41:00Z">
            <w:rPr>
              <w:rStyle w:val="FootnoteReference"/>
            </w:rPr>
          </w:rPrChange>
        </w:rPr>
        <w:footnoteRef/>
      </w:r>
      <w:r w:rsidRPr="00C17E78">
        <w:rPr>
          <w:sz w:val="16"/>
          <w:szCs w:val="16"/>
          <w:rPrChange w:id="2283" w:author="emmanuel blezes" w:date="2026-06-22T22:41:00Z" w16du:dateUtc="2026-06-22T20:41:00Z">
            <w:rPr/>
          </w:rPrChange>
        </w:rPr>
        <w:t xml:space="preserve"> SERVEL (Servicio Electoral de Chile), </w:t>
      </w:r>
      <w:r w:rsidRPr="00C17E78">
        <w:rPr>
          <w:i/>
          <w:iCs/>
          <w:sz w:val="16"/>
          <w:szCs w:val="16"/>
          <w:rPrChange w:id="2284" w:author="emmanuel blezes" w:date="2026-06-22T22:41:00Z" w16du:dateUtc="2026-06-22T20:41:00Z">
            <w:rPr>
              <w:i/>
              <w:iCs/>
            </w:rPr>
          </w:rPrChange>
        </w:rPr>
        <w:t>Resultados oficiales Plebiscito Nacional 25 de octubre de 2020</w:t>
      </w:r>
      <w:r w:rsidRPr="00C17E78">
        <w:rPr>
          <w:sz w:val="16"/>
          <w:szCs w:val="16"/>
          <w:rPrChange w:id="2285" w:author="emmanuel blezes" w:date="2026-06-22T22:41:00Z" w16du:dateUtc="2026-06-22T20:41:00Z">
            <w:rPr/>
          </w:rPrChange>
        </w:rPr>
        <w:t xml:space="preserve"> (https://www.servel.cl). </w:t>
      </w:r>
      <w:proofErr w:type="spellStart"/>
      <w:proofErr w:type="gramStart"/>
      <w:r w:rsidRPr="00C17E78">
        <w:rPr>
          <w:sz w:val="16"/>
          <w:szCs w:val="16"/>
          <w:lang w:val="en-GB"/>
          <w:rPrChange w:id="2286" w:author="emmanuel blezes" w:date="2026-06-22T22:41:00Z" w16du:dateUtc="2026-06-22T20:41:00Z">
            <w:rPr/>
          </w:rPrChange>
        </w:rPr>
        <w:t>Apruebo</w:t>
      </w:r>
      <w:proofErr w:type="spellEnd"/>
      <w:r w:rsidRPr="00C17E78">
        <w:rPr>
          <w:sz w:val="16"/>
          <w:szCs w:val="16"/>
          <w:lang w:val="en-GB"/>
          <w:rPrChange w:id="2287" w:author="emmanuel blezes" w:date="2026-06-22T22:41:00Z" w16du:dateUtc="2026-06-22T20:41:00Z">
            <w:rPr/>
          </w:rPrChange>
        </w:rPr>
        <w:t xml:space="preserve"> :</w:t>
      </w:r>
      <w:proofErr w:type="gramEnd"/>
      <w:r w:rsidRPr="00C17E78">
        <w:rPr>
          <w:sz w:val="16"/>
          <w:szCs w:val="16"/>
          <w:lang w:val="en-GB"/>
          <w:rPrChange w:id="2288" w:author="emmanuel blezes" w:date="2026-06-22T22:41:00Z" w16du:dateUtc="2026-06-22T20:41:00Z">
            <w:rPr/>
          </w:rPrChange>
        </w:rPr>
        <w:t xml:space="preserve"> 78,27 %, </w:t>
      </w:r>
      <w:proofErr w:type="spellStart"/>
      <w:proofErr w:type="gramStart"/>
      <w:r w:rsidRPr="00C17E78">
        <w:rPr>
          <w:sz w:val="16"/>
          <w:szCs w:val="16"/>
          <w:lang w:val="en-GB"/>
          <w:rPrChange w:id="2289" w:author="emmanuel blezes" w:date="2026-06-22T22:41:00Z" w16du:dateUtc="2026-06-22T20:41:00Z">
            <w:rPr/>
          </w:rPrChange>
        </w:rPr>
        <w:t>Rechazo</w:t>
      </w:r>
      <w:proofErr w:type="spellEnd"/>
      <w:r w:rsidRPr="00C17E78">
        <w:rPr>
          <w:sz w:val="16"/>
          <w:szCs w:val="16"/>
          <w:lang w:val="en-GB"/>
          <w:rPrChange w:id="2290" w:author="emmanuel blezes" w:date="2026-06-22T22:41:00Z" w16du:dateUtc="2026-06-22T20:41:00Z">
            <w:rPr/>
          </w:rPrChange>
        </w:rPr>
        <w:t xml:space="preserve"> :</w:t>
      </w:r>
      <w:proofErr w:type="gramEnd"/>
      <w:r w:rsidRPr="00C17E78">
        <w:rPr>
          <w:sz w:val="16"/>
          <w:szCs w:val="16"/>
          <w:lang w:val="en-GB"/>
          <w:rPrChange w:id="2291" w:author="emmanuel blezes" w:date="2026-06-22T22:41:00Z" w16du:dateUtc="2026-06-22T20:41:00Z">
            <w:rPr/>
          </w:rPrChange>
        </w:rPr>
        <w:t xml:space="preserve"> 21,73 %, participation 50,9 % des </w:t>
      </w:r>
      <w:proofErr w:type="spellStart"/>
      <w:r w:rsidRPr="00C17E78">
        <w:rPr>
          <w:sz w:val="16"/>
          <w:szCs w:val="16"/>
          <w:lang w:val="en-GB"/>
          <w:rPrChange w:id="2292" w:author="emmanuel blezes" w:date="2026-06-22T22:41:00Z" w16du:dateUtc="2026-06-22T20:41:00Z">
            <w:rPr/>
          </w:rPrChange>
        </w:rPr>
        <w:t>inscrits</w:t>
      </w:r>
      <w:proofErr w:type="spellEnd"/>
      <w:r w:rsidRPr="00C17E78">
        <w:rPr>
          <w:sz w:val="16"/>
          <w:szCs w:val="16"/>
          <w:lang w:val="en-GB"/>
          <w:rPrChange w:id="2293" w:author="emmanuel blezes" w:date="2026-06-22T22:41:00Z" w16du:dateUtc="2026-06-22T20:41:00Z">
            <w:rPr/>
          </w:rPrChange>
        </w:rPr>
        <w:t>.</w:t>
      </w:r>
    </w:p>
  </w:footnote>
  <w:footnote w:id="256">
    <w:p w14:paraId="17D6CF0F" w14:textId="77777777" w:rsidR="00534634" w:rsidRPr="00C17E78" w:rsidRDefault="00000000">
      <w:pPr>
        <w:pStyle w:val="FootnoteText"/>
        <w:rPr>
          <w:sz w:val="16"/>
          <w:szCs w:val="16"/>
          <w:rPrChange w:id="2294" w:author="emmanuel blezes" w:date="2026-06-22T22:41:00Z" w16du:dateUtc="2026-06-22T20:41:00Z">
            <w:rPr/>
          </w:rPrChange>
        </w:rPr>
      </w:pPr>
      <w:r w:rsidRPr="00C17E78">
        <w:rPr>
          <w:rStyle w:val="FootnoteReference"/>
          <w:sz w:val="16"/>
          <w:szCs w:val="16"/>
          <w:rPrChange w:id="2295" w:author="emmanuel blezes" w:date="2026-06-22T22:41:00Z" w16du:dateUtc="2026-06-22T20:41:00Z">
            <w:rPr>
              <w:rStyle w:val="FootnoteReference"/>
            </w:rPr>
          </w:rPrChange>
        </w:rPr>
        <w:footnoteRef/>
      </w:r>
      <w:r w:rsidRPr="00C17E78">
        <w:rPr>
          <w:sz w:val="16"/>
          <w:szCs w:val="16"/>
          <w:lang w:val="en-GB"/>
          <w:rPrChange w:id="2296" w:author="emmanuel blezes" w:date="2026-06-22T22:41:00Z" w16du:dateUtc="2026-06-22T20:41:00Z">
            <w:rPr/>
          </w:rPrChange>
        </w:rPr>
        <w:t xml:space="preserve"> Banco Central de Chile, </w:t>
      </w:r>
      <w:r w:rsidRPr="00C17E78">
        <w:rPr>
          <w:i/>
          <w:iCs/>
          <w:sz w:val="16"/>
          <w:szCs w:val="16"/>
          <w:lang w:val="en-GB"/>
          <w:rPrChange w:id="2297" w:author="emmanuel blezes" w:date="2026-06-22T22:41:00Z" w16du:dateUtc="2026-06-22T20:41:00Z">
            <w:rPr>
              <w:i/>
              <w:iCs/>
            </w:rPr>
          </w:rPrChange>
        </w:rPr>
        <w:t>Working Paper n° 991, The Macroeconomic Effects of the COVID-19 Pension Withdrawals in Chile</w:t>
      </w:r>
      <w:r w:rsidRPr="00C17E78">
        <w:rPr>
          <w:sz w:val="16"/>
          <w:szCs w:val="16"/>
          <w:lang w:val="en-GB"/>
          <w:rPrChange w:id="2298" w:author="emmanuel blezes" w:date="2026-06-22T22:41:00Z" w16du:dateUtc="2026-06-22T20:41:00Z">
            <w:rPr/>
          </w:rPrChange>
        </w:rPr>
        <w:t xml:space="preserve">, </w:t>
      </w:r>
      <w:proofErr w:type="gramStart"/>
      <w:r w:rsidRPr="00C17E78">
        <w:rPr>
          <w:sz w:val="16"/>
          <w:szCs w:val="16"/>
          <w:lang w:val="en-GB"/>
          <w:rPrChange w:id="2299" w:author="emmanuel blezes" w:date="2026-06-22T22:41:00Z" w16du:dateUtc="2026-06-22T20:41:00Z">
            <w:rPr/>
          </w:rPrChange>
        </w:rPr>
        <w:t>2023 ;</w:t>
      </w:r>
      <w:proofErr w:type="gramEnd"/>
      <w:r w:rsidRPr="00C17E78">
        <w:rPr>
          <w:sz w:val="16"/>
          <w:szCs w:val="16"/>
          <w:lang w:val="en-GB"/>
          <w:rPrChange w:id="2300" w:author="emmanuel blezes" w:date="2026-06-22T22:41:00Z" w16du:dateUtc="2026-06-22T20:41:00Z">
            <w:rPr/>
          </w:rPrChange>
        </w:rPr>
        <w:t xml:space="preserve"> BIS Working Paper n° 1176, </w:t>
      </w:r>
      <w:r w:rsidRPr="00C17E78">
        <w:rPr>
          <w:i/>
          <w:iCs/>
          <w:sz w:val="16"/>
          <w:szCs w:val="16"/>
          <w:lang w:val="en-GB"/>
          <w:rPrChange w:id="2301" w:author="emmanuel blezes" w:date="2026-06-22T22:41:00Z" w16du:dateUtc="2026-06-22T20:41:00Z">
            <w:rPr>
              <w:i/>
              <w:iCs/>
            </w:rPr>
          </w:rPrChange>
        </w:rPr>
        <w:t>Pension Withdrawals and Household Behaviour: Evidence from Chile</w:t>
      </w:r>
      <w:r w:rsidRPr="00C17E78">
        <w:rPr>
          <w:sz w:val="16"/>
          <w:szCs w:val="16"/>
          <w:lang w:val="en-GB"/>
          <w:rPrChange w:id="2302" w:author="emmanuel blezes" w:date="2026-06-22T22:41:00Z" w16du:dateUtc="2026-06-22T20:41:00Z">
            <w:rPr/>
          </w:rPrChange>
        </w:rPr>
        <w:t xml:space="preserve">, 2024. </w:t>
      </w:r>
      <w:r w:rsidRPr="00C17E78">
        <w:rPr>
          <w:sz w:val="16"/>
          <w:szCs w:val="16"/>
          <w:rPrChange w:id="2303" w:author="emmanuel blezes" w:date="2026-06-22T22:41:00Z" w16du:dateUtc="2026-06-22T20:41:00Z">
            <w:rPr/>
          </w:rPrChange>
        </w:rPr>
        <w:t>Total des trois retraits autorisés par les Lois 21248 (juillet 2020), 21295 (décembre 2020) et 21330 (avril 2021) : 55,8 milliards de dollars américains, soit 20,3 + 19,2 + 16,3 Md USD.</w:t>
      </w:r>
    </w:p>
  </w:footnote>
  <w:footnote w:id="257">
    <w:p w14:paraId="26D234EA" w14:textId="77777777" w:rsidR="00534634" w:rsidRPr="00C17E78" w:rsidRDefault="00000000">
      <w:pPr>
        <w:pStyle w:val="FootnoteText"/>
        <w:rPr>
          <w:sz w:val="16"/>
          <w:szCs w:val="16"/>
          <w:rPrChange w:id="2304" w:author="emmanuel blezes" w:date="2026-06-22T22:41:00Z" w16du:dateUtc="2026-06-22T20:41:00Z">
            <w:rPr/>
          </w:rPrChange>
        </w:rPr>
      </w:pPr>
      <w:r w:rsidRPr="00C17E78">
        <w:rPr>
          <w:rStyle w:val="FootnoteReference"/>
          <w:sz w:val="16"/>
          <w:szCs w:val="16"/>
          <w:rPrChange w:id="2305" w:author="emmanuel blezes" w:date="2026-06-22T22:41:00Z" w16du:dateUtc="2026-06-22T20:41:00Z">
            <w:rPr>
              <w:rStyle w:val="FootnoteReference"/>
            </w:rPr>
          </w:rPrChange>
        </w:rPr>
        <w:footnoteRef/>
      </w:r>
      <w:r w:rsidRPr="00C17E78">
        <w:rPr>
          <w:sz w:val="16"/>
          <w:szCs w:val="16"/>
          <w:rPrChange w:id="2306" w:author="emmanuel blezes" w:date="2026-06-22T22:41:00Z" w16du:dateUtc="2026-06-22T20:41:00Z">
            <w:rPr/>
          </w:rPrChange>
        </w:rPr>
        <w:t xml:space="preserve"> SERVEL, </w:t>
      </w:r>
      <w:r w:rsidRPr="00C17E78">
        <w:rPr>
          <w:i/>
          <w:iCs/>
          <w:sz w:val="16"/>
          <w:szCs w:val="16"/>
          <w:rPrChange w:id="2307" w:author="emmanuel blezes" w:date="2026-06-22T22:41:00Z" w16du:dateUtc="2026-06-22T20:41:00Z">
            <w:rPr>
              <w:i/>
              <w:iCs/>
            </w:rPr>
          </w:rPrChange>
        </w:rPr>
        <w:t>Resultados oficiales Elección Presidencial 2021</w:t>
      </w:r>
      <w:r w:rsidRPr="00C17E78">
        <w:rPr>
          <w:sz w:val="16"/>
          <w:szCs w:val="16"/>
          <w:rPrChange w:id="2308" w:author="emmanuel blezes" w:date="2026-06-22T22:41:00Z" w16du:dateUtc="2026-06-22T20:41:00Z">
            <w:rPr/>
          </w:rPrChange>
        </w:rPr>
        <w:t xml:space="preserve"> - premier tour 21 novembre 2021 (Kast 27,91 %, Boric 25,83 %), second tour 19 décembre 2021 (Boric 55,87 %, Kast 44,13 %).</w:t>
      </w:r>
    </w:p>
  </w:footnote>
  <w:footnote w:id="258">
    <w:p w14:paraId="6944ACE7" w14:textId="77777777" w:rsidR="00534634" w:rsidRPr="00C17E78" w:rsidRDefault="00000000">
      <w:pPr>
        <w:pStyle w:val="FootnoteText"/>
        <w:rPr>
          <w:sz w:val="16"/>
          <w:szCs w:val="16"/>
          <w:rPrChange w:id="2309" w:author="emmanuel blezes" w:date="2026-06-22T22:41:00Z" w16du:dateUtc="2026-06-22T20:41:00Z">
            <w:rPr/>
          </w:rPrChange>
        </w:rPr>
      </w:pPr>
      <w:r w:rsidRPr="00C17E78">
        <w:rPr>
          <w:rStyle w:val="FootnoteReference"/>
          <w:sz w:val="16"/>
          <w:szCs w:val="16"/>
          <w:rPrChange w:id="2310" w:author="emmanuel blezes" w:date="2026-06-22T22:41:00Z" w16du:dateUtc="2026-06-22T20:41:00Z">
            <w:rPr>
              <w:rStyle w:val="FootnoteReference"/>
            </w:rPr>
          </w:rPrChange>
        </w:rPr>
        <w:footnoteRef/>
      </w:r>
      <w:r w:rsidRPr="00C17E78">
        <w:rPr>
          <w:sz w:val="16"/>
          <w:szCs w:val="16"/>
          <w:rPrChange w:id="2311" w:author="emmanuel blezes" w:date="2026-06-22T22:41:00Z" w16du:dateUtc="2026-06-22T20:41:00Z">
            <w:rPr/>
          </w:rPrChange>
        </w:rPr>
        <w:t xml:space="preserve"> Congreso Nacional de Chile, </w:t>
      </w:r>
      <w:r w:rsidRPr="00C17E78">
        <w:rPr>
          <w:i/>
          <w:iCs/>
          <w:sz w:val="16"/>
          <w:szCs w:val="16"/>
          <w:rPrChange w:id="2312" w:author="emmanuel blezes" w:date="2026-06-22T22:41:00Z" w16du:dateUtc="2026-06-22T20:41:00Z">
            <w:rPr>
              <w:i/>
              <w:iCs/>
            </w:rPr>
          </w:rPrChange>
        </w:rPr>
        <w:t>Resultado votación en sala</w:t>
      </w:r>
      <w:r w:rsidRPr="00C17E78">
        <w:rPr>
          <w:sz w:val="16"/>
          <w:szCs w:val="16"/>
          <w:rPrChange w:id="2313" w:author="emmanuel blezes" w:date="2026-06-22T22:41:00Z" w16du:dateUtc="2026-06-22T20:41:00Z">
            <w:rPr/>
          </w:rPrChange>
        </w:rPr>
        <w:t xml:space="preserve"> </w:t>
      </w:r>
      <w:r w:rsidRPr="00C17E78">
        <w:rPr>
          <w:i/>
          <w:iCs/>
          <w:sz w:val="16"/>
          <w:szCs w:val="16"/>
          <w:rPrChange w:id="2314" w:author="emmanuel blezes" w:date="2026-06-22T22:41:00Z" w16du:dateUtc="2026-06-22T20:41:00Z">
            <w:rPr>
              <w:i/>
              <w:iCs/>
            </w:rPr>
          </w:rPrChange>
        </w:rPr>
        <w:t>- Proyecto de Ley de Reforma Previsional</w:t>
      </w:r>
      <w:r w:rsidRPr="00C17E78">
        <w:rPr>
          <w:sz w:val="16"/>
          <w:szCs w:val="16"/>
          <w:rPrChange w:id="2315" w:author="emmanuel blezes" w:date="2026-06-22T22:41:00Z" w16du:dateUtc="2026-06-22T20:41:00Z">
            <w:rPr/>
          </w:rPrChange>
        </w:rPr>
        <w:t xml:space="preserve">, 29 janvier 2025 ; Loi n° 21735, </w:t>
      </w:r>
      <w:r w:rsidRPr="00C17E78">
        <w:rPr>
          <w:i/>
          <w:iCs/>
          <w:sz w:val="16"/>
          <w:szCs w:val="16"/>
          <w:rPrChange w:id="2316" w:author="emmanuel blezes" w:date="2026-06-22T22:41:00Z" w16du:dateUtc="2026-06-22T20:41:00Z">
            <w:rPr>
              <w:i/>
              <w:iCs/>
            </w:rPr>
          </w:rPrChange>
        </w:rPr>
        <w:t>Diario Oficial</w:t>
      </w:r>
      <w:r w:rsidRPr="00C17E78">
        <w:rPr>
          <w:sz w:val="16"/>
          <w:szCs w:val="16"/>
          <w:rPrChange w:id="2317" w:author="emmanuel blezes" w:date="2026-06-22T22:41:00Z" w16du:dateUtc="2026-06-22T20:41:00Z">
            <w:rPr/>
          </w:rPrChange>
        </w:rPr>
        <w:t>, mars 2025 (https://www.bcn.cl). Vote final : 110 pour, 38 contre, 2 abstentions.</w:t>
      </w:r>
    </w:p>
  </w:footnote>
  <w:footnote w:id="259">
    <w:p w14:paraId="0AAA0718" w14:textId="77777777" w:rsidR="00534634" w:rsidRPr="00C17E78" w:rsidRDefault="00000000">
      <w:pPr>
        <w:pStyle w:val="FootnoteText"/>
        <w:rPr>
          <w:sz w:val="16"/>
          <w:szCs w:val="16"/>
          <w:rPrChange w:id="2318" w:author="emmanuel blezes" w:date="2026-06-22T22:41:00Z" w16du:dateUtc="2026-06-22T20:41:00Z">
            <w:rPr/>
          </w:rPrChange>
        </w:rPr>
      </w:pPr>
      <w:r w:rsidRPr="00C17E78">
        <w:rPr>
          <w:rStyle w:val="FootnoteReference"/>
          <w:sz w:val="16"/>
          <w:szCs w:val="16"/>
          <w:rPrChange w:id="2319" w:author="emmanuel blezes" w:date="2026-06-22T22:41:00Z" w16du:dateUtc="2026-06-22T20:41:00Z">
            <w:rPr>
              <w:rStyle w:val="FootnoteReference"/>
            </w:rPr>
          </w:rPrChange>
        </w:rPr>
        <w:footnoteRef/>
      </w:r>
      <w:r w:rsidRPr="00C17E78">
        <w:rPr>
          <w:sz w:val="16"/>
          <w:szCs w:val="16"/>
          <w:rPrChange w:id="2320" w:author="emmanuel blezes" w:date="2026-06-22T22:41:00Z" w16du:dateUtc="2026-06-22T20:41:00Z">
            <w:rPr/>
          </w:rPrChange>
        </w:rPr>
        <w:t xml:space="preserve"> KPMG Chile, </w:t>
      </w:r>
      <w:r w:rsidRPr="00C17E78">
        <w:rPr>
          <w:i/>
          <w:iCs/>
          <w:sz w:val="16"/>
          <w:szCs w:val="16"/>
          <w:rPrChange w:id="2321" w:author="emmanuel blezes" w:date="2026-06-22T22:41:00Z" w16du:dateUtc="2026-06-22T20:41:00Z">
            <w:rPr>
              <w:i/>
              <w:iCs/>
            </w:rPr>
          </w:rPrChange>
        </w:rPr>
        <w:t>Reforma Previsional 2025</w:t>
      </w:r>
      <w:r w:rsidRPr="00C17E78">
        <w:rPr>
          <w:sz w:val="16"/>
          <w:szCs w:val="16"/>
          <w:rPrChange w:id="2322" w:author="emmanuel blezes" w:date="2026-06-22T22:41:00Z" w16du:dateUtc="2026-06-22T20:41:00Z">
            <w:rPr/>
          </w:rPrChange>
        </w:rPr>
        <w:t xml:space="preserve"> </w:t>
      </w:r>
      <w:r w:rsidRPr="00C17E78">
        <w:rPr>
          <w:i/>
          <w:iCs/>
          <w:sz w:val="16"/>
          <w:szCs w:val="16"/>
          <w:rPrChange w:id="2323" w:author="emmanuel blezes" w:date="2026-06-22T22:41:00Z" w16du:dateUtc="2026-06-22T20:41:00Z">
            <w:rPr>
              <w:i/>
              <w:iCs/>
            </w:rPr>
          </w:rPrChange>
        </w:rPr>
        <w:t>- Implementación de la nueva cotización del empleador</w:t>
      </w:r>
      <w:r w:rsidRPr="00C17E78">
        <w:rPr>
          <w:sz w:val="16"/>
          <w:szCs w:val="16"/>
          <w:rPrChange w:id="2324" w:author="emmanuel blezes" w:date="2026-06-22T22:41:00Z" w16du:dateUtc="2026-06-22T20:41:00Z">
            <w:rPr/>
          </w:rPrChange>
        </w:rPr>
        <w:t xml:space="preserve">, février 2025 ; Lockton Chile, </w:t>
      </w:r>
      <w:r w:rsidRPr="00C17E78">
        <w:rPr>
          <w:i/>
          <w:iCs/>
          <w:sz w:val="16"/>
          <w:szCs w:val="16"/>
          <w:rPrChange w:id="2325" w:author="emmanuel blezes" w:date="2026-06-22T22:41:00Z" w16du:dateUtc="2026-06-22T20:41:00Z">
            <w:rPr>
              <w:i/>
              <w:iCs/>
            </w:rPr>
          </w:rPrChange>
        </w:rPr>
        <w:t>Notas de la Reforma Previsional 21735</w:t>
      </w:r>
      <w:r w:rsidRPr="00C17E78">
        <w:rPr>
          <w:sz w:val="16"/>
          <w:szCs w:val="16"/>
          <w:rPrChange w:id="2326" w:author="emmanuel blezes" w:date="2026-06-22T22:41:00Z" w16du:dateUtc="2026-06-22T20:41:00Z">
            <w:rPr/>
          </w:rPrChange>
        </w:rPr>
        <w:t>, mars 2025. Calendrier : montée progressive sur dix ans jusqu’à 8,5 % en 2035 (1 % en août 2025, paliers annuels, terme en 2035). Décomposition : 4,5 % vers compte individuel AFP du salarié + 1,5 % FAPP (prêt remboursable individuel) + 2,5 % FAPP (compensation intergénérationnelle et de genre). Le FAPP est une nouvelle entité publique solidaire, hors AFP.</w:t>
      </w:r>
    </w:p>
  </w:footnote>
  <w:footnote w:id="260">
    <w:p w14:paraId="37DEC9C8" w14:textId="77777777" w:rsidR="00534634" w:rsidRPr="00C17E78" w:rsidRDefault="00000000">
      <w:pPr>
        <w:pStyle w:val="FootnoteText"/>
        <w:rPr>
          <w:sz w:val="16"/>
          <w:szCs w:val="16"/>
          <w:rPrChange w:id="2327" w:author="emmanuel blezes" w:date="2026-06-22T22:41:00Z" w16du:dateUtc="2026-06-22T20:41:00Z">
            <w:rPr/>
          </w:rPrChange>
        </w:rPr>
      </w:pPr>
      <w:r w:rsidRPr="00C17E78">
        <w:rPr>
          <w:rStyle w:val="FootnoteReference"/>
          <w:sz w:val="16"/>
          <w:szCs w:val="16"/>
          <w:rPrChange w:id="2328" w:author="emmanuel blezes" w:date="2026-06-22T22:41:00Z" w16du:dateUtc="2026-06-22T20:41:00Z">
            <w:rPr>
              <w:rStyle w:val="FootnoteReference"/>
            </w:rPr>
          </w:rPrChange>
        </w:rPr>
        <w:footnoteRef/>
      </w:r>
      <w:r w:rsidRPr="00C17E78">
        <w:rPr>
          <w:sz w:val="16"/>
          <w:szCs w:val="16"/>
          <w:rPrChange w:id="2329" w:author="emmanuel blezes" w:date="2026-06-22T22:41:00Z" w16du:dateUtc="2026-06-22T20:41:00Z">
            <w:rPr/>
          </w:rPrChange>
        </w:rPr>
        <w:t xml:space="preserve"> OCDE, </w:t>
      </w:r>
      <w:r w:rsidRPr="00C17E78">
        <w:rPr>
          <w:i/>
          <w:iCs/>
          <w:sz w:val="16"/>
          <w:szCs w:val="16"/>
          <w:rPrChange w:id="2330" w:author="emmanuel blezes" w:date="2026-06-22T22:41:00Z" w16du:dateUtc="2026-06-22T20:41:00Z">
            <w:rPr>
              <w:i/>
              <w:iCs/>
            </w:rPr>
          </w:rPrChange>
        </w:rPr>
        <w:t>Pensions at a Glance 2025</w:t>
      </w:r>
      <w:r w:rsidRPr="00C17E78">
        <w:rPr>
          <w:sz w:val="16"/>
          <w:szCs w:val="16"/>
          <w:rPrChange w:id="2331" w:author="emmanuel blezes" w:date="2026-06-22T22:41:00Z" w16du:dateUtc="2026-06-22T20:41:00Z">
            <w:rPr/>
          </w:rPrChange>
        </w:rPr>
        <w:t>, fiche Chili, novembre 2025 (https://www.oecd.org/pensions/pensions-at-a-glance/). Projection post-réforme 21735 pleinement déployée : taux de remplacement net 61,3 % hommes / 61,1 % femmes, à comparer aux 38,5 % / 35,4 % de la fiche 2021 hors PGU.</w:t>
      </w:r>
    </w:p>
  </w:footnote>
  <w:footnote w:id="261">
    <w:p w14:paraId="78EFE1FB" w14:textId="77777777" w:rsidR="00534634" w:rsidRPr="00C17E78" w:rsidRDefault="00000000">
      <w:pPr>
        <w:pStyle w:val="FootnoteText"/>
        <w:rPr>
          <w:sz w:val="16"/>
          <w:szCs w:val="16"/>
          <w:rPrChange w:id="2356" w:author="emmanuel blezes" w:date="2026-06-22T22:41:00Z" w16du:dateUtc="2026-06-22T20:41:00Z">
            <w:rPr/>
          </w:rPrChange>
        </w:rPr>
      </w:pPr>
      <w:r w:rsidRPr="00C17E78">
        <w:rPr>
          <w:rStyle w:val="FootnoteReference"/>
          <w:sz w:val="16"/>
          <w:szCs w:val="16"/>
          <w:rPrChange w:id="2357" w:author="emmanuel blezes" w:date="2026-06-22T22:41:00Z" w16du:dateUtc="2026-06-22T20:41:00Z">
            <w:rPr>
              <w:rStyle w:val="FootnoteReference"/>
            </w:rPr>
          </w:rPrChange>
        </w:rPr>
        <w:footnoteRef/>
      </w:r>
      <w:r w:rsidRPr="00C17E78">
        <w:rPr>
          <w:sz w:val="16"/>
          <w:szCs w:val="16"/>
          <w:rPrChange w:id="2358" w:author="emmanuel blezes" w:date="2026-06-22T22:41:00Z" w16du:dateUtc="2026-06-22T20:41:00Z">
            <w:rPr/>
          </w:rPrChange>
        </w:rPr>
        <w:t xml:space="preserve"> Pour la Suède : Bo Könberg, Edward Palmer, Annika Sundén, « The 1994 Swedish Pension Reform », </w:t>
      </w:r>
      <w:r w:rsidRPr="00C17E78">
        <w:rPr>
          <w:i/>
          <w:iCs/>
          <w:sz w:val="16"/>
          <w:szCs w:val="16"/>
          <w:rPrChange w:id="2359" w:author="emmanuel blezes" w:date="2026-06-22T22:41:00Z" w16du:dateUtc="2026-06-22T20:41:00Z">
            <w:rPr>
              <w:i/>
              <w:iCs/>
            </w:rPr>
          </w:rPrChange>
        </w:rPr>
        <w:t>International Social Security Review</w:t>
      </w:r>
      <w:r w:rsidRPr="00C17E78">
        <w:rPr>
          <w:sz w:val="16"/>
          <w:szCs w:val="16"/>
          <w:rPrChange w:id="2360" w:author="emmanuel blezes" w:date="2026-06-22T22:41:00Z" w16du:dateUtc="2026-06-22T20:41:00Z">
            <w:rPr/>
          </w:rPrChange>
        </w:rPr>
        <w:t xml:space="preserve">, vol. 59, 2006. Pour l’Australie : </w:t>
      </w:r>
      <w:r w:rsidRPr="00C17E78">
        <w:rPr>
          <w:i/>
          <w:iCs/>
          <w:sz w:val="16"/>
          <w:szCs w:val="16"/>
          <w:rPrChange w:id="2361" w:author="emmanuel blezes" w:date="2026-06-22T22:41:00Z" w16du:dateUtc="2026-06-22T20:41:00Z">
            <w:rPr>
              <w:i/>
              <w:iCs/>
            </w:rPr>
          </w:rPrChange>
        </w:rPr>
        <w:t>Superannuation Guarantee (Administration) Act 1992</w:t>
      </w:r>
      <w:r w:rsidRPr="00C17E78">
        <w:rPr>
          <w:sz w:val="16"/>
          <w:szCs w:val="16"/>
          <w:rPrChange w:id="2362" w:author="emmanuel blezes" w:date="2026-06-22T22:41:00Z" w16du:dateUtc="2026-06-22T20:41:00Z">
            <w:rPr/>
          </w:rPrChange>
        </w:rPr>
        <w:t xml:space="preserve">, </w:t>
      </w:r>
      <w:r w:rsidRPr="00C17E78">
        <w:rPr>
          <w:i/>
          <w:iCs/>
          <w:sz w:val="16"/>
          <w:szCs w:val="16"/>
          <w:rPrChange w:id="2363" w:author="emmanuel blezes" w:date="2026-06-22T22:41:00Z" w16du:dateUtc="2026-06-22T20:41:00Z">
            <w:rPr>
              <w:i/>
              <w:iCs/>
            </w:rPr>
          </w:rPrChange>
        </w:rPr>
        <w:t>Royal Assent</w:t>
      </w:r>
      <w:r w:rsidRPr="00C17E78">
        <w:rPr>
          <w:sz w:val="16"/>
          <w:szCs w:val="16"/>
          <w:rPrChange w:id="2364" w:author="emmanuel blezes" w:date="2026-06-22T22:41:00Z" w16du:dateUtc="2026-06-22T20:41:00Z">
            <w:rPr/>
          </w:rPrChange>
        </w:rPr>
        <w:t xml:space="preserve"> du 21 août 1992 ; ATO, </w:t>
      </w:r>
      <w:r w:rsidRPr="00C17E78">
        <w:rPr>
          <w:i/>
          <w:iCs/>
          <w:sz w:val="16"/>
          <w:szCs w:val="16"/>
          <w:rPrChange w:id="2365" w:author="emmanuel blezes" w:date="2026-06-22T22:41:00Z" w16du:dateUtc="2026-06-22T20:41:00Z">
            <w:rPr>
              <w:i/>
              <w:iCs/>
            </w:rPr>
          </w:rPrChange>
        </w:rPr>
        <w:t>Key Superannuation Rates and Thresholds</w:t>
      </w:r>
      <w:r w:rsidRPr="00C17E78">
        <w:rPr>
          <w:sz w:val="16"/>
          <w:szCs w:val="16"/>
          <w:rPrChange w:id="2366" w:author="emmanuel blezes" w:date="2026-06-22T22:41:00Z" w16du:dateUtc="2026-06-22T20:41:00Z">
            <w:rPr/>
          </w:rPrChange>
        </w:rPr>
        <w:t xml:space="preserve">, 2025 (palier de 12 % atteint en juillet 2025). Pour le Royaume-Uni : </w:t>
      </w:r>
      <w:r w:rsidRPr="00C17E78">
        <w:rPr>
          <w:i/>
          <w:iCs/>
          <w:sz w:val="16"/>
          <w:szCs w:val="16"/>
          <w:rPrChange w:id="2367" w:author="emmanuel blezes" w:date="2026-06-22T22:41:00Z" w16du:dateUtc="2026-06-22T20:41:00Z">
            <w:rPr>
              <w:i/>
              <w:iCs/>
            </w:rPr>
          </w:rPrChange>
        </w:rPr>
        <w:t>Pensions Act 2008</w:t>
      </w:r>
      <w:r w:rsidRPr="00C17E78">
        <w:rPr>
          <w:sz w:val="16"/>
          <w:szCs w:val="16"/>
          <w:rPrChange w:id="2368" w:author="emmanuel blezes" w:date="2026-06-22T22:41:00Z" w16du:dateUtc="2026-06-22T20:41:00Z">
            <w:rPr/>
          </w:rPrChange>
        </w:rPr>
        <w:t xml:space="preserve"> ; The Pensions Regulator, </w:t>
      </w:r>
      <w:r w:rsidRPr="00C17E78">
        <w:rPr>
          <w:i/>
          <w:iCs/>
          <w:sz w:val="16"/>
          <w:szCs w:val="16"/>
          <w:rPrChange w:id="2369" w:author="emmanuel blezes" w:date="2026-06-22T22:41:00Z" w16du:dateUtc="2026-06-22T20:41:00Z">
            <w:rPr>
              <w:i/>
              <w:iCs/>
            </w:rPr>
          </w:rPrChange>
        </w:rPr>
        <w:t xml:space="preserve">Workplace </w:t>
      </w:r>
      <w:proofErr w:type="gramStart"/>
      <w:r w:rsidRPr="00C17E78">
        <w:rPr>
          <w:i/>
          <w:iCs/>
          <w:sz w:val="16"/>
          <w:szCs w:val="16"/>
          <w:rPrChange w:id="2370" w:author="emmanuel blezes" w:date="2026-06-22T22:41:00Z" w16du:dateUtc="2026-06-22T20:41:00Z">
            <w:rPr>
              <w:i/>
              <w:iCs/>
            </w:rPr>
          </w:rPrChange>
        </w:rPr>
        <w:t>Pensions:</w:t>
      </w:r>
      <w:proofErr w:type="gramEnd"/>
      <w:r w:rsidRPr="00C17E78">
        <w:rPr>
          <w:i/>
          <w:iCs/>
          <w:sz w:val="16"/>
          <w:szCs w:val="16"/>
          <w:rPrChange w:id="2371" w:author="emmanuel blezes" w:date="2026-06-22T22:41:00Z" w16du:dateUtc="2026-06-22T20:41:00Z">
            <w:rPr>
              <w:i/>
              <w:iCs/>
            </w:rPr>
          </w:rPrChange>
        </w:rPr>
        <w:t xml:space="preserve"> Annual Report 2024</w:t>
      </w:r>
      <w:r w:rsidRPr="00C17E78">
        <w:rPr>
          <w:sz w:val="16"/>
          <w:szCs w:val="16"/>
          <w:rPrChange w:id="2372" w:author="emmanuel blezes" w:date="2026-06-22T22:41:00Z" w16du:dateUtc="2026-06-22T20:41:00Z">
            <w:rPr/>
          </w:rPrChange>
        </w:rPr>
        <w:t xml:space="preserve">. Pour le Canada : Office of the Superintendent of Financial Institutions, </w:t>
      </w:r>
      <w:r w:rsidRPr="00C17E78">
        <w:rPr>
          <w:i/>
          <w:iCs/>
          <w:sz w:val="16"/>
          <w:szCs w:val="16"/>
          <w:rPrChange w:id="2373" w:author="emmanuel blezes" w:date="2026-06-22T22:41:00Z" w16du:dateUtc="2026-06-22T20:41:00Z">
            <w:rPr>
              <w:i/>
              <w:iCs/>
            </w:rPr>
          </w:rPrChange>
        </w:rPr>
        <w:t>Actuarial Report on the Canada Pension Plan</w:t>
      </w:r>
      <w:r w:rsidRPr="00C17E78">
        <w:rPr>
          <w:sz w:val="16"/>
          <w:szCs w:val="16"/>
          <w:rPrChange w:id="2374" w:author="emmanuel blezes" w:date="2026-06-22T22:41:00Z" w16du:dateUtc="2026-06-22T20:41:00Z">
            <w:rPr/>
          </w:rPrChange>
        </w:rPr>
        <w:t>, 2024.</w:t>
      </w:r>
    </w:p>
  </w:footnote>
  <w:footnote w:id="262">
    <w:p w14:paraId="25BD62B4" w14:textId="77777777" w:rsidR="00534634" w:rsidRPr="00C17E78" w:rsidRDefault="00000000">
      <w:pPr>
        <w:pStyle w:val="FootnoteText"/>
        <w:rPr>
          <w:sz w:val="16"/>
          <w:szCs w:val="16"/>
          <w:rPrChange w:id="2375" w:author="emmanuel blezes" w:date="2026-06-22T22:41:00Z" w16du:dateUtc="2026-06-22T20:41:00Z">
            <w:rPr/>
          </w:rPrChange>
        </w:rPr>
      </w:pPr>
      <w:r w:rsidRPr="00C17E78">
        <w:rPr>
          <w:rStyle w:val="FootnoteReference"/>
          <w:sz w:val="16"/>
          <w:szCs w:val="16"/>
          <w:rPrChange w:id="2376" w:author="emmanuel blezes" w:date="2026-06-22T22:41:00Z" w16du:dateUtc="2026-06-22T20:41:00Z">
            <w:rPr>
              <w:rStyle w:val="FootnoteReference"/>
            </w:rPr>
          </w:rPrChange>
        </w:rPr>
        <w:footnoteRef/>
      </w:r>
      <w:r w:rsidRPr="00C17E78">
        <w:rPr>
          <w:sz w:val="16"/>
          <w:szCs w:val="16"/>
          <w:rPrChange w:id="2377" w:author="emmanuel blezes" w:date="2026-06-22T22:41:00Z" w16du:dateUtc="2026-06-22T20:41:00Z">
            <w:rPr/>
          </w:rPrChange>
        </w:rPr>
        <w:t xml:space="preserve"> INSEE, </w:t>
      </w:r>
      <w:r w:rsidRPr="00C17E78">
        <w:rPr>
          <w:i/>
          <w:iCs/>
          <w:sz w:val="16"/>
          <w:szCs w:val="16"/>
          <w:rPrChange w:id="2378" w:author="emmanuel blezes" w:date="2026-06-22T22:41:00Z" w16du:dateUtc="2026-06-22T20:41:00Z">
            <w:rPr>
              <w:i/>
              <w:iCs/>
            </w:rPr>
          </w:rPrChange>
        </w:rPr>
        <w:t>Bilan démographique 2025</w:t>
      </w:r>
      <w:r w:rsidRPr="00C17E78">
        <w:rPr>
          <w:sz w:val="16"/>
          <w:szCs w:val="16"/>
          <w:rPrChange w:id="2379" w:author="emmanuel blezes" w:date="2026-06-22T22:41:00Z" w16du:dateUtc="2026-06-22T20:41:00Z">
            <w:rPr/>
          </w:rPrChange>
        </w:rPr>
        <w:t>, janvier 2026. Indicateur conjoncturel de fécondité : 1,56 enfant par femme en 2025, en recul continu depuis le pic de 2,03 en 2010, plus bas niveau enregistré depuis 1915 hors guerres.</w:t>
      </w:r>
    </w:p>
  </w:footnote>
  <w:footnote w:id="263">
    <w:p w14:paraId="6D806B47" w14:textId="77777777" w:rsidR="00534634" w:rsidRPr="00C17E78" w:rsidRDefault="00000000">
      <w:pPr>
        <w:pStyle w:val="FootnoteText"/>
        <w:rPr>
          <w:sz w:val="16"/>
          <w:szCs w:val="16"/>
          <w:rPrChange w:id="2380" w:author="emmanuel blezes" w:date="2026-06-22T22:41:00Z" w16du:dateUtc="2026-06-22T20:41:00Z">
            <w:rPr/>
          </w:rPrChange>
        </w:rPr>
      </w:pPr>
      <w:r w:rsidRPr="00C17E78">
        <w:rPr>
          <w:rStyle w:val="FootnoteReference"/>
          <w:sz w:val="16"/>
          <w:szCs w:val="16"/>
          <w:rPrChange w:id="2381" w:author="emmanuel blezes" w:date="2026-06-22T22:41:00Z" w16du:dateUtc="2026-06-22T20:41:00Z">
            <w:rPr>
              <w:rStyle w:val="FootnoteReference"/>
            </w:rPr>
          </w:rPrChange>
        </w:rPr>
        <w:footnoteRef/>
      </w:r>
      <w:r w:rsidRPr="00C17E78">
        <w:rPr>
          <w:sz w:val="16"/>
          <w:szCs w:val="16"/>
          <w:rPrChange w:id="2382" w:author="emmanuel blezes" w:date="2026-06-22T22:41:00Z" w16du:dateUtc="2026-06-22T20:41:00Z">
            <w:rPr/>
          </w:rPrChange>
        </w:rPr>
        <w:t xml:space="preserve"> COR, </w:t>
      </w:r>
      <w:r w:rsidRPr="00C17E78">
        <w:rPr>
          <w:i/>
          <w:iCs/>
          <w:sz w:val="16"/>
          <w:szCs w:val="16"/>
          <w:rPrChange w:id="2383" w:author="emmanuel blezes" w:date="2026-06-22T22:41:00Z" w16du:dateUtc="2026-06-22T20:41:00Z">
            <w:rPr>
              <w:i/>
              <w:iCs/>
            </w:rPr>
          </w:rPrChange>
        </w:rPr>
        <w:t>Rapport annuel 2025</w:t>
      </w:r>
      <w:r w:rsidRPr="00C17E78">
        <w:rPr>
          <w:sz w:val="16"/>
          <w:szCs w:val="16"/>
          <w:rPrChange w:id="2384" w:author="emmanuel blezes" w:date="2026-06-22T22:41:00Z" w16du:dateUtc="2026-06-22T20:41:00Z">
            <w:rPr/>
          </w:rPrChange>
        </w:rPr>
        <w:t>, juin 2025. Ratio cotisants/retraités tous régimes : 1,79 en 2024, projection à 1,41 en 2070 dans le scénario central.</w:t>
      </w:r>
    </w:p>
  </w:footnote>
  <w:footnote w:id="264">
    <w:p w14:paraId="72A08577" w14:textId="77777777" w:rsidR="00534634" w:rsidRPr="00C17E78" w:rsidRDefault="00000000">
      <w:pPr>
        <w:pStyle w:val="FootnoteText"/>
        <w:rPr>
          <w:sz w:val="16"/>
          <w:szCs w:val="16"/>
          <w:rPrChange w:id="2385" w:author="emmanuel blezes" w:date="2026-06-22T22:41:00Z" w16du:dateUtc="2026-06-22T20:41:00Z">
            <w:rPr/>
          </w:rPrChange>
        </w:rPr>
      </w:pPr>
      <w:r w:rsidRPr="00C17E78">
        <w:rPr>
          <w:rStyle w:val="FootnoteReference"/>
          <w:sz w:val="16"/>
          <w:szCs w:val="16"/>
          <w:rPrChange w:id="2386" w:author="emmanuel blezes" w:date="2026-06-22T22:41:00Z" w16du:dateUtc="2026-06-22T20:41:00Z">
            <w:rPr>
              <w:rStyle w:val="FootnoteReference"/>
            </w:rPr>
          </w:rPrChange>
        </w:rPr>
        <w:footnoteRef/>
      </w:r>
      <w:r w:rsidRPr="00C17E78">
        <w:rPr>
          <w:sz w:val="16"/>
          <w:szCs w:val="16"/>
          <w:lang w:val="en-GB"/>
          <w:rPrChange w:id="2387" w:author="emmanuel blezes" w:date="2026-06-22T22:41:00Z" w16du:dateUtc="2026-06-22T20:41:00Z">
            <w:rPr/>
          </w:rPrChange>
        </w:rPr>
        <w:t xml:space="preserve"> ATO, </w:t>
      </w:r>
      <w:r w:rsidRPr="00C17E78">
        <w:rPr>
          <w:i/>
          <w:iCs/>
          <w:sz w:val="16"/>
          <w:szCs w:val="16"/>
          <w:lang w:val="en-GB"/>
          <w:rPrChange w:id="2388" w:author="emmanuel blezes" w:date="2026-06-22T22:41:00Z" w16du:dateUtc="2026-06-22T20:41:00Z">
            <w:rPr>
              <w:i/>
              <w:iCs/>
            </w:rPr>
          </w:rPrChange>
        </w:rPr>
        <w:t>Key Superannuation Rates</w:t>
      </w:r>
      <w:r w:rsidRPr="00C17E78">
        <w:rPr>
          <w:sz w:val="16"/>
          <w:szCs w:val="16"/>
          <w:lang w:val="en-GB"/>
          <w:rPrChange w:id="2389" w:author="emmanuel blezes" w:date="2026-06-22T22:41:00Z" w16du:dateUtc="2026-06-22T20:41:00Z">
            <w:rPr/>
          </w:rPrChange>
        </w:rPr>
        <w:t xml:space="preserve">, </w:t>
      </w:r>
      <w:proofErr w:type="spellStart"/>
      <w:r w:rsidRPr="00C17E78">
        <w:rPr>
          <w:sz w:val="16"/>
          <w:szCs w:val="16"/>
          <w:lang w:val="en-GB"/>
          <w:rPrChange w:id="2390" w:author="emmanuel blezes" w:date="2026-06-22T22:41:00Z" w16du:dateUtc="2026-06-22T20:41:00Z">
            <w:rPr/>
          </w:rPrChange>
        </w:rPr>
        <w:t>historique</w:t>
      </w:r>
      <w:proofErr w:type="spellEnd"/>
      <w:r w:rsidRPr="00C17E78">
        <w:rPr>
          <w:sz w:val="16"/>
          <w:szCs w:val="16"/>
          <w:lang w:val="en-GB"/>
          <w:rPrChange w:id="2391" w:author="emmanuel blezes" w:date="2026-06-22T22:41:00Z" w16du:dateUtc="2026-06-22T20:41:00Z">
            <w:rPr/>
          </w:rPrChange>
        </w:rPr>
        <w:t xml:space="preserve"> 1992-2025. </w:t>
      </w:r>
      <w:r w:rsidRPr="00C17E78">
        <w:rPr>
          <w:sz w:val="16"/>
          <w:szCs w:val="16"/>
          <w:rPrChange w:id="2392" w:author="emmanuel blezes" w:date="2026-06-22T22:41:00Z" w16du:dateUtc="2026-06-22T20:41:00Z">
            <w:rPr/>
          </w:rPrChange>
        </w:rPr>
        <w:t>Gel à 9 % sous Howard 2002-2007, regel à 9,25 % sous Abbott 2014. Reprise sous Albanese en 2021, atteinte de 12 % en juillet 2025.</w:t>
      </w:r>
    </w:p>
  </w:footnote>
  <w:footnote w:id="265">
    <w:p w14:paraId="132D1E0B" w14:textId="77777777" w:rsidR="00534634" w:rsidRPr="00C17E78" w:rsidRDefault="00000000">
      <w:pPr>
        <w:pStyle w:val="FootnoteText"/>
        <w:rPr>
          <w:sz w:val="16"/>
          <w:szCs w:val="16"/>
          <w:rPrChange w:id="2393" w:author="emmanuel blezes" w:date="2026-06-22T22:41:00Z" w16du:dateUtc="2026-06-22T20:41:00Z">
            <w:rPr/>
          </w:rPrChange>
        </w:rPr>
      </w:pPr>
      <w:r w:rsidRPr="00C17E78">
        <w:rPr>
          <w:rStyle w:val="FootnoteReference"/>
          <w:sz w:val="16"/>
          <w:szCs w:val="16"/>
          <w:rPrChange w:id="2394" w:author="emmanuel blezes" w:date="2026-06-22T22:41:00Z" w16du:dateUtc="2026-06-22T20:41:00Z">
            <w:rPr>
              <w:rStyle w:val="FootnoteReference"/>
            </w:rPr>
          </w:rPrChange>
        </w:rPr>
        <w:footnoteRef/>
      </w:r>
      <w:r w:rsidRPr="00C17E78">
        <w:rPr>
          <w:sz w:val="16"/>
          <w:szCs w:val="16"/>
          <w:rPrChange w:id="2395" w:author="emmanuel blezes" w:date="2026-06-22T22:41:00Z" w16du:dateUtc="2026-06-22T20:41:00Z">
            <w:rPr/>
          </w:rPrChange>
        </w:rPr>
        <w:t xml:space="preserve"> Fonds de Réserve pour les Retraites, </w:t>
      </w:r>
      <w:r w:rsidRPr="00C17E78">
        <w:rPr>
          <w:i/>
          <w:iCs/>
          <w:sz w:val="16"/>
          <w:szCs w:val="16"/>
          <w:rPrChange w:id="2396" w:author="emmanuel blezes" w:date="2026-06-22T22:41:00Z" w16du:dateUtc="2026-06-22T20:41:00Z">
            <w:rPr>
              <w:i/>
              <w:iCs/>
            </w:rPr>
          </w:rPrChange>
        </w:rPr>
        <w:t>Rapport annuel 2024</w:t>
      </w:r>
      <w:r w:rsidRPr="00C17E78">
        <w:rPr>
          <w:sz w:val="16"/>
          <w:szCs w:val="16"/>
          <w:rPrChange w:id="2397" w:author="emmanuel blezes" w:date="2026-06-22T22:41:00Z" w16du:dateUtc="2026-06-22T20:41:00Z">
            <w:rPr/>
          </w:rPrChange>
        </w:rPr>
        <w:t>, 2025. Encours fin 2024 : 20,4 Md€, en baisse depuis le pic de 36 Md€ en 2010. Rendement réel net 2024 : +6,46 %. Rendement annualisé 2003-2024 : 4,1 %.</w:t>
      </w:r>
    </w:p>
  </w:footnote>
  <w:footnote w:id="266">
    <w:p w14:paraId="44E6508E" w14:textId="77777777" w:rsidR="00534634" w:rsidRPr="00C17E78" w:rsidRDefault="00000000">
      <w:pPr>
        <w:pStyle w:val="FootnoteText"/>
        <w:rPr>
          <w:sz w:val="16"/>
          <w:szCs w:val="16"/>
          <w:rPrChange w:id="2398" w:author="emmanuel blezes" w:date="2026-06-22T22:41:00Z" w16du:dateUtc="2026-06-22T20:41:00Z">
            <w:rPr/>
          </w:rPrChange>
        </w:rPr>
      </w:pPr>
      <w:r w:rsidRPr="00C17E78">
        <w:rPr>
          <w:rStyle w:val="FootnoteReference"/>
          <w:sz w:val="16"/>
          <w:szCs w:val="16"/>
          <w:rPrChange w:id="2399" w:author="emmanuel blezes" w:date="2026-06-22T22:41:00Z" w16du:dateUtc="2026-06-22T20:41:00Z">
            <w:rPr>
              <w:rStyle w:val="FootnoteReference"/>
            </w:rPr>
          </w:rPrChange>
        </w:rPr>
        <w:footnoteRef/>
      </w:r>
      <w:r w:rsidRPr="00C17E78">
        <w:rPr>
          <w:sz w:val="16"/>
          <w:szCs w:val="16"/>
          <w:rPrChange w:id="2400" w:author="emmanuel blezes" w:date="2026-06-22T22:41:00Z" w16du:dateUtc="2026-06-22T20:41:00Z">
            <w:rPr/>
          </w:rPrChange>
        </w:rPr>
        <w:t xml:space="preserve"> France Stratégie, </w:t>
      </w:r>
      <w:r w:rsidRPr="00C17E78">
        <w:rPr>
          <w:i/>
          <w:iCs/>
          <w:sz w:val="16"/>
          <w:szCs w:val="16"/>
          <w:rPrChange w:id="2401" w:author="emmanuel blezes" w:date="2026-06-22T22:41:00Z" w16du:dateUtc="2026-06-22T20:41:00Z">
            <w:rPr>
              <w:i/>
              <w:iCs/>
            </w:rPr>
          </w:rPrChange>
        </w:rPr>
        <w:t>Eurobonds retraite : faisabilité et modalités</w:t>
      </w:r>
      <w:r w:rsidRPr="00C17E78">
        <w:rPr>
          <w:sz w:val="16"/>
          <w:szCs w:val="16"/>
          <w:rPrChange w:id="2402" w:author="emmanuel blezes" w:date="2026-06-22T22:41:00Z" w16du:dateUtc="2026-06-22T20:41:00Z">
            <w:rPr/>
          </w:rPrChange>
        </w:rPr>
        <w:t>, note d’analyse, novembre 2024. Taux souverain France à 10 ans estimé à 4 % en 2026, soit ~2 Md€/an d’intérêts pour 50 Md€ levés. Impact dette publique brute : +1,7 pt PIB sur le compteur Maastricht. Précédent NextGenerationEU 2020 (800 Md€ levés en commun).</w:t>
      </w:r>
    </w:p>
  </w:footnote>
  <w:footnote w:id="267">
    <w:p w14:paraId="52AD3924" w14:textId="77777777" w:rsidR="00534634" w:rsidRPr="00C17E78" w:rsidRDefault="00000000">
      <w:pPr>
        <w:pStyle w:val="FootnoteText"/>
        <w:rPr>
          <w:sz w:val="16"/>
          <w:szCs w:val="16"/>
          <w:rPrChange w:id="2403" w:author="emmanuel blezes" w:date="2026-06-22T22:41:00Z" w16du:dateUtc="2026-06-22T20:41:00Z">
            <w:rPr/>
          </w:rPrChange>
        </w:rPr>
      </w:pPr>
      <w:r w:rsidRPr="00C17E78">
        <w:rPr>
          <w:rStyle w:val="FootnoteReference"/>
          <w:sz w:val="16"/>
          <w:szCs w:val="16"/>
          <w:rPrChange w:id="2404" w:author="emmanuel blezes" w:date="2026-06-22T22:41:00Z" w16du:dateUtc="2026-06-22T20:41:00Z">
            <w:rPr>
              <w:rStyle w:val="FootnoteReference"/>
            </w:rPr>
          </w:rPrChange>
        </w:rPr>
        <w:footnoteRef/>
      </w:r>
      <w:r w:rsidRPr="00C17E78">
        <w:rPr>
          <w:sz w:val="16"/>
          <w:szCs w:val="16"/>
          <w:rPrChange w:id="2405" w:author="emmanuel blezes" w:date="2026-06-22T22:41:00Z" w16du:dateUtc="2026-06-22T20:41:00Z">
            <w:rPr/>
          </w:rPrChange>
        </w:rPr>
        <w:t xml:space="preserve"> FIPECO, </w:t>
      </w:r>
      <w:r w:rsidRPr="00C17E78">
        <w:rPr>
          <w:i/>
          <w:iCs/>
          <w:sz w:val="16"/>
          <w:szCs w:val="16"/>
          <w:rPrChange w:id="2406" w:author="emmanuel blezes" w:date="2026-06-22T22:41:00Z" w16du:dateUtc="2026-06-22T20:41:00Z">
            <w:rPr>
              <w:i/>
              <w:iCs/>
            </w:rPr>
          </w:rPrChange>
        </w:rPr>
        <w:t>La CSG, son montant et son affectation</w:t>
      </w:r>
      <w:r w:rsidRPr="00C17E78">
        <w:rPr>
          <w:sz w:val="16"/>
          <w:szCs w:val="16"/>
          <w:rPrChange w:id="2407" w:author="emmanuel blezes" w:date="2026-06-22T22:41:00Z" w16du:dateUtc="2026-06-22T20:41:00Z">
            <w:rPr/>
          </w:rPrChange>
        </w:rPr>
        <w:t xml:space="preserve">, 2025 ; DG Trésor, </w:t>
      </w:r>
      <w:r w:rsidRPr="00C17E78">
        <w:rPr>
          <w:i/>
          <w:iCs/>
          <w:sz w:val="16"/>
          <w:szCs w:val="16"/>
          <w:rPrChange w:id="2408" w:author="emmanuel blezes" w:date="2026-06-22T22:41:00Z" w16du:dateUtc="2026-06-22T20:41:00Z">
            <w:rPr>
              <w:i/>
              <w:iCs/>
            </w:rPr>
          </w:rPrChange>
        </w:rPr>
        <w:t>Rapport économique, social et financier 2025</w:t>
      </w:r>
      <w:r w:rsidRPr="00C17E78">
        <w:rPr>
          <w:sz w:val="16"/>
          <w:szCs w:val="16"/>
          <w:rPrChange w:id="2409" w:author="emmanuel blezes" w:date="2026-06-22T22:41:00Z" w16du:dateUtc="2026-06-22T20:41:00Z">
            <w:rPr/>
          </w:rPrChange>
        </w:rPr>
        <w:t>. Rendement d’un point de CSG 2024 : 16-17 Md€ sur la masse globale des revenus assujettis.</w:t>
      </w:r>
    </w:p>
  </w:footnote>
  <w:footnote w:id="268">
    <w:p w14:paraId="5A7606F3" w14:textId="77777777" w:rsidR="00534634" w:rsidRPr="00C17E78" w:rsidRDefault="00000000">
      <w:pPr>
        <w:pStyle w:val="FootnoteText"/>
        <w:rPr>
          <w:sz w:val="16"/>
          <w:szCs w:val="16"/>
          <w:rPrChange w:id="2410" w:author="emmanuel blezes" w:date="2026-06-22T22:41:00Z" w16du:dateUtc="2026-06-22T20:41:00Z">
            <w:rPr/>
          </w:rPrChange>
        </w:rPr>
      </w:pPr>
      <w:r w:rsidRPr="00C17E78">
        <w:rPr>
          <w:rStyle w:val="FootnoteReference"/>
          <w:sz w:val="16"/>
          <w:szCs w:val="16"/>
          <w:rPrChange w:id="2411" w:author="emmanuel blezes" w:date="2026-06-22T22:41:00Z" w16du:dateUtc="2026-06-22T20:41:00Z">
            <w:rPr>
              <w:rStyle w:val="FootnoteReference"/>
            </w:rPr>
          </w:rPrChange>
        </w:rPr>
        <w:footnoteRef/>
      </w:r>
      <w:r w:rsidRPr="00C17E78">
        <w:rPr>
          <w:sz w:val="16"/>
          <w:szCs w:val="16"/>
          <w:rPrChange w:id="2412" w:author="emmanuel blezes" w:date="2026-06-22T22:41:00Z" w16du:dateUtc="2026-06-22T20:41:00Z">
            <w:rPr/>
          </w:rPrChange>
        </w:rPr>
        <w:t xml:space="preserve"> INSEE, </w:t>
      </w:r>
      <w:r w:rsidRPr="00C17E78">
        <w:rPr>
          <w:i/>
          <w:iCs/>
          <w:sz w:val="16"/>
          <w:szCs w:val="16"/>
          <w:rPrChange w:id="2413" w:author="emmanuel blezes" w:date="2026-06-22T22:41:00Z" w16du:dateUtc="2026-06-22T20:41:00Z">
            <w:rPr>
              <w:i/>
              <w:iCs/>
            </w:rPr>
          </w:rPrChange>
        </w:rPr>
        <w:t>Comptes nationaux 2025</w:t>
      </w:r>
      <w:r w:rsidRPr="00C17E78">
        <w:rPr>
          <w:sz w:val="16"/>
          <w:szCs w:val="16"/>
          <w:rPrChange w:id="2414" w:author="emmanuel blezes" w:date="2026-06-22T22:41:00Z" w16du:dateUtc="2026-06-22T20:41:00Z">
            <w:rPr/>
          </w:rPrChange>
        </w:rPr>
        <w:t>. Masse salariale brute du secteur privé France 2027 estimée à ~1 100 Md€ constants 2026. Une cotisation patronale nouvelle de 1 % rapporte donc à pleine charge ~11 Md€/an, 2 % ~22 Md€/an.</w:t>
      </w:r>
    </w:p>
  </w:footnote>
  <w:footnote w:id="269">
    <w:p w14:paraId="7CF56F31" w14:textId="77777777" w:rsidR="00534634" w:rsidRPr="00C17E78" w:rsidRDefault="00000000">
      <w:pPr>
        <w:pStyle w:val="FootnoteText"/>
        <w:rPr>
          <w:sz w:val="16"/>
          <w:szCs w:val="16"/>
          <w:rPrChange w:id="2415" w:author="emmanuel blezes" w:date="2026-06-22T22:41:00Z" w16du:dateUtc="2026-06-22T20:41:00Z">
            <w:rPr/>
          </w:rPrChange>
        </w:rPr>
      </w:pPr>
      <w:r w:rsidRPr="00C17E78">
        <w:rPr>
          <w:rStyle w:val="FootnoteReference"/>
          <w:sz w:val="16"/>
          <w:szCs w:val="16"/>
          <w:rPrChange w:id="2416" w:author="emmanuel blezes" w:date="2026-06-22T22:41:00Z" w16du:dateUtc="2026-06-22T20:41:00Z">
            <w:rPr>
              <w:rStyle w:val="FootnoteReference"/>
            </w:rPr>
          </w:rPrChange>
        </w:rPr>
        <w:footnoteRef/>
      </w:r>
      <w:r w:rsidRPr="00C17E78">
        <w:rPr>
          <w:sz w:val="16"/>
          <w:szCs w:val="16"/>
          <w:rPrChange w:id="2417" w:author="emmanuel blezes" w:date="2026-06-22T22:41:00Z" w16du:dateUtc="2026-06-22T20:41:00Z">
            <w:rPr/>
          </w:rPrChange>
        </w:rPr>
        <w:t xml:space="preserve"> COR, </w:t>
      </w:r>
      <w:r w:rsidRPr="00C17E78">
        <w:rPr>
          <w:i/>
          <w:iCs/>
          <w:sz w:val="16"/>
          <w:szCs w:val="16"/>
          <w:rPrChange w:id="2418" w:author="emmanuel blezes" w:date="2026-06-22T22:41:00Z" w16du:dateUtc="2026-06-22T20:41:00Z">
            <w:rPr>
              <w:i/>
              <w:iCs/>
            </w:rPr>
          </w:rPrChange>
        </w:rPr>
        <w:t>Rapport annuel 2025</w:t>
      </w:r>
      <w:r w:rsidRPr="00C17E78">
        <w:rPr>
          <w:sz w:val="16"/>
          <w:szCs w:val="16"/>
          <w:rPrChange w:id="2419" w:author="emmanuel blezes" w:date="2026-06-22T22:41:00Z" w16du:dateUtc="2026-06-22T20:41:00Z">
            <w:rPr/>
          </w:rPrChange>
        </w:rPr>
        <w:t>, juin 2025. Scénario central : déficit du système de retraites -5 Md€ en 2025, -6,6 Md€ en 2030, -45 Md€ en 2070, soit -1,4 % du PIB à cet horizon.</w:t>
      </w:r>
    </w:p>
  </w:footnote>
  <w:footnote w:id="270">
    <w:p w14:paraId="6EB79F9D" w14:textId="77777777" w:rsidR="00534634" w:rsidRPr="00C17E78" w:rsidRDefault="00000000">
      <w:pPr>
        <w:pStyle w:val="FootnoteText"/>
        <w:rPr>
          <w:sz w:val="16"/>
          <w:szCs w:val="16"/>
          <w:rPrChange w:id="2420" w:author="emmanuel blezes" w:date="2026-06-22T22:41:00Z" w16du:dateUtc="2026-06-22T20:41:00Z">
            <w:rPr/>
          </w:rPrChange>
        </w:rPr>
      </w:pPr>
      <w:r w:rsidRPr="00C17E78">
        <w:rPr>
          <w:rStyle w:val="FootnoteReference"/>
          <w:sz w:val="16"/>
          <w:szCs w:val="16"/>
          <w:rPrChange w:id="2421" w:author="emmanuel blezes" w:date="2026-06-22T22:41:00Z" w16du:dateUtc="2026-06-22T20:41:00Z">
            <w:rPr>
              <w:rStyle w:val="FootnoteReference"/>
            </w:rPr>
          </w:rPrChange>
        </w:rPr>
        <w:footnoteRef/>
      </w:r>
      <w:r w:rsidRPr="00C17E78">
        <w:rPr>
          <w:sz w:val="16"/>
          <w:szCs w:val="16"/>
          <w:lang w:val="en-GB"/>
          <w:rPrChange w:id="2422" w:author="emmanuel blezes" w:date="2026-06-22T22:41:00Z" w16du:dateUtc="2026-06-22T20:41:00Z">
            <w:rPr/>
          </w:rPrChange>
        </w:rPr>
        <w:t xml:space="preserve"> Commission </w:t>
      </w:r>
      <w:proofErr w:type="spellStart"/>
      <w:r w:rsidRPr="00C17E78">
        <w:rPr>
          <w:sz w:val="16"/>
          <w:szCs w:val="16"/>
          <w:lang w:val="en-GB"/>
          <w:rPrChange w:id="2423" w:author="emmanuel blezes" w:date="2026-06-22T22:41:00Z" w16du:dateUtc="2026-06-22T20:41:00Z">
            <w:rPr/>
          </w:rPrChange>
        </w:rPr>
        <w:t>européenne</w:t>
      </w:r>
      <w:proofErr w:type="spellEnd"/>
      <w:r w:rsidRPr="00C17E78">
        <w:rPr>
          <w:sz w:val="16"/>
          <w:szCs w:val="16"/>
          <w:lang w:val="en-GB"/>
          <w:rPrChange w:id="2424" w:author="emmanuel blezes" w:date="2026-06-22T22:41:00Z" w16du:dateUtc="2026-06-22T20:41:00Z">
            <w:rPr/>
          </w:rPrChange>
        </w:rPr>
        <w:t xml:space="preserve">, </w:t>
      </w:r>
      <w:r w:rsidRPr="00C17E78">
        <w:rPr>
          <w:i/>
          <w:iCs/>
          <w:sz w:val="16"/>
          <w:szCs w:val="16"/>
          <w:lang w:val="en-GB"/>
          <w:rPrChange w:id="2425" w:author="emmanuel blezes" w:date="2026-06-22T22:41:00Z" w16du:dateUtc="2026-06-22T20:41:00Z">
            <w:rPr>
              <w:i/>
              <w:iCs/>
            </w:rPr>
          </w:rPrChange>
        </w:rPr>
        <w:t>2024 Ageing Report: Economic and Budgetary Projections for the EU Member States (2022-2070)</w:t>
      </w:r>
      <w:r w:rsidRPr="00C17E78">
        <w:rPr>
          <w:sz w:val="16"/>
          <w:szCs w:val="16"/>
          <w:lang w:val="en-GB"/>
          <w:rPrChange w:id="2426" w:author="emmanuel blezes" w:date="2026-06-22T22:41:00Z" w16du:dateUtc="2026-06-22T20:41:00Z">
            <w:rPr/>
          </w:rPrChange>
        </w:rPr>
        <w:t xml:space="preserve">, </w:t>
      </w:r>
      <w:proofErr w:type="spellStart"/>
      <w:r w:rsidRPr="00C17E78">
        <w:rPr>
          <w:sz w:val="16"/>
          <w:szCs w:val="16"/>
          <w:lang w:val="en-GB"/>
          <w:rPrChange w:id="2427" w:author="emmanuel blezes" w:date="2026-06-22T22:41:00Z" w16du:dateUtc="2026-06-22T20:41:00Z">
            <w:rPr/>
          </w:rPrChange>
        </w:rPr>
        <w:t>mai</w:t>
      </w:r>
      <w:proofErr w:type="spellEnd"/>
      <w:r w:rsidRPr="00C17E78">
        <w:rPr>
          <w:sz w:val="16"/>
          <w:szCs w:val="16"/>
          <w:lang w:val="en-GB"/>
          <w:rPrChange w:id="2428" w:author="emmanuel blezes" w:date="2026-06-22T22:41:00Z" w16du:dateUtc="2026-06-22T20:41:00Z">
            <w:rPr/>
          </w:rPrChange>
        </w:rPr>
        <w:t xml:space="preserve"> 2024. </w:t>
      </w:r>
      <w:r w:rsidRPr="00C17E78">
        <w:rPr>
          <w:sz w:val="16"/>
          <w:szCs w:val="16"/>
          <w:rPrChange w:id="2429" w:author="emmanuel blezes" w:date="2026-06-22T22:41:00Z" w16du:dateUtc="2026-06-22T20:41:00Z">
            <w:rPr/>
          </w:rPrChange>
        </w:rPr>
        <w:t xml:space="preserve">Passif implicite des retraites France évalué à environ 417 % du PIB en 2021 sous taux d’actualisation de 1 %. Méthode comparée dans Jean-Marc Daniel, </w:t>
      </w:r>
      <w:r w:rsidRPr="00C17E78">
        <w:rPr>
          <w:i/>
          <w:iCs/>
          <w:sz w:val="16"/>
          <w:szCs w:val="16"/>
          <w:rPrChange w:id="2430" w:author="emmanuel blezes" w:date="2026-06-22T22:41:00Z" w16du:dateUtc="2026-06-22T20:41:00Z">
            <w:rPr>
              <w:i/>
              <w:iCs/>
            </w:rPr>
          </w:rPrChange>
        </w:rPr>
        <w:t>Les comptes publics de la France</w:t>
      </w:r>
      <w:r w:rsidRPr="00C17E78">
        <w:rPr>
          <w:sz w:val="16"/>
          <w:szCs w:val="16"/>
          <w:rPrChange w:id="2431" w:author="emmanuel blezes" w:date="2026-06-22T22:41:00Z" w16du:dateUtc="2026-06-22T20:41:00Z">
            <w:rPr/>
          </w:rPrChange>
        </w:rPr>
        <w:t>, La Documentation française, 2023.</w:t>
      </w:r>
    </w:p>
  </w:footnote>
  <w:footnote w:id="271">
    <w:p w14:paraId="15732AC5" w14:textId="77777777" w:rsidR="00534634" w:rsidRPr="00C17E78" w:rsidRDefault="00000000">
      <w:pPr>
        <w:pStyle w:val="FootnoteText"/>
        <w:rPr>
          <w:sz w:val="16"/>
          <w:szCs w:val="16"/>
          <w:rPrChange w:id="2432" w:author="emmanuel blezes" w:date="2026-06-22T22:41:00Z" w16du:dateUtc="2026-06-22T20:41:00Z">
            <w:rPr/>
          </w:rPrChange>
        </w:rPr>
      </w:pPr>
      <w:r w:rsidRPr="00C17E78">
        <w:rPr>
          <w:rStyle w:val="FootnoteReference"/>
          <w:sz w:val="16"/>
          <w:szCs w:val="16"/>
          <w:rPrChange w:id="2433" w:author="emmanuel blezes" w:date="2026-06-22T22:41:00Z" w16du:dateUtc="2026-06-22T20:41:00Z">
            <w:rPr>
              <w:rStyle w:val="FootnoteReference"/>
            </w:rPr>
          </w:rPrChange>
        </w:rPr>
        <w:footnoteRef/>
      </w:r>
      <w:r w:rsidRPr="00C17E78">
        <w:rPr>
          <w:sz w:val="16"/>
          <w:szCs w:val="16"/>
          <w:rPrChange w:id="2434" w:author="emmanuel blezes" w:date="2026-06-22T22:41:00Z" w16du:dateUtc="2026-06-22T20:41:00Z">
            <w:rPr/>
          </w:rPrChange>
        </w:rPr>
        <w:t xml:space="preserve"> Mécanique du rendement composé sur 40 ans : à 4 % réel, (1,</w:t>
      </w:r>
      <w:proofErr w:type="gramStart"/>
      <w:r w:rsidRPr="00C17E78">
        <w:rPr>
          <w:sz w:val="16"/>
          <w:szCs w:val="16"/>
          <w:rPrChange w:id="2435" w:author="emmanuel blezes" w:date="2026-06-22T22:41:00Z" w16du:dateUtc="2026-06-22T20:41:00Z">
            <w:rPr/>
          </w:rPrChange>
        </w:rPr>
        <w:t>04)^</w:t>
      </w:r>
      <w:proofErr w:type="gramEnd"/>
      <w:r w:rsidRPr="00C17E78">
        <w:rPr>
          <w:sz w:val="16"/>
          <w:szCs w:val="16"/>
          <w:rPrChange w:id="2436" w:author="emmanuel blezes" w:date="2026-06-22T22:41:00Z" w16du:dateUtc="2026-06-22T20:41:00Z">
            <w:rPr/>
          </w:rPrChange>
        </w:rPr>
        <w:t>40 = 4,80 ; à 5 % réel, (1,</w:t>
      </w:r>
      <w:proofErr w:type="gramStart"/>
      <w:r w:rsidRPr="00C17E78">
        <w:rPr>
          <w:sz w:val="16"/>
          <w:szCs w:val="16"/>
          <w:rPrChange w:id="2437" w:author="emmanuel blezes" w:date="2026-06-22T22:41:00Z" w16du:dateUtc="2026-06-22T20:41:00Z">
            <w:rPr/>
          </w:rPrChange>
        </w:rPr>
        <w:t>05)^</w:t>
      </w:r>
      <w:proofErr w:type="gramEnd"/>
      <w:r w:rsidRPr="00C17E78">
        <w:rPr>
          <w:sz w:val="16"/>
          <w:szCs w:val="16"/>
          <w:rPrChange w:id="2438" w:author="emmanuel blezes" w:date="2026-06-22T22:41:00Z" w16du:dateUtc="2026-06-22T20:41:00Z">
            <w:rPr/>
          </w:rPrChange>
        </w:rPr>
        <w:t xml:space="preserve">40 = 7,04. Une cotisation versée à 25 ans capte 35 années pleines d’effet composé jusqu’à 60 ans, contre 10 années pour une cotisation versée à 50 ans. Sur la transition par cohortes : Banque mondiale, </w:t>
      </w:r>
      <w:proofErr w:type="gramStart"/>
      <w:r w:rsidRPr="00C17E78">
        <w:rPr>
          <w:i/>
          <w:iCs/>
          <w:sz w:val="16"/>
          <w:szCs w:val="16"/>
          <w:rPrChange w:id="2439" w:author="emmanuel blezes" w:date="2026-06-22T22:41:00Z" w16du:dateUtc="2026-06-22T20:41:00Z">
            <w:rPr>
              <w:i/>
              <w:iCs/>
            </w:rPr>
          </w:rPrChange>
        </w:rPr>
        <w:t>Poland:</w:t>
      </w:r>
      <w:proofErr w:type="gramEnd"/>
      <w:r w:rsidRPr="00C17E78">
        <w:rPr>
          <w:i/>
          <w:iCs/>
          <w:sz w:val="16"/>
          <w:szCs w:val="16"/>
          <w:rPrChange w:id="2440" w:author="emmanuel blezes" w:date="2026-06-22T22:41:00Z" w16du:dateUtc="2026-06-22T20:41:00Z">
            <w:rPr>
              <w:i/>
              <w:iCs/>
            </w:rPr>
          </w:rPrChange>
        </w:rPr>
        <w:t xml:space="preserve"> Pension Reform and Future Pension Adequacy</w:t>
      </w:r>
      <w:r w:rsidRPr="00C17E78">
        <w:rPr>
          <w:sz w:val="16"/>
          <w:szCs w:val="16"/>
          <w:rPrChange w:id="2441" w:author="emmanuel blezes" w:date="2026-06-22T22:41:00Z" w16du:dateUtc="2026-06-22T20:41:00Z">
            <w:rPr/>
          </w:rPrChange>
        </w:rPr>
        <w:t>, 2017.</w:t>
      </w:r>
    </w:p>
  </w:footnote>
  <w:footnote w:id="272">
    <w:p w14:paraId="7E3C8E38" w14:textId="77777777" w:rsidR="00534634" w:rsidRPr="00C17E78" w:rsidRDefault="00000000">
      <w:pPr>
        <w:pStyle w:val="FootnoteText"/>
        <w:rPr>
          <w:sz w:val="16"/>
          <w:szCs w:val="16"/>
          <w:rPrChange w:id="2442" w:author="emmanuel blezes" w:date="2026-06-22T22:41:00Z" w16du:dateUtc="2026-06-22T20:41:00Z">
            <w:rPr/>
          </w:rPrChange>
        </w:rPr>
      </w:pPr>
      <w:r w:rsidRPr="00C17E78">
        <w:rPr>
          <w:rStyle w:val="FootnoteReference"/>
          <w:sz w:val="16"/>
          <w:szCs w:val="16"/>
          <w:rPrChange w:id="2443" w:author="emmanuel blezes" w:date="2026-06-22T22:41:00Z" w16du:dateUtc="2026-06-22T20:41:00Z">
            <w:rPr>
              <w:rStyle w:val="FootnoteReference"/>
            </w:rPr>
          </w:rPrChange>
        </w:rPr>
        <w:footnoteRef/>
      </w:r>
      <w:r w:rsidRPr="00C17E78">
        <w:rPr>
          <w:sz w:val="16"/>
          <w:szCs w:val="16"/>
          <w:lang w:val="en-GB"/>
          <w:rPrChange w:id="2444" w:author="emmanuel blezes" w:date="2026-06-22T22:41:00Z" w16du:dateUtc="2026-06-22T20:41:00Z">
            <w:rPr/>
          </w:rPrChange>
        </w:rPr>
        <w:t xml:space="preserve"> NEST Corporation, </w:t>
      </w:r>
      <w:r w:rsidRPr="00C17E78">
        <w:rPr>
          <w:i/>
          <w:iCs/>
          <w:sz w:val="16"/>
          <w:szCs w:val="16"/>
          <w:lang w:val="en-GB"/>
          <w:rPrChange w:id="2445" w:author="emmanuel blezes" w:date="2026-06-22T22:41:00Z" w16du:dateUtc="2026-06-22T20:41:00Z">
            <w:rPr>
              <w:i/>
              <w:iCs/>
            </w:rPr>
          </w:rPrChange>
        </w:rPr>
        <w:t>Annual Report and Accounts 2024-25</w:t>
      </w:r>
      <w:r w:rsidRPr="00C17E78">
        <w:rPr>
          <w:sz w:val="16"/>
          <w:szCs w:val="16"/>
          <w:lang w:val="en-GB"/>
          <w:rPrChange w:id="2446" w:author="emmanuel blezes" w:date="2026-06-22T22:41:00Z" w16du:dateUtc="2026-06-22T20:41:00Z">
            <w:rPr/>
          </w:rPrChange>
        </w:rPr>
        <w:t xml:space="preserve">, 2025. </w:t>
      </w:r>
      <w:r w:rsidRPr="00C17E78">
        <w:rPr>
          <w:sz w:val="16"/>
          <w:szCs w:val="16"/>
          <w:rPrChange w:id="2447" w:author="emmanuel blezes" w:date="2026-06-22T22:41:00Z" w16du:dateUtc="2026-06-22T20:41:00Z">
            <w:rPr/>
          </w:rPrChange>
        </w:rPr>
        <w:t xml:space="preserve">NEST gère 49,7 Md£ d’actifs au 31 mars 2025, pour ~13 millions de membres, couverture estimée 80 % des éligibles. </w:t>
      </w:r>
      <w:r w:rsidRPr="00C17E78">
        <w:rPr>
          <w:i/>
          <w:iCs/>
          <w:sz w:val="16"/>
          <w:szCs w:val="16"/>
          <w:rPrChange w:id="2448" w:author="emmanuel blezes" w:date="2026-06-22T22:41:00Z" w16du:dateUtc="2026-06-22T20:41:00Z">
            <w:rPr>
              <w:i/>
              <w:iCs/>
            </w:rPr>
          </w:rPrChange>
        </w:rPr>
        <w:t>Pensions Act 2008</w:t>
      </w:r>
      <w:r w:rsidRPr="00C17E78">
        <w:rPr>
          <w:sz w:val="16"/>
          <w:szCs w:val="16"/>
          <w:rPrChange w:id="2449" w:author="emmanuel blezes" w:date="2026-06-22T22:41:00Z" w16du:dateUtc="2026-06-22T20:41:00Z">
            <w:rPr/>
          </w:rPrChange>
        </w:rPr>
        <w:t>, staging octobre 2012 (&gt; 50 000 salariés) à avril 2018 (TPE), taux porté à 8 % en avril 2019.</w:t>
      </w:r>
    </w:p>
  </w:footnote>
  <w:footnote w:id="273">
    <w:p w14:paraId="7429058F" w14:textId="77777777" w:rsidR="00534634" w:rsidRPr="00C17E78" w:rsidRDefault="00000000">
      <w:pPr>
        <w:pStyle w:val="FootnoteText"/>
        <w:rPr>
          <w:sz w:val="16"/>
          <w:szCs w:val="16"/>
          <w:rPrChange w:id="2450" w:author="emmanuel blezes" w:date="2026-06-22T22:41:00Z" w16du:dateUtc="2026-06-22T20:41:00Z">
            <w:rPr/>
          </w:rPrChange>
        </w:rPr>
      </w:pPr>
      <w:r w:rsidRPr="00C17E78">
        <w:rPr>
          <w:rStyle w:val="FootnoteReference"/>
          <w:sz w:val="16"/>
          <w:szCs w:val="16"/>
          <w:rPrChange w:id="2451" w:author="emmanuel blezes" w:date="2026-06-22T22:41:00Z" w16du:dateUtc="2026-06-22T20:41:00Z">
            <w:rPr>
              <w:rStyle w:val="FootnoteReference"/>
            </w:rPr>
          </w:rPrChange>
        </w:rPr>
        <w:footnoteRef/>
      </w:r>
      <w:r w:rsidRPr="00C17E78">
        <w:rPr>
          <w:sz w:val="16"/>
          <w:szCs w:val="16"/>
          <w:rPrChange w:id="2452" w:author="emmanuel blezes" w:date="2026-06-22T22:41:00Z" w16du:dateUtc="2026-06-22T20:41:00Z">
            <w:rPr/>
          </w:rPrChange>
        </w:rPr>
        <w:t xml:space="preserve"> BMAS, </w:t>
      </w:r>
      <w:r w:rsidRPr="00C17E78">
        <w:rPr>
          <w:i/>
          <w:iCs/>
          <w:sz w:val="16"/>
          <w:szCs w:val="16"/>
          <w:rPrChange w:id="2453" w:author="emmanuel blezes" w:date="2026-06-22T22:41:00Z" w16du:dateUtc="2026-06-22T20:41:00Z">
            <w:rPr>
              <w:i/>
              <w:iCs/>
            </w:rPr>
          </w:rPrChange>
        </w:rPr>
        <w:t>Alterssicherung in Deutschland 2024</w:t>
      </w:r>
      <w:r w:rsidRPr="00C17E78">
        <w:rPr>
          <w:sz w:val="16"/>
          <w:szCs w:val="16"/>
          <w:rPrChange w:id="2454" w:author="emmanuel blezes" w:date="2026-06-22T22:41:00Z" w16du:dateUtc="2026-06-22T20:41:00Z">
            <w:rPr/>
          </w:rPrChange>
        </w:rPr>
        <w:t>, 2024. ~9,7 millions d’actifs détenaient un contrat Riester en cours en 2024, sur un pic de 16,5 millions de contrats cumulés émis depuis 2002. Coût budgétaire annuel des subventions Riester : ~4 Md€/an, taux d’adoption &lt; 30 % du public cible.</w:t>
      </w:r>
    </w:p>
  </w:footnote>
  <w:footnote w:id="274">
    <w:p w14:paraId="64C72B85" w14:textId="77777777" w:rsidR="00534634" w:rsidRPr="00C17E78" w:rsidRDefault="00000000">
      <w:pPr>
        <w:pStyle w:val="FootnoteText"/>
        <w:rPr>
          <w:sz w:val="16"/>
          <w:szCs w:val="16"/>
          <w:rPrChange w:id="2455" w:author="emmanuel blezes" w:date="2026-06-22T22:41:00Z" w16du:dateUtc="2026-06-22T20:41:00Z">
            <w:rPr/>
          </w:rPrChange>
        </w:rPr>
      </w:pPr>
      <w:r w:rsidRPr="00C17E78">
        <w:rPr>
          <w:rStyle w:val="FootnoteReference"/>
          <w:sz w:val="16"/>
          <w:szCs w:val="16"/>
          <w:rPrChange w:id="2456" w:author="emmanuel blezes" w:date="2026-06-22T22:41:00Z" w16du:dateUtc="2026-06-22T20:41:00Z">
            <w:rPr>
              <w:rStyle w:val="FootnoteReference"/>
            </w:rPr>
          </w:rPrChange>
        </w:rPr>
        <w:footnoteRef/>
      </w:r>
      <w:r w:rsidRPr="00C17E78">
        <w:rPr>
          <w:sz w:val="16"/>
          <w:szCs w:val="16"/>
          <w:rPrChange w:id="2457" w:author="emmanuel blezes" w:date="2026-06-22T22:41:00Z" w16du:dateUtc="2026-06-22T20:41:00Z">
            <w:rPr/>
          </w:rPrChange>
        </w:rPr>
        <w:t xml:space="preserve"> France Assureurs, </w:t>
      </w:r>
      <w:r w:rsidRPr="00C17E78">
        <w:rPr>
          <w:i/>
          <w:iCs/>
          <w:sz w:val="16"/>
          <w:szCs w:val="16"/>
          <w:rPrChange w:id="2458" w:author="emmanuel blezes" w:date="2026-06-22T22:41:00Z" w16du:dateUtc="2026-06-22T20:41:00Z">
            <w:rPr>
              <w:i/>
              <w:iCs/>
            </w:rPr>
          </w:rPrChange>
        </w:rPr>
        <w:t>Plan d’Épargne Retraite : Bilan 2024</w:t>
      </w:r>
      <w:r w:rsidRPr="00C17E78">
        <w:rPr>
          <w:sz w:val="16"/>
          <w:szCs w:val="16"/>
          <w:rPrChange w:id="2459" w:author="emmanuel blezes" w:date="2026-06-22T22:41:00Z" w16du:dateUtc="2026-06-22T20:41:00Z">
            <w:rPr/>
          </w:rPrChange>
        </w:rPr>
        <w:t xml:space="preserve">, mars 2025. Plus de 11 millions de PER détenus fin 2024 (loi PACTE 2019-486 du 22 mai 2019). Encours total ~110 Md€, encours moyen ~3 400 €. Cour des comptes, </w:t>
      </w:r>
      <w:r w:rsidRPr="00C17E78">
        <w:rPr>
          <w:i/>
          <w:iCs/>
          <w:sz w:val="16"/>
          <w:szCs w:val="16"/>
          <w:rPrChange w:id="2460" w:author="emmanuel blezes" w:date="2026-06-22T22:41:00Z" w16du:dateUtc="2026-06-22T20:41:00Z">
            <w:rPr>
              <w:i/>
              <w:iCs/>
            </w:rPr>
          </w:rPrChange>
        </w:rPr>
        <w:t>Le système de retraite par capitalisation en France</w:t>
      </w:r>
      <w:r w:rsidRPr="00C17E78">
        <w:rPr>
          <w:sz w:val="16"/>
          <w:szCs w:val="16"/>
          <w:rPrChange w:id="2461" w:author="emmanuel blezes" w:date="2026-06-22T22:41:00Z" w16du:dateUtc="2026-06-22T20:41:00Z">
            <w:rPr/>
          </w:rPrChange>
        </w:rPr>
        <w:t>, rapport public thématique, février 2024 - concentration des versements PER sur les déciles supérieurs.</w:t>
      </w:r>
    </w:p>
  </w:footnote>
  <w:footnote w:id="275">
    <w:p w14:paraId="47DD6ECC" w14:textId="77777777" w:rsidR="00534634" w:rsidRPr="00C17E78" w:rsidRDefault="00000000">
      <w:pPr>
        <w:pStyle w:val="FootnoteText"/>
        <w:rPr>
          <w:sz w:val="16"/>
          <w:szCs w:val="16"/>
          <w:rPrChange w:id="2462" w:author="emmanuel blezes" w:date="2026-06-22T22:41:00Z" w16du:dateUtc="2026-06-22T20:41:00Z">
            <w:rPr/>
          </w:rPrChange>
        </w:rPr>
      </w:pPr>
      <w:r w:rsidRPr="00C17E78">
        <w:rPr>
          <w:rStyle w:val="FootnoteReference"/>
          <w:sz w:val="16"/>
          <w:szCs w:val="16"/>
          <w:rPrChange w:id="2463" w:author="emmanuel blezes" w:date="2026-06-22T22:41:00Z" w16du:dateUtc="2026-06-22T20:41:00Z">
            <w:rPr>
              <w:rStyle w:val="FootnoteReference"/>
            </w:rPr>
          </w:rPrChange>
        </w:rPr>
        <w:footnoteRef/>
      </w:r>
      <w:r w:rsidRPr="00C17E78">
        <w:rPr>
          <w:sz w:val="16"/>
          <w:szCs w:val="16"/>
          <w:rPrChange w:id="2464" w:author="emmanuel blezes" w:date="2026-06-22T22:41:00Z" w16du:dateUtc="2026-06-22T20:41:00Z">
            <w:rPr/>
          </w:rPrChange>
        </w:rPr>
        <w:t xml:space="preserve"> Odoxa pour Groupama, </w:t>
      </w:r>
      <w:r w:rsidRPr="00C17E78">
        <w:rPr>
          <w:i/>
          <w:iCs/>
          <w:sz w:val="16"/>
          <w:szCs w:val="16"/>
          <w:rPrChange w:id="2465" w:author="emmanuel blezes" w:date="2026-06-22T22:41:00Z" w16du:dateUtc="2026-06-22T20:41:00Z">
            <w:rPr>
              <w:i/>
              <w:iCs/>
            </w:rPr>
          </w:rPrChange>
        </w:rPr>
        <w:t>Les Français et la retraite par capitalisation</w:t>
      </w:r>
      <w:r w:rsidRPr="00C17E78">
        <w:rPr>
          <w:sz w:val="16"/>
          <w:szCs w:val="16"/>
          <w:rPrChange w:id="2466" w:author="emmanuel blezes" w:date="2026-06-22T22:41:00Z" w16du:dateUtc="2026-06-22T20:41:00Z">
            <w:rPr/>
          </w:rPrChange>
        </w:rPr>
        <w:t xml:space="preserve">, novembre 2025. Échantillon représentatif d’environ 1 000 personnes interrogées en ligne. Voir aussi Cercle de l’Épargne / Amphitéa, </w:t>
      </w:r>
      <w:r w:rsidRPr="00C17E78">
        <w:rPr>
          <w:i/>
          <w:iCs/>
          <w:sz w:val="16"/>
          <w:szCs w:val="16"/>
          <w:rPrChange w:id="2467" w:author="emmanuel blezes" w:date="2026-06-22T22:41:00Z" w16du:dateUtc="2026-06-22T20:41:00Z">
            <w:rPr>
              <w:i/>
              <w:iCs/>
            </w:rPr>
          </w:rPrChange>
        </w:rPr>
        <w:t>Les Français, l’épargne et la retraite 2025</w:t>
      </w:r>
      <w:r w:rsidRPr="00C17E78">
        <w:rPr>
          <w:sz w:val="16"/>
          <w:szCs w:val="16"/>
          <w:rPrChange w:id="2468" w:author="emmanuel blezes" w:date="2026-06-22T22:41:00Z" w16du:dateUtc="2026-06-22T20:41:00Z">
            <w:rPr/>
          </w:rPrChange>
        </w:rPr>
        <w:t>, IFOP, 1 000 répondants, 25-26 mars 2025 : 62 % des non-retraités estiment qu’il faut commencer à épargner avant 35 ans, 48 % chez les 18-24 ans.</w:t>
      </w:r>
    </w:p>
  </w:footnote>
  <w:footnote w:id="276">
    <w:p w14:paraId="14F06E04" w14:textId="77777777" w:rsidR="00534634" w:rsidRPr="00C17E78" w:rsidRDefault="00000000">
      <w:pPr>
        <w:pStyle w:val="FootnoteText"/>
        <w:rPr>
          <w:sz w:val="16"/>
          <w:szCs w:val="16"/>
          <w:rPrChange w:id="2469" w:author="emmanuel blezes" w:date="2026-06-22T22:41:00Z" w16du:dateUtc="2026-06-22T20:41:00Z">
            <w:rPr/>
          </w:rPrChange>
        </w:rPr>
      </w:pPr>
      <w:r w:rsidRPr="00C17E78">
        <w:rPr>
          <w:rStyle w:val="FootnoteReference"/>
          <w:sz w:val="16"/>
          <w:szCs w:val="16"/>
          <w:rPrChange w:id="2470" w:author="emmanuel blezes" w:date="2026-06-22T22:41:00Z" w16du:dateUtc="2026-06-22T20:41:00Z">
            <w:rPr>
              <w:rStyle w:val="FootnoteReference"/>
            </w:rPr>
          </w:rPrChange>
        </w:rPr>
        <w:footnoteRef/>
      </w:r>
      <w:r w:rsidRPr="00C17E78">
        <w:rPr>
          <w:sz w:val="16"/>
          <w:szCs w:val="16"/>
          <w:rPrChange w:id="2471" w:author="emmanuel blezes" w:date="2026-06-22T22:41:00Z" w16du:dateUtc="2026-06-22T20:41:00Z">
            <w:rPr/>
          </w:rPrChange>
        </w:rPr>
        <w:t xml:space="preserve"> Autorité des marchés financiers, </w:t>
      </w:r>
      <w:r w:rsidRPr="00C17E78">
        <w:rPr>
          <w:i/>
          <w:iCs/>
          <w:sz w:val="16"/>
          <w:szCs w:val="16"/>
          <w:rPrChange w:id="2472" w:author="emmanuel blezes" w:date="2026-06-22T22:41:00Z" w16du:dateUtc="2026-06-22T20:41:00Z">
            <w:rPr>
              <w:i/>
              <w:iCs/>
            </w:rPr>
          </w:rPrChange>
        </w:rPr>
        <w:t>Baromètre 2024 de l’épargne et de l’investissement</w:t>
      </w:r>
      <w:r w:rsidRPr="00C17E78">
        <w:rPr>
          <w:sz w:val="16"/>
          <w:szCs w:val="16"/>
          <w:rPrChange w:id="2473" w:author="emmanuel blezes" w:date="2026-06-22T22:41:00Z" w16du:dateUtc="2026-06-22T20:41:00Z">
            <w:rPr/>
          </w:rPrChange>
        </w:rPr>
        <w:t>, octobre 2024, 2 044 répondants.</w:t>
      </w:r>
    </w:p>
  </w:footnote>
  <w:footnote w:id="277">
    <w:p w14:paraId="66B94420" w14:textId="77777777" w:rsidR="00534634" w:rsidRPr="00C17E78" w:rsidRDefault="00000000">
      <w:pPr>
        <w:pStyle w:val="FootnoteText"/>
        <w:rPr>
          <w:sz w:val="16"/>
          <w:szCs w:val="16"/>
          <w:rPrChange w:id="2474" w:author="emmanuel blezes" w:date="2026-06-22T22:41:00Z" w16du:dateUtc="2026-06-22T20:41:00Z">
            <w:rPr/>
          </w:rPrChange>
        </w:rPr>
      </w:pPr>
      <w:r w:rsidRPr="00C17E78">
        <w:rPr>
          <w:rStyle w:val="FootnoteReference"/>
          <w:sz w:val="16"/>
          <w:szCs w:val="16"/>
          <w:rPrChange w:id="2475" w:author="emmanuel blezes" w:date="2026-06-22T22:41:00Z" w16du:dateUtc="2026-06-22T20:41:00Z">
            <w:rPr>
              <w:rStyle w:val="FootnoteReference"/>
            </w:rPr>
          </w:rPrChange>
        </w:rPr>
        <w:footnoteRef/>
      </w:r>
      <w:r w:rsidRPr="00C17E78">
        <w:rPr>
          <w:sz w:val="16"/>
          <w:szCs w:val="16"/>
          <w:rPrChange w:id="2476" w:author="emmanuel blezes" w:date="2026-06-22T22:41:00Z" w16du:dateUtc="2026-06-22T20:41:00Z">
            <w:rPr/>
          </w:rPrChange>
        </w:rPr>
        <w:t xml:space="preserve"> Positions publiques documentées dans Bertrand Martinot, </w:t>
      </w:r>
      <w:r w:rsidRPr="00C17E78">
        <w:rPr>
          <w:i/>
          <w:iCs/>
          <w:sz w:val="16"/>
          <w:szCs w:val="16"/>
          <w:rPrChange w:id="2477" w:author="emmanuel blezes" w:date="2026-06-22T22:41:00Z" w16du:dateUtc="2026-06-22T20:41:00Z">
            <w:rPr>
              <w:i/>
              <w:iCs/>
            </w:rPr>
          </w:rPrChange>
        </w:rPr>
        <w:t xml:space="preserve">La capitalisation : un moyen de sortir par le haut de la crise des </w:t>
      </w:r>
      <w:proofErr w:type="gramStart"/>
      <w:r w:rsidRPr="00C17E78">
        <w:rPr>
          <w:i/>
          <w:iCs/>
          <w:sz w:val="16"/>
          <w:szCs w:val="16"/>
          <w:rPrChange w:id="2478" w:author="emmanuel blezes" w:date="2026-06-22T22:41:00Z" w16du:dateUtc="2026-06-22T20:41:00Z">
            <w:rPr>
              <w:i/>
              <w:iCs/>
            </w:rPr>
          </w:rPrChange>
        </w:rPr>
        <w:t>retraites ?</w:t>
      </w:r>
      <w:r w:rsidRPr="00C17E78">
        <w:rPr>
          <w:sz w:val="16"/>
          <w:szCs w:val="16"/>
          <w:rPrChange w:id="2479" w:author="emmanuel blezes" w:date="2026-06-22T22:41:00Z" w16du:dateUtc="2026-06-22T20:41:00Z">
            <w:rPr/>
          </w:rPrChange>
        </w:rPr>
        <w:t>,</w:t>
      </w:r>
      <w:proofErr w:type="gramEnd"/>
      <w:r w:rsidRPr="00C17E78">
        <w:rPr>
          <w:sz w:val="16"/>
          <w:szCs w:val="16"/>
          <w:rPrChange w:id="2480" w:author="emmanuel blezes" w:date="2026-06-22T22:41:00Z" w16du:dateUtc="2026-06-22T20:41:00Z">
            <w:rPr/>
          </w:rPrChange>
        </w:rPr>
        <w:t xml:space="preserve"> Fondation pour l’innovation politique, octobre 2024, annexe 3. Position CFDT : Marylise Léon, entretien </w:t>
      </w:r>
      <w:r w:rsidRPr="00C17E78">
        <w:rPr>
          <w:i/>
          <w:iCs/>
          <w:sz w:val="16"/>
          <w:szCs w:val="16"/>
          <w:rPrChange w:id="2481" w:author="emmanuel blezes" w:date="2026-06-22T22:41:00Z" w16du:dateUtc="2026-06-22T20:41:00Z">
            <w:rPr>
              <w:i/>
              <w:iCs/>
            </w:rPr>
          </w:rPrChange>
        </w:rPr>
        <w:t>Les Échos</w:t>
      </w:r>
      <w:r w:rsidRPr="00C17E78">
        <w:rPr>
          <w:sz w:val="16"/>
          <w:szCs w:val="16"/>
          <w:rPrChange w:id="2482" w:author="emmanuel blezes" w:date="2026-06-22T22:41:00Z" w16du:dateUtc="2026-06-22T20:41:00Z">
            <w:rPr/>
          </w:rPrChange>
        </w:rPr>
        <w:t>, 12 mars 2025. Position CFE-CGC : Christelle Thieffine, février 2025.</w:t>
      </w:r>
    </w:p>
  </w:footnote>
  <w:footnote w:id="278">
    <w:p w14:paraId="6C777410" w14:textId="77777777" w:rsidR="00534634" w:rsidRPr="00C17E78" w:rsidRDefault="00000000">
      <w:pPr>
        <w:pStyle w:val="FootnoteText"/>
        <w:rPr>
          <w:sz w:val="16"/>
          <w:szCs w:val="16"/>
          <w:rPrChange w:id="2483" w:author="emmanuel blezes" w:date="2026-06-22T22:41:00Z" w16du:dateUtc="2026-06-22T20:41:00Z">
            <w:rPr/>
          </w:rPrChange>
        </w:rPr>
      </w:pPr>
      <w:r w:rsidRPr="00C17E78">
        <w:rPr>
          <w:rStyle w:val="FootnoteReference"/>
          <w:sz w:val="16"/>
          <w:szCs w:val="16"/>
          <w:rPrChange w:id="2484" w:author="emmanuel blezes" w:date="2026-06-22T22:41:00Z" w16du:dateUtc="2026-06-22T20:41:00Z">
            <w:rPr>
              <w:rStyle w:val="FootnoteReference"/>
            </w:rPr>
          </w:rPrChange>
        </w:rPr>
        <w:footnoteRef/>
      </w:r>
      <w:r w:rsidRPr="00C17E78">
        <w:rPr>
          <w:sz w:val="16"/>
          <w:szCs w:val="16"/>
          <w:rPrChange w:id="2485" w:author="emmanuel blezes" w:date="2026-06-22T22:41:00Z" w16du:dateUtc="2026-06-22T20:41:00Z">
            <w:rPr/>
          </w:rPrChange>
        </w:rPr>
        <w:t xml:space="preserve"> Loi n° 97-277 du 25 mars 1997, dite « loi Thomas ». Portée par le député Jean-Pierre Thomas (RPR), votée sous le gouvernement Juppé. Abrogée par la loi n° 2002-73 du 17 janvier 2002 (loi de modernisation sociale).</w:t>
      </w:r>
    </w:p>
  </w:footnote>
  <w:footnote w:id="279">
    <w:p w14:paraId="3DAC6DFE" w14:textId="77777777" w:rsidR="00534634" w:rsidRPr="00C17E78" w:rsidRDefault="00000000">
      <w:pPr>
        <w:pStyle w:val="FootnoteText"/>
        <w:rPr>
          <w:sz w:val="16"/>
          <w:szCs w:val="16"/>
          <w:rPrChange w:id="2486" w:author="emmanuel blezes" w:date="2026-06-22T22:41:00Z" w16du:dateUtc="2026-06-22T20:41:00Z">
            <w:rPr/>
          </w:rPrChange>
        </w:rPr>
      </w:pPr>
      <w:r w:rsidRPr="00C17E78">
        <w:rPr>
          <w:rStyle w:val="FootnoteReference"/>
          <w:sz w:val="16"/>
          <w:szCs w:val="16"/>
          <w:rPrChange w:id="2487" w:author="emmanuel blezes" w:date="2026-06-22T22:41:00Z" w16du:dateUtc="2026-06-22T20:41:00Z">
            <w:rPr>
              <w:rStyle w:val="FootnoteReference"/>
            </w:rPr>
          </w:rPrChange>
        </w:rPr>
        <w:footnoteRef/>
      </w:r>
      <w:r w:rsidRPr="00C17E78">
        <w:rPr>
          <w:sz w:val="16"/>
          <w:szCs w:val="16"/>
          <w:rPrChange w:id="2488" w:author="emmanuel blezes" w:date="2026-06-22T22:41:00Z" w16du:dateUtc="2026-06-22T20:41:00Z">
            <w:rPr/>
          </w:rPrChange>
        </w:rPr>
        <w:t xml:space="preserve"> Jean-Paul Delevoye, </w:t>
      </w:r>
      <w:r w:rsidRPr="00C17E78">
        <w:rPr>
          <w:i/>
          <w:iCs/>
          <w:sz w:val="16"/>
          <w:szCs w:val="16"/>
          <w:rPrChange w:id="2489" w:author="emmanuel blezes" w:date="2026-06-22T22:41:00Z" w16du:dateUtc="2026-06-22T20:41:00Z">
            <w:rPr>
              <w:i/>
              <w:iCs/>
            </w:rPr>
          </w:rPrChange>
        </w:rPr>
        <w:t>Pour un système universel de retraite</w:t>
      </w:r>
      <w:r w:rsidRPr="00C17E78">
        <w:rPr>
          <w:sz w:val="16"/>
          <w:szCs w:val="16"/>
          <w:rPrChange w:id="2490" w:author="emmanuel blezes" w:date="2026-06-22T22:41:00Z" w16du:dateUtc="2026-06-22T20:41:00Z">
            <w:rPr/>
          </w:rPrChange>
        </w:rPr>
        <w:t>, rapport au Premier ministre, juillet 2019. Démission du Haut-commissaire le 16 décembre 2019. Grèves cumulées les plus longues depuis 1995 (45 jours à la RATP).</w:t>
      </w:r>
    </w:p>
  </w:footnote>
  <w:footnote w:id="280">
    <w:p w14:paraId="1B047D92" w14:textId="77777777" w:rsidR="00534634" w:rsidRPr="00C17E78" w:rsidRDefault="00000000">
      <w:pPr>
        <w:pStyle w:val="FootnoteText"/>
        <w:rPr>
          <w:sz w:val="16"/>
          <w:szCs w:val="16"/>
          <w:rPrChange w:id="2491" w:author="emmanuel blezes" w:date="2026-06-22T22:41:00Z" w16du:dateUtc="2026-06-22T20:41:00Z">
            <w:rPr/>
          </w:rPrChange>
        </w:rPr>
      </w:pPr>
      <w:r w:rsidRPr="00C17E78">
        <w:rPr>
          <w:rStyle w:val="FootnoteReference"/>
          <w:sz w:val="16"/>
          <w:szCs w:val="16"/>
          <w:rPrChange w:id="2492" w:author="emmanuel blezes" w:date="2026-06-22T22:41:00Z" w16du:dateUtc="2026-06-22T20:41:00Z">
            <w:rPr>
              <w:rStyle w:val="FootnoteReference"/>
            </w:rPr>
          </w:rPrChange>
        </w:rPr>
        <w:footnoteRef/>
      </w:r>
      <w:r w:rsidRPr="00C17E78">
        <w:rPr>
          <w:sz w:val="16"/>
          <w:szCs w:val="16"/>
          <w:rPrChange w:id="2493" w:author="emmanuel blezes" w:date="2026-06-22T22:41:00Z" w16du:dateUtc="2026-06-22T20:41:00Z">
            <w:rPr/>
          </w:rPrChange>
        </w:rPr>
        <w:t xml:space="preserve"> Loi n° 2023-270 du 14 avril 2023 de financement rectificative de la sécurité sociale, validée par DC 2023-849. LFSS 2026 suspendant l’application du recul de l’âge aux générations nées avant le 1ᵉʳ janvier 1969.</w:t>
      </w:r>
    </w:p>
  </w:footnote>
  <w:footnote w:id="281">
    <w:p w14:paraId="16520AC8" w14:textId="77777777" w:rsidR="00534634" w:rsidRPr="00C17E78" w:rsidRDefault="00000000">
      <w:pPr>
        <w:pStyle w:val="FootnoteText"/>
        <w:rPr>
          <w:sz w:val="16"/>
          <w:szCs w:val="16"/>
          <w:rPrChange w:id="2494" w:author="emmanuel blezes" w:date="2026-06-22T22:41:00Z" w16du:dateUtc="2026-06-22T20:41:00Z">
            <w:rPr/>
          </w:rPrChange>
        </w:rPr>
      </w:pPr>
      <w:r w:rsidRPr="00C17E78">
        <w:rPr>
          <w:rStyle w:val="FootnoteReference"/>
          <w:sz w:val="16"/>
          <w:szCs w:val="16"/>
          <w:rPrChange w:id="2495" w:author="emmanuel blezes" w:date="2026-06-22T22:41:00Z" w16du:dateUtc="2026-06-22T20:41:00Z">
            <w:rPr>
              <w:rStyle w:val="FootnoteReference"/>
            </w:rPr>
          </w:rPrChange>
        </w:rPr>
        <w:footnoteRef/>
      </w:r>
      <w:r w:rsidRPr="00C17E78">
        <w:rPr>
          <w:sz w:val="16"/>
          <w:szCs w:val="16"/>
          <w:rPrChange w:id="2496" w:author="emmanuel blezes" w:date="2026-06-22T22:41:00Z" w16du:dateUtc="2026-06-22T20:41:00Z">
            <w:rPr/>
          </w:rPrChange>
        </w:rPr>
        <w:t xml:space="preserve"> Conseil constitutionnel, décision n° 2003-483 DC du 14 août 2003, loi portant réforme des retraites. À ne pas confondre avec la décision n° 2003-484 DC du même mois, relative à l’immigration. La décision 2003-483 pose que le législateur est libre des paramètres dès lors que les droits déjà acquis sont préservés et la viabilité financière garantie.</w:t>
      </w:r>
    </w:p>
  </w:footnote>
  <w:footnote w:id="282">
    <w:p w14:paraId="64744BBB" w14:textId="77777777" w:rsidR="00534634" w:rsidRPr="00C17E78" w:rsidRDefault="00000000">
      <w:pPr>
        <w:pStyle w:val="FootnoteText"/>
        <w:rPr>
          <w:sz w:val="16"/>
          <w:szCs w:val="16"/>
          <w:rPrChange w:id="2497" w:author="emmanuel blezes" w:date="2026-06-22T22:41:00Z" w16du:dateUtc="2026-06-22T20:41:00Z">
            <w:rPr/>
          </w:rPrChange>
        </w:rPr>
      </w:pPr>
      <w:r w:rsidRPr="00C17E78">
        <w:rPr>
          <w:rStyle w:val="FootnoteReference"/>
          <w:sz w:val="16"/>
          <w:szCs w:val="16"/>
          <w:rPrChange w:id="2498" w:author="emmanuel blezes" w:date="2026-06-22T22:41:00Z" w16du:dateUtc="2026-06-22T20:41:00Z">
            <w:rPr>
              <w:rStyle w:val="FootnoteReference"/>
            </w:rPr>
          </w:rPrChange>
        </w:rPr>
        <w:footnoteRef/>
      </w:r>
      <w:r w:rsidRPr="00C17E78">
        <w:rPr>
          <w:sz w:val="16"/>
          <w:szCs w:val="16"/>
          <w:rPrChange w:id="2499" w:author="emmanuel blezes" w:date="2026-06-22T22:41:00Z" w16du:dateUtc="2026-06-22T20:41:00Z">
            <w:rPr/>
          </w:rPrChange>
        </w:rPr>
        <w:t xml:space="preserve"> CEDH, </w:t>
      </w:r>
      <w:r w:rsidRPr="00C17E78">
        <w:rPr>
          <w:i/>
          <w:iCs/>
          <w:sz w:val="16"/>
          <w:szCs w:val="16"/>
          <w:rPrChange w:id="2500" w:author="emmanuel blezes" w:date="2026-06-22T22:41:00Z" w16du:dateUtc="2026-06-22T20:41:00Z">
            <w:rPr>
              <w:i/>
              <w:iCs/>
            </w:rPr>
          </w:rPrChange>
        </w:rPr>
        <w:t>Apostolakis c. Grèce</w:t>
      </w:r>
      <w:r w:rsidRPr="00C17E78">
        <w:rPr>
          <w:sz w:val="16"/>
          <w:szCs w:val="16"/>
          <w:rPrChange w:id="2501" w:author="emmanuel blezes" w:date="2026-06-22T22:41:00Z" w16du:dateUtc="2026-06-22T20:41:00Z">
            <w:rPr/>
          </w:rPrChange>
        </w:rPr>
        <w:t xml:space="preserve">, requête 39574/07, arrêt du 22 octobre 2009. Fonctionnaire grec </w:t>
      </w:r>
      <w:r w:rsidRPr="00C17E78">
        <w:rPr>
          <w:b/>
          <w:bCs/>
          <w:sz w:val="16"/>
          <w:szCs w:val="16"/>
          <w:rPrChange w:id="2502" w:author="emmanuel blezes" w:date="2026-06-22T22:41:00Z" w16du:dateUtc="2026-06-22T20:41:00Z">
            <w:rPr>
              <w:b/>
              <w:bCs/>
            </w:rPr>
          </w:rPrChange>
        </w:rPr>
        <w:t>condamné pénalement</w:t>
      </w:r>
      <w:r w:rsidRPr="00C17E78">
        <w:rPr>
          <w:sz w:val="16"/>
          <w:szCs w:val="16"/>
          <w:rPrChange w:id="2503" w:author="emmanuel blezes" w:date="2026-06-22T22:41:00Z" w16du:dateUtc="2026-06-22T20:41:00Z">
            <w:rPr/>
          </w:rPrChange>
        </w:rPr>
        <w:t xml:space="preserve"> dont les droits à pension et la couverture sociale ont été intégralement supprimés. Violation de l’article 1 du protocole 1.</w:t>
      </w:r>
    </w:p>
  </w:footnote>
  <w:footnote w:id="283">
    <w:p w14:paraId="5C8A4429" w14:textId="77777777" w:rsidR="00534634" w:rsidRPr="00C17E78" w:rsidRDefault="00000000">
      <w:pPr>
        <w:pStyle w:val="FootnoteText"/>
        <w:rPr>
          <w:sz w:val="16"/>
          <w:szCs w:val="16"/>
          <w:rPrChange w:id="2504" w:author="emmanuel blezes" w:date="2026-06-22T22:41:00Z" w16du:dateUtc="2026-06-22T20:41:00Z">
            <w:rPr/>
          </w:rPrChange>
        </w:rPr>
      </w:pPr>
      <w:r w:rsidRPr="00C17E78">
        <w:rPr>
          <w:rStyle w:val="FootnoteReference"/>
          <w:sz w:val="16"/>
          <w:szCs w:val="16"/>
          <w:rPrChange w:id="2505" w:author="emmanuel blezes" w:date="2026-06-22T22:41:00Z" w16du:dateUtc="2026-06-22T20:41:00Z">
            <w:rPr>
              <w:rStyle w:val="FootnoteReference"/>
            </w:rPr>
          </w:rPrChange>
        </w:rPr>
        <w:footnoteRef/>
      </w:r>
      <w:r w:rsidRPr="00C17E78">
        <w:rPr>
          <w:sz w:val="16"/>
          <w:szCs w:val="16"/>
          <w:rPrChange w:id="2506" w:author="emmanuel blezes" w:date="2026-06-22T22:41:00Z" w16du:dateUtc="2026-06-22T20:41:00Z">
            <w:rPr/>
          </w:rPrChange>
        </w:rPr>
        <w:t xml:space="preserve"> CEDH, </w:t>
      </w:r>
      <w:r w:rsidRPr="00C17E78">
        <w:rPr>
          <w:i/>
          <w:iCs/>
          <w:sz w:val="16"/>
          <w:szCs w:val="16"/>
          <w:rPrChange w:id="2507" w:author="emmanuel blezes" w:date="2026-06-22T22:41:00Z" w16du:dateUtc="2026-06-22T20:41:00Z">
            <w:rPr>
              <w:i/>
              <w:iCs/>
            </w:rPr>
          </w:rPrChange>
        </w:rPr>
        <w:t>Stec et autres c. Royaume-Uni</w:t>
      </w:r>
      <w:r w:rsidRPr="00C17E78">
        <w:rPr>
          <w:sz w:val="16"/>
          <w:szCs w:val="16"/>
          <w:rPrChange w:id="2508" w:author="emmanuel blezes" w:date="2026-06-22T22:41:00Z" w16du:dateUtc="2026-06-22T20:41:00Z">
            <w:rPr/>
          </w:rPrChange>
        </w:rPr>
        <w:t>, Grande Chambre, requêtes 65731/01 et 65900/01, arrêt du 12 avril 2006. Les différences de traitement fondées sur l’âge sont admises si elles poursuivent un but légitime et reposent sur une justification objective et raisonnable.</w:t>
      </w:r>
    </w:p>
  </w:footnote>
  <w:footnote w:id="284">
    <w:p w14:paraId="3F65C311" w14:textId="77777777" w:rsidR="00534634" w:rsidRPr="00C17E78" w:rsidRDefault="00000000">
      <w:pPr>
        <w:pStyle w:val="FootnoteText"/>
        <w:rPr>
          <w:sz w:val="16"/>
          <w:szCs w:val="16"/>
          <w:rPrChange w:id="2511" w:author="emmanuel blezes" w:date="2026-06-22T22:41:00Z" w16du:dateUtc="2026-06-22T20:41:00Z">
            <w:rPr/>
          </w:rPrChange>
        </w:rPr>
      </w:pPr>
      <w:r w:rsidRPr="00C17E78">
        <w:rPr>
          <w:rStyle w:val="FootnoteReference"/>
          <w:sz w:val="16"/>
          <w:szCs w:val="16"/>
          <w:rPrChange w:id="2512" w:author="emmanuel blezes" w:date="2026-06-22T22:41:00Z" w16du:dateUtc="2026-06-22T20:41:00Z">
            <w:rPr>
              <w:rStyle w:val="FootnoteReference"/>
            </w:rPr>
          </w:rPrChange>
        </w:rPr>
        <w:footnoteRef/>
      </w:r>
      <w:r w:rsidRPr="00C17E78">
        <w:rPr>
          <w:sz w:val="16"/>
          <w:szCs w:val="16"/>
          <w:rPrChange w:id="2513" w:author="emmanuel blezes" w:date="2026-06-22T22:41:00Z" w16du:dateUtc="2026-06-22T20:41:00Z">
            <w:rPr/>
          </w:rPrChange>
        </w:rPr>
        <w:t xml:space="preserve"> Caisse de dépôt et placement du Québec, </w:t>
      </w:r>
      <w:r w:rsidRPr="00C17E78">
        <w:rPr>
          <w:i/>
          <w:iCs/>
          <w:sz w:val="16"/>
          <w:szCs w:val="16"/>
          <w:rPrChange w:id="2514" w:author="emmanuel blezes" w:date="2026-06-22T22:41:00Z" w16du:dateUtc="2026-06-22T20:41:00Z">
            <w:rPr>
              <w:i/>
              <w:iCs/>
            </w:rPr>
          </w:rPrChange>
        </w:rPr>
        <w:t>Rapport annuel 2024</w:t>
      </w:r>
      <w:r w:rsidRPr="00C17E78">
        <w:rPr>
          <w:sz w:val="16"/>
          <w:szCs w:val="16"/>
          <w:rPrChange w:id="2515" w:author="emmanuel blezes" w:date="2026-06-22T22:41:00Z" w16du:dateUtc="2026-06-22T20:41:00Z">
            <w:rPr/>
          </w:rPrChange>
        </w:rPr>
        <w:t xml:space="preserve">, 2025 (https://www.cdpq.com). Encours net : 473 Md CAD$ au 31 décembre 2024. AGIRC-ARRCO, </w:t>
      </w:r>
      <w:r w:rsidRPr="00C17E78">
        <w:rPr>
          <w:i/>
          <w:iCs/>
          <w:sz w:val="16"/>
          <w:szCs w:val="16"/>
          <w:rPrChange w:id="2516" w:author="emmanuel blezes" w:date="2026-06-22T22:41:00Z" w16du:dateUtc="2026-06-22T20:41:00Z">
            <w:rPr>
              <w:i/>
              <w:iCs/>
            </w:rPr>
          </w:rPrChange>
        </w:rPr>
        <w:t>Rapport annuel 2024</w:t>
      </w:r>
      <w:r w:rsidRPr="00C17E78">
        <w:rPr>
          <w:sz w:val="16"/>
          <w:szCs w:val="16"/>
          <w:rPrChange w:id="2517" w:author="emmanuel blezes" w:date="2026-06-22T22:41:00Z" w16du:dateUtc="2026-06-22T20:41:00Z">
            <w:rPr/>
          </w:rPrChange>
        </w:rPr>
        <w:t>, 2025 : 27 millions de cotisants actifs, 14 millions de retraités. Modèle CDPQ : direction des investissements indépendante, conseil mixte, mandat public clair.</w:t>
      </w:r>
    </w:p>
  </w:footnote>
  <w:footnote w:id="285">
    <w:p w14:paraId="3DF94BC7" w14:textId="77777777" w:rsidR="00534634" w:rsidRPr="00C17E78" w:rsidRDefault="00000000">
      <w:pPr>
        <w:pStyle w:val="FootnoteText"/>
        <w:rPr>
          <w:sz w:val="16"/>
          <w:szCs w:val="16"/>
          <w:rPrChange w:id="2518" w:author="emmanuel blezes" w:date="2026-06-22T22:41:00Z" w16du:dateUtc="2026-06-22T20:41:00Z">
            <w:rPr/>
          </w:rPrChange>
        </w:rPr>
      </w:pPr>
      <w:r w:rsidRPr="00C17E78">
        <w:rPr>
          <w:rStyle w:val="FootnoteReference"/>
          <w:sz w:val="16"/>
          <w:szCs w:val="16"/>
          <w:rPrChange w:id="2519" w:author="emmanuel blezes" w:date="2026-06-22T22:41:00Z" w16du:dateUtc="2026-06-22T20:41:00Z">
            <w:rPr>
              <w:rStyle w:val="FootnoteReference"/>
            </w:rPr>
          </w:rPrChange>
        </w:rPr>
        <w:footnoteRef/>
      </w:r>
      <w:r w:rsidRPr="00C17E78">
        <w:rPr>
          <w:sz w:val="16"/>
          <w:szCs w:val="16"/>
          <w:rPrChange w:id="2520" w:author="emmanuel blezes" w:date="2026-06-22T22:41:00Z" w16du:dateUtc="2026-06-22T20:41:00Z">
            <w:rPr/>
          </w:rPrChange>
        </w:rPr>
        <w:t xml:space="preserve"> ABP, </w:t>
      </w:r>
      <w:r w:rsidRPr="00C17E78">
        <w:rPr>
          <w:i/>
          <w:iCs/>
          <w:sz w:val="16"/>
          <w:szCs w:val="16"/>
          <w:rPrChange w:id="2521" w:author="emmanuel blezes" w:date="2026-06-22T22:41:00Z" w16du:dateUtc="2026-06-22T20:41:00Z">
            <w:rPr>
              <w:i/>
              <w:iCs/>
            </w:rPr>
          </w:rPrChange>
        </w:rPr>
        <w:t>Annual Report 2024</w:t>
      </w:r>
      <w:r w:rsidRPr="00C17E78">
        <w:rPr>
          <w:sz w:val="16"/>
          <w:szCs w:val="16"/>
          <w:rPrChange w:id="2522" w:author="emmanuel blezes" w:date="2026-06-22T22:41:00Z" w16du:dateUtc="2026-06-22T20:41:00Z">
            <w:rPr/>
          </w:rPrChange>
        </w:rPr>
        <w:t xml:space="preserve">, 2025 : ~540 Md€ d’encours, gouvernance paritaire, fonds professionnel néerlandais le plus important. AGIRC-ARRCO, </w:t>
      </w:r>
      <w:r w:rsidRPr="00C17E78">
        <w:rPr>
          <w:i/>
          <w:iCs/>
          <w:sz w:val="16"/>
          <w:szCs w:val="16"/>
          <w:rPrChange w:id="2523" w:author="emmanuel blezes" w:date="2026-06-22T22:41:00Z" w16du:dateUtc="2026-06-22T20:41:00Z">
            <w:rPr>
              <w:i/>
              <w:iCs/>
            </w:rPr>
          </w:rPrChange>
        </w:rPr>
        <w:t>Rapport annuel 2024</w:t>
      </w:r>
      <w:r w:rsidRPr="00C17E78">
        <w:rPr>
          <w:sz w:val="16"/>
          <w:szCs w:val="16"/>
          <w:rPrChange w:id="2524" w:author="emmanuel blezes" w:date="2026-06-22T22:41:00Z" w16du:dateUtc="2026-06-22T20:41:00Z">
            <w:rPr/>
          </w:rPrChange>
        </w:rPr>
        <w:t>, 2025 : architecture paritaire stabilisée depuis 1947 (AGIRC) et 1961 (ARRCO), fusionnés en 2019, sans rupture institutionnelle malgré les alternances politiques.</w:t>
      </w:r>
    </w:p>
  </w:footnote>
  <w:footnote w:id="286">
    <w:p w14:paraId="1FDCDAA6" w14:textId="77777777" w:rsidR="00534634" w:rsidRPr="00C17E78" w:rsidRDefault="00000000">
      <w:pPr>
        <w:pStyle w:val="FootnoteText"/>
        <w:rPr>
          <w:sz w:val="16"/>
          <w:szCs w:val="16"/>
          <w:rPrChange w:id="2525" w:author="emmanuel blezes" w:date="2026-06-22T22:41:00Z" w16du:dateUtc="2026-06-22T20:41:00Z">
            <w:rPr/>
          </w:rPrChange>
        </w:rPr>
      </w:pPr>
      <w:r w:rsidRPr="00C17E78">
        <w:rPr>
          <w:rStyle w:val="FootnoteReference"/>
          <w:sz w:val="16"/>
          <w:szCs w:val="16"/>
          <w:rPrChange w:id="2526" w:author="emmanuel blezes" w:date="2026-06-22T22:41:00Z" w16du:dateUtc="2026-06-22T20:41:00Z">
            <w:rPr>
              <w:rStyle w:val="FootnoteReference"/>
            </w:rPr>
          </w:rPrChange>
        </w:rPr>
        <w:footnoteRef/>
      </w:r>
      <w:r w:rsidRPr="00C17E78">
        <w:rPr>
          <w:sz w:val="16"/>
          <w:szCs w:val="16"/>
          <w:lang w:val="en-GB"/>
          <w:rPrChange w:id="2527" w:author="emmanuel blezes" w:date="2026-06-22T22:41:00Z" w16du:dateUtc="2026-06-22T20:41:00Z">
            <w:rPr/>
          </w:rPrChange>
        </w:rPr>
        <w:t xml:space="preserve"> The Pensions Regulator, </w:t>
      </w:r>
      <w:r w:rsidRPr="00C17E78">
        <w:rPr>
          <w:i/>
          <w:iCs/>
          <w:sz w:val="16"/>
          <w:szCs w:val="16"/>
          <w:lang w:val="en-GB"/>
          <w:rPrChange w:id="2528" w:author="emmanuel blezes" w:date="2026-06-22T22:41:00Z" w16du:dateUtc="2026-06-22T20:41:00Z">
            <w:rPr>
              <w:i/>
              <w:iCs/>
            </w:rPr>
          </w:rPrChange>
        </w:rPr>
        <w:t>Annual Report and Accounts 2024-25</w:t>
      </w:r>
      <w:r w:rsidRPr="00C17E78">
        <w:rPr>
          <w:sz w:val="16"/>
          <w:szCs w:val="16"/>
          <w:lang w:val="en-GB"/>
          <w:rPrChange w:id="2529" w:author="emmanuel blezes" w:date="2026-06-22T22:41:00Z" w16du:dateUtc="2026-06-22T20:41:00Z">
            <w:rPr/>
          </w:rPrChange>
        </w:rPr>
        <w:t xml:space="preserve">, 2025. </w:t>
      </w:r>
      <w:r w:rsidRPr="00C17E78">
        <w:rPr>
          <w:sz w:val="16"/>
          <w:szCs w:val="16"/>
          <w:rPrChange w:id="2530" w:author="emmanuel blezes" w:date="2026-06-22T22:41:00Z" w16du:dateUtc="2026-06-22T20:41:00Z">
            <w:rPr/>
          </w:rPrChange>
        </w:rPr>
        <w:t xml:space="preserve">Budget annuel ~100 M£, financé en partie par les cotisations des fonds régulés. Modèle d’AAI à compétence unique créé par le </w:t>
      </w:r>
      <w:r w:rsidRPr="00C17E78">
        <w:rPr>
          <w:i/>
          <w:iCs/>
          <w:sz w:val="16"/>
          <w:szCs w:val="16"/>
          <w:rPrChange w:id="2531" w:author="emmanuel blezes" w:date="2026-06-22T22:41:00Z" w16du:dateUtc="2026-06-22T20:41:00Z">
            <w:rPr>
              <w:i/>
              <w:iCs/>
            </w:rPr>
          </w:rPrChange>
        </w:rPr>
        <w:t>Pensions Act 2004</w:t>
      </w:r>
      <w:r w:rsidRPr="00C17E78">
        <w:rPr>
          <w:sz w:val="16"/>
          <w:szCs w:val="16"/>
          <w:rPrChange w:id="2532" w:author="emmanuel blezes" w:date="2026-06-22T22:41:00Z" w16du:dateUtc="2026-06-22T20:41:00Z">
            <w:rPr/>
          </w:rPrChange>
        </w:rPr>
        <w:t>. APRA pour l’Australie, DNB pour les Pays-Bas : modèles équivalents.</w:t>
      </w:r>
    </w:p>
  </w:footnote>
  <w:footnote w:id="287">
    <w:p w14:paraId="76BCE579" w14:textId="77777777" w:rsidR="00534634" w:rsidRPr="00C17E78" w:rsidRDefault="00000000">
      <w:pPr>
        <w:pStyle w:val="FootnoteText"/>
        <w:rPr>
          <w:sz w:val="16"/>
          <w:szCs w:val="16"/>
          <w:lang w:val="en-GB"/>
          <w:rPrChange w:id="2533" w:author="emmanuel blezes" w:date="2026-06-22T22:41:00Z" w16du:dateUtc="2026-06-22T20:41:00Z">
            <w:rPr/>
          </w:rPrChange>
        </w:rPr>
      </w:pPr>
      <w:r w:rsidRPr="00C17E78">
        <w:rPr>
          <w:rStyle w:val="FootnoteReference"/>
          <w:sz w:val="16"/>
          <w:szCs w:val="16"/>
          <w:rPrChange w:id="2534" w:author="emmanuel blezes" w:date="2026-06-22T22:41:00Z" w16du:dateUtc="2026-06-22T20:41:00Z">
            <w:rPr>
              <w:rStyle w:val="FootnoteReference"/>
            </w:rPr>
          </w:rPrChange>
        </w:rPr>
        <w:footnoteRef/>
      </w:r>
      <w:r w:rsidRPr="00C17E78">
        <w:rPr>
          <w:sz w:val="16"/>
          <w:szCs w:val="16"/>
          <w:lang w:val="en-GB"/>
          <w:rPrChange w:id="2535" w:author="emmanuel blezes" w:date="2026-06-22T22:41:00Z" w16du:dateUtc="2026-06-22T20:41:00Z">
            <w:rPr/>
          </w:rPrChange>
        </w:rPr>
        <w:t xml:space="preserve"> APRA, </w:t>
      </w:r>
      <w:r w:rsidRPr="00C17E78">
        <w:rPr>
          <w:i/>
          <w:iCs/>
          <w:sz w:val="16"/>
          <w:szCs w:val="16"/>
          <w:lang w:val="en-GB"/>
          <w:rPrChange w:id="2536" w:author="emmanuel blezes" w:date="2026-06-22T22:41:00Z" w16du:dateUtc="2026-06-22T20:41:00Z">
            <w:rPr>
              <w:i/>
              <w:iCs/>
            </w:rPr>
          </w:rPrChange>
        </w:rPr>
        <w:t xml:space="preserve">2025 Annual Superannuation Performance Test - </w:t>
      </w:r>
      <w:proofErr w:type="spellStart"/>
      <w:r w:rsidRPr="00C17E78">
        <w:rPr>
          <w:i/>
          <w:iCs/>
          <w:sz w:val="16"/>
          <w:szCs w:val="16"/>
          <w:lang w:val="en-GB"/>
          <w:rPrChange w:id="2537" w:author="emmanuel blezes" w:date="2026-06-22T22:41:00Z" w16du:dateUtc="2026-06-22T20:41:00Z">
            <w:rPr>
              <w:i/>
              <w:iCs/>
            </w:rPr>
          </w:rPrChange>
        </w:rPr>
        <w:t>MySuper</w:t>
      </w:r>
      <w:proofErr w:type="spellEnd"/>
      <w:r w:rsidRPr="00C17E78">
        <w:rPr>
          <w:i/>
          <w:iCs/>
          <w:sz w:val="16"/>
          <w:szCs w:val="16"/>
          <w:lang w:val="en-GB"/>
          <w:rPrChange w:id="2538" w:author="emmanuel blezes" w:date="2026-06-22T22:41:00Z" w16du:dateUtc="2026-06-22T20:41:00Z">
            <w:rPr>
              <w:i/>
              <w:iCs/>
            </w:rPr>
          </w:rPrChange>
        </w:rPr>
        <w:t xml:space="preserve"> Products</w:t>
      </w:r>
      <w:r w:rsidRPr="00C17E78">
        <w:rPr>
          <w:sz w:val="16"/>
          <w:szCs w:val="16"/>
          <w:lang w:val="en-GB"/>
          <w:rPrChange w:id="2539" w:author="emmanuel blezes" w:date="2026-06-22T22:41:00Z" w16du:dateUtc="2026-06-22T20:41:00Z">
            <w:rPr/>
          </w:rPrChange>
        </w:rPr>
        <w:t xml:space="preserve">, 2025. </w:t>
      </w:r>
      <w:r w:rsidRPr="00C17E78">
        <w:rPr>
          <w:sz w:val="16"/>
          <w:szCs w:val="16"/>
          <w:rPrChange w:id="2540" w:author="emmanuel blezes" w:date="2026-06-22T22:41:00Z" w16du:dateUtc="2026-06-22T20:41:00Z">
            <w:rPr/>
          </w:rPrChange>
        </w:rPr>
        <w:t xml:space="preserve">Le test compare le rendement net de chaque produit à un benchmark composite sur 8 ans. Premier test 2021 : 13 produits MySuper en échec (sur 76 évalués). Depuis, neuf produits sous-performants ont quitté le marché. </w:t>
      </w:r>
      <w:r w:rsidRPr="00C17E78">
        <w:rPr>
          <w:sz w:val="16"/>
          <w:szCs w:val="16"/>
          <w:lang w:val="en-GB"/>
          <w:rPrChange w:id="2541" w:author="emmanuel blezes" w:date="2026-06-22T22:41:00Z" w16du:dateUtc="2026-06-22T20:41:00Z">
            <w:rPr/>
          </w:rPrChange>
        </w:rPr>
        <w:t xml:space="preserve">Test </w:t>
      </w:r>
      <w:proofErr w:type="gramStart"/>
      <w:r w:rsidRPr="00C17E78">
        <w:rPr>
          <w:sz w:val="16"/>
          <w:szCs w:val="16"/>
          <w:lang w:val="en-GB"/>
          <w:rPrChange w:id="2542" w:author="emmanuel blezes" w:date="2026-06-22T22:41:00Z" w16du:dateUtc="2026-06-22T20:41:00Z">
            <w:rPr/>
          </w:rPrChange>
        </w:rPr>
        <w:t>2025 :</w:t>
      </w:r>
      <w:proofErr w:type="gramEnd"/>
      <w:r w:rsidRPr="00C17E78">
        <w:rPr>
          <w:sz w:val="16"/>
          <w:szCs w:val="16"/>
          <w:lang w:val="en-GB"/>
          <w:rPrChange w:id="2543" w:author="emmanuel blezes" w:date="2026-06-22T22:41:00Z" w16du:dateUtc="2026-06-22T20:41:00Z">
            <w:rPr/>
          </w:rPrChange>
        </w:rPr>
        <w:t xml:space="preserve"> un seul </w:t>
      </w:r>
      <w:proofErr w:type="spellStart"/>
      <w:r w:rsidRPr="00C17E78">
        <w:rPr>
          <w:sz w:val="16"/>
          <w:szCs w:val="16"/>
          <w:lang w:val="en-GB"/>
          <w:rPrChange w:id="2544" w:author="emmanuel blezes" w:date="2026-06-22T22:41:00Z" w16du:dateUtc="2026-06-22T20:41:00Z">
            <w:rPr/>
          </w:rPrChange>
        </w:rPr>
        <w:t>échec</w:t>
      </w:r>
      <w:proofErr w:type="spellEnd"/>
      <w:r w:rsidRPr="00C17E78">
        <w:rPr>
          <w:sz w:val="16"/>
          <w:szCs w:val="16"/>
          <w:lang w:val="en-GB"/>
          <w:rPrChange w:id="2545" w:author="emmanuel blezes" w:date="2026-06-22T22:41:00Z" w16du:dateUtc="2026-06-22T20:41:00Z">
            <w:rPr/>
          </w:rPrChange>
        </w:rPr>
        <w:t xml:space="preserve"> (AMG Super) sur 64 </w:t>
      </w:r>
      <w:proofErr w:type="spellStart"/>
      <w:r w:rsidRPr="00C17E78">
        <w:rPr>
          <w:sz w:val="16"/>
          <w:szCs w:val="16"/>
          <w:lang w:val="en-GB"/>
          <w:rPrChange w:id="2546" w:author="emmanuel blezes" w:date="2026-06-22T22:41:00Z" w16du:dateUtc="2026-06-22T20:41:00Z">
            <w:rPr/>
          </w:rPrChange>
        </w:rPr>
        <w:t>produits</w:t>
      </w:r>
      <w:proofErr w:type="spellEnd"/>
      <w:r w:rsidRPr="00C17E78">
        <w:rPr>
          <w:sz w:val="16"/>
          <w:szCs w:val="16"/>
          <w:lang w:val="en-GB"/>
          <w:rPrChange w:id="2547" w:author="emmanuel blezes" w:date="2026-06-22T22:41:00Z" w16du:dateUtc="2026-06-22T20:41:00Z">
            <w:rPr/>
          </w:rPrChange>
        </w:rPr>
        <w:t xml:space="preserve"> </w:t>
      </w:r>
      <w:proofErr w:type="spellStart"/>
      <w:r w:rsidRPr="00C17E78">
        <w:rPr>
          <w:sz w:val="16"/>
          <w:szCs w:val="16"/>
          <w:lang w:val="en-GB"/>
          <w:rPrChange w:id="2548" w:author="emmanuel blezes" w:date="2026-06-22T22:41:00Z" w16du:dateUtc="2026-06-22T20:41:00Z">
            <w:rPr/>
          </w:rPrChange>
        </w:rPr>
        <w:t>évalués</w:t>
      </w:r>
      <w:proofErr w:type="spellEnd"/>
      <w:r w:rsidRPr="00C17E78">
        <w:rPr>
          <w:sz w:val="16"/>
          <w:szCs w:val="16"/>
          <w:lang w:val="en-GB"/>
          <w:rPrChange w:id="2549" w:author="emmanuel blezes" w:date="2026-06-22T22:41:00Z" w16du:dateUtc="2026-06-22T20:41:00Z">
            <w:rPr/>
          </w:rPrChange>
        </w:rPr>
        <w:t>.</w:t>
      </w:r>
    </w:p>
  </w:footnote>
  <w:footnote w:id="288">
    <w:p w14:paraId="47BC44A0" w14:textId="77777777" w:rsidR="00534634" w:rsidRPr="00C17E78" w:rsidRDefault="00000000">
      <w:pPr>
        <w:pStyle w:val="FootnoteText"/>
        <w:rPr>
          <w:sz w:val="16"/>
          <w:szCs w:val="16"/>
          <w:rPrChange w:id="2550" w:author="emmanuel blezes" w:date="2026-06-22T22:41:00Z" w16du:dateUtc="2026-06-22T20:41:00Z">
            <w:rPr/>
          </w:rPrChange>
        </w:rPr>
      </w:pPr>
      <w:r w:rsidRPr="00C17E78">
        <w:rPr>
          <w:rStyle w:val="FootnoteReference"/>
          <w:sz w:val="16"/>
          <w:szCs w:val="16"/>
          <w:rPrChange w:id="2551" w:author="emmanuel blezes" w:date="2026-06-22T22:41:00Z" w16du:dateUtc="2026-06-22T20:41:00Z">
            <w:rPr>
              <w:rStyle w:val="FootnoteReference"/>
            </w:rPr>
          </w:rPrChange>
        </w:rPr>
        <w:footnoteRef/>
      </w:r>
      <w:r w:rsidRPr="00C17E78">
        <w:rPr>
          <w:sz w:val="16"/>
          <w:szCs w:val="16"/>
          <w:lang w:val="en-GB"/>
          <w:rPrChange w:id="2552" w:author="emmanuel blezes" w:date="2026-06-22T22:41:00Z" w16du:dateUtc="2026-06-22T20:41:00Z">
            <w:rPr/>
          </w:rPrChange>
        </w:rPr>
        <w:t xml:space="preserve"> </w:t>
      </w:r>
      <w:proofErr w:type="spellStart"/>
      <w:r w:rsidRPr="00C17E78">
        <w:rPr>
          <w:sz w:val="16"/>
          <w:szCs w:val="16"/>
          <w:lang w:val="en-GB"/>
          <w:rPrChange w:id="2553" w:author="emmanuel blezes" w:date="2026-06-22T22:41:00Z" w16du:dateUtc="2026-06-22T20:41:00Z">
            <w:rPr/>
          </w:rPrChange>
        </w:rPr>
        <w:t>Norges</w:t>
      </w:r>
      <w:proofErr w:type="spellEnd"/>
      <w:r w:rsidRPr="00C17E78">
        <w:rPr>
          <w:sz w:val="16"/>
          <w:szCs w:val="16"/>
          <w:lang w:val="en-GB"/>
          <w:rPrChange w:id="2554" w:author="emmanuel blezes" w:date="2026-06-22T22:41:00Z" w16du:dateUtc="2026-06-22T20:41:00Z">
            <w:rPr/>
          </w:rPrChange>
        </w:rPr>
        <w:t xml:space="preserve"> Bank Investment Management, </w:t>
      </w:r>
      <w:r w:rsidRPr="00C17E78">
        <w:rPr>
          <w:i/>
          <w:iCs/>
          <w:sz w:val="16"/>
          <w:szCs w:val="16"/>
          <w:lang w:val="en-GB"/>
          <w:rPrChange w:id="2555" w:author="emmanuel blezes" w:date="2026-06-22T22:41:00Z" w16du:dateUtc="2026-06-22T20:41:00Z">
            <w:rPr>
              <w:i/>
              <w:iCs/>
            </w:rPr>
          </w:rPrChange>
        </w:rPr>
        <w:t>Government Pension Fund Global</w:t>
      </w:r>
      <w:r w:rsidRPr="00C17E78">
        <w:rPr>
          <w:sz w:val="16"/>
          <w:szCs w:val="16"/>
          <w:lang w:val="en-GB"/>
          <w:rPrChange w:id="2556" w:author="emmanuel blezes" w:date="2026-06-22T22:41:00Z" w16du:dateUtc="2026-06-22T20:41:00Z">
            <w:rPr/>
          </w:rPrChange>
        </w:rPr>
        <w:t xml:space="preserve"> </w:t>
      </w:r>
      <w:r w:rsidRPr="00C17E78">
        <w:rPr>
          <w:i/>
          <w:iCs/>
          <w:sz w:val="16"/>
          <w:szCs w:val="16"/>
          <w:lang w:val="en-GB"/>
          <w:rPrChange w:id="2557" w:author="emmanuel blezes" w:date="2026-06-22T22:41:00Z" w16du:dateUtc="2026-06-22T20:41:00Z">
            <w:rPr>
              <w:i/>
              <w:iCs/>
            </w:rPr>
          </w:rPrChange>
        </w:rPr>
        <w:t>- Annual Report 2024</w:t>
      </w:r>
      <w:r w:rsidRPr="00C17E78">
        <w:rPr>
          <w:sz w:val="16"/>
          <w:szCs w:val="16"/>
          <w:lang w:val="en-GB"/>
          <w:rPrChange w:id="2558" w:author="emmanuel blezes" w:date="2026-06-22T22:41:00Z" w16du:dateUtc="2026-06-22T20:41:00Z">
            <w:rPr/>
          </w:rPrChange>
        </w:rPr>
        <w:t xml:space="preserve">, mars </w:t>
      </w:r>
      <w:proofErr w:type="gramStart"/>
      <w:r w:rsidRPr="00C17E78">
        <w:rPr>
          <w:sz w:val="16"/>
          <w:szCs w:val="16"/>
          <w:lang w:val="en-GB"/>
          <w:rPrChange w:id="2559" w:author="emmanuel blezes" w:date="2026-06-22T22:41:00Z" w16du:dateUtc="2026-06-22T20:41:00Z">
            <w:rPr/>
          </w:rPrChange>
        </w:rPr>
        <w:t>2025 ;</w:t>
      </w:r>
      <w:proofErr w:type="gramEnd"/>
      <w:r w:rsidRPr="00C17E78">
        <w:rPr>
          <w:sz w:val="16"/>
          <w:szCs w:val="16"/>
          <w:lang w:val="en-GB"/>
          <w:rPrChange w:id="2560" w:author="emmanuel blezes" w:date="2026-06-22T22:41:00Z" w16du:dateUtc="2026-06-22T20:41:00Z">
            <w:rPr/>
          </w:rPrChange>
        </w:rPr>
        <w:t xml:space="preserve"> Thinking Ahead Institute, </w:t>
      </w:r>
      <w:r w:rsidRPr="00C17E78">
        <w:rPr>
          <w:i/>
          <w:iCs/>
          <w:sz w:val="16"/>
          <w:szCs w:val="16"/>
          <w:lang w:val="en-GB"/>
          <w:rPrChange w:id="2561" w:author="emmanuel blezes" w:date="2026-06-22T22:41:00Z" w16du:dateUtc="2026-06-22T20:41:00Z">
            <w:rPr>
              <w:i/>
              <w:iCs/>
            </w:rPr>
          </w:rPrChange>
        </w:rPr>
        <w:t>Global Pension Assets Study 2025</w:t>
      </w:r>
      <w:r w:rsidRPr="00C17E78">
        <w:rPr>
          <w:sz w:val="16"/>
          <w:szCs w:val="16"/>
          <w:lang w:val="en-GB"/>
          <w:rPrChange w:id="2562" w:author="emmanuel blezes" w:date="2026-06-22T22:41:00Z" w16du:dateUtc="2026-06-22T20:41:00Z">
            <w:rPr/>
          </w:rPrChange>
        </w:rPr>
        <w:t xml:space="preserve">, Willis Towers Watson, 2025. </w:t>
      </w:r>
      <w:r w:rsidRPr="00C17E78">
        <w:rPr>
          <w:sz w:val="16"/>
          <w:szCs w:val="16"/>
          <w:rPrChange w:id="2563" w:author="emmanuel blezes" w:date="2026-06-22T22:41:00Z" w16du:dateUtc="2026-06-22T20:41:00Z">
            <w:rPr/>
          </w:rPrChange>
        </w:rPr>
        <w:t>Ordres de grandeur d’allocation domestique : CDPQ ~25 % Québec, CPPIB ~25 % Canada, ABP exposition domestique limitée mais ciblée (notamment 5 Md€ logements locatifs sociaux néerlandais sur 2024-2030).</w:t>
      </w:r>
    </w:p>
  </w:footnote>
  <w:footnote w:id="289">
    <w:p w14:paraId="1CA176BC" w14:textId="77777777" w:rsidR="00534634" w:rsidRPr="00C17E78" w:rsidRDefault="00000000">
      <w:pPr>
        <w:pStyle w:val="FootnoteText"/>
        <w:rPr>
          <w:sz w:val="16"/>
          <w:szCs w:val="16"/>
          <w:rPrChange w:id="2564" w:author="emmanuel blezes" w:date="2026-06-22T22:41:00Z" w16du:dateUtc="2026-06-22T20:41:00Z">
            <w:rPr/>
          </w:rPrChange>
        </w:rPr>
      </w:pPr>
      <w:r w:rsidRPr="00C17E78">
        <w:rPr>
          <w:rStyle w:val="FootnoteReference"/>
          <w:sz w:val="16"/>
          <w:szCs w:val="16"/>
          <w:rPrChange w:id="2565" w:author="emmanuel blezes" w:date="2026-06-22T22:41:00Z" w16du:dateUtc="2026-06-22T20:41:00Z">
            <w:rPr>
              <w:rStyle w:val="FootnoteReference"/>
            </w:rPr>
          </w:rPrChange>
        </w:rPr>
        <w:footnoteRef/>
      </w:r>
      <w:r w:rsidRPr="00C17E78">
        <w:rPr>
          <w:sz w:val="16"/>
          <w:szCs w:val="16"/>
          <w:rPrChange w:id="2566" w:author="emmanuel blezes" w:date="2026-06-22T22:41:00Z" w16du:dateUtc="2026-06-22T20:41:00Z">
            <w:rPr/>
          </w:rPrChange>
        </w:rPr>
        <w:t xml:space="preserve"> CDPQ, </w:t>
      </w:r>
      <w:r w:rsidRPr="00C17E78">
        <w:rPr>
          <w:i/>
          <w:iCs/>
          <w:sz w:val="16"/>
          <w:szCs w:val="16"/>
          <w:rPrChange w:id="2567" w:author="emmanuel blezes" w:date="2026-06-22T22:41:00Z" w16du:dateUtc="2026-06-22T20:41:00Z">
            <w:rPr>
              <w:i/>
              <w:iCs/>
            </w:rPr>
          </w:rPrChange>
        </w:rPr>
        <w:t>Annual report 2015</w:t>
      </w:r>
      <w:r w:rsidRPr="00C17E78">
        <w:rPr>
          <w:sz w:val="16"/>
          <w:szCs w:val="16"/>
          <w:rPrChange w:id="2568" w:author="emmanuel blezes" w:date="2026-06-22T22:41:00Z" w16du:dateUtc="2026-06-22T20:41:00Z">
            <w:rPr/>
          </w:rPrChange>
        </w:rPr>
        <w:t xml:space="preserve">, 2016 (acquisition 30 % BT Holdco/Bombardier, novembre 2015). ABP/APG, </w:t>
      </w:r>
      <w:r w:rsidRPr="00C17E78">
        <w:rPr>
          <w:i/>
          <w:iCs/>
          <w:sz w:val="16"/>
          <w:szCs w:val="16"/>
          <w:rPrChange w:id="2569" w:author="emmanuel blezes" w:date="2026-06-22T22:41:00Z" w16du:dateUtc="2026-06-22T20:41:00Z">
            <w:rPr>
              <w:i/>
              <w:iCs/>
            </w:rPr>
          </w:rPrChange>
        </w:rPr>
        <w:t>Plan d’investissements à impact 2024-2030</w:t>
      </w:r>
      <w:r w:rsidRPr="00C17E78">
        <w:rPr>
          <w:sz w:val="16"/>
          <w:szCs w:val="16"/>
          <w:rPrChange w:id="2570" w:author="emmanuel blezes" w:date="2026-06-22T22:41:00Z" w16du:dateUtc="2026-06-22T20:41:00Z">
            <w:rPr/>
          </w:rPrChange>
        </w:rPr>
        <w:t xml:space="preserve">, communiqué 2024. USS, </w:t>
      </w:r>
      <w:r w:rsidRPr="00C17E78">
        <w:rPr>
          <w:i/>
          <w:iCs/>
          <w:sz w:val="16"/>
          <w:szCs w:val="16"/>
          <w:rPrChange w:id="2571" w:author="emmanuel blezes" w:date="2026-06-22T22:41:00Z" w16du:dateUtc="2026-06-22T20:41:00Z">
            <w:rPr>
              <w:i/>
              <w:iCs/>
            </w:rPr>
          </w:rPrChange>
        </w:rPr>
        <w:t>USS invests in Heathrow Airport</w:t>
      </w:r>
      <w:r w:rsidRPr="00C17E78">
        <w:rPr>
          <w:sz w:val="16"/>
          <w:szCs w:val="16"/>
          <w:rPrChange w:id="2572" w:author="emmanuel blezes" w:date="2026-06-22T22:41:00Z" w16du:dateUtc="2026-06-22T20:41:00Z">
            <w:rPr/>
          </w:rPrChange>
        </w:rPr>
        <w:t>, communications 2013/2024 (acquisition 8,65 % FGP Topco, octobre 2013, vente complète décembre 2024).</w:t>
      </w:r>
    </w:p>
  </w:footnote>
  <w:footnote w:id="290">
    <w:p w14:paraId="7954BE25" w14:textId="77777777" w:rsidR="00534634" w:rsidRPr="00C17E78" w:rsidRDefault="00000000">
      <w:pPr>
        <w:pStyle w:val="FootnoteText"/>
        <w:rPr>
          <w:sz w:val="16"/>
          <w:szCs w:val="16"/>
          <w:rPrChange w:id="2573" w:author="emmanuel blezes" w:date="2026-06-22T22:41:00Z" w16du:dateUtc="2026-06-22T20:41:00Z">
            <w:rPr/>
          </w:rPrChange>
        </w:rPr>
      </w:pPr>
      <w:r w:rsidRPr="00C17E78">
        <w:rPr>
          <w:rStyle w:val="FootnoteReference"/>
          <w:sz w:val="16"/>
          <w:szCs w:val="16"/>
          <w:rPrChange w:id="2574" w:author="emmanuel blezes" w:date="2026-06-22T22:41:00Z" w16du:dateUtc="2026-06-22T20:41:00Z">
            <w:rPr>
              <w:rStyle w:val="FootnoteReference"/>
            </w:rPr>
          </w:rPrChange>
        </w:rPr>
        <w:footnoteRef/>
      </w:r>
      <w:r w:rsidRPr="00C17E78">
        <w:rPr>
          <w:sz w:val="16"/>
          <w:szCs w:val="16"/>
          <w:lang w:val="en-GB"/>
          <w:rPrChange w:id="2575" w:author="emmanuel blezes" w:date="2026-06-22T22:41:00Z" w16du:dateUtc="2026-06-22T20:41:00Z">
            <w:rPr/>
          </w:rPrChange>
        </w:rPr>
        <w:t xml:space="preserve"> CPP Investments, </w:t>
      </w:r>
      <w:r w:rsidRPr="00C17E78">
        <w:rPr>
          <w:i/>
          <w:iCs/>
          <w:sz w:val="16"/>
          <w:szCs w:val="16"/>
          <w:lang w:val="en-GB"/>
          <w:rPrChange w:id="2576" w:author="emmanuel blezes" w:date="2026-06-22T22:41:00Z" w16du:dateUtc="2026-06-22T20:41:00Z">
            <w:rPr>
              <w:i/>
              <w:iCs/>
            </w:rPr>
          </w:rPrChange>
        </w:rPr>
        <w:t>Annual Report Fiscal 2025</w:t>
      </w:r>
      <w:r w:rsidRPr="00C17E78">
        <w:rPr>
          <w:sz w:val="16"/>
          <w:szCs w:val="16"/>
          <w:lang w:val="en-GB"/>
          <w:rPrChange w:id="2577" w:author="emmanuel blezes" w:date="2026-06-22T22:41:00Z" w16du:dateUtc="2026-06-22T20:41:00Z">
            <w:rPr/>
          </w:rPrChange>
        </w:rPr>
        <w:t xml:space="preserve">, 2025 (https://www.cppinvestments.com). </w:t>
      </w:r>
      <w:r w:rsidRPr="00C17E78">
        <w:rPr>
          <w:sz w:val="16"/>
          <w:szCs w:val="16"/>
          <w:rPrChange w:id="2578" w:author="emmanuel blezes" w:date="2026-06-22T22:41:00Z" w16du:dateUtc="2026-06-22T20:41:00Z">
            <w:rPr/>
          </w:rPrChange>
        </w:rPr>
        <w:t>Actifs nets sous gestion : 714,4 Md CAD au 31 mars 2025, 780,7 Md CAD au 31 décembre 2025. Publication systématique des frais, votes ESG, rapports trimestriels.</w:t>
      </w:r>
    </w:p>
  </w:footnote>
  <w:footnote w:id="291">
    <w:p w14:paraId="430F85F4" w14:textId="77777777" w:rsidR="00534634" w:rsidRPr="00C17E78" w:rsidRDefault="00000000">
      <w:pPr>
        <w:pStyle w:val="FootnoteText"/>
        <w:rPr>
          <w:sz w:val="16"/>
          <w:szCs w:val="16"/>
          <w:rPrChange w:id="2579" w:author="emmanuel blezes" w:date="2026-06-22T22:41:00Z" w16du:dateUtc="2026-06-22T20:41:00Z">
            <w:rPr/>
          </w:rPrChange>
        </w:rPr>
      </w:pPr>
      <w:r w:rsidRPr="00C17E78">
        <w:rPr>
          <w:rStyle w:val="FootnoteReference"/>
          <w:sz w:val="16"/>
          <w:szCs w:val="16"/>
          <w:rPrChange w:id="2580" w:author="emmanuel blezes" w:date="2026-06-22T22:41:00Z" w16du:dateUtc="2026-06-22T20:41:00Z">
            <w:rPr>
              <w:rStyle w:val="FootnoteReference"/>
            </w:rPr>
          </w:rPrChange>
        </w:rPr>
        <w:footnoteRef/>
      </w:r>
      <w:r w:rsidRPr="00C17E78">
        <w:rPr>
          <w:sz w:val="16"/>
          <w:szCs w:val="16"/>
          <w:rPrChange w:id="2581" w:author="emmanuel blezes" w:date="2026-06-22T22:41:00Z" w16du:dateUtc="2026-06-22T20:41:00Z">
            <w:rPr/>
          </w:rPrChange>
        </w:rPr>
        <w:t xml:space="preserve"> Cour des comptes, </w:t>
      </w:r>
      <w:r w:rsidRPr="00C17E78">
        <w:rPr>
          <w:i/>
          <w:iCs/>
          <w:sz w:val="16"/>
          <w:szCs w:val="16"/>
          <w:rPrChange w:id="2582" w:author="emmanuel blezes" w:date="2026-06-22T22:41:00Z" w16du:dateUtc="2026-06-22T20:41:00Z">
            <w:rPr>
              <w:i/>
              <w:iCs/>
            </w:rPr>
          </w:rPrChange>
        </w:rPr>
        <w:t>Le système de retraite par capitalisation en France</w:t>
      </w:r>
      <w:r w:rsidRPr="00C17E78">
        <w:rPr>
          <w:sz w:val="16"/>
          <w:szCs w:val="16"/>
          <w:rPrChange w:id="2583" w:author="emmanuel blezes" w:date="2026-06-22T22:41:00Z" w16du:dateUtc="2026-06-22T20:41:00Z">
            <w:rPr/>
          </w:rPrChange>
        </w:rPr>
        <w:t>, rapport public thématique, février 2024. Le rapport souligne la concentration des versements PER sur les déciles supérieurs et le caractère limité de la transparence sur les frais des contrats d’assurance-vie en euros, qui demeurent l’instrument dominant de l’épargne longue française.</w:t>
      </w:r>
    </w:p>
  </w:footnote>
  <w:footnote w:id="292">
    <w:p w14:paraId="4592CCDD" w14:textId="77777777" w:rsidR="00534634" w:rsidRPr="00C17E78" w:rsidRDefault="00000000">
      <w:pPr>
        <w:pStyle w:val="FootnoteText"/>
        <w:rPr>
          <w:sz w:val="16"/>
          <w:szCs w:val="16"/>
          <w:rPrChange w:id="2586" w:author="emmanuel blezes" w:date="2026-06-22T22:41:00Z" w16du:dateUtc="2026-06-22T20:41:00Z">
            <w:rPr/>
          </w:rPrChange>
        </w:rPr>
      </w:pPr>
      <w:r w:rsidRPr="00C17E78">
        <w:rPr>
          <w:rStyle w:val="FootnoteReference"/>
          <w:sz w:val="16"/>
          <w:szCs w:val="16"/>
          <w:rPrChange w:id="2587" w:author="emmanuel blezes" w:date="2026-06-22T22:41:00Z" w16du:dateUtc="2026-06-22T20:41:00Z">
            <w:rPr>
              <w:rStyle w:val="FootnoteReference"/>
            </w:rPr>
          </w:rPrChange>
        </w:rPr>
        <w:footnoteRef/>
      </w:r>
      <w:r w:rsidRPr="00C17E78">
        <w:rPr>
          <w:sz w:val="16"/>
          <w:szCs w:val="16"/>
          <w:lang w:val="en-GB"/>
          <w:rPrChange w:id="2588" w:author="emmanuel blezes" w:date="2026-06-22T22:41:00Z" w16du:dateUtc="2026-06-22T20:41:00Z">
            <w:rPr/>
          </w:rPrChange>
        </w:rPr>
        <w:t xml:space="preserve"> Department for Work and Pensions, </w:t>
      </w:r>
      <w:r w:rsidRPr="00C17E78">
        <w:rPr>
          <w:i/>
          <w:iCs/>
          <w:sz w:val="16"/>
          <w:szCs w:val="16"/>
          <w:lang w:val="en-GB"/>
          <w:rPrChange w:id="2589" w:author="emmanuel blezes" w:date="2026-06-22T22:41:00Z" w16du:dateUtc="2026-06-22T20:41:00Z">
            <w:rPr>
              <w:i/>
              <w:iCs/>
            </w:rPr>
          </w:rPrChange>
        </w:rPr>
        <w:t>Ten Years of Automatic Enrolment in Workplace Pensions</w:t>
      </w:r>
      <w:r w:rsidRPr="00C17E78">
        <w:rPr>
          <w:sz w:val="16"/>
          <w:szCs w:val="16"/>
          <w:lang w:val="en-GB"/>
          <w:rPrChange w:id="2590" w:author="emmanuel blezes" w:date="2026-06-22T22:41:00Z" w16du:dateUtc="2026-06-22T20:41:00Z">
            <w:rPr/>
          </w:rPrChange>
        </w:rPr>
        <w:t xml:space="preserve">, </w:t>
      </w:r>
      <w:proofErr w:type="spellStart"/>
      <w:r w:rsidRPr="00C17E78">
        <w:rPr>
          <w:sz w:val="16"/>
          <w:szCs w:val="16"/>
          <w:lang w:val="en-GB"/>
          <w:rPrChange w:id="2591" w:author="emmanuel blezes" w:date="2026-06-22T22:41:00Z" w16du:dateUtc="2026-06-22T20:41:00Z">
            <w:rPr/>
          </w:rPrChange>
        </w:rPr>
        <w:t>octobre</w:t>
      </w:r>
      <w:proofErr w:type="spellEnd"/>
      <w:r w:rsidRPr="00C17E78">
        <w:rPr>
          <w:sz w:val="16"/>
          <w:szCs w:val="16"/>
          <w:lang w:val="en-GB"/>
          <w:rPrChange w:id="2592" w:author="emmanuel blezes" w:date="2026-06-22T22:41:00Z" w16du:dateUtc="2026-06-22T20:41:00Z">
            <w:rPr/>
          </w:rPrChange>
        </w:rPr>
        <w:t xml:space="preserve"> </w:t>
      </w:r>
      <w:proofErr w:type="gramStart"/>
      <w:r w:rsidRPr="00C17E78">
        <w:rPr>
          <w:sz w:val="16"/>
          <w:szCs w:val="16"/>
          <w:lang w:val="en-GB"/>
          <w:rPrChange w:id="2593" w:author="emmanuel blezes" w:date="2026-06-22T22:41:00Z" w16du:dateUtc="2026-06-22T20:41:00Z">
            <w:rPr/>
          </w:rPrChange>
        </w:rPr>
        <w:t>2022 ;</w:t>
      </w:r>
      <w:proofErr w:type="gramEnd"/>
      <w:r w:rsidRPr="00C17E78">
        <w:rPr>
          <w:sz w:val="16"/>
          <w:szCs w:val="16"/>
          <w:lang w:val="en-GB"/>
          <w:rPrChange w:id="2594" w:author="emmanuel blezes" w:date="2026-06-22T22:41:00Z" w16du:dateUtc="2026-06-22T20:41:00Z">
            <w:rPr/>
          </w:rPrChange>
        </w:rPr>
        <w:t xml:space="preserve"> DWP, </w:t>
      </w:r>
      <w:r w:rsidRPr="00C17E78">
        <w:rPr>
          <w:i/>
          <w:iCs/>
          <w:sz w:val="16"/>
          <w:szCs w:val="16"/>
          <w:lang w:val="en-GB"/>
          <w:rPrChange w:id="2595" w:author="emmanuel blezes" w:date="2026-06-22T22:41:00Z" w16du:dateUtc="2026-06-22T20:41:00Z">
            <w:rPr>
              <w:i/>
              <w:iCs/>
            </w:rPr>
          </w:rPrChange>
        </w:rPr>
        <w:t>Workplace Pension Participation and Saving Trends 2008-2023</w:t>
      </w:r>
      <w:r w:rsidRPr="00C17E78">
        <w:rPr>
          <w:sz w:val="16"/>
          <w:szCs w:val="16"/>
          <w:lang w:val="en-GB"/>
          <w:rPrChange w:id="2596" w:author="emmanuel blezes" w:date="2026-06-22T22:41:00Z" w16du:dateUtc="2026-06-22T20:41:00Z">
            <w:rPr/>
          </w:rPrChange>
        </w:rPr>
        <w:t xml:space="preserve">, 2024. </w:t>
      </w:r>
      <w:r w:rsidRPr="00C17E78">
        <w:rPr>
          <w:sz w:val="16"/>
          <w:szCs w:val="16"/>
          <w:rPrChange w:id="2597" w:author="emmanuel blezes" w:date="2026-06-22T22:41:00Z" w16du:dateUtc="2026-06-22T20:41:00Z">
            <w:rPr/>
          </w:rPrChange>
        </w:rPr>
        <w:t xml:space="preserve">Coût annuel du </w:t>
      </w:r>
      <w:proofErr w:type="spellStart"/>
      <w:r w:rsidRPr="00C17E78">
        <w:rPr>
          <w:i/>
          <w:iCs/>
          <w:sz w:val="16"/>
          <w:szCs w:val="16"/>
          <w:rPrChange w:id="2598" w:author="emmanuel blezes" w:date="2026-06-22T22:41:00Z" w16du:dateUtc="2026-06-22T20:41:00Z">
            <w:rPr>
              <w:i/>
              <w:iCs/>
            </w:rPr>
          </w:rPrChange>
        </w:rPr>
        <w:t>tax</w:t>
      </w:r>
      <w:proofErr w:type="spellEnd"/>
      <w:r w:rsidRPr="00C17E78">
        <w:rPr>
          <w:i/>
          <w:iCs/>
          <w:sz w:val="16"/>
          <w:szCs w:val="16"/>
          <w:rPrChange w:id="2599" w:author="emmanuel blezes" w:date="2026-06-22T22:41:00Z" w16du:dateUtc="2026-06-22T20:41:00Z">
            <w:rPr>
              <w:i/>
              <w:iCs/>
            </w:rPr>
          </w:rPrChange>
        </w:rPr>
        <w:t xml:space="preserve"> relief</w:t>
      </w:r>
      <w:r w:rsidRPr="00C17E78">
        <w:rPr>
          <w:sz w:val="16"/>
          <w:szCs w:val="16"/>
          <w:rPrChange w:id="2600" w:author="emmanuel blezes" w:date="2026-06-22T22:41:00Z" w16du:dateUtc="2026-06-22T20:41:00Z">
            <w:rPr/>
          </w:rPrChange>
        </w:rPr>
        <w:t xml:space="preserve"> sur les contributions à l’auto-enrolment estimé entre 1,1 et 1,7 Md£/an sur 2018-2023.</w:t>
      </w:r>
    </w:p>
  </w:footnote>
  <w:footnote w:id="293">
    <w:p w14:paraId="2BCA115A" w14:textId="77777777" w:rsidR="00534634" w:rsidRPr="00C17E78" w:rsidRDefault="00000000">
      <w:pPr>
        <w:pStyle w:val="FootnoteText"/>
        <w:rPr>
          <w:sz w:val="16"/>
          <w:szCs w:val="16"/>
          <w:rPrChange w:id="2601" w:author="emmanuel blezes" w:date="2026-06-22T22:41:00Z" w16du:dateUtc="2026-06-22T20:41:00Z">
            <w:rPr/>
          </w:rPrChange>
        </w:rPr>
      </w:pPr>
      <w:r w:rsidRPr="00C17E78">
        <w:rPr>
          <w:rStyle w:val="FootnoteReference"/>
          <w:sz w:val="16"/>
          <w:szCs w:val="16"/>
          <w:rPrChange w:id="2602" w:author="emmanuel blezes" w:date="2026-06-22T22:41:00Z" w16du:dateUtc="2026-06-22T20:41:00Z">
            <w:rPr>
              <w:rStyle w:val="FootnoteReference"/>
            </w:rPr>
          </w:rPrChange>
        </w:rPr>
        <w:footnoteRef/>
      </w:r>
      <w:r w:rsidRPr="00C17E78">
        <w:rPr>
          <w:sz w:val="16"/>
          <w:szCs w:val="16"/>
          <w:lang w:val="en-GB"/>
          <w:rPrChange w:id="2603" w:author="emmanuel blezes" w:date="2026-06-22T22:41:00Z" w16du:dateUtc="2026-06-22T20:41:00Z">
            <w:rPr/>
          </w:rPrChange>
        </w:rPr>
        <w:t xml:space="preserve"> De Nederlandsche Bank, </w:t>
      </w:r>
      <w:proofErr w:type="spellStart"/>
      <w:r w:rsidRPr="00C17E78">
        <w:rPr>
          <w:i/>
          <w:iCs/>
          <w:sz w:val="16"/>
          <w:szCs w:val="16"/>
          <w:lang w:val="en-GB"/>
          <w:rPrChange w:id="2604" w:author="emmanuel blezes" w:date="2026-06-22T22:41:00Z" w16du:dateUtc="2026-06-22T20:41:00Z">
            <w:rPr>
              <w:i/>
              <w:iCs/>
            </w:rPr>
          </w:rPrChange>
        </w:rPr>
        <w:t>Toezicht</w:t>
      </w:r>
      <w:proofErr w:type="spellEnd"/>
      <w:r w:rsidRPr="00C17E78">
        <w:rPr>
          <w:i/>
          <w:iCs/>
          <w:sz w:val="16"/>
          <w:szCs w:val="16"/>
          <w:lang w:val="en-GB"/>
          <w:rPrChange w:id="2605" w:author="emmanuel blezes" w:date="2026-06-22T22:41:00Z" w16du:dateUtc="2026-06-22T20:41:00Z">
            <w:rPr>
              <w:i/>
              <w:iCs/>
            </w:rPr>
          </w:rPrChange>
        </w:rPr>
        <w:t xml:space="preserve"> op </w:t>
      </w:r>
      <w:proofErr w:type="spellStart"/>
      <w:r w:rsidRPr="00C17E78">
        <w:rPr>
          <w:i/>
          <w:iCs/>
          <w:sz w:val="16"/>
          <w:szCs w:val="16"/>
          <w:lang w:val="en-GB"/>
          <w:rPrChange w:id="2606" w:author="emmanuel blezes" w:date="2026-06-22T22:41:00Z" w16du:dateUtc="2026-06-22T20:41:00Z">
            <w:rPr>
              <w:i/>
              <w:iCs/>
            </w:rPr>
          </w:rPrChange>
        </w:rPr>
        <w:t>pensioenfondsen</w:t>
      </w:r>
      <w:proofErr w:type="spellEnd"/>
      <w:r w:rsidRPr="00C17E78">
        <w:rPr>
          <w:i/>
          <w:iCs/>
          <w:sz w:val="16"/>
          <w:szCs w:val="16"/>
          <w:lang w:val="en-GB"/>
          <w:rPrChange w:id="2607" w:author="emmanuel blezes" w:date="2026-06-22T22:41:00Z" w16du:dateUtc="2026-06-22T20:41:00Z">
            <w:rPr>
              <w:i/>
              <w:iCs/>
            </w:rPr>
          </w:rPrChange>
        </w:rPr>
        <w:t xml:space="preserve"> 2024</w:t>
      </w:r>
      <w:r w:rsidRPr="00C17E78">
        <w:rPr>
          <w:sz w:val="16"/>
          <w:szCs w:val="16"/>
          <w:lang w:val="en-GB"/>
          <w:rPrChange w:id="2608" w:author="emmanuel blezes" w:date="2026-06-22T22:41:00Z" w16du:dateUtc="2026-06-22T20:41:00Z">
            <w:rPr/>
          </w:rPrChange>
        </w:rPr>
        <w:t xml:space="preserve">, 2025. </w:t>
      </w:r>
      <w:r w:rsidRPr="00C17E78">
        <w:rPr>
          <w:i/>
          <w:iCs/>
          <w:sz w:val="16"/>
          <w:szCs w:val="16"/>
          <w:rPrChange w:id="2609" w:author="emmanuel blezes" w:date="2026-06-22T22:41:00Z" w16du:dateUtc="2026-06-22T20:41:00Z">
            <w:rPr>
              <w:i/>
              <w:iCs/>
            </w:rPr>
          </w:rPrChange>
        </w:rPr>
        <w:t>Funding ratio</w:t>
      </w:r>
      <w:r w:rsidRPr="00C17E78">
        <w:rPr>
          <w:sz w:val="16"/>
          <w:szCs w:val="16"/>
          <w:rPrChange w:id="2610" w:author="emmanuel blezes" w:date="2026-06-22T22:41:00Z" w16du:dateUtc="2026-06-22T20:41:00Z">
            <w:rPr/>
          </w:rPrChange>
        </w:rPr>
        <w:t xml:space="preserve"> minimum imposé : 105 %. Ratio médian observé : ~125 %. Pension Protection Fund (UK), </w:t>
      </w:r>
      <w:r w:rsidRPr="00C17E78">
        <w:rPr>
          <w:i/>
          <w:iCs/>
          <w:sz w:val="16"/>
          <w:szCs w:val="16"/>
          <w:rPrChange w:id="2611" w:author="emmanuel blezes" w:date="2026-06-22T22:41:00Z" w16du:dateUtc="2026-06-22T20:41:00Z">
            <w:rPr>
              <w:i/>
              <w:iCs/>
            </w:rPr>
          </w:rPrChange>
        </w:rPr>
        <w:t>Annual Report 2024</w:t>
      </w:r>
      <w:r w:rsidRPr="00C17E78">
        <w:rPr>
          <w:sz w:val="16"/>
          <w:szCs w:val="16"/>
          <w:rPrChange w:id="2612" w:author="emmanuel blezes" w:date="2026-06-22T22:41:00Z" w16du:dateUtc="2026-06-22T20:41:00Z">
            <w:rPr/>
          </w:rPrChange>
        </w:rPr>
        <w:t>, 2024 : couverture 8,8 millions de personnes dans 5 000 fonds, garantie 100 % retraités / 90 % actifs.</w:t>
      </w:r>
    </w:p>
  </w:footnote>
  <w:footnote w:id="294">
    <w:p w14:paraId="02088616" w14:textId="77777777" w:rsidR="00534634" w:rsidRPr="00C17E78" w:rsidRDefault="00000000">
      <w:pPr>
        <w:pStyle w:val="FootnoteText"/>
        <w:rPr>
          <w:sz w:val="16"/>
          <w:szCs w:val="16"/>
          <w:rPrChange w:id="2613" w:author="emmanuel blezes" w:date="2026-06-22T22:41:00Z" w16du:dateUtc="2026-06-22T20:41:00Z">
            <w:rPr/>
          </w:rPrChange>
        </w:rPr>
      </w:pPr>
      <w:r w:rsidRPr="00C17E78">
        <w:rPr>
          <w:rStyle w:val="FootnoteReference"/>
          <w:sz w:val="16"/>
          <w:szCs w:val="16"/>
          <w:rPrChange w:id="2614" w:author="emmanuel blezes" w:date="2026-06-22T22:41:00Z" w16du:dateUtc="2026-06-22T20:41:00Z">
            <w:rPr>
              <w:rStyle w:val="FootnoteReference"/>
            </w:rPr>
          </w:rPrChange>
        </w:rPr>
        <w:footnoteRef/>
      </w:r>
      <w:r w:rsidRPr="00C17E78">
        <w:rPr>
          <w:sz w:val="16"/>
          <w:szCs w:val="16"/>
          <w:rPrChange w:id="2615" w:author="emmanuel blezes" w:date="2026-06-22T22:41:00Z" w16du:dateUtc="2026-06-22T20:41:00Z">
            <w:rPr/>
          </w:rPrChange>
        </w:rPr>
        <w:t xml:space="preserve"> Estimation OVLA sur la base de la masse de pensions versées projetée par le COR à environ 350 Md€/an en 2043 (scénario central, </w:t>
      </w:r>
      <w:r w:rsidRPr="00C17E78">
        <w:rPr>
          <w:i/>
          <w:iCs/>
          <w:sz w:val="16"/>
          <w:szCs w:val="16"/>
          <w:rPrChange w:id="2616" w:author="emmanuel blezes" w:date="2026-06-22T22:41:00Z" w16du:dateUtc="2026-06-22T20:41:00Z">
            <w:rPr>
              <w:i/>
              <w:iCs/>
            </w:rPr>
          </w:rPrChange>
        </w:rPr>
        <w:t>Rapport annuel 2025</w:t>
      </w:r>
      <w:r w:rsidRPr="00C17E78">
        <w:rPr>
          <w:sz w:val="16"/>
          <w:szCs w:val="16"/>
          <w:rPrChange w:id="2617" w:author="emmanuel blezes" w:date="2026-06-22T22:41:00Z" w16du:dateUtc="2026-06-22T20:41:00Z">
            <w:rPr/>
          </w:rPrChange>
        </w:rPr>
        <w:t>). Une sous-indexation de 1 % en deçà de l’inflation représente, à cette assiette, ~3,5 Md€/an d’économie brute, dont une part redirigée vers le FFC après absorption de la dynamique propre du système.</w:t>
      </w:r>
    </w:p>
  </w:footnote>
  <w:footnote w:id="295">
    <w:p w14:paraId="1C0CAC0C" w14:textId="77777777" w:rsidR="00534634" w:rsidRPr="00C17E78" w:rsidRDefault="00000000">
      <w:pPr>
        <w:pStyle w:val="FootnoteText"/>
        <w:rPr>
          <w:sz w:val="16"/>
          <w:szCs w:val="16"/>
          <w:rPrChange w:id="2618" w:author="emmanuel blezes" w:date="2026-06-22T22:41:00Z" w16du:dateUtc="2026-06-22T20:41:00Z">
            <w:rPr/>
          </w:rPrChange>
        </w:rPr>
      </w:pPr>
      <w:r w:rsidRPr="00C17E78">
        <w:rPr>
          <w:rStyle w:val="FootnoteReference"/>
          <w:sz w:val="16"/>
          <w:szCs w:val="16"/>
          <w:rPrChange w:id="2619" w:author="emmanuel blezes" w:date="2026-06-22T22:41:00Z" w16du:dateUtc="2026-06-22T20:41:00Z">
            <w:rPr>
              <w:rStyle w:val="FootnoteReference"/>
            </w:rPr>
          </w:rPrChange>
        </w:rPr>
        <w:footnoteRef/>
      </w:r>
      <w:r w:rsidRPr="00C17E78">
        <w:rPr>
          <w:sz w:val="16"/>
          <w:szCs w:val="16"/>
          <w:rPrChange w:id="2620" w:author="emmanuel blezes" w:date="2026-06-22T22:41:00Z" w16du:dateUtc="2026-06-22T20:41:00Z">
            <w:rPr/>
          </w:rPrChange>
        </w:rPr>
        <w:t xml:space="preserve"> Modélisation Python </w:t>
      </w:r>
      <w:r w:rsidRPr="00C17E78">
        <w:rPr>
          <w:rStyle w:val="VerbatimChar"/>
          <w:sz w:val="16"/>
          <w:szCs w:val="16"/>
          <w:rPrChange w:id="2621" w:author="emmanuel blezes" w:date="2026-06-22T22:41:00Z" w16du:dateUtc="2026-06-22T20:41:00Z">
            <w:rPr>
              <w:rStyle w:val="VerbatimChar"/>
            </w:rPr>
          </w:rPrChange>
        </w:rPr>
        <w:t>ch5_modelisation.py</w:t>
      </w:r>
      <w:r w:rsidRPr="00C17E78">
        <w:rPr>
          <w:sz w:val="16"/>
          <w:szCs w:val="16"/>
          <w:rPrChange w:id="2622" w:author="emmanuel blezes" w:date="2026-06-22T22:41:00Z" w16du:dateUtc="2026-06-22T20:41:00Z">
            <w:rPr/>
          </w:rPrChange>
        </w:rPr>
        <w:t>, mai 2026, scénario D - hybride Canada-Australie. Hypothèses centrales : PIB France 2026 = 2 900 Md€ (INSEE) ; masse salariale brute 2027 = 1 100 Md€ constants ; rendement réel net 4 % ; frais de gestion 0,3 %/an ; cotisation paritaire montant de 0,5 % à 4 % en huit ans ; redéploiement de 1 point AGIRC-ARRCO par accord en phase 3. Sensibilité au rendement réel net (3 % / 4 % / 5 %) : 2 364 / 2 744 / 3 201 Md€ en 2052.</w:t>
      </w:r>
    </w:p>
  </w:footnote>
  <w:footnote w:id="296">
    <w:p w14:paraId="2D3108BA" w14:textId="77777777" w:rsidR="00534634" w:rsidRPr="00C17E78" w:rsidRDefault="00000000">
      <w:pPr>
        <w:pStyle w:val="FootnoteText"/>
        <w:rPr>
          <w:sz w:val="16"/>
          <w:szCs w:val="16"/>
          <w:rPrChange w:id="2625" w:author="emmanuel blezes" w:date="2026-06-22T22:41:00Z" w16du:dateUtc="2026-06-22T20:41:00Z">
            <w:rPr/>
          </w:rPrChange>
        </w:rPr>
      </w:pPr>
      <w:r w:rsidRPr="00C17E78">
        <w:rPr>
          <w:rStyle w:val="FootnoteReference"/>
          <w:sz w:val="16"/>
          <w:szCs w:val="16"/>
          <w:rPrChange w:id="2626" w:author="emmanuel blezes" w:date="2026-06-22T22:41:00Z" w16du:dateUtc="2026-06-22T20:41:00Z">
            <w:rPr>
              <w:rStyle w:val="FootnoteReference"/>
            </w:rPr>
          </w:rPrChange>
        </w:rPr>
        <w:footnoteRef/>
      </w:r>
      <w:r w:rsidRPr="00C17E78">
        <w:rPr>
          <w:sz w:val="16"/>
          <w:szCs w:val="16"/>
          <w:lang w:val="en-GB"/>
          <w:rPrChange w:id="2627" w:author="emmanuel blezes" w:date="2026-06-22T22:41:00Z" w16du:dateUtc="2026-06-22T20:41:00Z">
            <w:rPr>
              <w:lang w:val="en-GB"/>
            </w:rPr>
          </w:rPrChange>
        </w:rPr>
        <w:t xml:space="preserve"> AP4, </w:t>
      </w:r>
      <w:r w:rsidRPr="00C17E78">
        <w:rPr>
          <w:i/>
          <w:iCs/>
          <w:sz w:val="16"/>
          <w:szCs w:val="16"/>
          <w:lang w:val="en-GB"/>
          <w:rPrChange w:id="2628" w:author="emmanuel blezes" w:date="2026-06-22T22:41:00Z" w16du:dateUtc="2026-06-22T20:41:00Z">
            <w:rPr>
              <w:i/>
              <w:iCs/>
              <w:lang w:val="en-GB"/>
            </w:rPr>
          </w:rPrChange>
        </w:rPr>
        <w:t>Our history</w:t>
      </w:r>
      <w:r w:rsidRPr="00C17E78">
        <w:rPr>
          <w:sz w:val="16"/>
          <w:szCs w:val="16"/>
          <w:lang w:val="en-GB"/>
          <w:rPrChange w:id="2629" w:author="emmanuel blezes" w:date="2026-06-22T22:41:00Z" w16du:dateUtc="2026-06-22T20:41:00Z">
            <w:rPr>
              <w:lang w:val="en-GB"/>
            </w:rPr>
          </w:rPrChange>
        </w:rPr>
        <w:t xml:space="preserve">, </w:t>
      </w:r>
      <w:r w:rsidRPr="00C17E78">
        <w:rPr>
          <w:sz w:val="16"/>
          <w:szCs w:val="16"/>
          <w:rPrChange w:id="2630" w:author="emmanuel blezes" w:date="2026-06-22T22:41:00Z" w16du:dateUtc="2026-06-22T20:41:00Z">
            <w:rPr/>
          </w:rPrChange>
        </w:rPr>
        <w:fldChar w:fldCharType="begin"/>
      </w:r>
      <w:r w:rsidRPr="00C17E78">
        <w:rPr>
          <w:sz w:val="16"/>
          <w:szCs w:val="16"/>
          <w:lang w:val="en-GB"/>
          <w:rPrChange w:id="2631" w:author="emmanuel blezes" w:date="2026-06-22T22:41:00Z" w16du:dateUtc="2026-06-22T20:41:00Z">
            <w:rPr>
              <w:lang w:val="en-GB"/>
            </w:rPr>
          </w:rPrChange>
        </w:rPr>
        <w:instrText>HYPERLINK "https://www.ap4.se/en/about-ap4/our-history/" \h</w:instrText>
      </w:r>
      <w:r w:rsidRPr="00DC1698">
        <w:rPr>
          <w:sz w:val="16"/>
          <w:szCs w:val="16"/>
        </w:rPr>
      </w:r>
      <w:r w:rsidRPr="00C17E78">
        <w:rPr>
          <w:sz w:val="16"/>
          <w:szCs w:val="16"/>
          <w:rPrChange w:id="2632" w:author="emmanuel blezes" w:date="2026-06-22T22:41:00Z" w16du:dateUtc="2026-06-22T20:41:00Z">
            <w:rPr/>
          </w:rPrChange>
        </w:rPr>
        <w:fldChar w:fldCharType="separate"/>
      </w:r>
      <w:r w:rsidRPr="00C17E78">
        <w:rPr>
          <w:rStyle w:val="Hyperlink"/>
          <w:sz w:val="16"/>
          <w:szCs w:val="16"/>
          <w:lang w:val="en-GB"/>
          <w:rPrChange w:id="2633" w:author="emmanuel blezes" w:date="2026-06-22T22:41:00Z" w16du:dateUtc="2026-06-22T20:41:00Z">
            <w:rPr>
              <w:rStyle w:val="Hyperlink"/>
              <w:lang w:val="en-GB"/>
            </w:rPr>
          </w:rPrChange>
        </w:rPr>
        <w:t>https://www.ap4.se/en/about-ap4/our-history/</w:t>
      </w:r>
      <w:r w:rsidRPr="00C17E78">
        <w:rPr>
          <w:sz w:val="16"/>
          <w:szCs w:val="16"/>
          <w:rPrChange w:id="2634" w:author="emmanuel blezes" w:date="2026-06-22T22:41:00Z" w16du:dateUtc="2026-06-22T20:41:00Z">
            <w:rPr/>
          </w:rPrChange>
        </w:rPr>
        <w:fldChar w:fldCharType="end"/>
      </w:r>
      <w:r w:rsidRPr="00C17E78">
        <w:rPr>
          <w:sz w:val="16"/>
          <w:szCs w:val="16"/>
          <w:lang w:val="en-GB"/>
          <w:rPrChange w:id="2635" w:author="emmanuel blezes" w:date="2026-06-22T22:41:00Z" w16du:dateUtc="2026-06-22T20:41:00Z">
            <w:rPr>
              <w:lang w:val="en-GB"/>
            </w:rPr>
          </w:rPrChange>
        </w:rPr>
        <w:t xml:space="preserve"> ; Heritage Foundation, </w:t>
      </w:r>
      <w:r w:rsidRPr="00C17E78">
        <w:rPr>
          <w:i/>
          <w:iCs/>
          <w:sz w:val="16"/>
          <w:szCs w:val="16"/>
          <w:lang w:val="en-GB"/>
          <w:rPrChange w:id="2636" w:author="emmanuel blezes" w:date="2026-06-22T22:41:00Z" w16du:dateUtc="2026-06-22T20:41:00Z">
            <w:rPr>
              <w:i/>
              <w:iCs/>
              <w:lang w:val="en-GB"/>
            </w:rPr>
          </w:rPrChange>
        </w:rPr>
        <w:t>Pension Reform in Sweden: Lessons for American Policymakers</w:t>
      </w:r>
      <w:r w:rsidRPr="00C17E78">
        <w:rPr>
          <w:sz w:val="16"/>
          <w:szCs w:val="16"/>
          <w:lang w:val="en-GB"/>
          <w:rPrChange w:id="2637" w:author="emmanuel blezes" w:date="2026-06-22T22:41:00Z" w16du:dateUtc="2026-06-22T20:41:00Z">
            <w:rPr>
              <w:lang w:val="en-GB"/>
            </w:rPr>
          </w:rPrChange>
        </w:rPr>
        <w:t>, 2007 (</w:t>
      </w:r>
      <w:r w:rsidRPr="00C17E78">
        <w:rPr>
          <w:sz w:val="16"/>
          <w:szCs w:val="16"/>
          <w:rPrChange w:id="2638" w:author="emmanuel blezes" w:date="2026-06-22T22:41:00Z" w16du:dateUtc="2026-06-22T20:41:00Z">
            <w:rPr/>
          </w:rPrChange>
        </w:rPr>
        <w:fldChar w:fldCharType="begin"/>
      </w:r>
      <w:r w:rsidRPr="00C17E78">
        <w:rPr>
          <w:sz w:val="16"/>
          <w:szCs w:val="16"/>
          <w:lang w:val="en-GB"/>
          <w:rPrChange w:id="2639" w:author="emmanuel blezes" w:date="2026-06-22T22:41:00Z" w16du:dateUtc="2026-06-22T20:41:00Z">
            <w:rPr>
              <w:lang w:val="en-GB"/>
            </w:rPr>
          </w:rPrChange>
        </w:rPr>
        <w:instrText>HYPERLINK "https://www.heritage.org/social-security/report/pension-reform-sweden-lessons-american-policymakers" \h</w:instrText>
      </w:r>
      <w:r w:rsidRPr="00DC1698">
        <w:rPr>
          <w:sz w:val="16"/>
          <w:szCs w:val="16"/>
        </w:rPr>
      </w:r>
      <w:r w:rsidRPr="00C17E78">
        <w:rPr>
          <w:sz w:val="16"/>
          <w:szCs w:val="16"/>
          <w:rPrChange w:id="2640" w:author="emmanuel blezes" w:date="2026-06-22T22:41:00Z" w16du:dateUtc="2026-06-22T20:41:00Z">
            <w:rPr/>
          </w:rPrChange>
        </w:rPr>
        <w:fldChar w:fldCharType="separate"/>
      </w:r>
      <w:r w:rsidRPr="00C17E78">
        <w:rPr>
          <w:rStyle w:val="Hyperlink"/>
          <w:sz w:val="16"/>
          <w:szCs w:val="16"/>
          <w:lang w:val="en-GB"/>
          <w:rPrChange w:id="2641" w:author="emmanuel blezes" w:date="2026-06-22T22:41:00Z" w16du:dateUtc="2026-06-22T20:41:00Z">
            <w:rPr>
              <w:rStyle w:val="Hyperlink"/>
              <w:lang w:val="en-GB"/>
            </w:rPr>
          </w:rPrChange>
        </w:rPr>
        <w:t>https://www.heritage.org/social-security/report/pension-reform-sweden-lessons-american-policymakers</w:t>
      </w:r>
      <w:r w:rsidRPr="00C17E78">
        <w:rPr>
          <w:sz w:val="16"/>
          <w:szCs w:val="16"/>
          <w:rPrChange w:id="2642" w:author="emmanuel blezes" w:date="2026-06-22T22:41:00Z" w16du:dateUtc="2026-06-22T20:41:00Z">
            <w:rPr/>
          </w:rPrChange>
        </w:rPr>
        <w:fldChar w:fldCharType="end"/>
      </w:r>
      <w:r w:rsidRPr="00C17E78">
        <w:rPr>
          <w:sz w:val="16"/>
          <w:szCs w:val="16"/>
          <w:lang w:val="en-GB"/>
          <w:rPrChange w:id="2643" w:author="emmanuel blezes" w:date="2026-06-22T22:41:00Z" w16du:dateUtc="2026-06-22T20:41:00Z">
            <w:rPr>
              <w:lang w:val="en-GB"/>
            </w:rPr>
          </w:rPrChange>
        </w:rPr>
        <w:t xml:space="preserve">). </w:t>
      </w:r>
      <w:r w:rsidRPr="00C17E78">
        <w:rPr>
          <w:sz w:val="16"/>
          <w:szCs w:val="16"/>
          <w:rPrChange w:id="2644" w:author="emmanuel blezes" w:date="2026-06-22T22:41:00Z" w16du:dateUtc="2026-06-22T20:41:00Z">
            <w:rPr/>
          </w:rPrChange>
        </w:rPr>
        <w:t xml:space="preserve">Les </w:t>
      </w:r>
      <w:r w:rsidRPr="00C17E78">
        <w:rPr>
          <w:i/>
          <w:iCs/>
          <w:sz w:val="16"/>
          <w:szCs w:val="16"/>
          <w:rPrChange w:id="2645" w:author="emmanuel blezes" w:date="2026-06-22T22:41:00Z" w16du:dateUtc="2026-06-22T20:41:00Z">
            <w:rPr>
              <w:i/>
              <w:iCs/>
            </w:rPr>
          </w:rPrChange>
        </w:rPr>
        <w:t>Allmänna Pensionsfonden</w:t>
      </w:r>
      <w:r w:rsidRPr="00C17E78">
        <w:rPr>
          <w:sz w:val="16"/>
          <w:szCs w:val="16"/>
          <w:rPrChange w:id="2646" w:author="emmanuel blezes" w:date="2026-06-22T22:41:00Z" w16du:dateUtc="2026-06-22T20:41:00Z">
            <w:rPr/>
          </w:rPrChange>
        </w:rPr>
        <w:t xml:space="preserve"> (AP) ont été institués en 1960, et leurs encours cumulés atteignaient environ 40 % du PIB suédois et l’équivalent de cinq années de prestations de retraite au moment de la mise en œuvre de la réforme NDC en 1999.</w:t>
      </w:r>
    </w:p>
  </w:footnote>
  <w:footnote w:id="297">
    <w:p w14:paraId="4D28932C" w14:textId="77777777" w:rsidR="00534634" w:rsidRPr="00C17E78" w:rsidRDefault="00000000">
      <w:pPr>
        <w:pStyle w:val="FootnoteText"/>
        <w:rPr>
          <w:sz w:val="16"/>
          <w:szCs w:val="16"/>
          <w:rPrChange w:id="2647" w:author="emmanuel blezes" w:date="2026-06-22T22:41:00Z" w16du:dateUtc="2026-06-22T20:41:00Z">
            <w:rPr/>
          </w:rPrChange>
        </w:rPr>
      </w:pPr>
      <w:r w:rsidRPr="00C17E78">
        <w:rPr>
          <w:rStyle w:val="FootnoteReference"/>
          <w:sz w:val="16"/>
          <w:szCs w:val="16"/>
          <w:rPrChange w:id="2648" w:author="emmanuel blezes" w:date="2026-06-22T22:41:00Z" w16du:dateUtc="2026-06-22T20:41:00Z">
            <w:rPr>
              <w:rStyle w:val="FootnoteReference"/>
            </w:rPr>
          </w:rPrChange>
        </w:rPr>
        <w:footnoteRef/>
      </w:r>
      <w:r w:rsidRPr="00C17E78">
        <w:rPr>
          <w:sz w:val="16"/>
          <w:szCs w:val="16"/>
          <w:lang w:val="en-GB"/>
          <w:rPrChange w:id="2649" w:author="emmanuel blezes" w:date="2026-06-22T22:41:00Z" w16du:dateUtc="2026-06-22T20:41:00Z">
            <w:rPr>
              <w:lang w:val="en-GB"/>
            </w:rPr>
          </w:rPrChange>
        </w:rPr>
        <w:t xml:space="preserve"> AP1-AP4, communiqué conjoint, mars 2025 : « The AP Funds strengthen the income pension system by SEK 182 billion » (</w:t>
      </w:r>
      <w:r w:rsidRPr="00C17E78">
        <w:rPr>
          <w:sz w:val="16"/>
          <w:szCs w:val="16"/>
          <w:rPrChange w:id="2650" w:author="emmanuel blezes" w:date="2026-06-22T22:41:00Z" w16du:dateUtc="2026-06-22T20:41:00Z">
            <w:rPr/>
          </w:rPrChange>
        </w:rPr>
        <w:fldChar w:fldCharType="begin"/>
      </w:r>
      <w:r w:rsidRPr="00C17E78">
        <w:rPr>
          <w:sz w:val="16"/>
          <w:szCs w:val="16"/>
          <w:lang w:val="en-GB"/>
          <w:rPrChange w:id="2651" w:author="emmanuel blezes" w:date="2026-06-22T22:41:00Z" w16du:dateUtc="2026-06-22T20:41:00Z">
            <w:rPr>
              <w:lang w:val="en-GB"/>
            </w:rPr>
          </w:rPrChange>
        </w:rPr>
        <w:instrText>HYPERLINK "https://ap2.se/en/the-ap-funds-strengthen-the-income-pension-system-by-sek-182-billion/" \h</w:instrText>
      </w:r>
      <w:r w:rsidRPr="00DC1698">
        <w:rPr>
          <w:sz w:val="16"/>
          <w:szCs w:val="16"/>
        </w:rPr>
      </w:r>
      <w:r w:rsidRPr="00C17E78">
        <w:rPr>
          <w:sz w:val="16"/>
          <w:szCs w:val="16"/>
          <w:rPrChange w:id="2652" w:author="emmanuel blezes" w:date="2026-06-22T22:41:00Z" w16du:dateUtc="2026-06-22T20:41:00Z">
            <w:rPr/>
          </w:rPrChange>
        </w:rPr>
        <w:fldChar w:fldCharType="separate"/>
      </w:r>
      <w:r w:rsidRPr="00C17E78">
        <w:rPr>
          <w:rStyle w:val="Hyperlink"/>
          <w:sz w:val="16"/>
          <w:szCs w:val="16"/>
          <w:lang w:val="en-GB"/>
          <w:rPrChange w:id="2653" w:author="emmanuel blezes" w:date="2026-06-22T22:41:00Z" w16du:dateUtc="2026-06-22T20:41:00Z">
            <w:rPr>
              <w:rStyle w:val="Hyperlink"/>
              <w:lang w:val="en-GB"/>
            </w:rPr>
          </w:rPrChange>
        </w:rPr>
        <w:t>https://ap2.se/en/the-ap-funds-strengthen-the-income-pension-system-by-sek-182-billion/</w:t>
      </w:r>
      <w:r w:rsidRPr="00C17E78">
        <w:rPr>
          <w:sz w:val="16"/>
          <w:szCs w:val="16"/>
          <w:rPrChange w:id="2654" w:author="emmanuel blezes" w:date="2026-06-22T22:41:00Z" w16du:dateUtc="2026-06-22T20:41:00Z">
            <w:rPr/>
          </w:rPrChange>
        </w:rPr>
        <w:fldChar w:fldCharType="end"/>
      </w:r>
      <w:r w:rsidRPr="00C17E78">
        <w:rPr>
          <w:sz w:val="16"/>
          <w:szCs w:val="16"/>
          <w:lang w:val="en-GB"/>
          <w:rPrChange w:id="2655" w:author="emmanuel blezes" w:date="2026-06-22T22:41:00Z" w16du:dateUtc="2026-06-22T20:41:00Z">
            <w:rPr>
              <w:lang w:val="en-GB"/>
            </w:rPr>
          </w:rPrChange>
        </w:rPr>
        <w:t xml:space="preserve">) ; European Pensions, </w:t>
      </w:r>
      <w:r w:rsidRPr="00C17E78">
        <w:rPr>
          <w:i/>
          <w:iCs/>
          <w:sz w:val="16"/>
          <w:szCs w:val="16"/>
          <w:lang w:val="en-GB"/>
          <w:rPrChange w:id="2656" w:author="emmanuel blezes" w:date="2026-06-22T22:41:00Z" w16du:dateUtc="2026-06-22T20:41:00Z">
            <w:rPr>
              <w:i/>
              <w:iCs/>
              <w:lang w:val="en-GB"/>
            </w:rPr>
          </w:rPrChange>
        </w:rPr>
        <w:t>Sweden’s AP Funds achieve combined result of SEK 182bn in 2024</w:t>
      </w:r>
      <w:r w:rsidRPr="00C17E78">
        <w:rPr>
          <w:sz w:val="16"/>
          <w:szCs w:val="16"/>
          <w:lang w:val="en-GB"/>
          <w:rPrChange w:id="2657" w:author="emmanuel blezes" w:date="2026-06-22T22:41:00Z" w16du:dateUtc="2026-06-22T20:41:00Z">
            <w:rPr>
              <w:lang w:val="en-GB"/>
            </w:rPr>
          </w:rPrChange>
        </w:rPr>
        <w:t>, 2025 (</w:t>
      </w:r>
      <w:r w:rsidRPr="00C17E78">
        <w:rPr>
          <w:sz w:val="16"/>
          <w:szCs w:val="16"/>
          <w:rPrChange w:id="2658" w:author="emmanuel blezes" w:date="2026-06-22T22:41:00Z" w16du:dateUtc="2026-06-22T20:41:00Z">
            <w:rPr/>
          </w:rPrChange>
        </w:rPr>
        <w:fldChar w:fldCharType="begin"/>
      </w:r>
      <w:r w:rsidRPr="00C17E78">
        <w:rPr>
          <w:sz w:val="16"/>
          <w:szCs w:val="16"/>
          <w:lang w:val="en-GB"/>
          <w:rPrChange w:id="2659" w:author="emmanuel blezes" w:date="2026-06-22T22:41:00Z" w16du:dateUtc="2026-06-22T20:41:00Z">
            <w:rPr>
              <w:lang w:val="en-GB"/>
            </w:rPr>
          </w:rPrChange>
        </w:rPr>
        <w:instrText>HYPERLINK "https://www.europeanpensions.net/ep/Swedens-AP-Funds-achieve-combined-result-of-SEK-182bn-in-2024.php" \h</w:instrText>
      </w:r>
      <w:r w:rsidRPr="00DC1698">
        <w:rPr>
          <w:sz w:val="16"/>
          <w:szCs w:val="16"/>
        </w:rPr>
      </w:r>
      <w:r w:rsidRPr="00C17E78">
        <w:rPr>
          <w:sz w:val="16"/>
          <w:szCs w:val="16"/>
          <w:rPrChange w:id="2660" w:author="emmanuel blezes" w:date="2026-06-22T22:41:00Z" w16du:dateUtc="2026-06-22T20:41:00Z">
            <w:rPr/>
          </w:rPrChange>
        </w:rPr>
        <w:fldChar w:fldCharType="separate"/>
      </w:r>
      <w:r w:rsidRPr="00C17E78">
        <w:rPr>
          <w:rStyle w:val="Hyperlink"/>
          <w:sz w:val="16"/>
          <w:szCs w:val="16"/>
          <w:lang w:val="en-GB"/>
          <w:rPrChange w:id="2661" w:author="emmanuel blezes" w:date="2026-06-22T22:41:00Z" w16du:dateUtc="2026-06-22T20:41:00Z">
            <w:rPr>
              <w:rStyle w:val="Hyperlink"/>
              <w:lang w:val="en-GB"/>
            </w:rPr>
          </w:rPrChange>
        </w:rPr>
        <w:t>https://www.europeanpensions.net/ep/Swedens-AP-Funds-achieve-combined-result-of-SEK-182bn-in-2024.php</w:t>
      </w:r>
      <w:r w:rsidRPr="00C17E78">
        <w:rPr>
          <w:sz w:val="16"/>
          <w:szCs w:val="16"/>
          <w:rPrChange w:id="2662" w:author="emmanuel blezes" w:date="2026-06-22T22:41:00Z" w16du:dateUtc="2026-06-22T20:41:00Z">
            <w:rPr/>
          </w:rPrChange>
        </w:rPr>
        <w:fldChar w:fldCharType="end"/>
      </w:r>
      <w:r w:rsidRPr="00C17E78">
        <w:rPr>
          <w:sz w:val="16"/>
          <w:szCs w:val="16"/>
          <w:lang w:val="en-GB"/>
          <w:rPrChange w:id="2663" w:author="emmanuel blezes" w:date="2026-06-22T22:41:00Z" w16du:dateUtc="2026-06-22T20:41:00Z">
            <w:rPr>
              <w:lang w:val="en-GB"/>
            </w:rPr>
          </w:rPrChange>
        </w:rPr>
        <w:t xml:space="preserve">). </w:t>
      </w:r>
      <w:r w:rsidRPr="00C17E78">
        <w:rPr>
          <w:sz w:val="16"/>
          <w:szCs w:val="16"/>
          <w:rPrChange w:id="2664" w:author="emmanuel blezes" w:date="2026-06-22T22:41:00Z" w16du:dateUtc="2026-06-22T20:41:00Z">
            <w:rPr/>
          </w:rPrChange>
        </w:rPr>
        <w:t>Encours cumulé AP1-AP4 fin 2024 : 2 053 Md SEK ≈ 182 Md €. Rendement 2024 : 9,6 %. Rendement annualisé sur 10 ans : 7,6 %. Frais de gestion moyens : 0,07 % des AUM.</w:t>
      </w:r>
    </w:p>
  </w:footnote>
  <w:footnote w:id="298">
    <w:p w14:paraId="28A2E364" w14:textId="77777777" w:rsidR="00534634" w:rsidRPr="00C17E78" w:rsidRDefault="00000000">
      <w:pPr>
        <w:pStyle w:val="FootnoteText"/>
        <w:rPr>
          <w:sz w:val="16"/>
          <w:szCs w:val="16"/>
          <w:rPrChange w:id="2665" w:author="emmanuel blezes" w:date="2026-06-22T22:41:00Z" w16du:dateUtc="2026-06-22T20:41:00Z">
            <w:rPr/>
          </w:rPrChange>
        </w:rPr>
      </w:pPr>
      <w:r w:rsidRPr="00C17E78">
        <w:rPr>
          <w:rStyle w:val="FootnoteReference"/>
          <w:sz w:val="16"/>
          <w:szCs w:val="16"/>
          <w:rPrChange w:id="2666" w:author="emmanuel blezes" w:date="2026-06-22T22:41:00Z" w16du:dateUtc="2026-06-22T20:41:00Z">
            <w:rPr>
              <w:rStyle w:val="FootnoteReference"/>
            </w:rPr>
          </w:rPrChange>
        </w:rPr>
        <w:footnoteRef/>
      </w:r>
      <w:r w:rsidRPr="00C17E78">
        <w:rPr>
          <w:sz w:val="16"/>
          <w:szCs w:val="16"/>
          <w:rPrChange w:id="2667" w:author="emmanuel blezes" w:date="2026-06-22T22:41:00Z" w16du:dateUtc="2026-06-22T20:41:00Z">
            <w:rPr/>
          </w:rPrChange>
        </w:rPr>
        <w:t xml:space="preserve"> Loi n° 2001-624 du 17 juillet 2001 portant diverses dispositions d’ordre social, articles 6 à 9 (création du Fonds de réserve pour les retraites). Statut d’établissement public administratif sous tutelle des ministres chargés de la sécurité sociale et de l’économie.</w:t>
      </w:r>
    </w:p>
  </w:footnote>
  <w:footnote w:id="299">
    <w:p w14:paraId="0BFA3618" w14:textId="77777777" w:rsidR="00534634" w:rsidRPr="00C17E78" w:rsidRDefault="00000000">
      <w:pPr>
        <w:pStyle w:val="FootnoteText"/>
        <w:rPr>
          <w:sz w:val="16"/>
          <w:szCs w:val="16"/>
          <w:rPrChange w:id="2668" w:author="emmanuel blezes" w:date="2026-06-22T22:41:00Z" w16du:dateUtc="2026-06-22T20:41:00Z">
            <w:rPr/>
          </w:rPrChange>
        </w:rPr>
      </w:pPr>
      <w:r w:rsidRPr="00C17E78">
        <w:rPr>
          <w:rStyle w:val="FootnoteReference"/>
          <w:sz w:val="16"/>
          <w:szCs w:val="16"/>
          <w:rPrChange w:id="2669" w:author="emmanuel blezes" w:date="2026-06-22T22:41:00Z" w16du:dateUtc="2026-06-22T20:41:00Z">
            <w:rPr>
              <w:rStyle w:val="FootnoteReference"/>
            </w:rPr>
          </w:rPrChange>
        </w:rPr>
        <w:footnoteRef/>
      </w:r>
      <w:r w:rsidRPr="00C17E78">
        <w:rPr>
          <w:sz w:val="16"/>
          <w:szCs w:val="16"/>
          <w:rPrChange w:id="2670" w:author="emmanuel blezes" w:date="2026-06-22T22:41:00Z" w16du:dateUtc="2026-06-22T20:41:00Z">
            <w:rPr/>
          </w:rPrChange>
        </w:rPr>
        <w:t xml:space="preserve"> Loi n° 2010-1330 du 9 novembre 2010 portant réforme des retraites ; loi n° 2010-1594 du 20 décembre 2010 de financement de la sécurité sociale pour 2011, articles 9 et 26 (versements du FRR à la CADES de 2,1 Md€/an jusqu’en 2024, puis 1,45 Md€/an de 2025 à 2033). Versements cumulés du FRR à la CADES entre 2011 et 2024 : environ 30 Md€ (FRR, rapports annuels).</w:t>
      </w:r>
    </w:p>
  </w:footnote>
  <w:footnote w:id="300">
    <w:p w14:paraId="18F9E421" w14:textId="77777777" w:rsidR="00534634" w:rsidRPr="00C17E78" w:rsidRDefault="00000000">
      <w:pPr>
        <w:pStyle w:val="FootnoteText"/>
        <w:rPr>
          <w:sz w:val="16"/>
          <w:szCs w:val="16"/>
          <w:rPrChange w:id="2671" w:author="emmanuel blezes" w:date="2026-06-22T22:41:00Z" w16du:dateUtc="2026-06-22T20:41:00Z">
            <w:rPr/>
          </w:rPrChange>
        </w:rPr>
      </w:pPr>
      <w:r w:rsidRPr="00C17E78">
        <w:rPr>
          <w:rStyle w:val="FootnoteReference"/>
          <w:sz w:val="16"/>
          <w:szCs w:val="16"/>
          <w:rPrChange w:id="2672" w:author="emmanuel blezes" w:date="2026-06-22T22:41:00Z" w16du:dateUtc="2026-06-22T20:41:00Z">
            <w:rPr>
              <w:rStyle w:val="FootnoteReference"/>
            </w:rPr>
          </w:rPrChange>
        </w:rPr>
        <w:footnoteRef/>
      </w:r>
      <w:r w:rsidRPr="00C17E78">
        <w:rPr>
          <w:sz w:val="16"/>
          <w:szCs w:val="16"/>
          <w:rPrChange w:id="2673" w:author="emmanuel blezes" w:date="2026-06-22T22:41:00Z" w16du:dateUtc="2026-06-22T20:41:00Z">
            <w:rPr/>
          </w:rPrChange>
        </w:rPr>
        <w:t xml:space="preserve"> Sénat, commission des affaires sociales, </w:t>
      </w:r>
      <w:r w:rsidRPr="00C17E78">
        <w:rPr>
          <w:i/>
          <w:iCs/>
          <w:sz w:val="16"/>
          <w:szCs w:val="16"/>
          <w:rPrChange w:id="2674" w:author="emmanuel blezes" w:date="2026-06-22T22:41:00Z" w16du:dateUtc="2026-06-22T20:41:00Z">
            <w:rPr>
              <w:i/>
              <w:iCs/>
            </w:rPr>
          </w:rPrChange>
        </w:rPr>
        <w:t>Rapport sur l’application des lois de financement de la sécurité sociale 2021</w:t>
      </w:r>
      <w:r w:rsidRPr="00C17E78">
        <w:rPr>
          <w:sz w:val="16"/>
          <w:szCs w:val="16"/>
          <w:rPrChange w:id="2675" w:author="emmanuel blezes" w:date="2026-06-22T22:41:00Z" w16du:dateUtc="2026-06-22T20:41:00Z">
            <w:rPr/>
          </w:rPrChange>
        </w:rPr>
        <w:t xml:space="preserve">, simulation publiée dans le cadre des travaux préparatoires de la mission d’évaluation de la réforme des retraites. Sans la réaffectation vers la CADES instaurée en 2010, l’encours du FRR aurait dépassé 89 milliards d’euros fin 2024. Voir aussi Public Sénat, </w:t>
      </w:r>
      <w:r w:rsidRPr="00C17E78">
        <w:rPr>
          <w:i/>
          <w:iCs/>
          <w:sz w:val="16"/>
          <w:szCs w:val="16"/>
          <w:rPrChange w:id="2676" w:author="emmanuel blezes" w:date="2026-06-22T22:41:00Z" w16du:dateUtc="2026-06-22T20:41:00Z">
            <w:rPr>
              <w:i/>
              <w:iCs/>
            </w:rPr>
          </w:rPrChange>
        </w:rPr>
        <w:t>Réforme des retraites : la droite sénatoriale veut réactiver le Fonds de réserve</w:t>
      </w:r>
      <w:r w:rsidRPr="00C17E78">
        <w:rPr>
          <w:sz w:val="16"/>
          <w:szCs w:val="16"/>
          <w:rPrChange w:id="2677" w:author="emmanuel blezes" w:date="2026-06-22T22:41:00Z" w16du:dateUtc="2026-06-22T20:41:00Z">
            <w:rPr/>
          </w:rPrChange>
        </w:rPr>
        <w:t>, 2023 (</w:t>
      </w:r>
      <w:r w:rsidRPr="00C17E78">
        <w:rPr>
          <w:sz w:val="16"/>
          <w:szCs w:val="16"/>
          <w:rPrChange w:id="2678" w:author="emmanuel blezes" w:date="2026-06-22T22:41:00Z" w16du:dateUtc="2026-06-22T20:41:00Z">
            <w:rPr/>
          </w:rPrChange>
        </w:rPr>
        <w:fldChar w:fldCharType="begin"/>
      </w:r>
      <w:r w:rsidRPr="00C17E78">
        <w:rPr>
          <w:sz w:val="16"/>
          <w:szCs w:val="16"/>
          <w:rPrChange w:id="2679" w:author="emmanuel blezes" w:date="2026-06-22T22:41:00Z" w16du:dateUtc="2026-06-22T20:41:00Z">
            <w:rPr/>
          </w:rPrChange>
        </w:rPr>
        <w:instrText>HYPERLINK "https://www.publicsenat.fr/actualites/politique/reforme-des-retraites-la-droite-senatoriale-envisage-de-ranimer-le-fonds-de" \h</w:instrText>
      </w:r>
      <w:r w:rsidRPr="00DC1698">
        <w:rPr>
          <w:sz w:val="16"/>
          <w:szCs w:val="16"/>
        </w:rPr>
      </w:r>
      <w:r w:rsidRPr="00C17E78">
        <w:rPr>
          <w:sz w:val="16"/>
          <w:szCs w:val="16"/>
          <w:rPrChange w:id="2680" w:author="emmanuel blezes" w:date="2026-06-22T22:41:00Z" w16du:dateUtc="2026-06-22T20:41:00Z">
            <w:rPr/>
          </w:rPrChange>
        </w:rPr>
        <w:fldChar w:fldCharType="separate"/>
      </w:r>
      <w:r w:rsidRPr="00C17E78">
        <w:rPr>
          <w:rStyle w:val="Hyperlink"/>
          <w:sz w:val="16"/>
          <w:szCs w:val="16"/>
          <w:rPrChange w:id="2681" w:author="emmanuel blezes" w:date="2026-06-22T22:41:00Z" w16du:dateUtc="2026-06-22T20:41:00Z">
            <w:rPr>
              <w:rStyle w:val="Hyperlink"/>
            </w:rPr>
          </w:rPrChange>
        </w:rPr>
        <w:t>https://www.publicsenat.fr/actualites/politique/reforme-des-retraites-la-droite-senatoriale-envisage-de-ranimer-le-fonds-de</w:t>
      </w:r>
      <w:r w:rsidRPr="00C17E78">
        <w:rPr>
          <w:sz w:val="16"/>
          <w:szCs w:val="16"/>
          <w:rPrChange w:id="2682" w:author="emmanuel blezes" w:date="2026-06-22T22:41:00Z" w16du:dateUtc="2026-06-22T20:41:00Z">
            <w:rPr/>
          </w:rPrChange>
        </w:rPr>
        <w:fldChar w:fldCharType="end"/>
      </w:r>
      <w:r w:rsidRPr="00C17E78">
        <w:rPr>
          <w:sz w:val="16"/>
          <w:szCs w:val="16"/>
          <w:rPrChange w:id="2683" w:author="emmanuel blezes" w:date="2026-06-22T22:41:00Z" w16du:dateUtc="2026-06-22T20:41:00Z">
            <w:rPr/>
          </w:rPrChange>
        </w:rPr>
        <w:t>).</w:t>
      </w:r>
    </w:p>
  </w:footnote>
  <w:footnote w:id="301">
    <w:p w14:paraId="45B17C50" w14:textId="77777777" w:rsidR="00534634" w:rsidRPr="00C17E78" w:rsidRDefault="00000000">
      <w:pPr>
        <w:pStyle w:val="FootnoteText"/>
        <w:rPr>
          <w:sz w:val="16"/>
          <w:szCs w:val="16"/>
          <w:rPrChange w:id="2684" w:author="emmanuel blezes" w:date="2026-06-22T22:41:00Z" w16du:dateUtc="2026-06-22T20:41:00Z">
            <w:rPr/>
          </w:rPrChange>
        </w:rPr>
      </w:pPr>
      <w:r w:rsidRPr="00C17E78">
        <w:rPr>
          <w:rStyle w:val="FootnoteReference"/>
          <w:sz w:val="16"/>
          <w:szCs w:val="16"/>
          <w:rPrChange w:id="2685" w:author="emmanuel blezes" w:date="2026-06-22T22:41:00Z" w16du:dateUtc="2026-06-22T20:41:00Z">
            <w:rPr>
              <w:rStyle w:val="FootnoteReference"/>
            </w:rPr>
          </w:rPrChange>
        </w:rPr>
        <w:footnoteRef/>
      </w:r>
      <w:r w:rsidRPr="00C17E78">
        <w:rPr>
          <w:sz w:val="16"/>
          <w:szCs w:val="16"/>
          <w:rPrChange w:id="2686" w:author="emmanuel blezes" w:date="2026-06-22T22:41:00Z" w16du:dateUtc="2026-06-22T20:41:00Z">
            <w:rPr/>
          </w:rPrChange>
        </w:rPr>
        <w:t xml:space="preserve"> AGIRC-ARRCO, </w:t>
      </w:r>
      <w:r w:rsidRPr="00C17E78">
        <w:rPr>
          <w:i/>
          <w:iCs/>
          <w:sz w:val="16"/>
          <w:szCs w:val="16"/>
          <w:rPrChange w:id="2687" w:author="emmanuel blezes" w:date="2026-06-22T22:41:00Z" w16du:dateUtc="2026-06-22T20:41:00Z">
            <w:rPr>
              <w:i/>
              <w:iCs/>
            </w:rPr>
          </w:rPrChange>
        </w:rPr>
        <w:t>Résultats 2025</w:t>
      </w:r>
      <w:r w:rsidRPr="00C17E78">
        <w:rPr>
          <w:sz w:val="16"/>
          <w:szCs w:val="16"/>
          <w:rPrChange w:id="2688" w:author="emmanuel blezes" w:date="2026-06-22T22:41:00Z" w16du:dateUtc="2026-06-22T20:41:00Z">
            <w:rPr/>
          </w:rPrChange>
        </w:rPr>
        <w:t>, communiqué de la Commission paritaire, juin 2025 : réserves de plus de 91 milliards d’euros, résultat global d’exploitation de 14 Md€ en 2025 (</w:t>
      </w:r>
      <w:r w:rsidRPr="00C17E78">
        <w:rPr>
          <w:sz w:val="16"/>
          <w:szCs w:val="16"/>
          <w:rPrChange w:id="2689" w:author="emmanuel blezes" w:date="2026-06-22T22:41:00Z" w16du:dateUtc="2026-06-22T20:41:00Z">
            <w:rPr/>
          </w:rPrChange>
        </w:rPr>
        <w:fldChar w:fldCharType="begin"/>
      </w:r>
      <w:r w:rsidRPr="00C17E78">
        <w:rPr>
          <w:sz w:val="16"/>
          <w:szCs w:val="16"/>
          <w:rPrChange w:id="2690" w:author="emmanuel blezes" w:date="2026-06-22T22:41:00Z" w16du:dateUtc="2026-06-22T20:41:00Z">
            <w:rPr/>
          </w:rPrChange>
        </w:rPr>
        <w:instrText>HYPERLINK "https://www.espace-social.com/agirc-arrco-un-resultat-global-de-14-md-e-en-2025-et-des-reserves-de-plus-de-91-mds/" \h</w:instrText>
      </w:r>
      <w:r w:rsidRPr="00DC1698">
        <w:rPr>
          <w:sz w:val="16"/>
          <w:szCs w:val="16"/>
        </w:rPr>
      </w:r>
      <w:r w:rsidRPr="00C17E78">
        <w:rPr>
          <w:sz w:val="16"/>
          <w:szCs w:val="16"/>
          <w:rPrChange w:id="2691" w:author="emmanuel blezes" w:date="2026-06-22T22:41:00Z" w16du:dateUtc="2026-06-22T20:41:00Z">
            <w:rPr/>
          </w:rPrChange>
        </w:rPr>
        <w:fldChar w:fldCharType="separate"/>
      </w:r>
      <w:r w:rsidRPr="00C17E78">
        <w:rPr>
          <w:rStyle w:val="Hyperlink"/>
          <w:sz w:val="16"/>
          <w:szCs w:val="16"/>
          <w:rPrChange w:id="2692" w:author="emmanuel blezes" w:date="2026-06-22T22:41:00Z" w16du:dateUtc="2026-06-22T20:41:00Z">
            <w:rPr>
              <w:rStyle w:val="Hyperlink"/>
            </w:rPr>
          </w:rPrChange>
        </w:rPr>
        <w:t>https://www.espace-social.com/agirc-arrco-un-resultat-global-de-14-md-e-en-2025-et-des-reserves-de-plus-de-91-mds/</w:t>
      </w:r>
      <w:r w:rsidRPr="00C17E78">
        <w:rPr>
          <w:sz w:val="16"/>
          <w:szCs w:val="16"/>
          <w:rPrChange w:id="2693" w:author="emmanuel blezes" w:date="2026-06-22T22:41:00Z" w16du:dateUtc="2026-06-22T20:41:00Z">
            <w:rPr/>
          </w:rPrChange>
        </w:rPr>
        <w:fldChar w:fldCharType="end"/>
      </w:r>
      <w:r w:rsidRPr="00C17E78">
        <w:rPr>
          <w:sz w:val="16"/>
          <w:szCs w:val="16"/>
          <w:rPrChange w:id="2694" w:author="emmanuel blezes" w:date="2026-06-22T22:41:00Z" w16du:dateUtc="2026-06-22T20:41:00Z">
            <w:rPr/>
          </w:rPrChange>
        </w:rPr>
        <w:t>). FRR : 20,4 Md€ fin 2024. RAFP : 47,8 Md€ fin 2024. Total : 159,2 Md€, soit ~5,5 % du PIB français.</w:t>
      </w:r>
    </w:p>
  </w:footnote>
  <w:footnote w:id="302">
    <w:p w14:paraId="44FAD6FD" w14:textId="77777777" w:rsidR="00534634" w:rsidRPr="00C17E78" w:rsidRDefault="00000000">
      <w:pPr>
        <w:pStyle w:val="FootnoteText"/>
        <w:rPr>
          <w:sz w:val="16"/>
          <w:szCs w:val="16"/>
          <w:rPrChange w:id="2695" w:author="emmanuel blezes" w:date="2026-06-22T22:41:00Z" w16du:dateUtc="2026-06-22T20:41:00Z">
            <w:rPr/>
          </w:rPrChange>
        </w:rPr>
      </w:pPr>
      <w:r w:rsidRPr="00C17E78">
        <w:rPr>
          <w:rStyle w:val="FootnoteReference"/>
          <w:sz w:val="16"/>
          <w:szCs w:val="16"/>
          <w:rPrChange w:id="2696" w:author="emmanuel blezes" w:date="2026-06-22T22:41:00Z" w16du:dateUtc="2026-06-22T20:41:00Z">
            <w:rPr>
              <w:rStyle w:val="FootnoteReference"/>
            </w:rPr>
          </w:rPrChange>
        </w:rPr>
        <w:footnoteRef/>
      </w:r>
      <w:r w:rsidRPr="00C17E78">
        <w:rPr>
          <w:sz w:val="16"/>
          <w:szCs w:val="16"/>
          <w:rPrChange w:id="2697" w:author="emmanuel blezes" w:date="2026-06-22T22:41:00Z" w16du:dateUtc="2026-06-22T20:41:00Z">
            <w:rPr/>
          </w:rPrChange>
        </w:rPr>
        <w:t xml:space="preserve"> Association française de la gestion financière (AFG), </w:t>
      </w:r>
      <w:r w:rsidRPr="00C17E78">
        <w:rPr>
          <w:i/>
          <w:iCs/>
          <w:sz w:val="16"/>
          <w:szCs w:val="16"/>
          <w:rPrChange w:id="2698" w:author="emmanuel blezes" w:date="2026-06-22T22:41:00Z" w16du:dateUtc="2026-06-22T20:41:00Z">
            <w:rPr>
              <w:i/>
              <w:iCs/>
            </w:rPr>
          </w:rPrChange>
        </w:rPr>
        <w:t>Livre blanc sur les retraites</w:t>
      </w:r>
      <w:r w:rsidRPr="00C17E78">
        <w:rPr>
          <w:sz w:val="16"/>
          <w:szCs w:val="16"/>
          <w:rPrChange w:id="2699" w:author="emmanuel blezes" w:date="2026-06-22T22:41:00Z" w16du:dateUtc="2026-06-22T20:41:00Z">
            <w:rPr/>
          </w:rPrChange>
        </w:rPr>
        <w:t>, 17 juin 2026 (dans la continuité de son livre blanc de 2016). L’AFG propose un régime complémentaire interprofessionnel de retraite par capitalisation pour les salariés du privé, construit progressivement et gouverné de manière paritaire, la répartition demeurant « le socle » du système ; des fonds générationnels ciblant les salariés de moins de 40 ans (≈ 50 % des salariés et ≈ 40 % des cotisations Agirc-Arrco), financés par le redéploiement d’une part des cotisations Agirc-Arrco ; et le caractère obligatoire du PER d’entreprise collectif (PERCOL) pour les entreprises d’au moins 10 salariés. Citation de Philippe Setbon, président de l’AFG : « Un régime complémentaire de capitalisation, construit progressivement, gouverné de manière paritaire et accessible au plus grand nombre, permettra de renforcer durablement le modèle français. » Le livre blanc cite la Suède, les Pays-Bas et le Danemark comme modèles hybrides où le poids des dépenses de retraite rapporté au PIB est plus faible. Voir aussi le communiqué AFG du 19 mars 2026 : encours d’épargne salariale et d’épargne retraite d’entreprise de 229,4 Md€ à fin 2025 (+14,7 % sur un an), 13,2 millions d’épargnants.</w:t>
      </w:r>
    </w:p>
  </w:footnote>
  <w:footnote w:id="303">
    <w:p w14:paraId="66167E27" w14:textId="77777777" w:rsidR="00534634" w:rsidRPr="00C17E78" w:rsidRDefault="00000000">
      <w:pPr>
        <w:pStyle w:val="FootnoteText"/>
        <w:rPr>
          <w:sz w:val="16"/>
          <w:szCs w:val="16"/>
          <w:rPrChange w:id="2700" w:author="emmanuel blezes" w:date="2026-06-22T22:41:00Z" w16du:dateUtc="2026-06-22T20:41:00Z">
            <w:rPr/>
          </w:rPrChange>
        </w:rPr>
      </w:pPr>
      <w:r w:rsidRPr="00C17E78">
        <w:rPr>
          <w:rStyle w:val="FootnoteReference"/>
          <w:sz w:val="16"/>
          <w:szCs w:val="16"/>
          <w:rPrChange w:id="2701" w:author="emmanuel blezes" w:date="2026-06-22T22:41:00Z" w16du:dateUtc="2026-06-22T20:41:00Z">
            <w:rPr>
              <w:rStyle w:val="FootnoteReference"/>
            </w:rPr>
          </w:rPrChange>
        </w:rPr>
        <w:footnoteRef/>
      </w:r>
      <w:r w:rsidRPr="00C17E78">
        <w:rPr>
          <w:sz w:val="16"/>
          <w:szCs w:val="16"/>
          <w:rPrChange w:id="2702" w:author="emmanuel blezes" w:date="2026-06-22T22:41:00Z" w16du:dateUtc="2026-06-22T20:41:00Z">
            <w:rPr/>
          </w:rPrChange>
        </w:rPr>
        <w:t xml:space="preserve"> Bertrand Martinot, Hugo Gravier, Antoine Muret, </w:t>
      </w:r>
      <w:r w:rsidRPr="00C17E78">
        <w:rPr>
          <w:i/>
          <w:iCs/>
          <w:sz w:val="16"/>
          <w:szCs w:val="16"/>
          <w:rPrChange w:id="2703" w:author="emmanuel blezes" w:date="2026-06-22T22:41:00Z" w16du:dateUtc="2026-06-22T20:41:00Z">
            <w:rPr>
              <w:i/>
              <w:iCs/>
            </w:rPr>
          </w:rPrChange>
        </w:rPr>
        <w:t>Vers un système de retraite mixte répartition-capitalisation</w:t>
      </w:r>
      <w:r w:rsidRPr="00C17E78">
        <w:rPr>
          <w:sz w:val="16"/>
          <w:szCs w:val="16"/>
          <w:rPrChange w:id="2704" w:author="emmanuel blezes" w:date="2026-06-22T22:41:00Z" w16du:dateUtc="2026-06-22T20:41:00Z">
            <w:rPr/>
          </w:rPrChange>
        </w:rPr>
        <w:t>, Fondation pour l’innovation politique (</w:t>
      </w:r>
      <w:proofErr w:type="spellStart"/>
      <w:r w:rsidRPr="00C17E78">
        <w:rPr>
          <w:sz w:val="16"/>
          <w:szCs w:val="16"/>
          <w:rPrChange w:id="2705" w:author="emmanuel blezes" w:date="2026-06-22T22:41:00Z" w16du:dateUtc="2026-06-22T20:41:00Z">
            <w:rPr/>
          </w:rPrChange>
        </w:rPr>
        <w:t>Fondapol</w:t>
      </w:r>
      <w:proofErr w:type="spellEnd"/>
      <w:r w:rsidRPr="00C17E78">
        <w:rPr>
          <w:sz w:val="16"/>
          <w:szCs w:val="16"/>
          <w:rPrChange w:id="2706" w:author="emmanuel blezes" w:date="2026-06-22T22:41:00Z" w16du:dateUtc="2026-06-22T20:41:00Z">
            <w:rPr/>
          </w:rPrChange>
        </w:rPr>
        <w:t>), novembre 2025 (</w:t>
      </w:r>
      <w:r w:rsidRPr="00C17E78">
        <w:rPr>
          <w:sz w:val="16"/>
          <w:szCs w:val="16"/>
          <w:rPrChange w:id="2707" w:author="emmanuel blezes" w:date="2026-06-22T22:41:00Z" w16du:dateUtc="2026-06-22T20:41:00Z">
            <w:rPr/>
          </w:rPrChange>
        </w:rPr>
        <w:fldChar w:fldCharType="begin"/>
      </w:r>
      <w:r w:rsidRPr="00C17E78">
        <w:rPr>
          <w:sz w:val="16"/>
          <w:szCs w:val="16"/>
          <w:rPrChange w:id="2708" w:author="emmanuel blezes" w:date="2026-06-22T22:41:00Z" w16du:dateUtc="2026-06-22T20:41:00Z">
            <w:rPr/>
          </w:rPrChange>
        </w:rPr>
        <w:instrText>HYPERLINK "https://www.fondapol.org/etude/vers-un-systeme-de-retraite-mixte-repartition-capitalisation/" \h</w:instrText>
      </w:r>
      <w:r w:rsidRPr="00DC1698">
        <w:rPr>
          <w:sz w:val="16"/>
          <w:szCs w:val="16"/>
        </w:rPr>
      </w:r>
      <w:r w:rsidRPr="00C17E78">
        <w:rPr>
          <w:sz w:val="16"/>
          <w:szCs w:val="16"/>
          <w:rPrChange w:id="2709" w:author="emmanuel blezes" w:date="2026-06-22T22:41:00Z" w16du:dateUtc="2026-06-22T20:41:00Z">
            <w:rPr/>
          </w:rPrChange>
        </w:rPr>
        <w:fldChar w:fldCharType="separate"/>
      </w:r>
      <w:r w:rsidRPr="00C17E78">
        <w:rPr>
          <w:rStyle w:val="Hyperlink"/>
          <w:sz w:val="16"/>
          <w:szCs w:val="16"/>
          <w:rPrChange w:id="2710" w:author="emmanuel blezes" w:date="2026-06-22T22:41:00Z" w16du:dateUtc="2026-06-22T20:41:00Z">
            <w:rPr>
              <w:rStyle w:val="Hyperlink"/>
            </w:rPr>
          </w:rPrChange>
        </w:rPr>
        <w:t>https://www.fondapol.org/etude/vers-un-systeme-de-retraite-mixte-repartition-capitalisation/</w:t>
      </w:r>
      <w:r w:rsidRPr="00C17E78">
        <w:rPr>
          <w:sz w:val="16"/>
          <w:szCs w:val="16"/>
          <w:rPrChange w:id="2711" w:author="emmanuel blezes" w:date="2026-06-22T22:41:00Z" w16du:dateUtc="2026-06-22T20:41:00Z">
            <w:rPr/>
          </w:rPrChange>
        </w:rPr>
        <w:fldChar w:fldCharType="end"/>
      </w:r>
      <w:r w:rsidRPr="00C17E78">
        <w:rPr>
          <w:sz w:val="16"/>
          <w:szCs w:val="16"/>
          <w:rPrChange w:id="2712" w:author="emmanuel blezes" w:date="2026-06-22T22:41:00Z" w16du:dateUtc="2026-06-22T20:41:00Z">
            <w:rPr/>
          </w:rPrChange>
        </w:rPr>
        <w:t xml:space="preserve">). Trois scénarios de transition documentés, avec capital d’amorçage d’environ 100 Md€ (FRR + AGIRC-ARRCO), désindexation temporaire des pensions de 0,5 à 1 % sur dix ans, cotisation nouvelle optionnelle de 0,6 %, baisses de cotisations dès l’année 5. Voir aussi Cécile Marques, </w:t>
      </w:r>
      <w:r w:rsidRPr="00C17E78">
        <w:rPr>
          <w:i/>
          <w:iCs/>
          <w:sz w:val="16"/>
          <w:szCs w:val="16"/>
          <w:rPrChange w:id="2713" w:author="emmanuel blezes" w:date="2026-06-22T22:41:00Z" w16du:dateUtc="2026-06-22T20:41:00Z">
            <w:rPr>
              <w:i/>
              <w:iCs/>
            </w:rPr>
          </w:rPrChange>
        </w:rPr>
        <w:t>Augmentons le Fonds de réserve pour les retraites</w:t>
      </w:r>
      <w:r w:rsidRPr="00C17E78">
        <w:rPr>
          <w:sz w:val="16"/>
          <w:szCs w:val="16"/>
          <w:rPrChange w:id="2714" w:author="emmanuel blezes" w:date="2026-06-22T22:41:00Z" w16du:dateUtc="2026-06-22T20:41:00Z">
            <w:rPr/>
          </w:rPrChange>
        </w:rPr>
        <w:t>, Institut économique Molinari, janvier 2025 (</w:t>
      </w:r>
      <w:r w:rsidRPr="00C17E78">
        <w:rPr>
          <w:sz w:val="16"/>
          <w:szCs w:val="16"/>
          <w:rPrChange w:id="2715" w:author="emmanuel blezes" w:date="2026-06-22T22:41:00Z" w16du:dateUtc="2026-06-22T20:41:00Z">
            <w:rPr/>
          </w:rPrChange>
        </w:rPr>
        <w:fldChar w:fldCharType="begin"/>
      </w:r>
      <w:r w:rsidRPr="00C17E78">
        <w:rPr>
          <w:sz w:val="16"/>
          <w:szCs w:val="16"/>
          <w:rPrChange w:id="2716" w:author="emmanuel blezes" w:date="2026-06-22T22:41:00Z" w16du:dateUtc="2026-06-22T20:41:00Z">
            <w:rPr/>
          </w:rPrChange>
        </w:rPr>
        <w:instrText>HYPERLINK "https://www.institutmolinari.org/2025/01/16/augmentons-le-fonds-de-reserve-pour-les-retraites-pour-restaurer-les-finances-publiques/" \h</w:instrText>
      </w:r>
      <w:r w:rsidRPr="00DC1698">
        <w:rPr>
          <w:sz w:val="16"/>
          <w:szCs w:val="16"/>
        </w:rPr>
      </w:r>
      <w:r w:rsidRPr="00C17E78">
        <w:rPr>
          <w:sz w:val="16"/>
          <w:szCs w:val="16"/>
          <w:rPrChange w:id="2717" w:author="emmanuel blezes" w:date="2026-06-22T22:41:00Z" w16du:dateUtc="2026-06-22T20:41:00Z">
            <w:rPr/>
          </w:rPrChange>
        </w:rPr>
        <w:fldChar w:fldCharType="separate"/>
      </w:r>
      <w:r w:rsidRPr="00C17E78">
        <w:rPr>
          <w:rStyle w:val="Hyperlink"/>
          <w:sz w:val="16"/>
          <w:szCs w:val="16"/>
          <w:rPrChange w:id="2718" w:author="emmanuel blezes" w:date="2026-06-22T22:41:00Z" w16du:dateUtc="2026-06-22T20:41:00Z">
            <w:rPr>
              <w:rStyle w:val="Hyperlink"/>
            </w:rPr>
          </w:rPrChange>
        </w:rPr>
        <w:t>https://www.institutmolinari.org/2025/01/16/augmentons-le-fonds-de-reserve-pour-les-retraites-pour-restaurer-les-finances-publiques/</w:t>
      </w:r>
      <w:r w:rsidRPr="00C17E78">
        <w:rPr>
          <w:sz w:val="16"/>
          <w:szCs w:val="16"/>
          <w:rPrChange w:id="2719" w:author="emmanuel blezes" w:date="2026-06-22T22:41:00Z" w16du:dateUtc="2026-06-22T20:41:00Z">
            <w:rPr/>
          </w:rPrChange>
        </w:rPr>
        <w:fldChar w:fldCharType="end"/>
      </w:r>
      <w:r w:rsidRPr="00C17E78">
        <w:rPr>
          <w:sz w:val="16"/>
          <w:szCs w:val="16"/>
          <w:rPrChange w:id="2720" w:author="emmanuel blezes" w:date="2026-06-22T22:41:00Z" w16du:dateUtc="2026-06-22T20:41:00Z">
            <w:rPr/>
          </w:rPrChange>
        </w:rPr>
        <w:t>).</w:t>
      </w:r>
    </w:p>
  </w:footnote>
  <w:footnote w:id="304">
    <w:p w14:paraId="07F27AA2" w14:textId="77777777" w:rsidR="00534634" w:rsidRPr="00C17E78" w:rsidRDefault="00000000">
      <w:pPr>
        <w:pStyle w:val="FootnoteText"/>
        <w:rPr>
          <w:sz w:val="16"/>
          <w:szCs w:val="16"/>
          <w:rPrChange w:id="2721" w:author="emmanuel blezes" w:date="2026-06-22T22:41:00Z" w16du:dateUtc="2026-06-22T20:41:00Z">
            <w:rPr/>
          </w:rPrChange>
        </w:rPr>
      </w:pPr>
      <w:r w:rsidRPr="00C17E78">
        <w:rPr>
          <w:rStyle w:val="FootnoteReference"/>
          <w:sz w:val="16"/>
          <w:szCs w:val="16"/>
          <w:rPrChange w:id="2722" w:author="emmanuel blezes" w:date="2026-06-22T22:41:00Z" w16du:dateUtc="2026-06-22T20:41:00Z">
            <w:rPr>
              <w:rStyle w:val="FootnoteReference"/>
            </w:rPr>
          </w:rPrChange>
        </w:rPr>
        <w:footnoteRef/>
      </w:r>
      <w:r w:rsidRPr="00C17E78">
        <w:rPr>
          <w:sz w:val="16"/>
          <w:szCs w:val="16"/>
          <w:rPrChange w:id="2723" w:author="emmanuel blezes" w:date="2026-06-22T22:41:00Z" w16du:dateUtc="2026-06-22T20:41:00Z">
            <w:rPr/>
          </w:rPrChange>
        </w:rPr>
        <w:t xml:space="preserve"> Conseil de l’Union européenne, règlement (UE) 2020/672 du 19 mai 2020 portant création d’un instrument européen de soutien temporaire à l’atténuation des risques de chômage en situation d’urgence (SURE). Le mécanisme — emprunts conjoints émis par la Commission, garantis par les États membres, fléchés vers une dépense pré-identifiée — a servi de </w:t>
      </w:r>
      <w:proofErr w:type="gramStart"/>
      <w:r w:rsidRPr="00C17E78">
        <w:rPr>
          <w:sz w:val="16"/>
          <w:szCs w:val="16"/>
          <w:rPrChange w:id="2724" w:author="emmanuel blezes" w:date="2026-06-22T22:41:00Z" w16du:dateUtc="2026-06-22T20:41:00Z">
            <w:rPr/>
          </w:rPrChange>
        </w:rPr>
        <w:t>précédent technique</w:t>
      </w:r>
      <w:proofErr w:type="gramEnd"/>
      <w:r w:rsidRPr="00C17E78">
        <w:rPr>
          <w:sz w:val="16"/>
          <w:szCs w:val="16"/>
          <w:rPrChange w:id="2725" w:author="emmanuel blezes" w:date="2026-06-22T22:41:00Z" w16du:dateUtc="2026-06-22T20:41:00Z">
            <w:rPr/>
          </w:rPrChange>
        </w:rPr>
        <w:t xml:space="preserve"> pour la facilité européenne pour la reprise et la résilience (FERS) de 2021. Adaptation pour un instrument retraite : voir Beaufret O., </w:t>
      </w:r>
      <w:r w:rsidRPr="00C17E78">
        <w:rPr>
          <w:i/>
          <w:iCs/>
          <w:sz w:val="16"/>
          <w:szCs w:val="16"/>
          <w:rPrChange w:id="2726" w:author="emmanuel blezes" w:date="2026-06-22T22:41:00Z" w16du:dateUtc="2026-06-22T20:41:00Z">
            <w:rPr>
              <w:i/>
              <w:iCs/>
            </w:rPr>
          </w:rPrChange>
        </w:rPr>
        <w:t>Contribution à la mission flash de clarification du financement des retraites</w:t>
      </w:r>
      <w:r w:rsidRPr="00C17E78">
        <w:rPr>
          <w:sz w:val="16"/>
          <w:szCs w:val="16"/>
          <w:rPrChange w:id="2727" w:author="emmanuel blezes" w:date="2026-06-22T22:41:00Z" w16du:dateUtc="2026-06-22T20:41:00Z">
            <w:rPr/>
          </w:rPrChange>
        </w:rPr>
        <w:t xml:space="preserve">, </w:t>
      </w:r>
      <w:proofErr w:type="spellStart"/>
      <w:r w:rsidRPr="00C17E78">
        <w:rPr>
          <w:sz w:val="16"/>
          <w:szCs w:val="16"/>
          <w:rPrChange w:id="2728" w:author="emmanuel blezes" w:date="2026-06-22T22:41:00Z" w16du:dateUtc="2026-06-22T20:41:00Z">
            <w:rPr/>
          </w:rPrChange>
        </w:rPr>
        <w:t>Fondapol</w:t>
      </w:r>
      <w:proofErr w:type="spellEnd"/>
      <w:r w:rsidRPr="00C17E78">
        <w:rPr>
          <w:sz w:val="16"/>
          <w:szCs w:val="16"/>
          <w:rPrChange w:id="2729" w:author="emmanuel blezes" w:date="2026-06-22T22:41:00Z" w16du:dateUtc="2026-06-22T20:41:00Z">
            <w:rPr/>
          </w:rPrChange>
        </w:rPr>
        <w:t>, février 2025 (</w:t>
      </w:r>
      <w:r w:rsidRPr="00C17E78">
        <w:rPr>
          <w:sz w:val="16"/>
          <w:szCs w:val="16"/>
          <w:rPrChange w:id="2730" w:author="emmanuel blezes" w:date="2026-06-22T22:41:00Z" w16du:dateUtc="2026-06-22T20:41:00Z">
            <w:rPr/>
          </w:rPrChange>
        </w:rPr>
        <w:fldChar w:fldCharType="begin"/>
      </w:r>
      <w:r w:rsidRPr="00C17E78">
        <w:rPr>
          <w:sz w:val="16"/>
          <w:szCs w:val="16"/>
          <w:rPrChange w:id="2731" w:author="emmanuel blezes" w:date="2026-06-22T22:41:00Z" w16du:dateUtc="2026-06-22T20:41:00Z">
            <w:rPr/>
          </w:rPrChange>
        </w:rPr>
        <w:instrText>HYPERLINK "https://www.fondapol.org/etude/contribution-a-la-mission-flash-de-clarification-du-financement-des-retraites/" \h</w:instrText>
      </w:r>
      <w:r w:rsidRPr="00DC1698">
        <w:rPr>
          <w:sz w:val="16"/>
          <w:szCs w:val="16"/>
        </w:rPr>
      </w:r>
      <w:r w:rsidRPr="00C17E78">
        <w:rPr>
          <w:sz w:val="16"/>
          <w:szCs w:val="16"/>
          <w:rPrChange w:id="2732" w:author="emmanuel blezes" w:date="2026-06-22T22:41:00Z" w16du:dateUtc="2026-06-22T20:41:00Z">
            <w:rPr/>
          </w:rPrChange>
        </w:rPr>
        <w:fldChar w:fldCharType="separate"/>
      </w:r>
      <w:r w:rsidRPr="00C17E78">
        <w:rPr>
          <w:rStyle w:val="Hyperlink"/>
          <w:sz w:val="16"/>
          <w:szCs w:val="16"/>
          <w:rPrChange w:id="2733" w:author="emmanuel blezes" w:date="2026-06-22T22:41:00Z" w16du:dateUtc="2026-06-22T20:41:00Z">
            <w:rPr>
              <w:rStyle w:val="Hyperlink"/>
            </w:rPr>
          </w:rPrChange>
        </w:rPr>
        <w:t>https://www.fondapol.org/etude/contribution-a-la-mission-flash-de-clarification-du-financement-des-retraites/</w:t>
      </w:r>
      <w:r w:rsidRPr="00C17E78">
        <w:rPr>
          <w:sz w:val="16"/>
          <w:szCs w:val="16"/>
          <w:rPrChange w:id="2734" w:author="emmanuel blezes" w:date="2026-06-22T22:41:00Z" w16du:dateUtc="2026-06-22T20:41:00Z">
            <w:rPr/>
          </w:rPrChange>
        </w:rPr>
        <w:fldChar w:fldCharType="end"/>
      </w:r>
      <w:r w:rsidRPr="00C17E78">
        <w:rPr>
          <w:sz w:val="16"/>
          <w:szCs w:val="16"/>
          <w:rPrChange w:id="2735" w:author="emmanuel blezes" w:date="2026-06-22T22:41:00Z" w16du:dateUtc="2026-06-22T20:41:00Z">
            <w:rPr/>
          </w:rPrChange>
        </w:rPr>
        <w:t>).</w:t>
      </w:r>
    </w:p>
  </w:footnote>
  <w:footnote w:id="305">
    <w:p w14:paraId="7C5751DE" w14:textId="77777777" w:rsidR="00534634" w:rsidRPr="00C17E78" w:rsidRDefault="00000000">
      <w:pPr>
        <w:pStyle w:val="FootnoteText"/>
        <w:rPr>
          <w:sz w:val="16"/>
          <w:szCs w:val="16"/>
          <w:rPrChange w:id="2736" w:author="emmanuel blezes" w:date="2026-06-22T22:41:00Z" w16du:dateUtc="2026-06-22T20:41:00Z">
            <w:rPr/>
          </w:rPrChange>
        </w:rPr>
      </w:pPr>
      <w:r w:rsidRPr="00C17E78">
        <w:rPr>
          <w:rStyle w:val="FootnoteReference"/>
          <w:sz w:val="16"/>
          <w:szCs w:val="16"/>
          <w:rPrChange w:id="2737" w:author="emmanuel blezes" w:date="2026-06-22T22:41:00Z" w16du:dateUtc="2026-06-22T20:41:00Z">
            <w:rPr>
              <w:rStyle w:val="FootnoteReference"/>
            </w:rPr>
          </w:rPrChange>
        </w:rPr>
        <w:footnoteRef/>
      </w:r>
      <w:r w:rsidRPr="00C17E78">
        <w:rPr>
          <w:sz w:val="16"/>
          <w:szCs w:val="16"/>
          <w:rPrChange w:id="2738" w:author="emmanuel blezes" w:date="2026-06-22T22:41:00Z" w16du:dateUtc="2026-06-22T20:41:00Z">
            <w:rPr/>
          </w:rPrChange>
        </w:rPr>
        <w:t xml:space="preserve"> Direction générale du Trésor, </w:t>
      </w:r>
      <w:r w:rsidRPr="00C17E78">
        <w:rPr>
          <w:i/>
          <w:iCs/>
          <w:sz w:val="16"/>
          <w:szCs w:val="16"/>
          <w:rPrChange w:id="2739" w:author="emmanuel blezes" w:date="2026-06-22T22:41:00Z" w16du:dateUtc="2026-06-22T20:41:00Z">
            <w:rPr>
              <w:i/>
              <w:iCs/>
            </w:rPr>
          </w:rPrChange>
        </w:rPr>
        <w:t>Évaluation des recettes de la CSG</w:t>
      </w:r>
      <w:r w:rsidRPr="00C17E78">
        <w:rPr>
          <w:sz w:val="16"/>
          <w:szCs w:val="16"/>
          <w:rPrChange w:id="2740" w:author="emmanuel blezes" w:date="2026-06-22T22:41:00Z" w16du:dateUtc="2026-06-22T20:41:00Z">
            <w:rPr/>
          </w:rPrChange>
        </w:rPr>
        <w:t>. Un point de contribution sociale généralisée représente entre 16 et 17 milliards d’euros de recettes annuelles pérennes (assiette élargie à l’ensemble des revenus d’activité, de remplacement et du patrimoine).</w:t>
      </w:r>
    </w:p>
  </w:footnote>
  <w:footnote w:id="306">
    <w:p w14:paraId="3CECBA9E" w14:textId="77777777" w:rsidR="00534634" w:rsidRPr="00C17E78" w:rsidRDefault="00000000">
      <w:pPr>
        <w:pStyle w:val="FootnoteText"/>
        <w:rPr>
          <w:sz w:val="16"/>
          <w:szCs w:val="16"/>
          <w:rPrChange w:id="2745" w:author="emmanuel blezes" w:date="2026-06-22T22:41:00Z" w16du:dateUtc="2026-06-22T20:41:00Z">
            <w:rPr/>
          </w:rPrChange>
        </w:rPr>
      </w:pPr>
      <w:r w:rsidRPr="00C17E78">
        <w:rPr>
          <w:rStyle w:val="FootnoteReference"/>
          <w:sz w:val="16"/>
          <w:szCs w:val="16"/>
          <w:rPrChange w:id="2746" w:author="emmanuel blezes" w:date="2026-06-22T22:41:00Z" w16du:dateUtc="2026-06-22T20:41:00Z">
            <w:rPr>
              <w:rStyle w:val="FootnoteReference"/>
            </w:rPr>
          </w:rPrChange>
        </w:rPr>
        <w:footnoteRef/>
      </w:r>
      <w:r w:rsidRPr="00C17E78">
        <w:rPr>
          <w:sz w:val="16"/>
          <w:szCs w:val="16"/>
          <w:rPrChange w:id="2747" w:author="emmanuel blezes" w:date="2026-06-22T22:41:00Z" w16du:dateUtc="2026-06-22T20:41:00Z">
            <w:rPr/>
          </w:rPrChange>
        </w:rPr>
        <w:t xml:space="preserve"> Ordonnance n° 45-2250 du 4 octobre 1945 portant organisation de la sécurité sociale ; loi n° 46-1146 du 22 mai 1946 portant généralisation de la sécurité sociale. Pour l’antériorité, voir aussi la loi du 14 mars 1941 portant création de l’Allocation aux Vieux Travailleurs Salariés (AVTS) sous le régime de Vichy (</w:t>
      </w:r>
      <w:r w:rsidRPr="00C17E78">
        <w:rPr>
          <w:sz w:val="16"/>
          <w:szCs w:val="16"/>
          <w:rPrChange w:id="2748" w:author="emmanuel blezes" w:date="2026-06-22T22:41:00Z" w16du:dateUtc="2026-06-22T20:41:00Z">
            <w:rPr/>
          </w:rPrChange>
        </w:rPr>
        <w:fldChar w:fldCharType="begin"/>
      </w:r>
      <w:r w:rsidRPr="00C17E78">
        <w:rPr>
          <w:sz w:val="16"/>
          <w:szCs w:val="16"/>
          <w:rPrChange w:id="2749" w:author="emmanuel blezes" w:date="2026-06-22T22:41:00Z" w16du:dateUtc="2026-06-22T20:41:00Z">
            <w:rPr/>
          </w:rPrChange>
        </w:rPr>
        <w:instrText>HYPERLINK "https://www.legifrance.gouv.fr/jorf/id/JORFTEXT000000521099" \h</w:instrText>
      </w:r>
      <w:r w:rsidRPr="00DC1698">
        <w:rPr>
          <w:sz w:val="16"/>
          <w:szCs w:val="16"/>
        </w:rPr>
      </w:r>
      <w:r w:rsidRPr="00C17E78">
        <w:rPr>
          <w:sz w:val="16"/>
          <w:szCs w:val="16"/>
          <w:rPrChange w:id="2750" w:author="emmanuel blezes" w:date="2026-06-22T22:41:00Z" w16du:dateUtc="2026-06-22T20:41:00Z">
            <w:rPr/>
          </w:rPrChange>
        </w:rPr>
        <w:fldChar w:fldCharType="separate"/>
      </w:r>
      <w:r w:rsidRPr="00C17E78">
        <w:rPr>
          <w:rStyle w:val="Hyperlink"/>
          <w:sz w:val="16"/>
          <w:szCs w:val="16"/>
          <w:rPrChange w:id="2751" w:author="emmanuel blezes" w:date="2026-06-22T22:41:00Z" w16du:dateUtc="2026-06-22T20:41:00Z">
            <w:rPr>
              <w:rStyle w:val="Hyperlink"/>
            </w:rPr>
          </w:rPrChange>
        </w:rPr>
        <w:t>https://www.legifrance.gouv.fr/jorf/id/JORFTEXT000000521099</w:t>
      </w:r>
      <w:r w:rsidRPr="00C17E78">
        <w:rPr>
          <w:sz w:val="16"/>
          <w:szCs w:val="16"/>
          <w:rPrChange w:id="2752" w:author="emmanuel blezes" w:date="2026-06-22T22:41:00Z" w16du:dateUtc="2026-06-22T20:41:00Z">
            <w:rPr/>
          </w:rPrChange>
        </w:rPr>
        <w:fldChar w:fldCharType="end"/>
      </w:r>
      <w:r w:rsidRPr="00C17E78">
        <w:rPr>
          <w:sz w:val="16"/>
          <w:szCs w:val="16"/>
          <w:rPrChange w:id="2753" w:author="emmanuel blezes" w:date="2026-06-22T22:41:00Z" w16du:dateUtc="2026-06-22T20:41:00Z">
            <w:rPr/>
          </w:rPrChange>
        </w:rPr>
        <w:t>).</w:t>
      </w:r>
    </w:p>
  </w:footnote>
  <w:footnote w:id="307">
    <w:p w14:paraId="60C01ABC" w14:textId="77777777" w:rsidR="00534634" w:rsidRPr="00C17E78" w:rsidRDefault="00000000">
      <w:pPr>
        <w:pStyle w:val="FootnoteText"/>
        <w:rPr>
          <w:sz w:val="16"/>
          <w:szCs w:val="16"/>
          <w:rPrChange w:id="2754" w:author="emmanuel blezes" w:date="2026-06-22T22:41:00Z" w16du:dateUtc="2026-06-22T20:41:00Z">
            <w:rPr/>
          </w:rPrChange>
        </w:rPr>
      </w:pPr>
      <w:r w:rsidRPr="00C17E78">
        <w:rPr>
          <w:rStyle w:val="FootnoteReference"/>
          <w:sz w:val="16"/>
          <w:szCs w:val="16"/>
          <w:rPrChange w:id="2755" w:author="emmanuel blezes" w:date="2026-06-22T22:41:00Z" w16du:dateUtc="2026-06-22T20:41:00Z">
            <w:rPr>
              <w:rStyle w:val="FootnoteReference"/>
            </w:rPr>
          </w:rPrChange>
        </w:rPr>
        <w:footnoteRef/>
      </w:r>
      <w:r w:rsidRPr="00C17E78">
        <w:rPr>
          <w:sz w:val="16"/>
          <w:szCs w:val="16"/>
          <w:rPrChange w:id="2756" w:author="emmanuel blezes" w:date="2026-06-22T22:41:00Z" w16du:dateUtc="2026-06-22T20:41:00Z">
            <w:rPr/>
          </w:rPrChange>
        </w:rPr>
        <w:t xml:space="preserve"> Sur la liquidation des dispositifs capitalisés d’avant-guerre par les chocs monétaires de 1914-1947, voir notamment Saly P., « Les tentatives de mise en place d’une retraite par capitalisation en France (1910-1941) », </w:t>
      </w:r>
      <w:r w:rsidRPr="00C17E78">
        <w:rPr>
          <w:i/>
          <w:iCs/>
          <w:sz w:val="16"/>
          <w:szCs w:val="16"/>
          <w:rPrChange w:id="2757" w:author="emmanuel blezes" w:date="2026-06-22T22:41:00Z" w16du:dateUtc="2026-06-22T20:41:00Z">
            <w:rPr>
              <w:i/>
              <w:iCs/>
            </w:rPr>
          </w:rPrChange>
        </w:rPr>
        <w:t>Revue d’histoire de la protection sociale</w:t>
      </w:r>
      <w:r w:rsidRPr="00C17E78">
        <w:rPr>
          <w:sz w:val="16"/>
          <w:szCs w:val="16"/>
          <w:rPrChange w:id="2758" w:author="emmanuel blezes" w:date="2026-06-22T22:41:00Z" w16du:dateUtc="2026-06-22T20:41:00Z">
            <w:rPr/>
          </w:rPrChange>
        </w:rPr>
        <w:t>, n° 13, 2020/1, p. 23-58 (</w:t>
      </w:r>
      <w:r w:rsidRPr="00C17E78">
        <w:rPr>
          <w:sz w:val="16"/>
          <w:szCs w:val="16"/>
          <w:rPrChange w:id="2759" w:author="emmanuel blezes" w:date="2026-06-22T22:41:00Z" w16du:dateUtc="2026-06-22T20:41:00Z">
            <w:rPr/>
          </w:rPrChange>
        </w:rPr>
        <w:fldChar w:fldCharType="begin"/>
      </w:r>
      <w:r w:rsidRPr="00C17E78">
        <w:rPr>
          <w:sz w:val="16"/>
          <w:szCs w:val="16"/>
          <w:rPrChange w:id="2760" w:author="emmanuel blezes" w:date="2026-06-22T22:41:00Z" w16du:dateUtc="2026-06-22T20:41:00Z">
            <w:rPr/>
          </w:rPrChange>
        </w:rPr>
        <w:instrText>HYPERLINK "https://shs.cairn.info/revue-d-histoire-de-la-protection-sociale-2020-1-page-23?lang=fr" \h</w:instrText>
      </w:r>
      <w:r w:rsidRPr="00DC1698">
        <w:rPr>
          <w:sz w:val="16"/>
          <w:szCs w:val="16"/>
        </w:rPr>
      </w:r>
      <w:r w:rsidRPr="00C17E78">
        <w:rPr>
          <w:sz w:val="16"/>
          <w:szCs w:val="16"/>
          <w:rPrChange w:id="2761" w:author="emmanuel blezes" w:date="2026-06-22T22:41:00Z" w16du:dateUtc="2026-06-22T20:41:00Z">
            <w:rPr/>
          </w:rPrChange>
        </w:rPr>
        <w:fldChar w:fldCharType="separate"/>
      </w:r>
      <w:r w:rsidRPr="00C17E78">
        <w:rPr>
          <w:rStyle w:val="Hyperlink"/>
          <w:sz w:val="16"/>
          <w:szCs w:val="16"/>
          <w:rPrChange w:id="2762" w:author="emmanuel blezes" w:date="2026-06-22T22:41:00Z" w16du:dateUtc="2026-06-22T20:41:00Z">
            <w:rPr>
              <w:rStyle w:val="Hyperlink"/>
            </w:rPr>
          </w:rPrChange>
        </w:rPr>
        <w:t>https://shs.cairn.info/revue-d-histoire-de-la-protection-sociale-2020-1-page-23?lang=fr</w:t>
      </w:r>
      <w:r w:rsidRPr="00C17E78">
        <w:rPr>
          <w:sz w:val="16"/>
          <w:szCs w:val="16"/>
          <w:rPrChange w:id="2763" w:author="emmanuel blezes" w:date="2026-06-22T22:41:00Z" w16du:dateUtc="2026-06-22T20:41:00Z">
            <w:rPr/>
          </w:rPrChange>
        </w:rPr>
        <w:fldChar w:fldCharType="end"/>
      </w:r>
      <w:r w:rsidRPr="00C17E78">
        <w:rPr>
          <w:sz w:val="16"/>
          <w:szCs w:val="16"/>
          <w:rPrChange w:id="2764" w:author="emmanuel blezes" w:date="2026-06-22T22:41:00Z" w16du:dateUtc="2026-06-22T20:41:00Z">
            <w:rPr/>
          </w:rPrChange>
        </w:rPr>
        <w:t>).</w:t>
      </w:r>
    </w:p>
  </w:footnote>
  <w:footnote w:id="308">
    <w:p w14:paraId="44CE883F" w14:textId="77777777" w:rsidR="00534634" w:rsidRPr="00C17E78" w:rsidRDefault="00000000">
      <w:pPr>
        <w:pStyle w:val="FootnoteText"/>
        <w:rPr>
          <w:sz w:val="16"/>
          <w:szCs w:val="16"/>
          <w:rPrChange w:id="2765" w:author="emmanuel blezes" w:date="2026-06-22T22:41:00Z" w16du:dateUtc="2026-06-22T20:41:00Z">
            <w:rPr/>
          </w:rPrChange>
        </w:rPr>
      </w:pPr>
      <w:r w:rsidRPr="00C17E78">
        <w:rPr>
          <w:rStyle w:val="FootnoteReference"/>
          <w:sz w:val="16"/>
          <w:szCs w:val="16"/>
          <w:rPrChange w:id="2766" w:author="emmanuel blezes" w:date="2026-06-22T22:41:00Z" w16du:dateUtc="2026-06-22T20:41:00Z">
            <w:rPr>
              <w:rStyle w:val="FootnoteReference"/>
            </w:rPr>
          </w:rPrChange>
        </w:rPr>
        <w:footnoteRef/>
      </w:r>
      <w:r w:rsidRPr="00C17E78">
        <w:rPr>
          <w:sz w:val="16"/>
          <w:szCs w:val="16"/>
          <w:rPrChange w:id="2767" w:author="emmanuel blezes" w:date="2026-06-22T22:41:00Z" w16du:dateUtc="2026-06-22T20:41:00Z">
            <w:rPr/>
          </w:rPrChange>
        </w:rPr>
        <w:t xml:space="preserve"> Synthèse de la position défendue par Pierre Laroque (formulation de l’auteur, non un verbatim sourcé en archive primaire), telle que rapportée par les historiens de la Sécurité sociale : la substitution de la répartition à la capitalisation permettait de servir immédiatement des pensions aux travailleurs âgés qui n’avaient pu se constituer un capital. Voir Comité d’histoire de la sécurité sociale ; B. Valat et B. Palier, op. </w:t>
      </w:r>
      <w:proofErr w:type="gramStart"/>
      <w:r w:rsidRPr="00C17E78">
        <w:rPr>
          <w:sz w:val="16"/>
          <w:szCs w:val="16"/>
          <w:rPrChange w:id="2768" w:author="emmanuel blezes" w:date="2026-06-22T22:41:00Z" w16du:dateUtc="2026-06-22T20:41:00Z">
            <w:rPr/>
          </w:rPrChange>
        </w:rPr>
        <w:t>cit</w:t>
      </w:r>
      <w:proofErr w:type="gramEnd"/>
      <w:r w:rsidRPr="00C17E78">
        <w:rPr>
          <w:sz w:val="16"/>
          <w:szCs w:val="16"/>
          <w:rPrChange w:id="2769" w:author="emmanuel blezes" w:date="2026-06-22T22:41:00Z" w16du:dateUtc="2026-06-22T20:41:00Z">
            <w:rPr/>
          </w:rPrChange>
        </w:rPr>
        <w:t>. (</w:t>
      </w:r>
      <w:proofErr w:type="gramStart"/>
      <w:r w:rsidRPr="00C17E78">
        <w:rPr>
          <w:sz w:val="16"/>
          <w:szCs w:val="16"/>
          <w:rPrChange w:id="2770" w:author="emmanuel blezes" w:date="2026-06-22T22:41:00Z" w16du:dateUtc="2026-06-22T20:41:00Z">
            <w:rPr/>
          </w:rPrChange>
        </w:rPr>
        <w:t>cf.</w:t>
      </w:r>
      <w:proofErr w:type="gramEnd"/>
      <w:r w:rsidRPr="00C17E78">
        <w:rPr>
          <w:sz w:val="16"/>
          <w:szCs w:val="16"/>
          <w:rPrChange w:id="2771" w:author="emmanuel blezes" w:date="2026-06-22T22:41:00Z" w16du:dateUtc="2026-06-22T20:41:00Z">
            <w:rPr/>
          </w:rPrChange>
        </w:rPr>
        <w:t> note [^44]).</w:t>
      </w:r>
    </w:p>
  </w:footnote>
  <w:footnote w:id="309">
    <w:p w14:paraId="424DAC95" w14:textId="77777777" w:rsidR="00534634" w:rsidRPr="00C17E78" w:rsidRDefault="00000000">
      <w:pPr>
        <w:pStyle w:val="FootnoteText"/>
        <w:rPr>
          <w:sz w:val="16"/>
          <w:szCs w:val="16"/>
          <w:rPrChange w:id="2772" w:author="emmanuel blezes" w:date="2026-06-22T22:41:00Z" w16du:dateUtc="2026-06-22T20:41:00Z">
            <w:rPr/>
          </w:rPrChange>
        </w:rPr>
      </w:pPr>
      <w:r w:rsidRPr="00C17E78">
        <w:rPr>
          <w:rStyle w:val="FootnoteReference"/>
          <w:sz w:val="16"/>
          <w:szCs w:val="16"/>
          <w:rPrChange w:id="2773" w:author="emmanuel blezes" w:date="2026-06-22T22:41:00Z" w16du:dateUtc="2026-06-22T20:41:00Z">
            <w:rPr>
              <w:rStyle w:val="FootnoteReference"/>
            </w:rPr>
          </w:rPrChange>
        </w:rPr>
        <w:footnoteRef/>
      </w:r>
      <w:r w:rsidRPr="00C17E78">
        <w:rPr>
          <w:sz w:val="16"/>
          <w:szCs w:val="16"/>
          <w:rPrChange w:id="2774" w:author="emmanuel blezes" w:date="2026-06-22T22:41:00Z" w16du:dateUtc="2026-06-22T20:41:00Z">
            <w:rPr/>
          </w:rPrChange>
        </w:rPr>
        <w:t xml:space="preserve"> AMF, </w:t>
      </w:r>
      <w:r w:rsidRPr="00C17E78">
        <w:rPr>
          <w:i/>
          <w:iCs/>
          <w:sz w:val="16"/>
          <w:szCs w:val="16"/>
          <w:rPrChange w:id="2775" w:author="emmanuel blezes" w:date="2026-06-22T22:41:00Z" w16du:dateUtc="2026-06-22T20:41:00Z">
            <w:rPr>
              <w:i/>
              <w:iCs/>
            </w:rPr>
          </w:rPrChange>
        </w:rPr>
        <w:t>Baromètre 2024 de l’épargne et de l’investissement</w:t>
      </w:r>
      <w:r w:rsidRPr="00C17E78">
        <w:rPr>
          <w:sz w:val="16"/>
          <w:szCs w:val="16"/>
          <w:rPrChange w:id="2776" w:author="emmanuel blezes" w:date="2026-06-22T22:41:00Z" w16du:dateUtc="2026-06-22T20:41:00Z">
            <w:rPr/>
          </w:rPrChange>
        </w:rPr>
        <w:t>, octobre 2024 (</w:t>
      </w:r>
      <w:r w:rsidRPr="00C17E78">
        <w:rPr>
          <w:sz w:val="16"/>
          <w:szCs w:val="16"/>
          <w:rPrChange w:id="2777" w:author="emmanuel blezes" w:date="2026-06-22T22:41:00Z" w16du:dateUtc="2026-06-22T20:41:00Z">
            <w:rPr/>
          </w:rPrChange>
        </w:rPr>
        <w:fldChar w:fldCharType="begin"/>
      </w:r>
      <w:r w:rsidRPr="00C17E78">
        <w:rPr>
          <w:sz w:val="16"/>
          <w:szCs w:val="16"/>
          <w:rPrChange w:id="2778" w:author="emmanuel blezes" w:date="2026-06-22T22:41:00Z" w16du:dateUtc="2026-06-22T20:41:00Z">
            <w:rPr/>
          </w:rPrChange>
        </w:rPr>
        <w:instrText>HYPERLINK "https://www.amf-france.org/sites/institutionnel/files/private/2025-01/barometre-amf-2024-octobre-2024-version-publiable_0.pdf" \h</w:instrText>
      </w:r>
      <w:r w:rsidRPr="00DC1698">
        <w:rPr>
          <w:sz w:val="16"/>
          <w:szCs w:val="16"/>
        </w:rPr>
      </w:r>
      <w:r w:rsidRPr="00C17E78">
        <w:rPr>
          <w:sz w:val="16"/>
          <w:szCs w:val="16"/>
          <w:rPrChange w:id="2779" w:author="emmanuel blezes" w:date="2026-06-22T22:41:00Z" w16du:dateUtc="2026-06-22T20:41:00Z">
            <w:rPr/>
          </w:rPrChange>
        </w:rPr>
        <w:fldChar w:fldCharType="separate"/>
      </w:r>
      <w:r w:rsidRPr="00C17E78">
        <w:rPr>
          <w:rStyle w:val="Hyperlink"/>
          <w:sz w:val="16"/>
          <w:szCs w:val="16"/>
          <w:rPrChange w:id="2780" w:author="emmanuel blezes" w:date="2026-06-22T22:41:00Z" w16du:dateUtc="2026-06-22T20:41:00Z">
            <w:rPr>
              <w:rStyle w:val="Hyperlink"/>
            </w:rPr>
          </w:rPrChange>
        </w:rPr>
        <w:t>https://www.amf-france.org/sites/institutionnel/files/private/2025-01/barometre-amf-2024-octobre-2024-version-publiable_0.pdf</w:t>
      </w:r>
      <w:r w:rsidRPr="00C17E78">
        <w:rPr>
          <w:sz w:val="16"/>
          <w:szCs w:val="16"/>
          <w:rPrChange w:id="2781" w:author="emmanuel blezes" w:date="2026-06-22T22:41:00Z" w16du:dateUtc="2026-06-22T20:41:00Z">
            <w:rPr/>
          </w:rPrChange>
        </w:rPr>
        <w:fldChar w:fldCharType="end"/>
      </w:r>
      <w:r w:rsidRPr="00C17E78">
        <w:rPr>
          <w:sz w:val="16"/>
          <w:szCs w:val="16"/>
          <w:rPrChange w:id="2782" w:author="emmanuel blezes" w:date="2026-06-22T22:41:00Z" w16du:dateUtc="2026-06-22T20:41:00Z">
            <w:rPr/>
          </w:rPrChange>
        </w:rPr>
        <w:t xml:space="preserve">). Détention directe d’actions cotées par les ménages français : 12,5 % en 2024. Pour les comparaisons internationales : Federal Reserve, </w:t>
      </w:r>
      <w:r w:rsidRPr="00C17E78">
        <w:rPr>
          <w:i/>
          <w:iCs/>
          <w:sz w:val="16"/>
          <w:szCs w:val="16"/>
          <w:rPrChange w:id="2783" w:author="emmanuel blezes" w:date="2026-06-22T22:41:00Z" w16du:dateUtc="2026-06-22T20:41:00Z">
            <w:rPr>
              <w:i/>
              <w:iCs/>
            </w:rPr>
          </w:rPrChange>
        </w:rPr>
        <w:t>Survey of Consumer Finances 2022</w:t>
      </w:r>
      <w:r w:rsidRPr="00C17E78">
        <w:rPr>
          <w:sz w:val="16"/>
          <w:szCs w:val="16"/>
          <w:rPrChange w:id="2784" w:author="emmanuel blezes" w:date="2026-06-22T22:41:00Z" w16du:dateUtc="2026-06-22T20:41:00Z">
            <w:rPr/>
          </w:rPrChange>
        </w:rPr>
        <w:t xml:space="preserve"> (États-Unis, taux de détention directe ou indirecte d’actions ~58 % ; détention directe ~21 %) ; Office for National Statistics, </w:t>
      </w:r>
      <w:r w:rsidRPr="00C17E78">
        <w:rPr>
          <w:i/>
          <w:iCs/>
          <w:sz w:val="16"/>
          <w:szCs w:val="16"/>
          <w:rPrChange w:id="2785" w:author="emmanuel blezes" w:date="2026-06-22T22:41:00Z" w16du:dateUtc="2026-06-22T20:41:00Z">
            <w:rPr>
              <w:i/>
              <w:iCs/>
            </w:rPr>
          </w:rPrChange>
        </w:rPr>
        <w:t>Ownership of UK quoted shares 2022</w:t>
      </w:r>
      <w:r w:rsidRPr="00C17E78">
        <w:rPr>
          <w:sz w:val="16"/>
          <w:szCs w:val="16"/>
          <w:rPrChange w:id="2786" w:author="emmanuel blezes" w:date="2026-06-22T22:41:00Z" w16du:dateUtc="2026-06-22T20:41:00Z">
            <w:rPr/>
          </w:rPrChange>
        </w:rPr>
        <w:t>, 2024 (Royaume-Uni).</w:t>
      </w:r>
    </w:p>
  </w:footnote>
  <w:footnote w:id="310">
    <w:p w14:paraId="38E2A5D9" w14:textId="77777777" w:rsidR="00534634" w:rsidRPr="00C17E78" w:rsidRDefault="00000000">
      <w:pPr>
        <w:pStyle w:val="FootnoteText"/>
        <w:rPr>
          <w:sz w:val="16"/>
          <w:szCs w:val="16"/>
          <w:rPrChange w:id="2787" w:author="emmanuel blezes" w:date="2026-06-22T22:41:00Z" w16du:dateUtc="2026-06-22T20:41:00Z">
            <w:rPr/>
          </w:rPrChange>
        </w:rPr>
      </w:pPr>
      <w:r w:rsidRPr="00C17E78">
        <w:rPr>
          <w:rStyle w:val="FootnoteReference"/>
          <w:sz w:val="16"/>
          <w:szCs w:val="16"/>
          <w:rPrChange w:id="2788" w:author="emmanuel blezes" w:date="2026-06-22T22:41:00Z" w16du:dateUtc="2026-06-22T20:41:00Z">
            <w:rPr>
              <w:rStyle w:val="FootnoteReference"/>
            </w:rPr>
          </w:rPrChange>
        </w:rPr>
        <w:footnoteRef/>
      </w:r>
      <w:r w:rsidRPr="00C17E78">
        <w:rPr>
          <w:sz w:val="16"/>
          <w:szCs w:val="16"/>
          <w:lang w:val="en-GB"/>
          <w:rPrChange w:id="2789" w:author="emmanuel blezes" w:date="2026-06-22T22:41:00Z" w16du:dateUtc="2026-06-22T20:41:00Z">
            <w:rPr>
              <w:lang w:val="en-GB"/>
            </w:rPr>
          </w:rPrChange>
        </w:rPr>
        <w:t xml:space="preserve"> OCDE/INFE, </w:t>
      </w:r>
      <w:r w:rsidRPr="00C17E78">
        <w:rPr>
          <w:i/>
          <w:iCs/>
          <w:sz w:val="16"/>
          <w:szCs w:val="16"/>
          <w:lang w:val="en-GB"/>
          <w:rPrChange w:id="2790" w:author="emmanuel blezes" w:date="2026-06-22T22:41:00Z" w16du:dateUtc="2026-06-22T20:41:00Z">
            <w:rPr>
              <w:i/>
              <w:iCs/>
              <w:lang w:val="en-GB"/>
            </w:rPr>
          </w:rPrChange>
        </w:rPr>
        <w:t>2023 International Survey of Adult Financial Literacy</w:t>
      </w:r>
      <w:r w:rsidRPr="00C17E78">
        <w:rPr>
          <w:sz w:val="16"/>
          <w:szCs w:val="16"/>
          <w:lang w:val="en-GB"/>
          <w:rPrChange w:id="2791" w:author="emmanuel blezes" w:date="2026-06-22T22:41:00Z" w16du:dateUtc="2026-06-22T20:41:00Z">
            <w:rPr>
              <w:lang w:val="en-GB"/>
            </w:rPr>
          </w:rPrChange>
        </w:rPr>
        <w:t>, OCDE Publishing, 2023 (</w:t>
      </w:r>
      <w:r w:rsidRPr="00C17E78">
        <w:rPr>
          <w:sz w:val="16"/>
          <w:szCs w:val="16"/>
          <w:rPrChange w:id="2792" w:author="emmanuel blezes" w:date="2026-06-22T22:41:00Z" w16du:dateUtc="2026-06-22T20:41:00Z">
            <w:rPr/>
          </w:rPrChange>
        </w:rPr>
        <w:fldChar w:fldCharType="begin"/>
      </w:r>
      <w:r w:rsidRPr="00C17E78">
        <w:rPr>
          <w:sz w:val="16"/>
          <w:szCs w:val="16"/>
          <w:lang w:val="en-GB"/>
          <w:rPrChange w:id="2793" w:author="emmanuel blezes" w:date="2026-06-22T22:41:00Z" w16du:dateUtc="2026-06-22T20:41:00Z">
            <w:rPr>
              <w:lang w:val="en-GB"/>
            </w:rPr>
          </w:rPrChange>
        </w:rPr>
        <w:instrText>HYPERLINK "https://www.oecd.org/en/publications/oecd-infe-2023-international-survey-of-adult-financial-literacy_56003a32-en.html" \h</w:instrText>
      </w:r>
      <w:r w:rsidRPr="00DC1698">
        <w:rPr>
          <w:sz w:val="16"/>
          <w:szCs w:val="16"/>
        </w:rPr>
      </w:r>
      <w:r w:rsidRPr="00C17E78">
        <w:rPr>
          <w:sz w:val="16"/>
          <w:szCs w:val="16"/>
          <w:rPrChange w:id="2794" w:author="emmanuel blezes" w:date="2026-06-22T22:41:00Z" w16du:dateUtc="2026-06-22T20:41:00Z">
            <w:rPr/>
          </w:rPrChange>
        </w:rPr>
        <w:fldChar w:fldCharType="separate"/>
      </w:r>
      <w:r w:rsidRPr="00C17E78">
        <w:rPr>
          <w:rStyle w:val="Hyperlink"/>
          <w:sz w:val="16"/>
          <w:szCs w:val="16"/>
          <w:lang w:val="en-GB"/>
          <w:rPrChange w:id="2795" w:author="emmanuel blezes" w:date="2026-06-22T22:41:00Z" w16du:dateUtc="2026-06-22T20:41:00Z">
            <w:rPr>
              <w:rStyle w:val="Hyperlink"/>
              <w:lang w:val="en-GB"/>
            </w:rPr>
          </w:rPrChange>
        </w:rPr>
        <w:t>https://www.oecd.org/en/publications/oecd-infe-2023-international-survey-of-adult-financial-literacy_56003a32-en.html</w:t>
      </w:r>
      <w:r w:rsidRPr="00C17E78">
        <w:rPr>
          <w:sz w:val="16"/>
          <w:szCs w:val="16"/>
          <w:rPrChange w:id="2796" w:author="emmanuel blezes" w:date="2026-06-22T22:41:00Z" w16du:dateUtc="2026-06-22T20:41:00Z">
            <w:rPr/>
          </w:rPrChange>
        </w:rPr>
        <w:fldChar w:fldCharType="end"/>
      </w:r>
      <w:r w:rsidRPr="00C17E78">
        <w:rPr>
          <w:sz w:val="16"/>
          <w:szCs w:val="16"/>
          <w:lang w:val="en-GB"/>
          <w:rPrChange w:id="2797" w:author="emmanuel blezes" w:date="2026-06-22T22:41:00Z" w16du:dateUtc="2026-06-22T20:41:00Z">
            <w:rPr>
              <w:lang w:val="en-GB"/>
            </w:rPr>
          </w:rPrChange>
        </w:rPr>
        <w:t xml:space="preserve">). </w:t>
      </w:r>
      <w:r w:rsidRPr="00C17E78">
        <w:rPr>
          <w:sz w:val="16"/>
          <w:szCs w:val="16"/>
          <w:rPrChange w:id="2798" w:author="emmanuel blezes" w:date="2026-06-22T22:41:00Z" w16du:dateUtc="2026-06-22T20:41:00Z">
            <w:rPr/>
          </w:rPrChange>
        </w:rPr>
        <w:t>Score moyen France : 62,25/100, 14ᵉ rang sur 39 pays, légèrement en dessous de la moyenne OCDE (63/100).</w:t>
      </w:r>
    </w:p>
  </w:footnote>
  <w:footnote w:id="311">
    <w:p w14:paraId="6A0147E0" w14:textId="77777777" w:rsidR="00534634" w:rsidRPr="00C17E78" w:rsidRDefault="00000000">
      <w:pPr>
        <w:pStyle w:val="FootnoteText"/>
        <w:rPr>
          <w:sz w:val="16"/>
          <w:szCs w:val="16"/>
          <w:rPrChange w:id="2799" w:author="emmanuel blezes" w:date="2026-06-22T22:41:00Z" w16du:dateUtc="2026-06-22T20:41:00Z">
            <w:rPr/>
          </w:rPrChange>
        </w:rPr>
      </w:pPr>
      <w:r w:rsidRPr="00C17E78">
        <w:rPr>
          <w:rStyle w:val="FootnoteReference"/>
          <w:sz w:val="16"/>
          <w:szCs w:val="16"/>
          <w:rPrChange w:id="2800" w:author="emmanuel blezes" w:date="2026-06-22T22:41:00Z" w16du:dateUtc="2026-06-22T20:41:00Z">
            <w:rPr>
              <w:rStyle w:val="FootnoteReference"/>
            </w:rPr>
          </w:rPrChange>
        </w:rPr>
        <w:footnoteRef/>
      </w:r>
      <w:r w:rsidRPr="00C17E78">
        <w:rPr>
          <w:sz w:val="16"/>
          <w:szCs w:val="16"/>
          <w:rPrChange w:id="2801" w:author="emmanuel blezes" w:date="2026-06-22T22:41:00Z" w16du:dateUtc="2026-06-22T20:41:00Z">
            <w:rPr/>
          </w:rPrChange>
        </w:rPr>
        <w:t xml:space="preserve"> Sur l’érosion des rentes 14-18 par les inflations de l’entre-deux-guerres et les conversions forcées d’emprunts d’État après 1945, voir Hautcœur P.-C., </w:t>
      </w:r>
      <w:r w:rsidRPr="00C17E78">
        <w:rPr>
          <w:i/>
          <w:iCs/>
          <w:sz w:val="16"/>
          <w:szCs w:val="16"/>
          <w:rPrChange w:id="2802" w:author="emmanuel blezes" w:date="2026-06-22T22:41:00Z" w16du:dateUtc="2026-06-22T20:41:00Z">
            <w:rPr>
              <w:i/>
              <w:iCs/>
            </w:rPr>
          </w:rPrChange>
        </w:rPr>
        <w:t>Le marché financier français au XXᵉ siècle</w:t>
      </w:r>
      <w:r w:rsidRPr="00C17E78">
        <w:rPr>
          <w:sz w:val="16"/>
          <w:szCs w:val="16"/>
          <w:rPrChange w:id="2803" w:author="emmanuel blezes" w:date="2026-06-22T22:41:00Z" w16du:dateUtc="2026-06-22T20:41:00Z">
            <w:rPr/>
          </w:rPrChange>
        </w:rPr>
        <w:t xml:space="preserve">, Publications de la Sorbonne, 2007 ; Vergne A., </w:t>
      </w:r>
      <w:r w:rsidRPr="00C17E78">
        <w:rPr>
          <w:i/>
          <w:iCs/>
          <w:sz w:val="16"/>
          <w:szCs w:val="16"/>
          <w:rPrChange w:id="2804" w:author="emmanuel blezes" w:date="2026-06-22T22:41:00Z" w16du:dateUtc="2026-06-22T20:41:00Z">
            <w:rPr>
              <w:i/>
              <w:iCs/>
            </w:rPr>
          </w:rPrChange>
        </w:rPr>
        <w:t>La place financière de Paris</w:t>
      </w:r>
      <w:r w:rsidRPr="00C17E78">
        <w:rPr>
          <w:sz w:val="16"/>
          <w:szCs w:val="16"/>
          <w:rPrChange w:id="2805" w:author="emmanuel blezes" w:date="2026-06-22T22:41:00Z" w16du:dateUtc="2026-06-22T20:41:00Z">
            <w:rPr/>
          </w:rPrChange>
        </w:rPr>
        <w:t>, La Découverte, 2018.</w:t>
      </w:r>
    </w:p>
  </w:footnote>
  <w:footnote w:id="312">
    <w:p w14:paraId="4E2F589B" w14:textId="77777777" w:rsidR="00534634" w:rsidRPr="00C17E78" w:rsidRDefault="00000000">
      <w:pPr>
        <w:pStyle w:val="FootnoteText"/>
        <w:rPr>
          <w:sz w:val="16"/>
          <w:szCs w:val="16"/>
          <w:rPrChange w:id="2806" w:author="emmanuel blezes" w:date="2026-06-22T22:41:00Z" w16du:dateUtc="2026-06-22T20:41:00Z">
            <w:rPr/>
          </w:rPrChange>
        </w:rPr>
      </w:pPr>
      <w:r w:rsidRPr="00C17E78">
        <w:rPr>
          <w:rStyle w:val="FootnoteReference"/>
          <w:sz w:val="16"/>
          <w:szCs w:val="16"/>
          <w:rPrChange w:id="2807" w:author="emmanuel blezes" w:date="2026-06-22T22:41:00Z" w16du:dateUtc="2026-06-22T20:41:00Z">
            <w:rPr>
              <w:rStyle w:val="FootnoteReference"/>
            </w:rPr>
          </w:rPrChange>
        </w:rPr>
        <w:footnoteRef/>
      </w:r>
      <w:r w:rsidRPr="00C17E78">
        <w:rPr>
          <w:sz w:val="16"/>
          <w:szCs w:val="16"/>
          <w:rPrChange w:id="2808" w:author="emmanuel blezes" w:date="2026-06-22T22:41:00Z" w16du:dateUtc="2026-06-22T20:41:00Z">
            <w:rPr/>
          </w:rPrChange>
        </w:rPr>
        <w:t xml:space="preserve"> Banque de France, </w:t>
      </w:r>
      <w:r w:rsidRPr="00C17E78">
        <w:rPr>
          <w:i/>
          <w:iCs/>
          <w:sz w:val="16"/>
          <w:szCs w:val="16"/>
          <w:rPrChange w:id="2809" w:author="emmanuel blezes" w:date="2026-06-22T22:41:00Z" w16du:dateUtc="2026-06-22T20:41:00Z">
            <w:rPr>
              <w:i/>
              <w:iCs/>
            </w:rPr>
          </w:rPrChange>
        </w:rPr>
        <w:t>L’épargne financière des ménages 2024</w:t>
      </w:r>
      <w:r w:rsidRPr="00C17E78">
        <w:rPr>
          <w:sz w:val="16"/>
          <w:szCs w:val="16"/>
          <w:rPrChange w:id="2810" w:author="emmanuel blezes" w:date="2026-06-22T22:41:00Z" w16du:dateUtc="2026-06-22T20:41:00Z">
            <w:rPr/>
          </w:rPrChange>
        </w:rPr>
        <w:t xml:space="preserve">, 2025 ; AMF, </w:t>
      </w:r>
      <w:r w:rsidRPr="00C17E78">
        <w:rPr>
          <w:i/>
          <w:iCs/>
          <w:sz w:val="16"/>
          <w:szCs w:val="16"/>
          <w:rPrChange w:id="2811" w:author="emmanuel blezes" w:date="2026-06-22T22:41:00Z" w16du:dateUtc="2026-06-22T20:41:00Z">
            <w:rPr>
              <w:i/>
              <w:iCs/>
            </w:rPr>
          </w:rPrChange>
        </w:rPr>
        <w:t>Baromètre 2024 de l’épargne et de l’investissement</w:t>
      </w:r>
      <w:r w:rsidRPr="00C17E78">
        <w:rPr>
          <w:sz w:val="16"/>
          <w:szCs w:val="16"/>
          <w:rPrChange w:id="2812" w:author="emmanuel blezes" w:date="2026-06-22T22:41:00Z" w16du:dateUtc="2026-06-22T20:41:00Z">
            <w:rPr/>
          </w:rPrChange>
        </w:rPr>
        <w:t xml:space="preserve">, octobre 2024. PEA : ~7 millions de titulaires fin 2024 (1,8 M en 1995). PER : 11,2 millions de titulaires fin T3 2024 (France Assureurs, </w:t>
      </w:r>
      <w:r w:rsidRPr="00C17E78">
        <w:rPr>
          <w:i/>
          <w:iCs/>
          <w:sz w:val="16"/>
          <w:szCs w:val="16"/>
          <w:rPrChange w:id="2813" w:author="emmanuel blezes" w:date="2026-06-22T22:41:00Z" w16du:dateUtc="2026-06-22T20:41:00Z">
            <w:rPr>
              <w:i/>
              <w:iCs/>
            </w:rPr>
          </w:rPrChange>
        </w:rPr>
        <w:t>Plan d’Épargne Retraite : Bilan 2024</w:t>
      </w:r>
      <w:r w:rsidRPr="00C17E78">
        <w:rPr>
          <w:sz w:val="16"/>
          <w:szCs w:val="16"/>
          <w:rPrChange w:id="2814" w:author="emmanuel blezes" w:date="2026-06-22T22:41:00Z" w16du:dateUtc="2026-06-22T20:41:00Z">
            <w:rPr/>
          </w:rPrChange>
        </w:rPr>
        <w:t>, mars 2025). Détention directe d’actions : 12,5 % en 2024 contre 6,9 % en 2020 (AMF).</w:t>
      </w:r>
    </w:p>
  </w:footnote>
  <w:footnote w:id="313">
    <w:p w14:paraId="0967124C" w14:textId="77777777" w:rsidR="00534634" w:rsidRPr="00C17E78" w:rsidRDefault="00000000">
      <w:pPr>
        <w:pStyle w:val="FootnoteText"/>
        <w:rPr>
          <w:sz w:val="16"/>
          <w:szCs w:val="16"/>
          <w:rPrChange w:id="2815" w:author="emmanuel blezes" w:date="2026-06-22T22:41:00Z" w16du:dateUtc="2026-06-22T20:41:00Z">
            <w:rPr/>
          </w:rPrChange>
        </w:rPr>
      </w:pPr>
      <w:r w:rsidRPr="00C17E78">
        <w:rPr>
          <w:rStyle w:val="FootnoteReference"/>
          <w:sz w:val="16"/>
          <w:szCs w:val="16"/>
          <w:rPrChange w:id="2816" w:author="emmanuel blezes" w:date="2026-06-22T22:41:00Z" w16du:dateUtc="2026-06-22T20:41:00Z">
            <w:rPr>
              <w:rStyle w:val="FootnoteReference"/>
            </w:rPr>
          </w:rPrChange>
        </w:rPr>
        <w:footnoteRef/>
      </w:r>
      <w:r w:rsidRPr="00C17E78">
        <w:rPr>
          <w:sz w:val="16"/>
          <w:szCs w:val="16"/>
          <w:rPrChange w:id="2817" w:author="emmanuel blezes" w:date="2026-06-22T22:41:00Z" w16du:dateUtc="2026-06-22T20:41:00Z">
            <w:rPr/>
          </w:rPrChange>
        </w:rPr>
        <w:t xml:space="preserve"> DARES, </w:t>
      </w:r>
      <w:r w:rsidRPr="00C17E78">
        <w:rPr>
          <w:i/>
          <w:iCs/>
          <w:sz w:val="16"/>
          <w:szCs w:val="16"/>
          <w:rPrChange w:id="2818" w:author="emmanuel blezes" w:date="2026-06-22T22:41:00Z" w16du:dateUtc="2026-06-22T20:41:00Z">
            <w:rPr>
              <w:i/>
              <w:iCs/>
            </w:rPr>
          </w:rPrChange>
        </w:rPr>
        <w:t>La syndicalisation en 2023</w:t>
      </w:r>
      <w:r w:rsidRPr="00C17E78">
        <w:rPr>
          <w:sz w:val="16"/>
          <w:szCs w:val="16"/>
          <w:rPrChange w:id="2819" w:author="emmanuel blezes" w:date="2026-06-22T22:41:00Z" w16du:dateUtc="2026-06-22T20:41:00Z">
            <w:rPr/>
          </w:rPrChange>
        </w:rPr>
        <w:t>, juin 2024. Taux de syndicalisation France : 10,1 % des salariés en 2023, l’un des plus faibles de l’OCDE, contre 16,3 % moyenne OCDE et plus de 60 % en Suède, Finlande et Danemark.</w:t>
      </w:r>
    </w:p>
  </w:footnote>
  <w:footnote w:id="314">
    <w:p w14:paraId="523594DF" w14:textId="77777777" w:rsidR="00534634" w:rsidRPr="00C17E78" w:rsidRDefault="00000000">
      <w:pPr>
        <w:pStyle w:val="FootnoteText"/>
        <w:rPr>
          <w:sz w:val="16"/>
          <w:szCs w:val="16"/>
          <w:rPrChange w:id="2820" w:author="emmanuel blezes" w:date="2026-06-22T22:41:00Z" w16du:dateUtc="2026-06-22T20:41:00Z">
            <w:rPr/>
          </w:rPrChange>
        </w:rPr>
      </w:pPr>
      <w:r w:rsidRPr="00C17E78">
        <w:rPr>
          <w:rStyle w:val="FootnoteReference"/>
          <w:sz w:val="16"/>
          <w:szCs w:val="16"/>
          <w:rPrChange w:id="2821" w:author="emmanuel blezes" w:date="2026-06-22T22:41:00Z" w16du:dateUtc="2026-06-22T20:41:00Z">
            <w:rPr>
              <w:rStyle w:val="FootnoteReference"/>
            </w:rPr>
          </w:rPrChange>
        </w:rPr>
        <w:footnoteRef/>
      </w:r>
      <w:r w:rsidRPr="00C17E78">
        <w:rPr>
          <w:sz w:val="16"/>
          <w:szCs w:val="16"/>
          <w:rPrChange w:id="2822" w:author="emmanuel blezes" w:date="2026-06-22T22:41:00Z" w16du:dateUtc="2026-06-22T20:41:00Z">
            <w:rPr/>
          </w:rPrChange>
        </w:rPr>
        <w:t xml:space="preserve"> Positions syndicales documentées sur les sites officiels des centrales en 2024-2025 : Confédération générale du travail, </w:t>
      </w:r>
      <w:r w:rsidRPr="00C17E78">
        <w:rPr>
          <w:i/>
          <w:iCs/>
          <w:sz w:val="16"/>
          <w:szCs w:val="16"/>
          <w:rPrChange w:id="2823" w:author="emmanuel blezes" w:date="2026-06-22T22:41:00Z" w16du:dateUtc="2026-06-22T20:41:00Z">
            <w:rPr>
              <w:i/>
              <w:iCs/>
            </w:rPr>
          </w:rPrChange>
        </w:rPr>
        <w:t>La capitalisation n’est pas une solution, c’est une régression sociale</w:t>
      </w:r>
      <w:r w:rsidRPr="00C17E78">
        <w:rPr>
          <w:sz w:val="16"/>
          <w:szCs w:val="16"/>
          <w:rPrChange w:id="2824" w:author="emmanuel blezes" w:date="2026-06-22T22:41:00Z" w16du:dateUtc="2026-06-22T20:41:00Z">
            <w:rPr/>
          </w:rPrChange>
        </w:rPr>
        <w:t>, 31 janvier 2025 (</w:t>
      </w:r>
      <w:r w:rsidRPr="00C17E78">
        <w:rPr>
          <w:sz w:val="16"/>
          <w:szCs w:val="16"/>
          <w:rPrChange w:id="2825" w:author="emmanuel blezes" w:date="2026-06-22T22:41:00Z" w16du:dateUtc="2026-06-22T20:41:00Z">
            <w:rPr/>
          </w:rPrChange>
        </w:rPr>
        <w:fldChar w:fldCharType="begin"/>
      </w:r>
      <w:r w:rsidRPr="00C17E78">
        <w:rPr>
          <w:sz w:val="16"/>
          <w:szCs w:val="16"/>
          <w:rPrChange w:id="2826" w:author="emmanuel blezes" w:date="2026-06-22T22:41:00Z" w16du:dateUtc="2026-06-22T20:41:00Z">
            <w:rPr/>
          </w:rPrChange>
        </w:rPr>
        <w:instrText>HYPERLINK "https://www.cgt.fr/actualites/retraites/la-capitalisation-nest-pas-une-solution-cest-une-regression-sociale-58" \h</w:instrText>
      </w:r>
      <w:r w:rsidRPr="00DC1698">
        <w:rPr>
          <w:sz w:val="16"/>
          <w:szCs w:val="16"/>
        </w:rPr>
      </w:r>
      <w:r w:rsidRPr="00C17E78">
        <w:rPr>
          <w:sz w:val="16"/>
          <w:szCs w:val="16"/>
          <w:rPrChange w:id="2827" w:author="emmanuel blezes" w:date="2026-06-22T22:41:00Z" w16du:dateUtc="2026-06-22T20:41:00Z">
            <w:rPr/>
          </w:rPrChange>
        </w:rPr>
        <w:fldChar w:fldCharType="separate"/>
      </w:r>
      <w:r w:rsidRPr="00C17E78">
        <w:rPr>
          <w:rStyle w:val="Hyperlink"/>
          <w:sz w:val="16"/>
          <w:szCs w:val="16"/>
          <w:rPrChange w:id="2828" w:author="emmanuel blezes" w:date="2026-06-22T22:41:00Z" w16du:dateUtc="2026-06-22T20:41:00Z">
            <w:rPr>
              <w:rStyle w:val="Hyperlink"/>
            </w:rPr>
          </w:rPrChange>
        </w:rPr>
        <w:t>https://www.cgt.fr/actualites/retraites/la-capitalisation-nest-pas-une-solution-cest-une-regression-sociale-58</w:t>
      </w:r>
      <w:r w:rsidRPr="00C17E78">
        <w:rPr>
          <w:sz w:val="16"/>
          <w:szCs w:val="16"/>
          <w:rPrChange w:id="2829" w:author="emmanuel blezes" w:date="2026-06-22T22:41:00Z" w16du:dateUtc="2026-06-22T20:41:00Z">
            <w:rPr/>
          </w:rPrChange>
        </w:rPr>
        <w:fldChar w:fldCharType="end"/>
      </w:r>
      <w:r w:rsidRPr="00C17E78">
        <w:rPr>
          <w:sz w:val="16"/>
          <w:szCs w:val="16"/>
          <w:rPrChange w:id="2830" w:author="emmanuel blezes" w:date="2026-06-22T22:41:00Z" w16du:dateUtc="2026-06-22T20:41:00Z">
            <w:rPr/>
          </w:rPrChange>
        </w:rPr>
        <w:t xml:space="preserve">) ; Confédération française démocratique du travail, communiqués et interventions de Marylise Léon, 23 mai 2025 ; Confédération française de l’encadrement-Confédération générale des cadres, </w:t>
      </w:r>
      <w:r w:rsidRPr="00C17E78">
        <w:rPr>
          <w:i/>
          <w:iCs/>
          <w:sz w:val="16"/>
          <w:szCs w:val="16"/>
          <w:rPrChange w:id="2831" w:author="emmanuel blezes" w:date="2026-06-22T22:41:00Z" w16du:dateUtc="2026-06-22T20:41:00Z">
            <w:rPr>
              <w:i/>
              <w:iCs/>
            </w:rPr>
          </w:rPrChange>
        </w:rPr>
        <w:t>La retraite par capitalisation au cœur des discussions</w:t>
      </w:r>
      <w:r w:rsidRPr="00C17E78">
        <w:rPr>
          <w:sz w:val="16"/>
          <w:szCs w:val="16"/>
          <w:rPrChange w:id="2832" w:author="emmanuel blezes" w:date="2026-06-22T22:41:00Z" w16du:dateUtc="2026-06-22T20:41:00Z">
            <w:rPr/>
          </w:rPrChange>
        </w:rPr>
        <w:t>, 25 avril 2025 (</w:t>
      </w:r>
      <w:r w:rsidRPr="00C17E78">
        <w:rPr>
          <w:sz w:val="16"/>
          <w:szCs w:val="16"/>
          <w:rPrChange w:id="2833" w:author="emmanuel blezes" w:date="2026-06-22T22:41:00Z" w16du:dateUtc="2026-06-22T20:41:00Z">
            <w:rPr/>
          </w:rPrChange>
        </w:rPr>
        <w:fldChar w:fldCharType="begin"/>
      </w:r>
      <w:r w:rsidRPr="00C17E78">
        <w:rPr>
          <w:sz w:val="16"/>
          <w:szCs w:val="16"/>
          <w:rPrChange w:id="2834" w:author="emmanuel blezes" w:date="2026-06-22T22:41:00Z" w16du:dateUtc="2026-06-22T20:41:00Z">
            <w:rPr/>
          </w:rPrChange>
        </w:rPr>
        <w:instrText>HYPERLINK "https://www.cfecgc.org/actualites/la-retraite-par-capitalisation-au-coeur-des-discussions" \h</w:instrText>
      </w:r>
      <w:r w:rsidRPr="00DC1698">
        <w:rPr>
          <w:sz w:val="16"/>
          <w:szCs w:val="16"/>
        </w:rPr>
      </w:r>
      <w:r w:rsidRPr="00C17E78">
        <w:rPr>
          <w:sz w:val="16"/>
          <w:szCs w:val="16"/>
          <w:rPrChange w:id="2835" w:author="emmanuel blezes" w:date="2026-06-22T22:41:00Z" w16du:dateUtc="2026-06-22T20:41:00Z">
            <w:rPr/>
          </w:rPrChange>
        </w:rPr>
        <w:fldChar w:fldCharType="separate"/>
      </w:r>
      <w:r w:rsidRPr="00C17E78">
        <w:rPr>
          <w:rStyle w:val="Hyperlink"/>
          <w:sz w:val="16"/>
          <w:szCs w:val="16"/>
          <w:rPrChange w:id="2836" w:author="emmanuel blezes" w:date="2026-06-22T22:41:00Z" w16du:dateUtc="2026-06-22T20:41:00Z">
            <w:rPr>
              <w:rStyle w:val="Hyperlink"/>
            </w:rPr>
          </w:rPrChange>
        </w:rPr>
        <w:t>https://www.cfecgc.org/actualites/la-retraite-par-capitalisation-au-coeur-des-discussions</w:t>
      </w:r>
      <w:r w:rsidRPr="00C17E78">
        <w:rPr>
          <w:sz w:val="16"/>
          <w:szCs w:val="16"/>
          <w:rPrChange w:id="2837" w:author="emmanuel blezes" w:date="2026-06-22T22:41:00Z" w16du:dateUtc="2026-06-22T20:41:00Z">
            <w:rPr/>
          </w:rPrChange>
        </w:rPr>
        <w:fldChar w:fldCharType="end"/>
      </w:r>
      <w:r w:rsidRPr="00C17E78">
        <w:rPr>
          <w:sz w:val="16"/>
          <w:szCs w:val="16"/>
          <w:rPrChange w:id="2838" w:author="emmanuel blezes" w:date="2026-06-22T22:41:00Z" w16du:dateUtc="2026-06-22T20:41:00Z">
            <w:rPr/>
          </w:rPrChange>
        </w:rPr>
        <w:t>).</w:t>
      </w:r>
    </w:p>
  </w:footnote>
  <w:footnote w:id="315">
    <w:p w14:paraId="6C9D0FBE" w14:textId="77777777" w:rsidR="00534634" w:rsidRPr="00C17E78" w:rsidRDefault="00000000">
      <w:pPr>
        <w:pStyle w:val="FootnoteText"/>
        <w:rPr>
          <w:sz w:val="16"/>
          <w:szCs w:val="16"/>
          <w:rPrChange w:id="2839" w:author="emmanuel blezes" w:date="2026-06-22T22:41:00Z" w16du:dateUtc="2026-06-22T20:41:00Z">
            <w:rPr/>
          </w:rPrChange>
        </w:rPr>
      </w:pPr>
      <w:r w:rsidRPr="00C17E78">
        <w:rPr>
          <w:rStyle w:val="FootnoteReference"/>
          <w:sz w:val="16"/>
          <w:szCs w:val="16"/>
          <w:rPrChange w:id="2840" w:author="emmanuel blezes" w:date="2026-06-22T22:41:00Z" w16du:dateUtc="2026-06-22T20:41:00Z">
            <w:rPr>
              <w:rStyle w:val="FootnoteReference"/>
            </w:rPr>
          </w:rPrChange>
        </w:rPr>
        <w:footnoteRef/>
      </w:r>
      <w:r w:rsidRPr="00C17E78">
        <w:rPr>
          <w:sz w:val="16"/>
          <w:szCs w:val="16"/>
          <w:rPrChange w:id="2841" w:author="emmanuel blezes" w:date="2026-06-22T22:41:00Z" w16du:dateUtc="2026-06-22T20:41:00Z">
            <w:rPr/>
          </w:rPrChange>
        </w:rPr>
        <w:t xml:space="preserve"> </w:t>
      </w:r>
      <w:r w:rsidRPr="00C17E78">
        <w:rPr>
          <w:i/>
          <w:iCs/>
          <w:sz w:val="16"/>
          <w:szCs w:val="16"/>
          <w:rPrChange w:id="2842" w:author="emmanuel blezes" w:date="2026-06-22T22:41:00Z" w16du:dateUtc="2026-06-22T20:41:00Z">
            <w:rPr>
              <w:i/>
              <w:iCs/>
            </w:rPr>
          </w:rPrChange>
        </w:rPr>
        <w:t>Pensioenakkoord</w:t>
      </w:r>
      <w:r w:rsidRPr="00C17E78">
        <w:rPr>
          <w:sz w:val="16"/>
          <w:szCs w:val="16"/>
          <w:rPrChange w:id="2843" w:author="emmanuel blezes" w:date="2026-06-22T22:41:00Z" w16du:dateUtc="2026-06-22T20:41:00Z">
            <w:rPr/>
          </w:rPrChange>
        </w:rPr>
        <w:t xml:space="preserve"> du 5 juin 2019 signé entre FNV, CNV, VCP côté syndical et VNO-NCW, AWVN, MKB-Nederland, LTO Nederland côté patronal, transposé en droit néerlandais par la </w:t>
      </w:r>
      <w:r w:rsidRPr="00C17E78">
        <w:rPr>
          <w:i/>
          <w:iCs/>
          <w:sz w:val="16"/>
          <w:szCs w:val="16"/>
          <w:rPrChange w:id="2844" w:author="emmanuel blezes" w:date="2026-06-22T22:41:00Z" w16du:dateUtc="2026-06-22T20:41:00Z">
            <w:rPr>
              <w:i/>
              <w:iCs/>
            </w:rPr>
          </w:rPrChange>
        </w:rPr>
        <w:t>Wet toekomst pensioenen</w:t>
      </w:r>
      <w:r w:rsidRPr="00C17E78">
        <w:rPr>
          <w:sz w:val="16"/>
          <w:szCs w:val="16"/>
          <w:rPrChange w:id="2845" w:author="emmanuel blezes" w:date="2026-06-22T22:41:00Z" w16du:dateUtc="2026-06-22T20:41:00Z">
            <w:rPr/>
          </w:rPrChange>
        </w:rPr>
        <w:t xml:space="preserve"> du 30 mai 2023 (vote </w:t>
      </w:r>
      <w:r w:rsidRPr="00C17E78">
        <w:rPr>
          <w:i/>
          <w:iCs/>
          <w:sz w:val="16"/>
          <w:szCs w:val="16"/>
          <w:rPrChange w:id="2846" w:author="emmanuel blezes" w:date="2026-06-22T22:41:00Z" w16du:dateUtc="2026-06-22T20:41:00Z">
            <w:rPr>
              <w:i/>
              <w:iCs/>
            </w:rPr>
          </w:rPrChange>
        </w:rPr>
        <w:t>Eerste Kamer</w:t>
      </w:r>
      <w:r w:rsidRPr="00C17E78">
        <w:rPr>
          <w:sz w:val="16"/>
          <w:szCs w:val="16"/>
          <w:rPrChange w:id="2847" w:author="emmanuel blezes" w:date="2026-06-22T22:41:00Z" w16du:dateUtc="2026-06-22T20:41:00Z">
            <w:rPr/>
          </w:rPrChange>
        </w:rPr>
        <w:t xml:space="preserve"> : 46 voix contre 27).</w:t>
      </w:r>
    </w:p>
  </w:footnote>
  <w:footnote w:id="316">
    <w:p w14:paraId="6071D8F8" w14:textId="77777777" w:rsidR="00534634" w:rsidRPr="00C17E78" w:rsidRDefault="00000000">
      <w:pPr>
        <w:pStyle w:val="FootnoteText"/>
        <w:rPr>
          <w:sz w:val="16"/>
          <w:szCs w:val="16"/>
          <w:rPrChange w:id="2848" w:author="emmanuel blezes" w:date="2026-06-22T22:41:00Z" w16du:dateUtc="2026-06-22T20:41:00Z">
            <w:rPr/>
          </w:rPrChange>
        </w:rPr>
      </w:pPr>
      <w:r w:rsidRPr="00C17E78">
        <w:rPr>
          <w:rStyle w:val="FootnoteReference"/>
          <w:sz w:val="16"/>
          <w:szCs w:val="16"/>
          <w:rPrChange w:id="2849" w:author="emmanuel blezes" w:date="2026-06-22T22:41:00Z" w16du:dateUtc="2026-06-22T20:41:00Z">
            <w:rPr>
              <w:rStyle w:val="FootnoteReference"/>
            </w:rPr>
          </w:rPrChange>
        </w:rPr>
        <w:footnoteRef/>
      </w:r>
      <w:r w:rsidRPr="00C17E78">
        <w:rPr>
          <w:sz w:val="16"/>
          <w:szCs w:val="16"/>
          <w:rPrChange w:id="2850" w:author="emmanuel blezes" w:date="2026-06-22T22:41:00Z" w16du:dateUtc="2026-06-22T20:41:00Z">
            <w:rPr/>
          </w:rPrChange>
        </w:rPr>
        <w:t xml:space="preserve"> Loi n° 93-936 du 22 juillet 1993 relative aux pensions de retraite (Balladur) ; loi n° 2003-775 du 21 août 2003 portant réforme des retraites (Fillon) ; loi n° 2010-1330 du 9 novembre 2010 portant réforme des retraites (Woerth) ; loi n° 2014-40 du 20 janvier 2014 garantissant l’avenir et la justice du système de retraites (Touraine) ; loi n° 2023-270 du 14 avril 2023 de financement rectificative de la sécurité sociale pour 2023 (Borne).</w:t>
      </w:r>
    </w:p>
  </w:footnote>
  <w:footnote w:id="317">
    <w:p w14:paraId="0A9D7FFC" w14:textId="77777777" w:rsidR="00534634" w:rsidRPr="00C17E78" w:rsidRDefault="00000000">
      <w:pPr>
        <w:pStyle w:val="FootnoteText"/>
        <w:rPr>
          <w:sz w:val="16"/>
          <w:szCs w:val="16"/>
          <w:rPrChange w:id="2851" w:author="emmanuel blezes" w:date="2026-06-22T22:41:00Z" w16du:dateUtc="2026-06-22T20:41:00Z">
            <w:rPr/>
          </w:rPrChange>
        </w:rPr>
      </w:pPr>
      <w:r w:rsidRPr="00C17E78">
        <w:rPr>
          <w:rStyle w:val="FootnoteReference"/>
          <w:sz w:val="16"/>
          <w:szCs w:val="16"/>
          <w:rPrChange w:id="2852" w:author="emmanuel blezes" w:date="2026-06-22T22:41:00Z" w16du:dateUtc="2026-06-22T20:41:00Z">
            <w:rPr>
              <w:rStyle w:val="FootnoteReference"/>
            </w:rPr>
          </w:rPrChange>
        </w:rPr>
        <w:footnoteRef/>
      </w:r>
      <w:r w:rsidRPr="00C17E78">
        <w:rPr>
          <w:sz w:val="16"/>
          <w:szCs w:val="16"/>
          <w:rPrChange w:id="2853" w:author="emmanuel blezes" w:date="2026-06-22T22:41:00Z" w16du:dateUtc="2026-06-22T20:41:00Z">
            <w:rPr/>
          </w:rPrChange>
        </w:rPr>
        <w:t xml:space="preserve"> COR, </w:t>
      </w:r>
      <w:r w:rsidRPr="00C17E78">
        <w:rPr>
          <w:i/>
          <w:iCs/>
          <w:sz w:val="16"/>
          <w:szCs w:val="16"/>
          <w:rPrChange w:id="2854" w:author="emmanuel blezes" w:date="2026-06-22T22:41:00Z" w16du:dateUtc="2026-06-22T20:41:00Z">
            <w:rPr>
              <w:i/>
              <w:iCs/>
            </w:rPr>
          </w:rPrChange>
        </w:rPr>
        <w:t>Évolutions et perspectives des retraites en France</w:t>
      </w:r>
      <w:r w:rsidRPr="00C17E78">
        <w:rPr>
          <w:sz w:val="16"/>
          <w:szCs w:val="16"/>
          <w:rPrChange w:id="2855" w:author="emmanuel blezes" w:date="2026-06-22T22:41:00Z" w16du:dateUtc="2026-06-22T20:41:00Z">
            <w:rPr/>
          </w:rPrChange>
        </w:rPr>
        <w:t>, rapport annuel juin 2025 (</w:t>
      </w:r>
      <w:r w:rsidRPr="00C17E78">
        <w:rPr>
          <w:sz w:val="16"/>
          <w:szCs w:val="16"/>
          <w:rPrChange w:id="2856" w:author="emmanuel blezes" w:date="2026-06-22T22:41:00Z" w16du:dateUtc="2026-06-22T20:41:00Z">
            <w:rPr/>
          </w:rPrChange>
        </w:rPr>
        <w:fldChar w:fldCharType="begin"/>
      </w:r>
      <w:r w:rsidRPr="00C17E78">
        <w:rPr>
          <w:sz w:val="16"/>
          <w:szCs w:val="16"/>
          <w:rPrChange w:id="2857" w:author="emmanuel blezes" w:date="2026-06-22T22:41:00Z" w16du:dateUtc="2026-06-22T20:41:00Z">
            <w:rPr/>
          </w:rPrChange>
        </w:rPr>
        <w:instrText>HYPERLINK "https://www.cor-retraites.fr/sites/default/files/2025-06/RA_2025_def_publi.pdf" \h</w:instrText>
      </w:r>
      <w:r w:rsidRPr="00DC1698">
        <w:rPr>
          <w:sz w:val="16"/>
          <w:szCs w:val="16"/>
        </w:rPr>
      </w:r>
      <w:r w:rsidRPr="00C17E78">
        <w:rPr>
          <w:sz w:val="16"/>
          <w:szCs w:val="16"/>
          <w:rPrChange w:id="2858" w:author="emmanuel blezes" w:date="2026-06-22T22:41:00Z" w16du:dateUtc="2026-06-22T20:41:00Z">
            <w:rPr/>
          </w:rPrChange>
        </w:rPr>
        <w:fldChar w:fldCharType="separate"/>
      </w:r>
      <w:r w:rsidRPr="00C17E78">
        <w:rPr>
          <w:rStyle w:val="Hyperlink"/>
          <w:sz w:val="16"/>
          <w:szCs w:val="16"/>
          <w:rPrChange w:id="2859" w:author="emmanuel blezes" w:date="2026-06-22T22:41:00Z" w16du:dateUtc="2026-06-22T20:41:00Z">
            <w:rPr>
              <w:rStyle w:val="Hyperlink"/>
            </w:rPr>
          </w:rPrChange>
        </w:rPr>
        <w:t>https://www.cor-retraites.fr/sites/default/files/2025-06/RA_2025_def_publi.pdf</w:t>
      </w:r>
      <w:r w:rsidRPr="00C17E78">
        <w:rPr>
          <w:sz w:val="16"/>
          <w:szCs w:val="16"/>
          <w:rPrChange w:id="2860" w:author="emmanuel blezes" w:date="2026-06-22T22:41:00Z" w16du:dateUtc="2026-06-22T20:41:00Z">
            <w:rPr/>
          </w:rPrChange>
        </w:rPr>
        <w:fldChar w:fldCharType="end"/>
      </w:r>
      <w:r w:rsidRPr="00C17E78">
        <w:rPr>
          <w:sz w:val="16"/>
          <w:szCs w:val="16"/>
          <w:rPrChange w:id="2861" w:author="emmanuel blezes" w:date="2026-06-22T22:41:00Z" w16du:dateUtc="2026-06-22T20:41:00Z">
            <w:rPr/>
          </w:rPrChange>
        </w:rPr>
        <w:t>). Solde du système de retraite projeté à scénario central : −0,2 pt de PIB en 2030, −0,7 pt en 2040, −1,1 pt en 2050, −1,4 pt en 2070.</w:t>
      </w:r>
    </w:p>
  </w:footnote>
  <w:footnote w:id="318">
    <w:p w14:paraId="57438A83" w14:textId="77777777" w:rsidR="00534634" w:rsidRPr="00C17E78" w:rsidRDefault="00000000">
      <w:pPr>
        <w:pStyle w:val="FootnoteText"/>
        <w:rPr>
          <w:sz w:val="16"/>
          <w:szCs w:val="16"/>
          <w:rPrChange w:id="2872" w:author="emmanuel blezes" w:date="2026-06-22T22:41:00Z" w16du:dateUtc="2026-06-22T20:41:00Z">
            <w:rPr/>
          </w:rPrChange>
        </w:rPr>
      </w:pPr>
      <w:r w:rsidRPr="00C17E78">
        <w:rPr>
          <w:rStyle w:val="FootnoteReference"/>
          <w:sz w:val="16"/>
          <w:szCs w:val="16"/>
          <w:rPrChange w:id="2873" w:author="emmanuel blezes" w:date="2026-06-22T22:41:00Z" w16du:dateUtc="2026-06-22T20:41:00Z">
            <w:rPr>
              <w:rStyle w:val="FootnoteReference"/>
            </w:rPr>
          </w:rPrChange>
        </w:rPr>
        <w:footnoteRef/>
      </w:r>
      <w:r w:rsidRPr="00C17E78">
        <w:rPr>
          <w:sz w:val="16"/>
          <w:szCs w:val="16"/>
          <w:lang w:val="en-GB"/>
          <w:rPrChange w:id="2874" w:author="emmanuel blezes" w:date="2026-06-22T22:41:00Z" w16du:dateUtc="2026-06-22T20:41:00Z">
            <w:rPr/>
          </w:rPrChange>
        </w:rPr>
        <w:t xml:space="preserve"> UBS, </w:t>
      </w:r>
      <w:r w:rsidRPr="00C17E78">
        <w:rPr>
          <w:i/>
          <w:iCs/>
          <w:sz w:val="16"/>
          <w:szCs w:val="16"/>
          <w:lang w:val="en-GB"/>
          <w:rPrChange w:id="2875" w:author="emmanuel blezes" w:date="2026-06-22T22:41:00Z" w16du:dateUtc="2026-06-22T20:41:00Z">
            <w:rPr>
              <w:i/>
              <w:iCs/>
            </w:rPr>
          </w:rPrChange>
        </w:rPr>
        <w:t>Global Investment Returns Yearbook 2025</w:t>
      </w:r>
      <w:r w:rsidRPr="00C17E78">
        <w:rPr>
          <w:sz w:val="16"/>
          <w:szCs w:val="16"/>
          <w:lang w:val="en-GB"/>
          <w:rPrChange w:id="2876" w:author="emmanuel blezes" w:date="2026-06-22T22:41:00Z" w16du:dateUtc="2026-06-22T20:41:00Z">
            <w:rPr/>
          </w:rPrChange>
        </w:rPr>
        <w:t xml:space="preserve">, </w:t>
      </w:r>
      <w:proofErr w:type="spellStart"/>
      <w:r w:rsidRPr="00C17E78">
        <w:rPr>
          <w:sz w:val="16"/>
          <w:szCs w:val="16"/>
          <w:lang w:val="en-GB"/>
          <w:rPrChange w:id="2877" w:author="emmanuel blezes" w:date="2026-06-22T22:41:00Z" w16du:dateUtc="2026-06-22T20:41:00Z">
            <w:rPr/>
          </w:rPrChange>
        </w:rPr>
        <w:t>février</w:t>
      </w:r>
      <w:proofErr w:type="spellEnd"/>
      <w:r w:rsidRPr="00C17E78">
        <w:rPr>
          <w:sz w:val="16"/>
          <w:szCs w:val="16"/>
          <w:lang w:val="en-GB"/>
          <w:rPrChange w:id="2878" w:author="emmanuel blezes" w:date="2026-06-22T22:41:00Z" w16du:dateUtc="2026-06-22T20:41:00Z">
            <w:rPr/>
          </w:rPrChange>
        </w:rPr>
        <w:t xml:space="preserve"> 2025 (https://www.ubs.com/global/en/family-office-uhnw/reports/global-investment-returns-yearbook.html). </w:t>
      </w:r>
      <w:r w:rsidRPr="00C17E78">
        <w:rPr>
          <w:sz w:val="16"/>
          <w:szCs w:val="16"/>
          <w:rPrChange w:id="2879" w:author="emmanuel blezes" w:date="2026-06-22T22:41:00Z" w16du:dateUtc="2026-06-22T20:41:00Z">
            <w:rPr/>
          </w:rPrChange>
        </w:rPr>
        <w:t>Rendement réel annualisé actions monde 1900-2024 : 5,2 % ; obligations gouvernementales : 1,7 % ; bons du Trésor : 0,5 %.</w:t>
      </w:r>
    </w:p>
  </w:footnote>
  <w:footnote w:id="319">
    <w:p w14:paraId="5525A49F" w14:textId="77777777" w:rsidR="00534634" w:rsidRPr="00C17E78" w:rsidRDefault="00000000">
      <w:pPr>
        <w:pStyle w:val="FootnoteText"/>
        <w:rPr>
          <w:sz w:val="16"/>
          <w:szCs w:val="16"/>
          <w:lang w:val="en-GB"/>
          <w:rPrChange w:id="2880" w:author="emmanuel blezes" w:date="2026-06-22T22:41:00Z" w16du:dateUtc="2026-06-22T20:41:00Z">
            <w:rPr/>
          </w:rPrChange>
        </w:rPr>
      </w:pPr>
      <w:r w:rsidRPr="00C17E78">
        <w:rPr>
          <w:rStyle w:val="FootnoteReference"/>
          <w:sz w:val="16"/>
          <w:szCs w:val="16"/>
          <w:rPrChange w:id="2881" w:author="emmanuel blezes" w:date="2026-06-22T22:41:00Z" w16du:dateUtc="2026-06-22T20:41:00Z">
            <w:rPr>
              <w:rStyle w:val="FootnoteReference"/>
            </w:rPr>
          </w:rPrChange>
        </w:rPr>
        <w:footnoteRef/>
      </w:r>
      <w:r w:rsidRPr="00C17E78">
        <w:rPr>
          <w:sz w:val="16"/>
          <w:szCs w:val="16"/>
          <w:rPrChange w:id="2882" w:author="emmanuel blezes" w:date="2026-06-22T22:41:00Z" w16du:dateUtc="2026-06-22T20:41:00Z">
            <w:rPr/>
          </w:rPrChange>
        </w:rPr>
        <w:t xml:space="preserve"> ACPR, </w:t>
      </w:r>
      <w:r w:rsidRPr="00C17E78">
        <w:rPr>
          <w:i/>
          <w:iCs/>
          <w:sz w:val="16"/>
          <w:szCs w:val="16"/>
          <w:rPrChange w:id="2883" w:author="emmanuel blezes" w:date="2026-06-22T22:41:00Z" w16du:dateUtc="2026-06-22T20:41:00Z">
            <w:rPr>
              <w:i/>
              <w:iCs/>
            </w:rPr>
          </w:rPrChange>
        </w:rPr>
        <w:t>Revalorisation 2024 des contrats d’assurance-vie</w:t>
      </w:r>
      <w:r w:rsidRPr="00C17E78">
        <w:rPr>
          <w:sz w:val="16"/>
          <w:szCs w:val="16"/>
          <w:rPrChange w:id="2884" w:author="emmanuel blezes" w:date="2026-06-22T22:41:00Z" w16du:dateUtc="2026-06-22T20:41:00Z">
            <w:rPr/>
          </w:rPrChange>
        </w:rPr>
        <w:t xml:space="preserve">, août 2025. Rendement moyen brut des fonds euros 2024 : 2,63 %. Inflation France 2024 : 2,0 % (INSEE). Prélèvements sociaux 17,2 %. </w:t>
      </w:r>
      <w:proofErr w:type="spellStart"/>
      <w:r w:rsidRPr="00C17E78">
        <w:rPr>
          <w:sz w:val="16"/>
          <w:szCs w:val="16"/>
          <w:lang w:val="en-GB"/>
          <w:rPrChange w:id="2885" w:author="emmanuel blezes" w:date="2026-06-22T22:41:00Z" w16du:dateUtc="2026-06-22T20:41:00Z">
            <w:rPr/>
          </w:rPrChange>
        </w:rPr>
        <w:t>Rendement</w:t>
      </w:r>
      <w:proofErr w:type="spellEnd"/>
      <w:r w:rsidRPr="00C17E78">
        <w:rPr>
          <w:sz w:val="16"/>
          <w:szCs w:val="16"/>
          <w:lang w:val="en-GB"/>
          <w:rPrChange w:id="2886" w:author="emmanuel blezes" w:date="2026-06-22T22:41:00Z" w16du:dateUtc="2026-06-22T20:41:00Z">
            <w:rPr/>
          </w:rPrChange>
        </w:rPr>
        <w:t xml:space="preserve"> </w:t>
      </w:r>
      <w:proofErr w:type="spellStart"/>
      <w:r w:rsidRPr="00C17E78">
        <w:rPr>
          <w:sz w:val="16"/>
          <w:szCs w:val="16"/>
          <w:lang w:val="en-GB"/>
          <w:rPrChange w:id="2887" w:author="emmanuel blezes" w:date="2026-06-22T22:41:00Z" w16du:dateUtc="2026-06-22T20:41:00Z">
            <w:rPr/>
          </w:rPrChange>
        </w:rPr>
        <w:t>réel</w:t>
      </w:r>
      <w:proofErr w:type="spellEnd"/>
      <w:r w:rsidRPr="00C17E78">
        <w:rPr>
          <w:sz w:val="16"/>
          <w:szCs w:val="16"/>
          <w:lang w:val="en-GB"/>
          <w:rPrChange w:id="2888" w:author="emmanuel blezes" w:date="2026-06-22T22:41:00Z" w16du:dateUtc="2026-06-22T20:41:00Z">
            <w:rPr/>
          </w:rPrChange>
        </w:rPr>
        <w:t xml:space="preserve"> net moyen ≈ 0,15 %.</w:t>
      </w:r>
    </w:p>
  </w:footnote>
  <w:footnote w:id="320">
    <w:p w14:paraId="20294A38" w14:textId="77777777" w:rsidR="00534634" w:rsidRPr="00C17E78" w:rsidRDefault="00000000">
      <w:pPr>
        <w:pStyle w:val="FootnoteText"/>
        <w:rPr>
          <w:sz w:val="16"/>
          <w:szCs w:val="16"/>
          <w:rPrChange w:id="2889" w:author="emmanuel blezes" w:date="2026-06-22T22:41:00Z" w16du:dateUtc="2026-06-22T20:41:00Z">
            <w:rPr/>
          </w:rPrChange>
        </w:rPr>
      </w:pPr>
      <w:r w:rsidRPr="00C17E78">
        <w:rPr>
          <w:rStyle w:val="FootnoteReference"/>
          <w:sz w:val="16"/>
          <w:szCs w:val="16"/>
          <w:rPrChange w:id="2890" w:author="emmanuel blezes" w:date="2026-06-22T22:41:00Z" w16du:dateUtc="2026-06-22T20:41:00Z">
            <w:rPr>
              <w:rStyle w:val="FootnoteReference"/>
            </w:rPr>
          </w:rPrChange>
        </w:rPr>
        <w:footnoteRef/>
      </w:r>
      <w:r w:rsidRPr="00C17E78">
        <w:rPr>
          <w:sz w:val="16"/>
          <w:szCs w:val="16"/>
          <w:lang w:val="en-GB"/>
          <w:rPrChange w:id="2891" w:author="emmanuel blezes" w:date="2026-06-22T22:41:00Z" w16du:dateUtc="2026-06-22T20:41:00Z">
            <w:rPr/>
          </w:rPrChange>
        </w:rPr>
        <w:t xml:space="preserve"> AP7, </w:t>
      </w:r>
      <w:r w:rsidRPr="00C17E78">
        <w:rPr>
          <w:i/>
          <w:iCs/>
          <w:sz w:val="16"/>
          <w:szCs w:val="16"/>
          <w:lang w:val="en-GB"/>
          <w:rPrChange w:id="2892" w:author="emmanuel blezes" w:date="2026-06-22T22:41:00Z" w16du:dateUtc="2026-06-22T20:41:00Z">
            <w:rPr>
              <w:i/>
              <w:iCs/>
            </w:rPr>
          </w:rPrChange>
        </w:rPr>
        <w:t>Annual Report 2024</w:t>
      </w:r>
      <w:r w:rsidRPr="00C17E78">
        <w:rPr>
          <w:sz w:val="16"/>
          <w:szCs w:val="16"/>
          <w:lang w:val="en-GB"/>
          <w:rPrChange w:id="2893" w:author="emmanuel blezes" w:date="2026-06-22T22:41:00Z" w16du:dateUtc="2026-06-22T20:41:00Z">
            <w:rPr/>
          </w:rPrChange>
        </w:rPr>
        <w:t>, 2025 (https://www.ap7.se</w:t>
      </w:r>
      <w:proofErr w:type="gramStart"/>
      <w:r w:rsidRPr="00C17E78">
        <w:rPr>
          <w:sz w:val="16"/>
          <w:szCs w:val="16"/>
          <w:lang w:val="en-GB"/>
          <w:rPrChange w:id="2894" w:author="emmanuel blezes" w:date="2026-06-22T22:41:00Z" w16du:dateUtc="2026-06-22T20:41:00Z">
            <w:rPr/>
          </w:rPrChange>
        </w:rPr>
        <w:t>) ;</w:t>
      </w:r>
      <w:proofErr w:type="gramEnd"/>
      <w:r w:rsidRPr="00C17E78">
        <w:rPr>
          <w:sz w:val="16"/>
          <w:szCs w:val="16"/>
          <w:lang w:val="en-GB"/>
          <w:rPrChange w:id="2895" w:author="emmanuel blezes" w:date="2026-06-22T22:41:00Z" w16du:dateUtc="2026-06-22T20:41:00Z">
            <w:rPr/>
          </w:rPrChange>
        </w:rPr>
        <w:t xml:space="preserve"> NEST Corporation, </w:t>
      </w:r>
      <w:r w:rsidRPr="00C17E78">
        <w:rPr>
          <w:i/>
          <w:iCs/>
          <w:sz w:val="16"/>
          <w:szCs w:val="16"/>
          <w:lang w:val="en-GB"/>
          <w:rPrChange w:id="2896" w:author="emmanuel blezes" w:date="2026-06-22T22:41:00Z" w16du:dateUtc="2026-06-22T20:41:00Z">
            <w:rPr>
              <w:i/>
              <w:iCs/>
            </w:rPr>
          </w:rPrChange>
        </w:rPr>
        <w:t>Annual Report and Accounts 2024-25</w:t>
      </w:r>
      <w:r w:rsidRPr="00C17E78">
        <w:rPr>
          <w:sz w:val="16"/>
          <w:szCs w:val="16"/>
          <w:lang w:val="en-GB"/>
          <w:rPrChange w:id="2897" w:author="emmanuel blezes" w:date="2026-06-22T22:41:00Z" w16du:dateUtc="2026-06-22T20:41:00Z">
            <w:rPr/>
          </w:rPrChange>
        </w:rPr>
        <w:t xml:space="preserve">, </w:t>
      </w:r>
      <w:proofErr w:type="gramStart"/>
      <w:r w:rsidRPr="00C17E78">
        <w:rPr>
          <w:sz w:val="16"/>
          <w:szCs w:val="16"/>
          <w:lang w:val="en-GB"/>
          <w:rPrChange w:id="2898" w:author="emmanuel blezes" w:date="2026-06-22T22:41:00Z" w16du:dateUtc="2026-06-22T20:41:00Z">
            <w:rPr/>
          </w:rPrChange>
        </w:rPr>
        <w:t>2025 ;</w:t>
      </w:r>
      <w:proofErr w:type="gramEnd"/>
      <w:r w:rsidRPr="00C17E78">
        <w:rPr>
          <w:sz w:val="16"/>
          <w:szCs w:val="16"/>
          <w:lang w:val="en-GB"/>
          <w:rPrChange w:id="2899" w:author="emmanuel blezes" w:date="2026-06-22T22:41:00Z" w16du:dateUtc="2026-06-22T20:41:00Z">
            <w:rPr/>
          </w:rPrChange>
        </w:rPr>
        <w:t xml:space="preserve"> Thrift Savings Plan, </w:t>
      </w:r>
      <w:r w:rsidRPr="00C17E78">
        <w:rPr>
          <w:i/>
          <w:iCs/>
          <w:sz w:val="16"/>
          <w:szCs w:val="16"/>
          <w:lang w:val="en-GB"/>
          <w:rPrChange w:id="2900" w:author="emmanuel blezes" w:date="2026-06-22T22:41:00Z" w16du:dateUtc="2026-06-22T20:41:00Z">
            <w:rPr>
              <w:i/>
              <w:iCs/>
            </w:rPr>
          </w:rPrChange>
        </w:rPr>
        <w:t>Lifecycle Funds</w:t>
      </w:r>
      <w:r w:rsidRPr="00C17E78">
        <w:rPr>
          <w:sz w:val="16"/>
          <w:szCs w:val="16"/>
          <w:lang w:val="en-GB"/>
          <w:rPrChange w:id="2901" w:author="emmanuel blezes" w:date="2026-06-22T22:41:00Z" w16du:dateUtc="2026-06-22T20:41:00Z">
            <w:rPr/>
          </w:rPrChange>
        </w:rPr>
        <w:t xml:space="preserve">, 2025 (https://www.tsp.gov/funds-lifecycle/). </w:t>
      </w:r>
      <w:r w:rsidRPr="00C17E78">
        <w:rPr>
          <w:sz w:val="16"/>
          <w:szCs w:val="16"/>
          <w:rPrChange w:id="2902" w:author="emmanuel blezes" w:date="2026-06-22T22:41:00Z" w16du:dateUtc="2026-06-22T20:41:00Z">
            <w:rPr/>
          </w:rPrChange>
        </w:rPr>
        <w:t>Les trois dispositifs couvrent ensemble près de 26 millions de cotisants.</w:t>
      </w:r>
    </w:p>
  </w:footnote>
  <w:footnote w:id="321">
    <w:p w14:paraId="6B1113BE" w14:textId="77777777" w:rsidR="00534634" w:rsidRPr="00C17E78" w:rsidRDefault="00000000">
      <w:pPr>
        <w:pStyle w:val="FootnoteText"/>
        <w:rPr>
          <w:sz w:val="16"/>
          <w:szCs w:val="16"/>
          <w:rPrChange w:id="2903" w:author="emmanuel blezes" w:date="2026-06-22T22:41:00Z" w16du:dateUtc="2026-06-22T20:41:00Z">
            <w:rPr/>
          </w:rPrChange>
        </w:rPr>
      </w:pPr>
      <w:r w:rsidRPr="00C17E78">
        <w:rPr>
          <w:rStyle w:val="FootnoteReference"/>
          <w:sz w:val="16"/>
          <w:szCs w:val="16"/>
          <w:rPrChange w:id="2904" w:author="emmanuel blezes" w:date="2026-06-22T22:41:00Z" w16du:dateUtc="2026-06-22T20:41:00Z">
            <w:rPr>
              <w:rStyle w:val="FootnoteReference"/>
            </w:rPr>
          </w:rPrChange>
        </w:rPr>
        <w:footnoteRef/>
      </w:r>
      <w:r w:rsidRPr="00C17E78">
        <w:rPr>
          <w:sz w:val="16"/>
          <w:szCs w:val="16"/>
          <w:lang w:val="en-GB"/>
          <w:rPrChange w:id="2905" w:author="emmanuel blezes" w:date="2026-06-22T22:41:00Z" w16du:dateUtc="2026-06-22T20:41:00Z">
            <w:rPr/>
          </w:rPrChange>
        </w:rPr>
        <w:t xml:space="preserve"> De Nederlandsche Bank, </w:t>
      </w:r>
      <w:proofErr w:type="spellStart"/>
      <w:r w:rsidRPr="00C17E78">
        <w:rPr>
          <w:i/>
          <w:iCs/>
          <w:sz w:val="16"/>
          <w:szCs w:val="16"/>
          <w:lang w:val="en-GB"/>
          <w:rPrChange w:id="2906" w:author="emmanuel blezes" w:date="2026-06-22T22:41:00Z" w16du:dateUtc="2026-06-22T20:41:00Z">
            <w:rPr>
              <w:i/>
              <w:iCs/>
            </w:rPr>
          </w:rPrChange>
        </w:rPr>
        <w:t>Toezicht</w:t>
      </w:r>
      <w:proofErr w:type="spellEnd"/>
      <w:r w:rsidRPr="00C17E78">
        <w:rPr>
          <w:i/>
          <w:iCs/>
          <w:sz w:val="16"/>
          <w:szCs w:val="16"/>
          <w:lang w:val="en-GB"/>
          <w:rPrChange w:id="2907" w:author="emmanuel blezes" w:date="2026-06-22T22:41:00Z" w16du:dateUtc="2026-06-22T20:41:00Z">
            <w:rPr>
              <w:i/>
              <w:iCs/>
            </w:rPr>
          </w:rPrChange>
        </w:rPr>
        <w:t xml:space="preserve"> op </w:t>
      </w:r>
      <w:proofErr w:type="spellStart"/>
      <w:r w:rsidRPr="00C17E78">
        <w:rPr>
          <w:i/>
          <w:iCs/>
          <w:sz w:val="16"/>
          <w:szCs w:val="16"/>
          <w:lang w:val="en-GB"/>
          <w:rPrChange w:id="2908" w:author="emmanuel blezes" w:date="2026-06-22T22:41:00Z" w16du:dateUtc="2026-06-22T20:41:00Z">
            <w:rPr>
              <w:i/>
              <w:iCs/>
            </w:rPr>
          </w:rPrChange>
        </w:rPr>
        <w:t>pensioenfondsen</w:t>
      </w:r>
      <w:proofErr w:type="spellEnd"/>
      <w:r w:rsidRPr="00C17E78">
        <w:rPr>
          <w:i/>
          <w:iCs/>
          <w:sz w:val="16"/>
          <w:szCs w:val="16"/>
          <w:lang w:val="en-GB"/>
          <w:rPrChange w:id="2909" w:author="emmanuel blezes" w:date="2026-06-22T22:41:00Z" w16du:dateUtc="2026-06-22T20:41:00Z">
            <w:rPr>
              <w:i/>
              <w:iCs/>
            </w:rPr>
          </w:rPrChange>
        </w:rPr>
        <w:t xml:space="preserve"> 2024</w:t>
      </w:r>
      <w:r w:rsidRPr="00C17E78">
        <w:rPr>
          <w:sz w:val="16"/>
          <w:szCs w:val="16"/>
          <w:lang w:val="en-GB"/>
          <w:rPrChange w:id="2910" w:author="emmanuel blezes" w:date="2026-06-22T22:41:00Z" w16du:dateUtc="2026-06-22T20:41:00Z">
            <w:rPr/>
          </w:rPrChange>
        </w:rPr>
        <w:t xml:space="preserve">, 2025 (https://www.dnb.nl). </w:t>
      </w:r>
      <w:r w:rsidRPr="00C17E78">
        <w:rPr>
          <w:sz w:val="16"/>
          <w:szCs w:val="16"/>
          <w:rPrChange w:id="2911" w:author="emmanuel blezes" w:date="2026-06-22T22:41:00Z" w16du:dateUtc="2026-06-22T20:41:00Z">
            <w:rPr/>
          </w:rPrChange>
        </w:rPr>
        <w:t>Funding ratio minimum 105 % ; ratio médian 2023-2024 ≈ 125 % ; part sous le seuil légal &lt; 0,5 %.</w:t>
      </w:r>
    </w:p>
  </w:footnote>
  <w:footnote w:id="322">
    <w:p w14:paraId="092F5238" w14:textId="77777777" w:rsidR="00534634" w:rsidRPr="00C17E78" w:rsidRDefault="00000000">
      <w:pPr>
        <w:pStyle w:val="FootnoteText"/>
        <w:rPr>
          <w:sz w:val="16"/>
          <w:szCs w:val="16"/>
          <w:rPrChange w:id="2912" w:author="emmanuel blezes" w:date="2026-06-22T22:41:00Z" w16du:dateUtc="2026-06-22T20:41:00Z">
            <w:rPr/>
          </w:rPrChange>
        </w:rPr>
      </w:pPr>
      <w:r w:rsidRPr="00C17E78">
        <w:rPr>
          <w:rStyle w:val="FootnoteReference"/>
          <w:sz w:val="16"/>
          <w:szCs w:val="16"/>
          <w:rPrChange w:id="2913" w:author="emmanuel blezes" w:date="2026-06-22T22:41:00Z" w16du:dateUtc="2026-06-22T20:41:00Z">
            <w:rPr>
              <w:rStyle w:val="FootnoteReference"/>
            </w:rPr>
          </w:rPrChange>
        </w:rPr>
        <w:footnoteRef/>
      </w:r>
      <w:r w:rsidRPr="00C17E78">
        <w:rPr>
          <w:sz w:val="16"/>
          <w:szCs w:val="16"/>
          <w:lang w:val="en-GB"/>
          <w:rPrChange w:id="2914" w:author="emmanuel blezes" w:date="2026-06-22T22:41:00Z" w16du:dateUtc="2026-06-22T20:41:00Z">
            <w:rPr/>
          </w:rPrChange>
        </w:rPr>
        <w:t xml:space="preserve"> Pension Protection Fund, </w:t>
      </w:r>
      <w:r w:rsidRPr="00C17E78">
        <w:rPr>
          <w:i/>
          <w:iCs/>
          <w:sz w:val="16"/>
          <w:szCs w:val="16"/>
          <w:lang w:val="en-GB"/>
          <w:rPrChange w:id="2915" w:author="emmanuel blezes" w:date="2026-06-22T22:41:00Z" w16du:dateUtc="2026-06-22T20:41:00Z">
            <w:rPr>
              <w:i/>
              <w:iCs/>
            </w:rPr>
          </w:rPrChange>
        </w:rPr>
        <w:t>Annual Report 2023-24</w:t>
      </w:r>
      <w:r w:rsidRPr="00C17E78">
        <w:rPr>
          <w:sz w:val="16"/>
          <w:szCs w:val="16"/>
          <w:lang w:val="en-GB"/>
          <w:rPrChange w:id="2916" w:author="emmanuel blezes" w:date="2026-06-22T22:41:00Z" w16du:dateUtc="2026-06-22T20:41:00Z">
            <w:rPr/>
          </w:rPrChange>
        </w:rPr>
        <w:t xml:space="preserve">, 2024 (https://www.ppf.co.uk). </w:t>
      </w:r>
      <w:r w:rsidRPr="00C17E78">
        <w:rPr>
          <w:sz w:val="16"/>
          <w:szCs w:val="16"/>
          <w:rPrChange w:id="2917" w:author="emmanuel blezes" w:date="2026-06-22T22:41:00Z" w16du:dateUtc="2026-06-22T20:41:00Z">
            <w:rPr/>
          </w:rPrChange>
        </w:rPr>
        <w:t>8,8 millions de personnes dans ~5 000 fonds DB régulés. Actifs PPF : 31,2 Md£ au 31 mars 2024.</w:t>
      </w:r>
    </w:p>
  </w:footnote>
  <w:footnote w:id="323">
    <w:p w14:paraId="7771DAEC" w14:textId="77777777" w:rsidR="00534634" w:rsidRPr="00C17E78" w:rsidRDefault="00000000">
      <w:pPr>
        <w:pStyle w:val="FootnoteText"/>
        <w:rPr>
          <w:sz w:val="16"/>
          <w:szCs w:val="16"/>
          <w:rPrChange w:id="2918" w:author="emmanuel blezes" w:date="2026-06-22T22:41:00Z" w16du:dateUtc="2026-06-22T20:41:00Z">
            <w:rPr/>
          </w:rPrChange>
        </w:rPr>
      </w:pPr>
      <w:r w:rsidRPr="00C17E78">
        <w:rPr>
          <w:rStyle w:val="FootnoteReference"/>
          <w:sz w:val="16"/>
          <w:szCs w:val="16"/>
          <w:rPrChange w:id="2919" w:author="emmanuel blezes" w:date="2026-06-22T22:41:00Z" w16du:dateUtc="2026-06-22T20:41:00Z">
            <w:rPr>
              <w:rStyle w:val="FootnoteReference"/>
            </w:rPr>
          </w:rPrChange>
        </w:rPr>
        <w:footnoteRef/>
      </w:r>
      <w:r w:rsidRPr="00C17E78">
        <w:rPr>
          <w:sz w:val="16"/>
          <w:szCs w:val="16"/>
          <w:lang w:val="en-GB"/>
          <w:rPrChange w:id="2920" w:author="emmanuel blezes" w:date="2026-06-22T22:41:00Z" w16du:dateUtc="2026-06-22T20:41:00Z">
            <w:rPr/>
          </w:rPrChange>
        </w:rPr>
        <w:t xml:space="preserve"> </w:t>
      </w:r>
      <w:proofErr w:type="spellStart"/>
      <w:r w:rsidRPr="00C17E78">
        <w:rPr>
          <w:sz w:val="16"/>
          <w:szCs w:val="16"/>
          <w:lang w:val="en-GB"/>
          <w:rPrChange w:id="2921" w:author="emmanuel blezes" w:date="2026-06-22T22:41:00Z" w16du:dateUtc="2026-06-22T20:41:00Z">
            <w:rPr/>
          </w:rPrChange>
        </w:rPr>
        <w:t>Norges</w:t>
      </w:r>
      <w:proofErr w:type="spellEnd"/>
      <w:r w:rsidRPr="00C17E78">
        <w:rPr>
          <w:sz w:val="16"/>
          <w:szCs w:val="16"/>
          <w:lang w:val="en-GB"/>
          <w:rPrChange w:id="2922" w:author="emmanuel blezes" w:date="2026-06-22T22:41:00Z" w16du:dateUtc="2026-06-22T20:41:00Z">
            <w:rPr/>
          </w:rPrChange>
        </w:rPr>
        <w:t xml:space="preserve"> Bank Investment Management, </w:t>
      </w:r>
      <w:r w:rsidRPr="00C17E78">
        <w:rPr>
          <w:i/>
          <w:iCs/>
          <w:sz w:val="16"/>
          <w:szCs w:val="16"/>
          <w:lang w:val="en-GB"/>
          <w:rPrChange w:id="2923" w:author="emmanuel blezes" w:date="2026-06-22T22:41:00Z" w16du:dateUtc="2026-06-22T20:41:00Z">
            <w:rPr>
              <w:i/>
              <w:iCs/>
            </w:rPr>
          </w:rPrChange>
        </w:rPr>
        <w:t>Government Pension Fund Global</w:t>
      </w:r>
      <w:r w:rsidRPr="00C17E78">
        <w:rPr>
          <w:sz w:val="16"/>
          <w:szCs w:val="16"/>
          <w:lang w:val="en-GB"/>
          <w:rPrChange w:id="2924" w:author="emmanuel blezes" w:date="2026-06-22T22:41:00Z" w16du:dateUtc="2026-06-22T20:41:00Z">
            <w:rPr/>
          </w:rPrChange>
        </w:rPr>
        <w:t xml:space="preserve"> </w:t>
      </w:r>
      <w:r w:rsidRPr="00C17E78">
        <w:rPr>
          <w:i/>
          <w:iCs/>
          <w:sz w:val="16"/>
          <w:szCs w:val="16"/>
          <w:lang w:val="en-GB"/>
          <w:rPrChange w:id="2925" w:author="emmanuel blezes" w:date="2026-06-22T22:41:00Z" w16du:dateUtc="2026-06-22T20:41:00Z">
            <w:rPr>
              <w:i/>
              <w:iCs/>
            </w:rPr>
          </w:rPrChange>
        </w:rPr>
        <w:t>- Annual Report 2024</w:t>
      </w:r>
      <w:r w:rsidRPr="00C17E78">
        <w:rPr>
          <w:sz w:val="16"/>
          <w:szCs w:val="16"/>
          <w:lang w:val="en-GB"/>
          <w:rPrChange w:id="2926" w:author="emmanuel blezes" w:date="2026-06-22T22:41:00Z" w16du:dateUtc="2026-06-22T20:41:00Z">
            <w:rPr/>
          </w:rPrChange>
        </w:rPr>
        <w:t xml:space="preserve">, mars </w:t>
      </w:r>
      <w:proofErr w:type="gramStart"/>
      <w:r w:rsidRPr="00C17E78">
        <w:rPr>
          <w:sz w:val="16"/>
          <w:szCs w:val="16"/>
          <w:lang w:val="en-GB"/>
          <w:rPrChange w:id="2927" w:author="emmanuel blezes" w:date="2026-06-22T22:41:00Z" w16du:dateUtc="2026-06-22T20:41:00Z">
            <w:rPr/>
          </w:rPrChange>
        </w:rPr>
        <w:t>2025 ;</w:t>
      </w:r>
      <w:proofErr w:type="gramEnd"/>
      <w:r w:rsidRPr="00C17E78">
        <w:rPr>
          <w:sz w:val="16"/>
          <w:szCs w:val="16"/>
          <w:lang w:val="en-GB"/>
          <w:rPrChange w:id="2928" w:author="emmanuel blezes" w:date="2026-06-22T22:41:00Z" w16du:dateUtc="2026-06-22T20:41:00Z">
            <w:rPr/>
          </w:rPrChange>
        </w:rPr>
        <w:t xml:space="preserve"> CPP Investments, </w:t>
      </w:r>
      <w:r w:rsidRPr="00C17E78">
        <w:rPr>
          <w:i/>
          <w:iCs/>
          <w:sz w:val="16"/>
          <w:szCs w:val="16"/>
          <w:lang w:val="en-GB"/>
          <w:rPrChange w:id="2929" w:author="emmanuel blezes" w:date="2026-06-22T22:41:00Z" w16du:dateUtc="2026-06-22T20:41:00Z">
            <w:rPr>
              <w:i/>
              <w:iCs/>
            </w:rPr>
          </w:rPrChange>
        </w:rPr>
        <w:t>Annual Report Fiscal 2025</w:t>
      </w:r>
      <w:r w:rsidRPr="00C17E78">
        <w:rPr>
          <w:sz w:val="16"/>
          <w:szCs w:val="16"/>
          <w:lang w:val="en-GB"/>
          <w:rPrChange w:id="2930" w:author="emmanuel blezes" w:date="2026-06-22T22:41:00Z" w16du:dateUtc="2026-06-22T20:41:00Z">
            <w:rPr/>
          </w:rPrChange>
        </w:rPr>
        <w:t xml:space="preserve">, </w:t>
      </w:r>
      <w:proofErr w:type="gramStart"/>
      <w:r w:rsidRPr="00C17E78">
        <w:rPr>
          <w:sz w:val="16"/>
          <w:szCs w:val="16"/>
          <w:lang w:val="en-GB"/>
          <w:rPrChange w:id="2931" w:author="emmanuel blezes" w:date="2026-06-22T22:41:00Z" w16du:dateUtc="2026-06-22T20:41:00Z">
            <w:rPr/>
          </w:rPrChange>
        </w:rPr>
        <w:t>2025 ;</w:t>
      </w:r>
      <w:proofErr w:type="gramEnd"/>
      <w:r w:rsidRPr="00C17E78">
        <w:rPr>
          <w:sz w:val="16"/>
          <w:szCs w:val="16"/>
          <w:lang w:val="en-GB"/>
          <w:rPrChange w:id="2932" w:author="emmanuel blezes" w:date="2026-06-22T22:41:00Z" w16du:dateUtc="2026-06-22T20:41:00Z">
            <w:rPr/>
          </w:rPrChange>
        </w:rPr>
        <w:t xml:space="preserve"> </w:t>
      </w:r>
      <w:proofErr w:type="spellStart"/>
      <w:r w:rsidRPr="00C17E78">
        <w:rPr>
          <w:sz w:val="16"/>
          <w:szCs w:val="16"/>
          <w:lang w:val="en-GB"/>
          <w:rPrChange w:id="2933" w:author="emmanuel blezes" w:date="2026-06-22T22:41:00Z" w16du:dateUtc="2026-06-22T20:41:00Z">
            <w:rPr/>
          </w:rPrChange>
        </w:rPr>
        <w:t>AustralianSuper</w:t>
      </w:r>
      <w:proofErr w:type="spellEnd"/>
      <w:r w:rsidRPr="00C17E78">
        <w:rPr>
          <w:sz w:val="16"/>
          <w:szCs w:val="16"/>
          <w:lang w:val="en-GB"/>
          <w:rPrChange w:id="2934" w:author="emmanuel blezes" w:date="2026-06-22T22:41:00Z" w16du:dateUtc="2026-06-22T20:41:00Z">
            <w:rPr/>
          </w:rPrChange>
        </w:rPr>
        <w:t xml:space="preserve">, </w:t>
      </w:r>
      <w:r w:rsidRPr="00C17E78">
        <w:rPr>
          <w:i/>
          <w:iCs/>
          <w:sz w:val="16"/>
          <w:szCs w:val="16"/>
          <w:lang w:val="en-GB"/>
          <w:rPrChange w:id="2935" w:author="emmanuel blezes" w:date="2026-06-22T22:41:00Z" w16du:dateUtc="2026-06-22T20:41:00Z">
            <w:rPr>
              <w:i/>
              <w:iCs/>
            </w:rPr>
          </w:rPrChange>
        </w:rPr>
        <w:t>Annual Report 2024-25</w:t>
      </w:r>
      <w:r w:rsidRPr="00C17E78">
        <w:rPr>
          <w:sz w:val="16"/>
          <w:szCs w:val="16"/>
          <w:lang w:val="en-GB"/>
          <w:rPrChange w:id="2936" w:author="emmanuel blezes" w:date="2026-06-22T22:41:00Z" w16du:dateUtc="2026-06-22T20:41:00Z">
            <w:rPr/>
          </w:rPrChange>
        </w:rPr>
        <w:t xml:space="preserve">, </w:t>
      </w:r>
      <w:proofErr w:type="gramStart"/>
      <w:r w:rsidRPr="00C17E78">
        <w:rPr>
          <w:sz w:val="16"/>
          <w:szCs w:val="16"/>
          <w:lang w:val="en-GB"/>
          <w:rPrChange w:id="2937" w:author="emmanuel blezes" w:date="2026-06-22T22:41:00Z" w16du:dateUtc="2026-06-22T20:41:00Z">
            <w:rPr/>
          </w:rPrChange>
        </w:rPr>
        <w:t>2025 ;</w:t>
      </w:r>
      <w:proofErr w:type="gramEnd"/>
      <w:r w:rsidRPr="00C17E78">
        <w:rPr>
          <w:sz w:val="16"/>
          <w:szCs w:val="16"/>
          <w:lang w:val="en-GB"/>
          <w:rPrChange w:id="2938" w:author="emmanuel blezes" w:date="2026-06-22T22:41:00Z" w16du:dateUtc="2026-06-22T20:41:00Z">
            <w:rPr/>
          </w:rPrChange>
        </w:rPr>
        <w:t xml:space="preserve"> AP7, </w:t>
      </w:r>
      <w:r w:rsidRPr="00C17E78">
        <w:rPr>
          <w:i/>
          <w:iCs/>
          <w:sz w:val="16"/>
          <w:szCs w:val="16"/>
          <w:lang w:val="en-GB"/>
          <w:rPrChange w:id="2939" w:author="emmanuel blezes" w:date="2026-06-22T22:41:00Z" w16du:dateUtc="2026-06-22T20:41:00Z">
            <w:rPr>
              <w:i/>
              <w:iCs/>
            </w:rPr>
          </w:rPrChange>
        </w:rPr>
        <w:t>Annual Report 2024</w:t>
      </w:r>
      <w:r w:rsidRPr="00C17E78">
        <w:rPr>
          <w:sz w:val="16"/>
          <w:szCs w:val="16"/>
          <w:lang w:val="en-GB"/>
          <w:rPrChange w:id="2940" w:author="emmanuel blezes" w:date="2026-06-22T22:41:00Z" w16du:dateUtc="2026-06-22T20:41:00Z">
            <w:rPr/>
          </w:rPrChange>
        </w:rPr>
        <w:t xml:space="preserve">, 2025. </w:t>
      </w:r>
      <w:r w:rsidRPr="00C17E78">
        <w:rPr>
          <w:sz w:val="16"/>
          <w:szCs w:val="16"/>
          <w:rPrChange w:id="2941" w:author="emmanuel blezes" w:date="2026-06-22T22:41:00Z" w16du:dateUtc="2026-06-22T20:41:00Z">
            <w:rPr/>
          </w:rPrChange>
        </w:rPr>
        <w:t>GPFG : 4,1 % réel net depuis 1998 ; CPPIB : 8,3 % nominal net sur 10 ans ; AustralianSuper Balanced : 7,94 % sur 10 ans ; AP7 Equity : ~14 % nominal depuis 2010.</w:t>
      </w:r>
    </w:p>
  </w:footnote>
  <w:footnote w:id="324">
    <w:p w14:paraId="65E892DB" w14:textId="77777777" w:rsidR="00534634" w:rsidRPr="00C17E78" w:rsidRDefault="00000000">
      <w:pPr>
        <w:pStyle w:val="FootnoteText"/>
        <w:rPr>
          <w:sz w:val="16"/>
          <w:szCs w:val="16"/>
          <w:lang w:val="en-GB"/>
          <w:rPrChange w:id="2944" w:author="emmanuel blezes" w:date="2026-06-22T22:41:00Z" w16du:dateUtc="2026-06-22T20:41:00Z">
            <w:rPr/>
          </w:rPrChange>
        </w:rPr>
      </w:pPr>
      <w:r w:rsidRPr="00C17E78">
        <w:rPr>
          <w:rStyle w:val="FootnoteReference"/>
          <w:sz w:val="16"/>
          <w:szCs w:val="16"/>
          <w:rPrChange w:id="2945" w:author="emmanuel blezes" w:date="2026-06-22T22:41:00Z" w16du:dateUtc="2026-06-22T20:41:00Z">
            <w:rPr>
              <w:rStyle w:val="FootnoteReference"/>
            </w:rPr>
          </w:rPrChange>
        </w:rPr>
        <w:footnoteRef/>
      </w:r>
      <w:r w:rsidRPr="00C17E78">
        <w:rPr>
          <w:sz w:val="16"/>
          <w:szCs w:val="16"/>
          <w:lang w:val="en-GB"/>
          <w:rPrChange w:id="2946" w:author="emmanuel blezes" w:date="2026-06-22T22:41:00Z" w16du:dateUtc="2026-06-22T20:41:00Z">
            <w:rPr/>
          </w:rPrChange>
        </w:rPr>
        <w:t xml:space="preserve"> U.S. Senate Committee on Governmental Affairs, </w:t>
      </w:r>
      <w:r w:rsidRPr="00C17E78">
        <w:rPr>
          <w:i/>
          <w:iCs/>
          <w:sz w:val="16"/>
          <w:szCs w:val="16"/>
          <w:lang w:val="en-GB"/>
          <w:rPrChange w:id="2947" w:author="emmanuel blezes" w:date="2026-06-22T22:41:00Z" w16du:dateUtc="2026-06-22T20:41:00Z">
            <w:rPr>
              <w:i/>
              <w:iCs/>
            </w:rPr>
          </w:rPrChange>
        </w:rPr>
        <w:t>Retirement Insecurity: The 401(k) Crisis at Enron Corp.</w:t>
      </w:r>
      <w:r w:rsidRPr="00C17E78">
        <w:rPr>
          <w:sz w:val="16"/>
          <w:szCs w:val="16"/>
          <w:lang w:val="en-GB"/>
          <w:rPrChange w:id="2948" w:author="emmanuel blezes" w:date="2026-06-22T22:41:00Z" w16du:dateUtc="2026-06-22T20:41:00Z">
            <w:rPr/>
          </w:rPrChange>
        </w:rPr>
        <w:t xml:space="preserve">, </w:t>
      </w:r>
      <w:proofErr w:type="spellStart"/>
      <w:r w:rsidRPr="00C17E78">
        <w:rPr>
          <w:sz w:val="16"/>
          <w:szCs w:val="16"/>
          <w:lang w:val="en-GB"/>
          <w:rPrChange w:id="2949" w:author="emmanuel blezes" w:date="2026-06-22T22:41:00Z" w16du:dateUtc="2026-06-22T20:41:00Z">
            <w:rPr/>
          </w:rPrChange>
        </w:rPr>
        <w:t>février</w:t>
      </w:r>
      <w:proofErr w:type="spellEnd"/>
      <w:r w:rsidRPr="00C17E78">
        <w:rPr>
          <w:sz w:val="16"/>
          <w:szCs w:val="16"/>
          <w:lang w:val="en-GB"/>
          <w:rPrChange w:id="2950" w:author="emmanuel blezes" w:date="2026-06-22T22:41:00Z" w16du:dateUtc="2026-06-22T20:41:00Z">
            <w:rPr/>
          </w:rPrChange>
        </w:rPr>
        <w:t xml:space="preserve"> </w:t>
      </w:r>
      <w:proofErr w:type="gramStart"/>
      <w:r w:rsidRPr="00C17E78">
        <w:rPr>
          <w:sz w:val="16"/>
          <w:szCs w:val="16"/>
          <w:lang w:val="en-GB"/>
          <w:rPrChange w:id="2951" w:author="emmanuel blezes" w:date="2026-06-22T22:41:00Z" w16du:dateUtc="2026-06-22T20:41:00Z">
            <w:rPr/>
          </w:rPrChange>
        </w:rPr>
        <w:t>2002 ;</w:t>
      </w:r>
      <w:proofErr w:type="gramEnd"/>
      <w:r w:rsidRPr="00C17E78">
        <w:rPr>
          <w:sz w:val="16"/>
          <w:szCs w:val="16"/>
          <w:lang w:val="en-GB"/>
          <w:rPrChange w:id="2952" w:author="emmanuel blezes" w:date="2026-06-22T22:41:00Z" w16du:dateUtc="2026-06-22T20:41:00Z">
            <w:rPr/>
          </w:rPrChange>
        </w:rPr>
        <w:t xml:space="preserve"> GAO, </w:t>
      </w:r>
      <w:r w:rsidRPr="00C17E78">
        <w:rPr>
          <w:i/>
          <w:iCs/>
          <w:sz w:val="16"/>
          <w:szCs w:val="16"/>
          <w:lang w:val="en-GB"/>
          <w:rPrChange w:id="2953" w:author="emmanuel blezes" w:date="2026-06-22T22:41:00Z" w16du:dateUtc="2026-06-22T20:41:00Z">
            <w:rPr>
              <w:i/>
              <w:iCs/>
            </w:rPr>
          </w:rPrChange>
        </w:rPr>
        <w:t>Enron: 401(k) Pension Plans</w:t>
      </w:r>
      <w:r w:rsidRPr="00C17E78">
        <w:rPr>
          <w:sz w:val="16"/>
          <w:szCs w:val="16"/>
          <w:lang w:val="en-GB"/>
          <w:rPrChange w:id="2954" w:author="emmanuel blezes" w:date="2026-06-22T22:41:00Z" w16du:dateUtc="2026-06-22T20:41:00Z">
            <w:rPr/>
          </w:rPrChange>
        </w:rPr>
        <w:t xml:space="preserve">, GAO-02-376, 2002. </w:t>
      </w:r>
      <w:proofErr w:type="spellStart"/>
      <w:r w:rsidRPr="00C17E78">
        <w:rPr>
          <w:sz w:val="16"/>
          <w:szCs w:val="16"/>
          <w:lang w:val="en-GB"/>
          <w:rPrChange w:id="2955" w:author="emmanuel blezes" w:date="2026-06-22T22:41:00Z" w16du:dateUtc="2026-06-22T20:41:00Z">
            <w:rPr/>
          </w:rPrChange>
        </w:rPr>
        <w:t>Pertes</w:t>
      </w:r>
      <w:proofErr w:type="spellEnd"/>
      <w:r w:rsidRPr="00C17E78">
        <w:rPr>
          <w:sz w:val="16"/>
          <w:szCs w:val="16"/>
          <w:lang w:val="en-GB"/>
          <w:rPrChange w:id="2956" w:author="emmanuel blezes" w:date="2026-06-22T22:41:00Z" w16du:dateUtc="2026-06-22T20:41:00Z">
            <w:rPr/>
          </w:rPrChange>
        </w:rPr>
        <w:t xml:space="preserve"> 401(k</w:t>
      </w:r>
      <w:proofErr w:type="gramStart"/>
      <w:r w:rsidRPr="00C17E78">
        <w:rPr>
          <w:sz w:val="16"/>
          <w:szCs w:val="16"/>
          <w:lang w:val="en-GB"/>
          <w:rPrChange w:id="2957" w:author="emmanuel blezes" w:date="2026-06-22T22:41:00Z" w16du:dateUtc="2026-06-22T20:41:00Z">
            <w:rPr/>
          </w:rPrChange>
        </w:rPr>
        <w:t>) :</w:t>
      </w:r>
      <w:proofErr w:type="gramEnd"/>
      <w:r w:rsidRPr="00C17E78">
        <w:rPr>
          <w:sz w:val="16"/>
          <w:szCs w:val="16"/>
          <w:lang w:val="en-GB"/>
          <w:rPrChange w:id="2958" w:author="emmanuel blezes" w:date="2026-06-22T22:41:00Z" w16du:dateUtc="2026-06-22T20:41:00Z">
            <w:rPr/>
          </w:rPrChange>
        </w:rPr>
        <w:t xml:space="preserve"> ~1,2-1,3 Md$ pour ~15 000 </w:t>
      </w:r>
      <w:proofErr w:type="spellStart"/>
      <w:r w:rsidRPr="00C17E78">
        <w:rPr>
          <w:sz w:val="16"/>
          <w:szCs w:val="16"/>
          <w:lang w:val="en-GB"/>
          <w:rPrChange w:id="2959" w:author="emmanuel blezes" w:date="2026-06-22T22:41:00Z" w16du:dateUtc="2026-06-22T20:41:00Z">
            <w:rPr/>
          </w:rPrChange>
        </w:rPr>
        <w:t>salariés</w:t>
      </w:r>
      <w:proofErr w:type="spellEnd"/>
      <w:r w:rsidRPr="00C17E78">
        <w:rPr>
          <w:sz w:val="16"/>
          <w:szCs w:val="16"/>
          <w:lang w:val="en-GB"/>
          <w:rPrChange w:id="2960" w:author="emmanuel blezes" w:date="2026-06-22T22:41:00Z" w16du:dateUtc="2026-06-22T20:41:00Z">
            <w:rPr/>
          </w:rPrChange>
        </w:rPr>
        <w:t xml:space="preserve"> </w:t>
      </w:r>
      <w:proofErr w:type="spellStart"/>
      <w:r w:rsidRPr="00C17E78">
        <w:rPr>
          <w:sz w:val="16"/>
          <w:szCs w:val="16"/>
          <w:lang w:val="en-GB"/>
          <w:rPrChange w:id="2961" w:author="emmanuel blezes" w:date="2026-06-22T22:41:00Z" w16du:dateUtc="2026-06-22T20:41:00Z">
            <w:rPr/>
          </w:rPrChange>
        </w:rPr>
        <w:t>concentrés</w:t>
      </w:r>
      <w:proofErr w:type="spellEnd"/>
      <w:r w:rsidRPr="00C17E78">
        <w:rPr>
          <w:sz w:val="16"/>
          <w:szCs w:val="16"/>
          <w:lang w:val="en-GB"/>
          <w:rPrChange w:id="2962" w:author="emmanuel blezes" w:date="2026-06-22T22:41:00Z" w16du:dateUtc="2026-06-22T20:41:00Z">
            <w:rPr/>
          </w:rPrChange>
        </w:rPr>
        <w:t xml:space="preserve"> </w:t>
      </w:r>
      <w:proofErr w:type="spellStart"/>
      <w:r w:rsidRPr="00C17E78">
        <w:rPr>
          <w:sz w:val="16"/>
          <w:szCs w:val="16"/>
          <w:lang w:val="en-GB"/>
          <w:rPrChange w:id="2963" w:author="emmanuel blezes" w:date="2026-06-22T22:41:00Z" w16du:dateUtc="2026-06-22T20:41:00Z">
            <w:rPr/>
          </w:rPrChange>
        </w:rPr>
        <w:t>en</w:t>
      </w:r>
      <w:proofErr w:type="spellEnd"/>
      <w:r w:rsidRPr="00C17E78">
        <w:rPr>
          <w:sz w:val="16"/>
          <w:szCs w:val="16"/>
          <w:lang w:val="en-GB"/>
          <w:rPrChange w:id="2964" w:author="emmanuel blezes" w:date="2026-06-22T22:41:00Z" w16du:dateUtc="2026-06-22T20:41:00Z">
            <w:rPr/>
          </w:rPrChange>
        </w:rPr>
        <w:t xml:space="preserve"> actions </w:t>
      </w:r>
      <w:proofErr w:type="spellStart"/>
      <w:r w:rsidRPr="00C17E78">
        <w:rPr>
          <w:sz w:val="16"/>
          <w:szCs w:val="16"/>
          <w:lang w:val="en-GB"/>
          <w:rPrChange w:id="2965" w:author="emmanuel blezes" w:date="2026-06-22T22:41:00Z" w16du:dateUtc="2026-06-22T20:41:00Z">
            <w:rPr/>
          </w:rPrChange>
        </w:rPr>
        <w:t>employeur</w:t>
      </w:r>
      <w:proofErr w:type="spellEnd"/>
      <w:r w:rsidRPr="00C17E78">
        <w:rPr>
          <w:sz w:val="16"/>
          <w:szCs w:val="16"/>
          <w:lang w:val="en-GB"/>
          <w:rPrChange w:id="2966" w:author="emmanuel blezes" w:date="2026-06-22T22:41:00Z" w16du:dateUtc="2026-06-22T20:41:00Z">
            <w:rPr/>
          </w:rPrChange>
        </w:rPr>
        <w:t>.</w:t>
      </w:r>
    </w:p>
  </w:footnote>
  <w:footnote w:id="325">
    <w:p w14:paraId="2656D6D1" w14:textId="77777777" w:rsidR="00534634" w:rsidRPr="00C17E78" w:rsidRDefault="00000000">
      <w:pPr>
        <w:pStyle w:val="FootnoteText"/>
        <w:rPr>
          <w:sz w:val="16"/>
          <w:szCs w:val="16"/>
          <w:rPrChange w:id="2967" w:author="emmanuel blezes" w:date="2026-06-22T22:41:00Z" w16du:dateUtc="2026-06-22T20:41:00Z">
            <w:rPr/>
          </w:rPrChange>
        </w:rPr>
      </w:pPr>
      <w:r w:rsidRPr="00C17E78">
        <w:rPr>
          <w:rStyle w:val="FootnoteReference"/>
          <w:sz w:val="16"/>
          <w:szCs w:val="16"/>
          <w:rPrChange w:id="2968" w:author="emmanuel blezes" w:date="2026-06-22T22:41:00Z" w16du:dateUtc="2026-06-22T20:41:00Z">
            <w:rPr>
              <w:rStyle w:val="FootnoteReference"/>
            </w:rPr>
          </w:rPrChange>
        </w:rPr>
        <w:footnoteRef/>
      </w:r>
      <w:r w:rsidRPr="00C17E78">
        <w:rPr>
          <w:sz w:val="16"/>
          <w:szCs w:val="16"/>
          <w:lang w:val="en-GB"/>
          <w:rPrChange w:id="2969" w:author="emmanuel blezes" w:date="2026-06-22T22:41:00Z" w16du:dateUtc="2026-06-22T20:41:00Z">
            <w:rPr/>
          </w:rPrChange>
        </w:rPr>
        <w:t xml:space="preserve"> U.S. Securities and Exchange Commission, </w:t>
      </w:r>
      <w:r w:rsidRPr="00C17E78">
        <w:rPr>
          <w:i/>
          <w:iCs/>
          <w:sz w:val="16"/>
          <w:szCs w:val="16"/>
          <w:lang w:val="en-GB"/>
          <w:rPrChange w:id="2970" w:author="emmanuel blezes" w:date="2026-06-22T22:41:00Z" w16du:dateUtc="2026-06-22T20:41:00Z">
            <w:rPr>
              <w:i/>
              <w:iCs/>
            </w:rPr>
          </w:rPrChange>
        </w:rPr>
        <w:t>Report of Investigation: SEC’s Madoff Investigation</w:t>
      </w:r>
      <w:r w:rsidRPr="00C17E78">
        <w:rPr>
          <w:sz w:val="16"/>
          <w:szCs w:val="16"/>
          <w:lang w:val="en-GB"/>
          <w:rPrChange w:id="2971" w:author="emmanuel blezes" w:date="2026-06-22T22:41:00Z" w16du:dateUtc="2026-06-22T20:41:00Z">
            <w:rPr/>
          </w:rPrChange>
        </w:rPr>
        <w:t xml:space="preserve">, OIG-509, </w:t>
      </w:r>
      <w:proofErr w:type="spellStart"/>
      <w:r w:rsidRPr="00C17E78">
        <w:rPr>
          <w:sz w:val="16"/>
          <w:szCs w:val="16"/>
          <w:lang w:val="en-GB"/>
          <w:rPrChange w:id="2972" w:author="emmanuel blezes" w:date="2026-06-22T22:41:00Z" w16du:dateUtc="2026-06-22T20:41:00Z">
            <w:rPr/>
          </w:rPrChange>
        </w:rPr>
        <w:t>août</w:t>
      </w:r>
      <w:proofErr w:type="spellEnd"/>
      <w:r w:rsidRPr="00C17E78">
        <w:rPr>
          <w:sz w:val="16"/>
          <w:szCs w:val="16"/>
          <w:lang w:val="en-GB"/>
          <w:rPrChange w:id="2973" w:author="emmanuel blezes" w:date="2026-06-22T22:41:00Z" w16du:dateUtc="2026-06-22T20:41:00Z">
            <w:rPr/>
          </w:rPrChange>
        </w:rPr>
        <w:t xml:space="preserve"> 2009. </w:t>
      </w:r>
      <w:r w:rsidRPr="00C17E78">
        <w:rPr>
          <w:sz w:val="16"/>
          <w:szCs w:val="16"/>
          <w:rPrChange w:id="2974" w:author="emmanuel blezes" w:date="2026-06-22T22:41:00Z" w16du:dateUtc="2026-06-22T20:41:00Z">
            <w:rPr/>
          </w:rPrChange>
        </w:rPr>
        <w:t>Les 65 Md$ correspondent aux relevés fictifs ; pertes en cash réellement investies estimées à ~18 Md$ par le trustee Irving Picard.</w:t>
      </w:r>
    </w:p>
  </w:footnote>
  <w:footnote w:id="326">
    <w:p w14:paraId="6C7BE20B" w14:textId="77777777" w:rsidR="00534634" w:rsidRPr="00C17E78" w:rsidRDefault="00000000">
      <w:pPr>
        <w:pStyle w:val="FootnoteText"/>
        <w:rPr>
          <w:sz w:val="16"/>
          <w:szCs w:val="16"/>
          <w:rPrChange w:id="2975" w:author="emmanuel blezes" w:date="2026-06-22T22:41:00Z" w16du:dateUtc="2026-06-22T20:41:00Z">
            <w:rPr/>
          </w:rPrChange>
        </w:rPr>
      </w:pPr>
      <w:r w:rsidRPr="00C17E78">
        <w:rPr>
          <w:rStyle w:val="FootnoteReference"/>
          <w:sz w:val="16"/>
          <w:szCs w:val="16"/>
          <w:rPrChange w:id="2976" w:author="emmanuel blezes" w:date="2026-06-22T22:41:00Z" w16du:dateUtc="2026-06-22T20:41:00Z">
            <w:rPr>
              <w:rStyle w:val="FootnoteReference"/>
            </w:rPr>
          </w:rPrChange>
        </w:rPr>
        <w:footnoteRef/>
      </w:r>
      <w:r w:rsidRPr="00C17E78">
        <w:rPr>
          <w:sz w:val="16"/>
          <w:szCs w:val="16"/>
          <w:rPrChange w:id="2977" w:author="emmanuel blezes" w:date="2026-06-22T22:41:00Z" w16du:dateUtc="2026-06-22T20:41:00Z">
            <w:rPr/>
          </w:rPrChange>
        </w:rPr>
        <w:t xml:space="preserve"> Pew Charitable Trusts, </w:t>
      </w:r>
      <w:r w:rsidRPr="00C17E78">
        <w:rPr>
          <w:i/>
          <w:iCs/>
          <w:sz w:val="16"/>
          <w:szCs w:val="16"/>
          <w:rPrChange w:id="2978" w:author="emmanuel blezes" w:date="2026-06-22T22:41:00Z" w16du:dateUtc="2026-06-22T20:41:00Z">
            <w:rPr>
              <w:i/>
              <w:iCs/>
            </w:rPr>
          </w:rPrChange>
        </w:rPr>
        <w:t xml:space="preserve">The Challenge of </w:t>
      </w:r>
      <w:proofErr w:type="gramStart"/>
      <w:r w:rsidRPr="00C17E78">
        <w:rPr>
          <w:i/>
          <w:iCs/>
          <w:sz w:val="16"/>
          <w:szCs w:val="16"/>
          <w:rPrChange w:id="2979" w:author="emmanuel blezes" w:date="2026-06-22T22:41:00Z" w16du:dateUtc="2026-06-22T20:41:00Z">
            <w:rPr>
              <w:i/>
              <w:iCs/>
            </w:rPr>
          </w:rPrChange>
        </w:rPr>
        <w:t>Meeting</w:t>
      </w:r>
      <w:proofErr w:type="gramEnd"/>
      <w:r w:rsidRPr="00C17E78">
        <w:rPr>
          <w:i/>
          <w:iCs/>
          <w:sz w:val="16"/>
          <w:szCs w:val="16"/>
          <w:rPrChange w:id="2980" w:author="emmanuel blezes" w:date="2026-06-22T22:41:00Z" w16du:dateUtc="2026-06-22T20:41:00Z">
            <w:rPr>
              <w:i/>
              <w:iCs/>
            </w:rPr>
          </w:rPrChange>
        </w:rPr>
        <w:t xml:space="preserve"> Detroit’s Pension Promises</w:t>
      </w:r>
      <w:r w:rsidRPr="00C17E78">
        <w:rPr>
          <w:sz w:val="16"/>
          <w:szCs w:val="16"/>
          <w:rPrChange w:id="2981" w:author="emmanuel blezes" w:date="2026-06-22T22:41:00Z" w16du:dateUtc="2026-06-22T20:41:00Z">
            <w:rPr/>
          </w:rPrChange>
        </w:rPr>
        <w:t xml:space="preserve">, mars 2018 ; ville de Detroit, </w:t>
      </w:r>
      <w:r w:rsidRPr="00C17E78">
        <w:rPr>
          <w:i/>
          <w:iCs/>
          <w:sz w:val="16"/>
          <w:szCs w:val="16"/>
          <w:rPrChange w:id="2982" w:author="emmanuel blezes" w:date="2026-06-22T22:41:00Z" w16du:dateUtc="2026-06-22T20:41:00Z">
            <w:rPr>
              <w:i/>
              <w:iCs/>
            </w:rPr>
          </w:rPrChange>
        </w:rPr>
        <w:t>Chapter 9 Bankruptcy Filing</w:t>
      </w:r>
      <w:r w:rsidRPr="00C17E78">
        <w:rPr>
          <w:sz w:val="16"/>
          <w:szCs w:val="16"/>
          <w:rPrChange w:id="2983" w:author="emmanuel blezes" w:date="2026-06-22T22:41:00Z" w16du:dateUtc="2026-06-22T20:41:00Z">
            <w:rPr/>
          </w:rPrChange>
        </w:rPr>
        <w:t>, 18 juillet 2013. Dette totale 18 Md$ ; pensions non financées 3,5 Md$ ; 21 000 retraités, 15 000 actifs concernés.</w:t>
      </w:r>
    </w:p>
  </w:footnote>
  <w:footnote w:id="327">
    <w:p w14:paraId="679BC332" w14:textId="77777777" w:rsidR="00534634" w:rsidRPr="00C17E78" w:rsidRDefault="00000000">
      <w:pPr>
        <w:pStyle w:val="FootnoteText"/>
        <w:rPr>
          <w:sz w:val="16"/>
          <w:szCs w:val="16"/>
          <w:rPrChange w:id="2984" w:author="emmanuel blezes" w:date="2026-06-22T22:41:00Z" w16du:dateUtc="2026-06-22T20:41:00Z">
            <w:rPr/>
          </w:rPrChange>
        </w:rPr>
      </w:pPr>
      <w:r w:rsidRPr="00C17E78">
        <w:rPr>
          <w:rStyle w:val="FootnoteReference"/>
          <w:sz w:val="16"/>
          <w:szCs w:val="16"/>
          <w:rPrChange w:id="2985" w:author="emmanuel blezes" w:date="2026-06-22T22:41:00Z" w16du:dateUtc="2026-06-22T20:41:00Z">
            <w:rPr>
              <w:rStyle w:val="FootnoteReference"/>
            </w:rPr>
          </w:rPrChange>
        </w:rPr>
        <w:footnoteRef/>
      </w:r>
      <w:r w:rsidRPr="00C17E78">
        <w:rPr>
          <w:sz w:val="16"/>
          <w:szCs w:val="16"/>
          <w:rPrChange w:id="2986" w:author="emmanuel blezes" w:date="2026-06-22T22:41:00Z" w16du:dateUtc="2026-06-22T20:41:00Z">
            <w:rPr/>
          </w:rPrChange>
        </w:rPr>
        <w:t xml:space="preserve"> Mercer CFA Institute, </w:t>
      </w:r>
      <w:r w:rsidRPr="00C17E78">
        <w:rPr>
          <w:i/>
          <w:iCs/>
          <w:sz w:val="16"/>
          <w:szCs w:val="16"/>
          <w:rPrChange w:id="2987" w:author="emmanuel blezes" w:date="2026-06-22T22:41:00Z" w16du:dateUtc="2026-06-22T20:41:00Z">
            <w:rPr>
              <w:i/>
              <w:iCs/>
            </w:rPr>
          </w:rPrChange>
        </w:rPr>
        <w:t>Global Pension Index 2025</w:t>
      </w:r>
      <w:r w:rsidRPr="00C17E78">
        <w:rPr>
          <w:sz w:val="16"/>
          <w:szCs w:val="16"/>
          <w:rPrChange w:id="2988" w:author="emmanuel blezes" w:date="2026-06-22T22:41:00Z" w16du:dateUtc="2026-06-22T20:41:00Z">
            <w:rPr/>
          </w:rPrChange>
        </w:rPr>
        <w:t>, octobre 2025. France : grade B, score global 70,3, adéquation 85,2, viabilité 48,6, intégrité 76,8. Comparaison : Pays-Bas 84,8 ; Suède 78,2 ; Australie 76,4 ; Royaume-Uni 72,2.</w:t>
      </w:r>
    </w:p>
  </w:footnote>
  <w:footnote w:id="328">
    <w:p w14:paraId="5D9C3119" w14:textId="77777777" w:rsidR="00534634" w:rsidRPr="00C17E78" w:rsidRDefault="00000000">
      <w:pPr>
        <w:pStyle w:val="FootnoteText"/>
        <w:rPr>
          <w:sz w:val="16"/>
          <w:szCs w:val="16"/>
          <w:rPrChange w:id="2991" w:author="emmanuel blezes" w:date="2026-06-22T22:41:00Z" w16du:dateUtc="2026-06-22T20:41:00Z">
            <w:rPr/>
          </w:rPrChange>
        </w:rPr>
      </w:pPr>
      <w:r w:rsidRPr="00C17E78">
        <w:rPr>
          <w:rStyle w:val="FootnoteReference"/>
          <w:sz w:val="16"/>
          <w:szCs w:val="16"/>
          <w:rPrChange w:id="2992" w:author="emmanuel blezes" w:date="2026-06-22T22:41:00Z" w16du:dateUtc="2026-06-22T20:41:00Z">
            <w:rPr>
              <w:rStyle w:val="FootnoteReference"/>
            </w:rPr>
          </w:rPrChange>
        </w:rPr>
        <w:footnoteRef/>
      </w:r>
      <w:r w:rsidRPr="00C17E78">
        <w:rPr>
          <w:sz w:val="16"/>
          <w:szCs w:val="16"/>
          <w:rPrChange w:id="2993" w:author="emmanuel blezes" w:date="2026-06-22T22:41:00Z" w16du:dateUtc="2026-06-22T20:41:00Z">
            <w:rPr/>
          </w:rPrChange>
        </w:rPr>
        <w:t xml:space="preserve"> France Assureurs, </w:t>
      </w:r>
      <w:r w:rsidRPr="00C17E78">
        <w:rPr>
          <w:i/>
          <w:iCs/>
          <w:sz w:val="16"/>
          <w:szCs w:val="16"/>
          <w:rPrChange w:id="2994" w:author="emmanuel blezes" w:date="2026-06-22T22:41:00Z" w16du:dateUtc="2026-06-22T20:41:00Z">
            <w:rPr>
              <w:i/>
              <w:iCs/>
            </w:rPr>
          </w:rPrChange>
        </w:rPr>
        <w:t>Plan d’Épargne Retraite : Bilan 2024</w:t>
      </w:r>
      <w:r w:rsidRPr="00C17E78">
        <w:rPr>
          <w:sz w:val="16"/>
          <w:szCs w:val="16"/>
          <w:rPrChange w:id="2995" w:author="emmanuel blezes" w:date="2026-06-22T22:41:00Z" w16du:dateUtc="2026-06-22T20:41:00Z">
            <w:rPr/>
          </w:rPrChange>
        </w:rPr>
        <w:t xml:space="preserve">, mars 2025 ; Cour des comptes, </w:t>
      </w:r>
      <w:r w:rsidRPr="00C17E78">
        <w:rPr>
          <w:i/>
          <w:iCs/>
          <w:sz w:val="16"/>
          <w:szCs w:val="16"/>
          <w:rPrChange w:id="2996" w:author="emmanuel blezes" w:date="2026-06-22T22:41:00Z" w16du:dateUtc="2026-06-22T20:41:00Z">
            <w:rPr>
              <w:i/>
              <w:iCs/>
            </w:rPr>
          </w:rPrChange>
        </w:rPr>
        <w:t>Le système de retraite par capitalisation en France</w:t>
      </w:r>
      <w:r w:rsidRPr="00C17E78">
        <w:rPr>
          <w:sz w:val="16"/>
          <w:szCs w:val="16"/>
          <w:rPrChange w:id="2997" w:author="emmanuel blezes" w:date="2026-06-22T22:41:00Z" w16du:dateUtc="2026-06-22T20:41:00Z">
            <w:rPr/>
          </w:rPrChange>
        </w:rPr>
        <w:t>, février 2024. PER : 11,2 millions de titulaires fin T3 2024, 118,9 Md€ d’encours, encours moyen ≈ 10 600 €. Concentration des versements : 70 % sur les déciles 8-10.</w:t>
      </w:r>
    </w:p>
  </w:footnote>
  <w:footnote w:id="329">
    <w:p w14:paraId="4C14876A" w14:textId="77777777" w:rsidR="00534634" w:rsidRPr="00C17E78" w:rsidRDefault="00000000">
      <w:pPr>
        <w:pStyle w:val="FootnoteText"/>
        <w:rPr>
          <w:sz w:val="16"/>
          <w:szCs w:val="16"/>
          <w:rPrChange w:id="2998" w:author="emmanuel blezes" w:date="2026-06-22T22:41:00Z" w16du:dateUtc="2026-06-22T20:41:00Z">
            <w:rPr/>
          </w:rPrChange>
        </w:rPr>
      </w:pPr>
      <w:r w:rsidRPr="00C17E78">
        <w:rPr>
          <w:rStyle w:val="FootnoteReference"/>
          <w:sz w:val="16"/>
          <w:szCs w:val="16"/>
          <w:rPrChange w:id="2999" w:author="emmanuel blezes" w:date="2026-06-22T22:41:00Z" w16du:dateUtc="2026-06-22T20:41:00Z">
            <w:rPr>
              <w:rStyle w:val="FootnoteReference"/>
            </w:rPr>
          </w:rPrChange>
        </w:rPr>
        <w:footnoteRef/>
      </w:r>
      <w:r w:rsidRPr="00C17E78">
        <w:rPr>
          <w:sz w:val="16"/>
          <w:szCs w:val="16"/>
          <w:rPrChange w:id="3000" w:author="emmanuel blezes" w:date="2026-06-22T22:41:00Z" w16du:dateUtc="2026-06-22T20:41:00Z">
            <w:rPr/>
          </w:rPrChange>
        </w:rPr>
        <w:t xml:space="preserve"> Mercer CFA Institute, </w:t>
      </w:r>
      <w:r w:rsidRPr="00C17E78">
        <w:rPr>
          <w:i/>
          <w:iCs/>
          <w:sz w:val="16"/>
          <w:szCs w:val="16"/>
          <w:rPrChange w:id="3001" w:author="emmanuel blezes" w:date="2026-06-22T22:41:00Z" w16du:dateUtc="2026-06-22T20:41:00Z">
            <w:rPr>
              <w:i/>
              <w:iCs/>
            </w:rPr>
          </w:rPrChange>
        </w:rPr>
        <w:t>Global Pension Index 2025</w:t>
      </w:r>
      <w:r w:rsidRPr="00C17E78">
        <w:rPr>
          <w:sz w:val="16"/>
          <w:szCs w:val="16"/>
          <w:rPrChange w:id="3002" w:author="emmanuel blezes" w:date="2026-06-22T22:41:00Z" w16du:dateUtc="2026-06-22T20:41:00Z">
            <w:rPr/>
          </w:rPrChange>
        </w:rPr>
        <w:t xml:space="preserve"> </w:t>
      </w:r>
      <w:r w:rsidRPr="00C17E78">
        <w:rPr>
          <w:i/>
          <w:iCs/>
          <w:sz w:val="16"/>
          <w:szCs w:val="16"/>
          <w:rPrChange w:id="3003" w:author="emmanuel blezes" w:date="2026-06-22T22:41:00Z" w16du:dateUtc="2026-06-22T20:41:00Z">
            <w:rPr>
              <w:i/>
              <w:iCs/>
            </w:rPr>
          </w:rPrChange>
        </w:rPr>
        <w:t>- Gender Pension Gap Analysis</w:t>
      </w:r>
      <w:r w:rsidRPr="00C17E78">
        <w:rPr>
          <w:sz w:val="16"/>
          <w:szCs w:val="16"/>
          <w:rPrChange w:id="3004" w:author="emmanuel blezes" w:date="2026-06-22T22:41:00Z" w16du:dateUtc="2026-06-22T20:41:00Z">
            <w:rPr/>
          </w:rPrChange>
        </w:rPr>
        <w:t>, octobre 2025. Pays-Bas 17 %, Suède 25 %, Australie 25 % (en baisse depuis 30 %), France 28-30 % selon DREES.</w:t>
      </w:r>
    </w:p>
  </w:footnote>
  <w:footnote w:id="330">
    <w:p w14:paraId="4A9BC699" w14:textId="77777777" w:rsidR="00534634" w:rsidRPr="00C17E78" w:rsidRDefault="00000000">
      <w:pPr>
        <w:pStyle w:val="FootnoteText"/>
        <w:rPr>
          <w:sz w:val="16"/>
          <w:szCs w:val="16"/>
          <w:rPrChange w:id="3005" w:author="emmanuel blezes" w:date="2026-06-22T22:41:00Z" w16du:dateUtc="2026-06-22T20:41:00Z">
            <w:rPr/>
          </w:rPrChange>
        </w:rPr>
      </w:pPr>
      <w:r w:rsidRPr="00C17E78">
        <w:rPr>
          <w:rStyle w:val="FootnoteReference"/>
          <w:sz w:val="16"/>
          <w:szCs w:val="16"/>
          <w:rPrChange w:id="3006" w:author="emmanuel blezes" w:date="2026-06-22T22:41:00Z" w16du:dateUtc="2026-06-22T20:41:00Z">
            <w:rPr>
              <w:rStyle w:val="FootnoteReference"/>
            </w:rPr>
          </w:rPrChange>
        </w:rPr>
        <w:footnoteRef/>
      </w:r>
      <w:r w:rsidRPr="00C17E78">
        <w:rPr>
          <w:sz w:val="16"/>
          <w:szCs w:val="16"/>
          <w:rPrChange w:id="3007" w:author="emmanuel blezes" w:date="2026-06-22T22:41:00Z" w16du:dateUtc="2026-06-22T20:41:00Z">
            <w:rPr/>
          </w:rPrChange>
        </w:rPr>
        <w:t xml:space="preserve"> OCDE, </w:t>
      </w:r>
      <w:r w:rsidRPr="00C17E78">
        <w:rPr>
          <w:i/>
          <w:iCs/>
          <w:sz w:val="16"/>
          <w:szCs w:val="16"/>
          <w:rPrChange w:id="3008" w:author="emmanuel blezes" w:date="2026-06-22T22:41:00Z" w16du:dateUtc="2026-06-22T20:41:00Z">
            <w:rPr>
              <w:i/>
              <w:iCs/>
            </w:rPr>
          </w:rPrChange>
        </w:rPr>
        <w:t>Pensions at a Glance 2025</w:t>
      </w:r>
      <w:r w:rsidRPr="00C17E78">
        <w:rPr>
          <w:sz w:val="16"/>
          <w:szCs w:val="16"/>
          <w:rPrChange w:id="3009" w:author="emmanuel blezes" w:date="2026-06-22T22:41:00Z" w16du:dateUtc="2026-06-22T20:41:00Z">
            <w:rPr/>
          </w:rPrChange>
        </w:rPr>
        <w:t xml:space="preserve">, fiches France et Pays-Bas, novembre 2025. Ratio P90/P10 des pensions : France ≈ 4,2 ; Pays-Bas ≈ 3,1. Source complémentaire : Eurostat </w:t>
      </w:r>
      <w:r w:rsidRPr="00C17E78">
        <w:rPr>
          <w:i/>
          <w:iCs/>
          <w:sz w:val="16"/>
          <w:szCs w:val="16"/>
          <w:rPrChange w:id="3010" w:author="emmanuel blezes" w:date="2026-06-22T22:41:00Z" w16du:dateUtc="2026-06-22T20:41:00Z">
            <w:rPr>
              <w:i/>
              <w:iCs/>
            </w:rPr>
          </w:rPrChange>
        </w:rPr>
        <w:t>EU-SILC</w:t>
      </w:r>
      <w:r w:rsidRPr="00C17E78">
        <w:rPr>
          <w:sz w:val="16"/>
          <w:szCs w:val="16"/>
          <w:rPrChange w:id="3011" w:author="emmanuel blezes" w:date="2026-06-22T22:41:00Z" w16du:dateUtc="2026-06-22T20:41:00Z">
            <w:rPr/>
          </w:rPrChange>
        </w:rPr>
        <w:t xml:space="preserve"> 2023.</w:t>
      </w:r>
    </w:p>
  </w:footnote>
  <w:footnote w:id="331">
    <w:p w14:paraId="551EB44C" w14:textId="77777777" w:rsidR="00534634" w:rsidRPr="00C17E78" w:rsidRDefault="00000000">
      <w:pPr>
        <w:pStyle w:val="FootnoteText"/>
        <w:rPr>
          <w:sz w:val="16"/>
          <w:szCs w:val="16"/>
          <w:rPrChange w:id="3012" w:author="emmanuel blezes" w:date="2026-06-22T22:41:00Z" w16du:dateUtc="2026-06-22T20:41:00Z">
            <w:rPr/>
          </w:rPrChange>
        </w:rPr>
      </w:pPr>
      <w:r w:rsidRPr="00C17E78">
        <w:rPr>
          <w:rStyle w:val="FootnoteReference"/>
          <w:sz w:val="16"/>
          <w:szCs w:val="16"/>
          <w:rPrChange w:id="3013" w:author="emmanuel blezes" w:date="2026-06-22T22:41:00Z" w16du:dateUtc="2026-06-22T20:41:00Z">
            <w:rPr>
              <w:rStyle w:val="FootnoteReference"/>
            </w:rPr>
          </w:rPrChange>
        </w:rPr>
        <w:footnoteRef/>
      </w:r>
      <w:r w:rsidRPr="00C17E78">
        <w:rPr>
          <w:sz w:val="16"/>
          <w:szCs w:val="16"/>
          <w:rPrChange w:id="3014" w:author="emmanuel blezes" w:date="2026-06-22T22:41:00Z" w16du:dateUtc="2026-06-22T20:41:00Z">
            <w:rPr/>
          </w:rPrChange>
        </w:rPr>
        <w:t xml:space="preserve"> Odoxa pour Groupama, </w:t>
      </w:r>
      <w:r w:rsidRPr="00C17E78">
        <w:rPr>
          <w:i/>
          <w:iCs/>
          <w:sz w:val="16"/>
          <w:szCs w:val="16"/>
          <w:rPrChange w:id="3015" w:author="emmanuel blezes" w:date="2026-06-22T22:41:00Z" w16du:dateUtc="2026-06-22T20:41:00Z">
            <w:rPr>
              <w:i/>
              <w:iCs/>
            </w:rPr>
          </w:rPrChange>
        </w:rPr>
        <w:t>Les Français et la retraite par capitalisation</w:t>
      </w:r>
      <w:r w:rsidRPr="00C17E78">
        <w:rPr>
          <w:sz w:val="16"/>
          <w:szCs w:val="16"/>
          <w:rPrChange w:id="3016" w:author="emmanuel blezes" w:date="2026-06-22T22:41:00Z" w16du:dateUtc="2026-06-22T20:41:00Z">
            <w:rPr/>
          </w:rPrChange>
        </w:rPr>
        <w:t>, novembre 2025. 57 % favorables au mixte ; 22 % capitalisation seule ; 20 % répartition seule.</w:t>
      </w:r>
    </w:p>
  </w:footnote>
  <w:footnote w:id="332">
    <w:p w14:paraId="15F7A3D9" w14:textId="77777777" w:rsidR="00534634" w:rsidRPr="00C17E78" w:rsidRDefault="00000000">
      <w:pPr>
        <w:pStyle w:val="FootnoteText"/>
        <w:rPr>
          <w:sz w:val="16"/>
          <w:szCs w:val="16"/>
          <w:rPrChange w:id="3019" w:author="emmanuel blezes" w:date="2026-06-22T22:41:00Z" w16du:dateUtc="2026-06-22T20:41:00Z">
            <w:rPr/>
          </w:rPrChange>
        </w:rPr>
      </w:pPr>
      <w:r w:rsidRPr="00C17E78">
        <w:rPr>
          <w:rStyle w:val="FootnoteReference"/>
          <w:sz w:val="16"/>
          <w:szCs w:val="16"/>
          <w:rPrChange w:id="3020" w:author="emmanuel blezes" w:date="2026-06-22T22:41:00Z" w16du:dateUtc="2026-06-22T20:41:00Z">
            <w:rPr>
              <w:rStyle w:val="FootnoteReference"/>
            </w:rPr>
          </w:rPrChange>
        </w:rPr>
        <w:footnoteRef/>
      </w:r>
      <w:r w:rsidRPr="00C17E78">
        <w:rPr>
          <w:sz w:val="16"/>
          <w:szCs w:val="16"/>
          <w:rPrChange w:id="3021" w:author="emmanuel blezes" w:date="2026-06-22T22:41:00Z" w16du:dateUtc="2026-06-22T20:41:00Z">
            <w:rPr/>
          </w:rPrChange>
        </w:rPr>
        <w:t xml:space="preserve"> ATO, </w:t>
      </w:r>
      <w:r w:rsidRPr="00C17E78">
        <w:rPr>
          <w:i/>
          <w:iCs/>
          <w:sz w:val="16"/>
          <w:szCs w:val="16"/>
          <w:rPrChange w:id="3022" w:author="emmanuel blezes" w:date="2026-06-22T22:41:00Z" w16du:dateUtc="2026-06-22T20:41:00Z">
            <w:rPr>
              <w:i/>
              <w:iCs/>
            </w:rPr>
          </w:rPrChange>
        </w:rPr>
        <w:t>Compliance Statistics 2024-25</w:t>
      </w:r>
      <w:r w:rsidRPr="00C17E78">
        <w:rPr>
          <w:sz w:val="16"/>
          <w:szCs w:val="16"/>
          <w:rPrChange w:id="3023" w:author="emmanuel blezes" w:date="2026-06-22T22:41:00Z" w16du:dateUtc="2026-06-22T20:41:00Z">
            <w:rPr/>
          </w:rPrChange>
        </w:rPr>
        <w:t xml:space="preserve">, 2025 ; Paul Keating, </w:t>
      </w:r>
      <w:r w:rsidRPr="00C17E78">
        <w:rPr>
          <w:i/>
          <w:iCs/>
          <w:sz w:val="16"/>
          <w:szCs w:val="16"/>
          <w:rPrChange w:id="3024" w:author="emmanuel blezes" w:date="2026-06-22T22:41:00Z" w16du:dateUtc="2026-06-22T20:41:00Z">
            <w:rPr>
              <w:i/>
              <w:iCs/>
            </w:rPr>
          </w:rPrChange>
        </w:rPr>
        <w:t>The Story of Modern Superannuation</w:t>
      </w:r>
      <w:r w:rsidRPr="00C17E78">
        <w:rPr>
          <w:sz w:val="16"/>
          <w:szCs w:val="16"/>
          <w:rPrChange w:id="3025" w:author="emmanuel blezes" w:date="2026-06-22T22:41:00Z" w16du:dateUtc="2026-06-22T20:41:00Z">
            <w:rPr/>
          </w:rPrChange>
        </w:rPr>
        <w:t xml:space="preserve">, 31 octobre 2007. Accord Prices and Incomes Mark II signé en septembre 1985 (Hawke / Kelty-ACTU). Superannuation Guarantee : 3 % en 1992, 9 % en 2002, 12 % depuis juillet 2025. Coût budgétaire direct pour le Commonwealth ≈ 0,1 % du PIB (tax relief marginal sur les </w:t>
      </w:r>
      <w:r w:rsidRPr="00C17E78">
        <w:rPr>
          <w:i/>
          <w:iCs/>
          <w:sz w:val="16"/>
          <w:szCs w:val="16"/>
          <w:rPrChange w:id="3026" w:author="emmanuel blezes" w:date="2026-06-22T22:41:00Z" w16du:dateUtc="2026-06-22T20:41:00Z">
            <w:rPr>
              <w:i/>
              <w:iCs/>
            </w:rPr>
          </w:rPrChange>
        </w:rPr>
        <w:t>concessional contributions</w:t>
      </w:r>
      <w:r w:rsidRPr="00C17E78">
        <w:rPr>
          <w:sz w:val="16"/>
          <w:szCs w:val="16"/>
          <w:rPrChange w:id="3027" w:author="emmanuel blezes" w:date="2026-06-22T22:41:00Z" w16du:dateUtc="2026-06-22T20:41:00Z">
            <w:rPr/>
          </w:rPrChange>
        </w:rPr>
        <w:t>).</w:t>
      </w:r>
    </w:p>
  </w:footnote>
  <w:footnote w:id="333">
    <w:p w14:paraId="5855864F" w14:textId="77777777" w:rsidR="00534634" w:rsidRPr="00C17E78" w:rsidRDefault="00000000">
      <w:pPr>
        <w:pStyle w:val="FootnoteText"/>
        <w:rPr>
          <w:sz w:val="16"/>
          <w:szCs w:val="16"/>
          <w:lang w:val="en-GB"/>
          <w:rPrChange w:id="3028" w:author="emmanuel blezes" w:date="2026-06-22T22:41:00Z" w16du:dateUtc="2026-06-22T20:41:00Z">
            <w:rPr/>
          </w:rPrChange>
        </w:rPr>
      </w:pPr>
      <w:r w:rsidRPr="00C17E78">
        <w:rPr>
          <w:rStyle w:val="FootnoteReference"/>
          <w:sz w:val="16"/>
          <w:szCs w:val="16"/>
          <w:rPrChange w:id="3029" w:author="emmanuel blezes" w:date="2026-06-22T22:41:00Z" w16du:dateUtc="2026-06-22T20:41:00Z">
            <w:rPr>
              <w:rStyle w:val="FootnoteReference"/>
            </w:rPr>
          </w:rPrChange>
        </w:rPr>
        <w:footnoteRef/>
      </w:r>
      <w:r w:rsidRPr="00C17E78">
        <w:rPr>
          <w:sz w:val="16"/>
          <w:szCs w:val="16"/>
          <w:lang w:val="en-GB"/>
          <w:rPrChange w:id="3030" w:author="emmanuel blezes" w:date="2026-06-22T22:41:00Z" w16du:dateUtc="2026-06-22T20:41:00Z">
            <w:rPr/>
          </w:rPrChange>
        </w:rPr>
        <w:t xml:space="preserve"> </w:t>
      </w:r>
      <w:proofErr w:type="spellStart"/>
      <w:r w:rsidRPr="00C17E78">
        <w:rPr>
          <w:sz w:val="16"/>
          <w:szCs w:val="16"/>
          <w:lang w:val="en-GB"/>
          <w:rPrChange w:id="3031" w:author="emmanuel blezes" w:date="2026-06-22T22:41:00Z" w16du:dateUtc="2026-06-22T20:41:00Z">
            <w:rPr/>
          </w:rPrChange>
        </w:rPr>
        <w:t>Pensionsmyndigheten</w:t>
      </w:r>
      <w:proofErr w:type="spellEnd"/>
      <w:r w:rsidRPr="00C17E78">
        <w:rPr>
          <w:sz w:val="16"/>
          <w:szCs w:val="16"/>
          <w:lang w:val="en-GB"/>
          <w:rPrChange w:id="3032" w:author="emmanuel blezes" w:date="2026-06-22T22:41:00Z" w16du:dateUtc="2026-06-22T20:41:00Z">
            <w:rPr/>
          </w:rPrChange>
        </w:rPr>
        <w:t xml:space="preserve">, </w:t>
      </w:r>
      <w:r w:rsidRPr="00C17E78">
        <w:rPr>
          <w:i/>
          <w:iCs/>
          <w:sz w:val="16"/>
          <w:szCs w:val="16"/>
          <w:lang w:val="en-GB"/>
          <w:rPrChange w:id="3033" w:author="emmanuel blezes" w:date="2026-06-22T22:41:00Z" w16du:dateUtc="2026-06-22T20:41:00Z">
            <w:rPr>
              <w:i/>
              <w:iCs/>
            </w:rPr>
          </w:rPrChange>
        </w:rPr>
        <w:t>Orange Report 2024</w:t>
      </w:r>
      <w:r w:rsidRPr="00C17E78">
        <w:rPr>
          <w:sz w:val="16"/>
          <w:szCs w:val="16"/>
          <w:lang w:val="en-GB"/>
          <w:rPrChange w:id="3034" w:author="emmanuel blezes" w:date="2026-06-22T22:41:00Z" w16du:dateUtc="2026-06-22T20:41:00Z">
            <w:rPr/>
          </w:rPrChange>
        </w:rPr>
        <w:t xml:space="preserve">, </w:t>
      </w:r>
      <w:proofErr w:type="gramStart"/>
      <w:r w:rsidRPr="00C17E78">
        <w:rPr>
          <w:sz w:val="16"/>
          <w:szCs w:val="16"/>
          <w:lang w:val="en-GB"/>
          <w:rPrChange w:id="3035" w:author="emmanuel blezes" w:date="2026-06-22T22:41:00Z" w16du:dateUtc="2026-06-22T20:41:00Z">
            <w:rPr/>
          </w:rPrChange>
        </w:rPr>
        <w:t>2025 ;</w:t>
      </w:r>
      <w:proofErr w:type="gramEnd"/>
      <w:r w:rsidRPr="00C17E78">
        <w:rPr>
          <w:sz w:val="16"/>
          <w:szCs w:val="16"/>
          <w:lang w:val="en-GB"/>
          <w:rPrChange w:id="3036" w:author="emmanuel blezes" w:date="2026-06-22T22:41:00Z" w16du:dateUtc="2026-06-22T20:41:00Z">
            <w:rPr/>
          </w:rPrChange>
        </w:rPr>
        <w:t xml:space="preserve"> Bo </w:t>
      </w:r>
      <w:proofErr w:type="spellStart"/>
      <w:r w:rsidRPr="00C17E78">
        <w:rPr>
          <w:sz w:val="16"/>
          <w:szCs w:val="16"/>
          <w:lang w:val="en-GB"/>
          <w:rPrChange w:id="3037" w:author="emmanuel blezes" w:date="2026-06-22T22:41:00Z" w16du:dateUtc="2026-06-22T20:41:00Z">
            <w:rPr/>
          </w:rPrChange>
        </w:rPr>
        <w:t>Könberg</w:t>
      </w:r>
      <w:proofErr w:type="spellEnd"/>
      <w:r w:rsidRPr="00C17E78">
        <w:rPr>
          <w:sz w:val="16"/>
          <w:szCs w:val="16"/>
          <w:lang w:val="en-GB"/>
          <w:rPrChange w:id="3038" w:author="emmanuel blezes" w:date="2026-06-22T22:41:00Z" w16du:dateUtc="2026-06-22T20:41:00Z">
            <w:rPr/>
          </w:rPrChange>
        </w:rPr>
        <w:t xml:space="preserve">, Edward Palmer, Annika Sundén, « The 1994 Swedish Pension Reform », </w:t>
      </w:r>
      <w:r w:rsidRPr="00C17E78">
        <w:rPr>
          <w:i/>
          <w:iCs/>
          <w:sz w:val="16"/>
          <w:szCs w:val="16"/>
          <w:lang w:val="en-GB"/>
          <w:rPrChange w:id="3039" w:author="emmanuel blezes" w:date="2026-06-22T22:41:00Z" w16du:dateUtc="2026-06-22T20:41:00Z">
            <w:rPr>
              <w:i/>
              <w:iCs/>
            </w:rPr>
          </w:rPrChange>
        </w:rPr>
        <w:t>International Social Security Review</w:t>
      </w:r>
      <w:r w:rsidRPr="00C17E78">
        <w:rPr>
          <w:sz w:val="16"/>
          <w:szCs w:val="16"/>
          <w:lang w:val="en-GB"/>
          <w:rPrChange w:id="3040" w:author="emmanuel blezes" w:date="2026-06-22T22:41:00Z" w16du:dateUtc="2026-06-22T20:41:00Z">
            <w:rPr/>
          </w:rPrChange>
        </w:rPr>
        <w:t xml:space="preserve">, vol. 59, 2006. </w:t>
      </w:r>
      <w:r w:rsidRPr="00C17E78">
        <w:rPr>
          <w:sz w:val="16"/>
          <w:szCs w:val="16"/>
          <w:rPrChange w:id="3041" w:author="emmanuel blezes" w:date="2026-06-22T22:41:00Z" w16du:dateUtc="2026-06-22T20:41:00Z">
            <w:rPr/>
          </w:rPrChange>
        </w:rPr>
        <w:t xml:space="preserve">Sur les 18,5 % de cotisation totale, 16 % vers l’inkomstpension NDC, 2,5 % vers la PPM capitalisée. </w:t>
      </w:r>
      <w:r w:rsidRPr="00C17E78">
        <w:rPr>
          <w:sz w:val="16"/>
          <w:szCs w:val="16"/>
          <w:lang w:val="en-GB"/>
          <w:rPrChange w:id="3042" w:author="emmanuel blezes" w:date="2026-06-22T22:41:00Z" w16du:dateUtc="2026-06-22T20:41:00Z">
            <w:rPr/>
          </w:rPrChange>
        </w:rPr>
        <w:t xml:space="preserve">Total </w:t>
      </w:r>
      <w:proofErr w:type="spellStart"/>
      <w:r w:rsidRPr="00C17E78">
        <w:rPr>
          <w:sz w:val="16"/>
          <w:szCs w:val="16"/>
          <w:lang w:val="en-GB"/>
          <w:rPrChange w:id="3043" w:author="emmanuel blezes" w:date="2026-06-22T22:41:00Z" w16du:dateUtc="2026-06-22T20:41:00Z">
            <w:rPr/>
          </w:rPrChange>
        </w:rPr>
        <w:t>inchangé</w:t>
      </w:r>
      <w:proofErr w:type="spellEnd"/>
      <w:r w:rsidRPr="00C17E78">
        <w:rPr>
          <w:sz w:val="16"/>
          <w:szCs w:val="16"/>
          <w:lang w:val="en-GB"/>
          <w:rPrChange w:id="3044" w:author="emmanuel blezes" w:date="2026-06-22T22:41:00Z" w16du:dateUtc="2026-06-22T20:41:00Z">
            <w:rPr/>
          </w:rPrChange>
        </w:rPr>
        <w:t xml:space="preserve"> </w:t>
      </w:r>
      <w:proofErr w:type="spellStart"/>
      <w:r w:rsidRPr="00C17E78">
        <w:rPr>
          <w:sz w:val="16"/>
          <w:szCs w:val="16"/>
          <w:lang w:val="en-GB"/>
          <w:rPrChange w:id="3045" w:author="emmanuel blezes" w:date="2026-06-22T22:41:00Z" w16du:dateUtc="2026-06-22T20:41:00Z">
            <w:rPr/>
          </w:rPrChange>
        </w:rPr>
        <w:t>depuis</w:t>
      </w:r>
      <w:proofErr w:type="spellEnd"/>
      <w:r w:rsidRPr="00C17E78">
        <w:rPr>
          <w:sz w:val="16"/>
          <w:szCs w:val="16"/>
          <w:lang w:val="en-GB"/>
          <w:rPrChange w:id="3046" w:author="emmanuel blezes" w:date="2026-06-22T22:41:00Z" w16du:dateUtc="2026-06-22T20:41:00Z">
            <w:rPr/>
          </w:rPrChange>
        </w:rPr>
        <w:t xml:space="preserve"> 1999.</w:t>
      </w:r>
    </w:p>
  </w:footnote>
  <w:footnote w:id="334">
    <w:p w14:paraId="640E73AB" w14:textId="77777777" w:rsidR="00534634" w:rsidRPr="00C17E78" w:rsidRDefault="00000000">
      <w:pPr>
        <w:pStyle w:val="FootnoteText"/>
        <w:rPr>
          <w:sz w:val="16"/>
          <w:szCs w:val="16"/>
          <w:rPrChange w:id="3047" w:author="emmanuel blezes" w:date="2026-06-22T22:41:00Z" w16du:dateUtc="2026-06-22T20:41:00Z">
            <w:rPr/>
          </w:rPrChange>
        </w:rPr>
      </w:pPr>
      <w:r w:rsidRPr="00C17E78">
        <w:rPr>
          <w:rStyle w:val="FootnoteReference"/>
          <w:sz w:val="16"/>
          <w:szCs w:val="16"/>
          <w:rPrChange w:id="3048" w:author="emmanuel blezes" w:date="2026-06-22T22:41:00Z" w16du:dateUtc="2026-06-22T20:41:00Z">
            <w:rPr>
              <w:rStyle w:val="FootnoteReference"/>
            </w:rPr>
          </w:rPrChange>
        </w:rPr>
        <w:footnoteRef/>
      </w:r>
      <w:r w:rsidRPr="00C17E78">
        <w:rPr>
          <w:sz w:val="16"/>
          <w:szCs w:val="16"/>
          <w:lang w:val="en-GB"/>
          <w:rPrChange w:id="3049" w:author="emmanuel blezes" w:date="2026-06-22T22:41:00Z" w16du:dateUtc="2026-06-22T20:41:00Z">
            <w:rPr/>
          </w:rPrChange>
        </w:rPr>
        <w:t xml:space="preserve"> Sebastián Edwards, </w:t>
      </w:r>
      <w:r w:rsidRPr="00C17E78">
        <w:rPr>
          <w:i/>
          <w:iCs/>
          <w:sz w:val="16"/>
          <w:szCs w:val="16"/>
          <w:lang w:val="en-GB"/>
          <w:rPrChange w:id="3050" w:author="emmanuel blezes" w:date="2026-06-22T22:41:00Z" w16du:dateUtc="2026-06-22T20:41:00Z">
            <w:rPr>
              <w:i/>
              <w:iCs/>
            </w:rPr>
          </w:rPrChange>
        </w:rPr>
        <w:t>The Chile Project: The Story of the Chicago Boys and the Downfall of Neoliberalism</w:t>
      </w:r>
      <w:r w:rsidRPr="00C17E78">
        <w:rPr>
          <w:sz w:val="16"/>
          <w:szCs w:val="16"/>
          <w:lang w:val="en-GB"/>
          <w:rPrChange w:id="3051" w:author="emmanuel blezes" w:date="2026-06-22T22:41:00Z" w16du:dateUtc="2026-06-22T20:41:00Z">
            <w:rPr/>
          </w:rPrChange>
        </w:rPr>
        <w:t xml:space="preserve">, Princeton University Press, 2023, </w:t>
      </w:r>
      <w:proofErr w:type="spellStart"/>
      <w:r w:rsidRPr="00C17E78">
        <w:rPr>
          <w:sz w:val="16"/>
          <w:szCs w:val="16"/>
          <w:lang w:val="en-GB"/>
          <w:rPrChange w:id="3052" w:author="emmanuel blezes" w:date="2026-06-22T22:41:00Z" w16du:dateUtc="2026-06-22T20:41:00Z">
            <w:rPr/>
          </w:rPrChange>
        </w:rPr>
        <w:t>chapitres</w:t>
      </w:r>
      <w:proofErr w:type="spellEnd"/>
      <w:r w:rsidRPr="00C17E78">
        <w:rPr>
          <w:sz w:val="16"/>
          <w:szCs w:val="16"/>
          <w:lang w:val="en-GB"/>
          <w:rPrChange w:id="3053" w:author="emmanuel blezes" w:date="2026-06-22T22:41:00Z" w16du:dateUtc="2026-06-22T20:41:00Z">
            <w:rPr/>
          </w:rPrChange>
        </w:rPr>
        <w:t xml:space="preserve"> 7-9. </w:t>
      </w:r>
      <w:r w:rsidRPr="00C17E78">
        <w:rPr>
          <w:sz w:val="16"/>
          <w:szCs w:val="16"/>
          <w:rPrChange w:id="3054" w:author="emmanuel blezes" w:date="2026-06-22T22:41:00Z" w16du:dateUtc="2026-06-22T20:41:00Z">
            <w:rPr/>
          </w:rPrChange>
        </w:rPr>
        <w:t xml:space="preserve">Coût cumulé des </w:t>
      </w:r>
      <w:r w:rsidRPr="00C17E78">
        <w:rPr>
          <w:i/>
          <w:iCs/>
          <w:sz w:val="16"/>
          <w:szCs w:val="16"/>
          <w:rPrChange w:id="3055" w:author="emmanuel blezes" w:date="2026-06-22T22:41:00Z" w16du:dateUtc="2026-06-22T20:41:00Z">
            <w:rPr>
              <w:i/>
              <w:iCs/>
            </w:rPr>
          </w:rPrChange>
        </w:rPr>
        <w:t>bonos de reconocimiento</w:t>
      </w:r>
      <w:r w:rsidRPr="00C17E78">
        <w:rPr>
          <w:sz w:val="16"/>
          <w:szCs w:val="16"/>
          <w:rPrChange w:id="3056" w:author="emmanuel blezes" w:date="2026-06-22T22:41:00Z" w16du:dateUtc="2026-06-22T20:41:00Z">
            <w:rPr/>
          </w:rPrChange>
        </w:rPr>
        <w:t xml:space="preserve"> 1981-2014 : ~30 % du PIB chilien sur la période, soit ~7 % de PIB par décennie.</w:t>
      </w:r>
    </w:p>
  </w:footnote>
  <w:footnote w:id="335">
    <w:p w14:paraId="19784156" w14:textId="77777777" w:rsidR="00534634" w:rsidRPr="00C17E78" w:rsidRDefault="00000000">
      <w:pPr>
        <w:pStyle w:val="FootnoteText"/>
        <w:rPr>
          <w:sz w:val="16"/>
          <w:szCs w:val="16"/>
          <w:rPrChange w:id="3057" w:author="emmanuel blezes" w:date="2026-06-22T22:41:00Z" w16du:dateUtc="2026-06-22T20:41:00Z">
            <w:rPr/>
          </w:rPrChange>
        </w:rPr>
      </w:pPr>
      <w:r w:rsidRPr="00C17E78">
        <w:rPr>
          <w:rStyle w:val="FootnoteReference"/>
          <w:sz w:val="16"/>
          <w:szCs w:val="16"/>
          <w:rPrChange w:id="3058" w:author="emmanuel blezes" w:date="2026-06-22T22:41:00Z" w16du:dateUtc="2026-06-22T20:41:00Z">
            <w:rPr>
              <w:rStyle w:val="FootnoteReference"/>
            </w:rPr>
          </w:rPrChange>
        </w:rPr>
        <w:footnoteRef/>
      </w:r>
      <w:r w:rsidRPr="00C17E78">
        <w:rPr>
          <w:sz w:val="16"/>
          <w:szCs w:val="16"/>
          <w:rPrChange w:id="3059" w:author="emmanuel blezes" w:date="2026-06-22T22:41:00Z" w16du:dateUtc="2026-06-22T20:41:00Z">
            <w:rPr/>
          </w:rPrChange>
        </w:rPr>
        <w:t xml:space="preserve"> Fonds de Réserve pour les Retraites, </w:t>
      </w:r>
      <w:r w:rsidRPr="00C17E78">
        <w:rPr>
          <w:i/>
          <w:iCs/>
          <w:sz w:val="16"/>
          <w:szCs w:val="16"/>
          <w:rPrChange w:id="3060" w:author="emmanuel blezes" w:date="2026-06-22T22:41:00Z" w16du:dateUtc="2026-06-22T20:41:00Z">
            <w:rPr>
              <w:i/>
              <w:iCs/>
            </w:rPr>
          </w:rPrChange>
        </w:rPr>
        <w:t>Rapport annuel 2024</w:t>
      </w:r>
      <w:r w:rsidRPr="00C17E78">
        <w:rPr>
          <w:sz w:val="16"/>
          <w:szCs w:val="16"/>
          <w:rPrChange w:id="3061" w:author="emmanuel blezes" w:date="2026-06-22T22:41:00Z" w16du:dateUtc="2026-06-22T20:41:00Z">
            <w:rPr/>
          </w:rPrChange>
        </w:rPr>
        <w:t>, 2025. Encours fin 2024 : 20,4 Md€. Rendement réel net 2024 : +6,46 %.</w:t>
      </w:r>
    </w:p>
  </w:footnote>
  <w:footnote w:id="336">
    <w:p w14:paraId="356F4E65" w14:textId="77777777" w:rsidR="00534634" w:rsidRPr="00C17E78" w:rsidRDefault="00000000">
      <w:pPr>
        <w:pStyle w:val="FootnoteText"/>
        <w:rPr>
          <w:sz w:val="16"/>
          <w:szCs w:val="16"/>
          <w:rPrChange w:id="3062" w:author="emmanuel blezes" w:date="2026-06-22T22:41:00Z" w16du:dateUtc="2026-06-22T20:41:00Z">
            <w:rPr/>
          </w:rPrChange>
        </w:rPr>
      </w:pPr>
      <w:r w:rsidRPr="00C17E78">
        <w:rPr>
          <w:rStyle w:val="FootnoteReference"/>
          <w:sz w:val="16"/>
          <w:szCs w:val="16"/>
          <w:rPrChange w:id="3063" w:author="emmanuel blezes" w:date="2026-06-22T22:41:00Z" w16du:dateUtc="2026-06-22T20:41:00Z">
            <w:rPr>
              <w:rStyle w:val="FootnoteReference"/>
            </w:rPr>
          </w:rPrChange>
        </w:rPr>
        <w:footnoteRef/>
      </w:r>
      <w:r w:rsidRPr="00C17E78">
        <w:rPr>
          <w:sz w:val="16"/>
          <w:szCs w:val="16"/>
          <w:rPrChange w:id="3064" w:author="emmanuel blezes" w:date="2026-06-22T22:41:00Z" w16du:dateUtc="2026-06-22T20:41:00Z">
            <w:rPr/>
          </w:rPrChange>
        </w:rPr>
        <w:t xml:space="preserve"> Calcul à partir de la masse salariale brute du secteur privé France 2027 estimée à 1 100 Md€ (INSEE, </w:t>
      </w:r>
      <w:r w:rsidRPr="00C17E78">
        <w:rPr>
          <w:i/>
          <w:iCs/>
          <w:sz w:val="16"/>
          <w:szCs w:val="16"/>
          <w:rPrChange w:id="3065" w:author="emmanuel blezes" w:date="2026-06-22T22:41:00Z" w16du:dateUtc="2026-06-22T20:41:00Z">
            <w:rPr>
              <w:i/>
              <w:iCs/>
            </w:rPr>
          </w:rPrChange>
        </w:rPr>
        <w:t>Comptes nationaux 2025</w:t>
      </w:r>
      <w:r w:rsidRPr="00C17E78">
        <w:rPr>
          <w:sz w:val="16"/>
          <w:szCs w:val="16"/>
          <w:rPrChange w:id="3066" w:author="emmanuel blezes" w:date="2026-06-22T22:41:00Z" w16du:dateUtc="2026-06-22T20:41:00Z">
            <w:rPr/>
          </w:rPrChange>
        </w:rPr>
        <w:t>). Une cotisation patronale nouvelle de 2 % rapporte ~22 Md€/an à pleine charge.</w:t>
      </w:r>
    </w:p>
  </w:footnote>
  <w:footnote w:id="337">
    <w:p w14:paraId="0A1F3D7B" w14:textId="77777777" w:rsidR="00534634" w:rsidRPr="00C17E78" w:rsidRDefault="00000000">
      <w:pPr>
        <w:pStyle w:val="FootnoteText"/>
        <w:rPr>
          <w:sz w:val="16"/>
          <w:szCs w:val="16"/>
          <w:rPrChange w:id="3067" w:author="emmanuel blezes" w:date="2026-06-22T22:41:00Z" w16du:dateUtc="2026-06-22T20:41:00Z">
            <w:rPr/>
          </w:rPrChange>
        </w:rPr>
      </w:pPr>
      <w:r w:rsidRPr="00C17E78">
        <w:rPr>
          <w:rStyle w:val="FootnoteReference"/>
          <w:sz w:val="16"/>
          <w:szCs w:val="16"/>
          <w:rPrChange w:id="3068" w:author="emmanuel blezes" w:date="2026-06-22T22:41:00Z" w16du:dateUtc="2026-06-22T20:41:00Z">
            <w:rPr>
              <w:rStyle w:val="FootnoteReference"/>
            </w:rPr>
          </w:rPrChange>
        </w:rPr>
        <w:footnoteRef/>
      </w:r>
      <w:r w:rsidRPr="00C17E78">
        <w:rPr>
          <w:sz w:val="16"/>
          <w:szCs w:val="16"/>
          <w:rPrChange w:id="3069" w:author="emmanuel blezes" w:date="2026-06-22T22:41:00Z" w16du:dateUtc="2026-06-22T20:41:00Z">
            <w:rPr/>
          </w:rPrChange>
        </w:rPr>
        <w:t xml:space="preserve"> COR, </w:t>
      </w:r>
      <w:r w:rsidRPr="00C17E78">
        <w:rPr>
          <w:i/>
          <w:iCs/>
          <w:sz w:val="16"/>
          <w:szCs w:val="16"/>
          <w:rPrChange w:id="3070" w:author="emmanuel blezes" w:date="2026-06-22T22:41:00Z" w16du:dateUtc="2026-06-22T20:41:00Z">
            <w:rPr>
              <w:i/>
              <w:iCs/>
            </w:rPr>
          </w:rPrChange>
        </w:rPr>
        <w:t>Rapport annuel 2025</w:t>
      </w:r>
      <w:r w:rsidRPr="00C17E78">
        <w:rPr>
          <w:sz w:val="16"/>
          <w:szCs w:val="16"/>
          <w:rPrChange w:id="3071" w:author="emmanuel blezes" w:date="2026-06-22T22:41:00Z" w16du:dateUtc="2026-06-22T20:41:00Z">
            <w:rPr/>
          </w:rPrChange>
        </w:rPr>
        <w:t>, juin 2025. Scénario central : -45 Md€ en 2070, soit -1,4 % du PIB.</w:t>
      </w:r>
    </w:p>
  </w:footnote>
  <w:footnote w:id="338">
    <w:p w14:paraId="6B86416B" w14:textId="77777777" w:rsidR="00534634" w:rsidRPr="00C17E78" w:rsidRDefault="00000000">
      <w:pPr>
        <w:pStyle w:val="FootnoteText"/>
        <w:rPr>
          <w:sz w:val="16"/>
          <w:szCs w:val="16"/>
          <w:rPrChange w:id="3072" w:author="emmanuel blezes" w:date="2026-06-22T22:41:00Z" w16du:dateUtc="2026-06-22T20:41:00Z">
            <w:rPr/>
          </w:rPrChange>
        </w:rPr>
      </w:pPr>
      <w:r w:rsidRPr="00C17E78">
        <w:rPr>
          <w:rStyle w:val="FootnoteReference"/>
          <w:sz w:val="16"/>
          <w:szCs w:val="16"/>
          <w:rPrChange w:id="3073" w:author="emmanuel blezes" w:date="2026-06-22T22:41:00Z" w16du:dateUtc="2026-06-22T20:41:00Z">
            <w:rPr>
              <w:rStyle w:val="FootnoteReference"/>
            </w:rPr>
          </w:rPrChange>
        </w:rPr>
        <w:footnoteRef/>
      </w:r>
      <w:r w:rsidRPr="00C17E78">
        <w:rPr>
          <w:sz w:val="16"/>
          <w:szCs w:val="16"/>
          <w:rPrChange w:id="3074" w:author="emmanuel blezes" w:date="2026-06-22T22:41:00Z" w16du:dateUtc="2026-06-22T20:41:00Z">
            <w:rPr/>
          </w:rPrChange>
        </w:rPr>
        <w:t xml:space="preserve"> Commission européenne, </w:t>
      </w:r>
      <w:r w:rsidRPr="00C17E78">
        <w:rPr>
          <w:i/>
          <w:iCs/>
          <w:sz w:val="16"/>
          <w:szCs w:val="16"/>
          <w:rPrChange w:id="3075" w:author="emmanuel blezes" w:date="2026-06-22T22:41:00Z" w16du:dateUtc="2026-06-22T20:41:00Z">
            <w:rPr>
              <w:i/>
              <w:iCs/>
            </w:rPr>
          </w:rPrChange>
        </w:rPr>
        <w:t>2024 Ageing Report</w:t>
      </w:r>
      <w:r w:rsidRPr="00C17E78">
        <w:rPr>
          <w:sz w:val="16"/>
          <w:szCs w:val="16"/>
          <w:rPrChange w:id="3076" w:author="emmanuel blezes" w:date="2026-06-22T22:41:00Z" w16du:dateUtc="2026-06-22T20:41:00Z">
            <w:rPr/>
          </w:rPrChange>
        </w:rPr>
        <w:t>, mai 2024. Passif implicite des retraites France ≈ 417 % du PIB en 2021 sous taux d’actualisation 1 %.</w:t>
      </w:r>
    </w:p>
  </w:footnote>
  <w:footnote w:id="339">
    <w:p w14:paraId="18888662" w14:textId="77777777" w:rsidR="00534634" w:rsidRPr="00C17E78" w:rsidRDefault="00000000">
      <w:pPr>
        <w:pStyle w:val="FootnoteText"/>
        <w:rPr>
          <w:sz w:val="16"/>
          <w:szCs w:val="16"/>
          <w:rPrChange w:id="3079" w:author="emmanuel blezes" w:date="2026-06-22T22:41:00Z" w16du:dateUtc="2026-06-22T20:41:00Z">
            <w:rPr/>
          </w:rPrChange>
        </w:rPr>
      </w:pPr>
      <w:r w:rsidRPr="00C17E78">
        <w:rPr>
          <w:rStyle w:val="FootnoteReference"/>
          <w:sz w:val="16"/>
          <w:szCs w:val="16"/>
          <w:rPrChange w:id="3080" w:author="emmanuel blezes" w:date="2026-06-22T22:41:00Z" w16du:dateUtc="2026-06-22T20:41:00Z">
            <w:rPr>
              <w:rStyle w:val="FootnoteReference"/>
            </w:rPr>
          </w:rPrChange>
        </w:rPr>
        <w:footnoteRef/>
      </w:r>
      <w:r w:rsidRPr="00C17E78">
        <w:rPr>
          <w:sz w:val="16"/>
          <w:szCs w:val="16"/>
          <w:rPrChange w:id="3081" w:author="emmanuel blezes" w:date="2026-06-22T22:41:00Z" w16du:dateUtc="2026-06-22T20:41:00Z">
            <w:rPr/>
          </w:rPrChange>
        </w:rPr>
        <w:t xml:space="preserve"> France Assureurs, </w:t>
      </w:r>
      <w:r w:rsidRPr="00C17E78">
        <w:rPr>
          <w:i/>
          <w:iCs/>
          <w:sz w:val="16"/>
          <w:szCs w:val="16"/>
          <w:rPrChange w:id="3082" w:author="emmanuel blezes" w:date="2026-06-22T22:41:00Z" w16du:dateUtc="2026-06-22T20:41:00Z">
            <w:rPr>
              <w:i/>
              <w:iCs/>
            </w:rPr>
          </w:rPrChange>
        </w:rPr>
        <w:t>Plan d’Épargne Retraite : Bilan 2024</w:t>
      </w:r>
      <w:r w:rsidRPr="00C17E78">
        <w:rPr>
          <w:sz w:val="16"/>
          <w:szCs w:val="16"/>
          <w:rPrChange w:id="3083" w:author="emmanuel blezes" w:date="2026-06-22T22:41:00Z" w16du:dateUtc="2026-06-22T20:41:00Z">
            <w:rPr/>
          </w:rPrChange>
        </w:rPr>
        <w:t xml:space="preserve">, mars 2025 ; Banque de France, </w:t>
      </w:r>
      <w:r w:rsidRPr="00C17E78">
        <w:rPr>
          <w:i/>
          <w:iCs/>
          <w:sz w:val="16"/>
          <w:szCs w:val="16"/>
          <w:rPrChange w:id="3084" w:author="emmanuel blezes" w:date="2026-06-22T22:41:00Z" w16du:dateUtc="2026-06-22T20:41:00Z">
            <w:rPr>
              <w:i/>
              <w:iCs/>
            </w:rPr>
          </w:rPrChange>
        </w:rPr>
        <w:t>L’épargne financière des ménages 2024</w:t>
      </w:r>
      <w:r w:rsidRPr="00C17E78">
        <w:rPr>
          <w:sz w:val="16"/>
          <w:szCs w:val="16"/>
          <w:rPrChange w:id="3085" w:author="emmanuel blezes" w:date="2026-06-22T22:41:00Z" w16du:dateUtc="2026-06-22T20:41:00Z">
            <w:rPr/>
          </w:rPrChange>
        </w:rPr>
        <w:t>. PER : 11,2 millions de titulaires fin T3 2024 (loi PACTE n° 2019-486 du 22 mai 2019). Encours 118,9 Md€, encours moyen ≈ 10 600 €.</w:t>
      </w:r>
    </w:p>
  </w:footnote>
  <w:footnote w:id="340">
    <w:p w14:paraId="48980F47" w14:textId="77777777" w:rsidR="00534634" w:rsidRPr="00C17E78" w:rsidRDefault="00000000">
      <w:pPr>
        <w:pStyle w:val="FootnoteText"/>
        <w:rPr>
          <w:sz w:val="16"/>
          <w:szCs w:val="16"/>
          <w:rPrChange w:id="3088" w:author="emmanuel blezes" w:date="2026-06-22T22:41:00Z" w16du:dateUtc="2026-06-22T20:41:00Z">
            <w:rPr/>
          </w:rPrChange>
        </w:rPr>
      </w:pPr>
      <w:r w:rsidRPr="00C17E78">
        <w:rPr>
          <w:rStyle w:val="FootnoteReference"/>
          <w:sz w:val="16"/>
          <w:szCs w:val="16"/>
          <w:rPrChange w:id="3089" w:author="emmanuel blezes" w:date="2026-06-22T22:41:00Z" w16du:dateUtc="2026-06-22T20:41:00Z">
            <w:rPr>
              <w:rStyle w:val="FootnoteReference"/>
            </w:rPr>
          </w:rPrChange>
        </w:rPr>
        <w:footnoteRef/>
      </w:r>
      <w:r w:rsidRPr="00C17E78">
        <w:rPr>
          <w:sz w:val="16"/>
          <w:szCs w:val="16"/>
          <w:rPrChange w:id="3090" w:author="emmanuel blezes" w:date="2026-06-22T22:41:00Z" w16du:dateUtc="2026-06-22T20:41:00Z">
            <w:rPr/>
          </w:rPrChange>
        </w:rPr>
        <w:t xml:space="preserve"> Banque de France, </w:t>
      </w:r>
      <w:r w:rsidRPr="00C17E78">
        <w:rPr>
          <w:i/>
          <w:iCs/>
          <w:sz w:val="16"/>
          <w:szCs w:val="16"/>
          <w:rPrChange w:id="3091" w:author="emmanuel blezes" w:date="2026-06-22T22:41:00Z" w16du:dateUtc="2026-06-22T20:41:00Z">
            <w:rPr>
              <w:i/>
              <w:iCs/>
            </w:rPr>
          </w:rPrChange>
        </w:rPr>
        <w:t>L’épargne financière des ménages 2024</w:t>
      </w:r>
      <w:r w:rsidRPr="00C17E78">
        <w:rPr>
          <w:sz w:val="16"/>
          <w:szCs w:val="16"/>
          <w:rPrChange w:id="3092" w:author="emmanuel blezes" w:date="2026-06-22T22:41:00Z" w16du:dateUtc="2026-06-22T20:41:00Z">
            <w:rPr/>
          </w:rPrChange>
        </w:rPr>
        <w:t xml:space="preserve">, 2025 ; AMF, </w:t>
      </w:r>
      <w:r w:rsidRPr="00C17E78">
        <w:rPr>
          <w:i/>
          <w:iCs/>
          <w:sz w:val="16"/>
          <w:szCs w:val="16"/>
          <w:rPrChange w:id="3093" w:author="emmanuel blezes" w:date="2026-06-22T22:41:00Z" w16du:dateUtc="2026-06-22T20:41:00Z">
            <w:rPr>
              <w:i/>
              <w:iCs/>
            </w:rPr>
          </w:rPrChange>
        </w:rPr>
        <w:t>Baromètre 2024 de l’épargne et de l’investissement</w:t>
      </w:r>
      <w:r w:rsidRPr="00C17E78">
        <w:rPr>
          <w:sz w:val="16"/>
          <w:szCs w:val="16"/>
          <w:rPrChange w:id="3094" w:author="emmanuel blezes" w:date="2026-06-22T22:41:00Z" w16du:dateUtc="2026-06-22T20:41:00Z">
            <w:rPr/>
          </w:rPrChange>
        </w:rPr>
        <w:t>, octobre 2024. PEA : ~7 millions de titulaires fin 2024 (1,8 M en 1995). Détention d’actions cotées en direct : 12,5 % en 2024 (vs 6,9 % en 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F6BC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23A74D4"/>
    <w:multiLevelType w:val="hybridMultilevel"/>
    <w:tmpl w:val="B95E03A6"/>
    <w:lvl w:ilvl="0" w:tplc="76C02D9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2622690">
    <w:abstractNumId w:val="0"/>
  </w:num>
  <w:num w:numId="2" w16cid:durableId="88297929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nuel blezes">
    <w15:presenceInfo w15:providerId="Windows Live" w15:userId="d56bfe70683df4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34634"/>
    <w:rsid w:val="001015E0"/>
    <w:rsid w:val="00172D52"/>
    <w:rsid w:val="00196022"/>
    <w:rsid w:val="002262DD"/>
    <w:rsid w:val="00270990"/>
    <w:rsid w:val="00325B76"/>
    <w:rsid w:val="00340B92"/>
    <w:rsid w:val="00377A5D"/>
    <w:rsid w:val="003C6575"/>
    <w:rsid w:val="004362A2"/>
    <w:rsid w:val="0044326D"/>
    <w:rsid w:val="004C3770"/>
    <w:rsid w:val="004E0F68"/>
    <w:rsid w:val="00534634"/>
    <w:rsid w:val="00544041"/>
    <w:rsid w:val="0058633B"/>
    <w:rsid w:val="005A1CB8"/>
    <w:rsid w:val="005B1E2B"/>
    <w:rsid w:val="005C4622"/>
    <w:rsid w:val="00647BBB"/>
    <w:rsid w:val="006D45B8"/>
    <w:rsid w:val="006F67CF"/>
    <w:rsid w:val="00722D9C"/>
    <w:rsid w:val="007518F5"/>
    <w:rsid w:val="007620AC"/>
    <w:rsid w:val="0085314F"/>
    <w:rsid w:val="00907144"/>
    <w:rsid w:val="00A51296"/>
    <w:rsid w:val="00A918D0"/>
    <w:rsid w:val="00C14D1B"/>
    <w:rsid w:val="00C17E78"/>
    <w:rsid w:val="00CC4446"/>
    <w:rsid w:val="00DC1698"/>
    <w:rsid w:val="00E81B15"/>
    <w:rsid w:val="00EA481D"/>
    <w:rsid w:val="00EE3D00"/>
    <w:rsid w:val="00F20A25"/>
    <w:rsid w:val="00F43F6D"/>
    <w:rsid w:val="00FA18C2"/>
    <w:rsid w:val="00FD49C3"/>
    <w:rsid w:val="00FE7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D1AC20"/>
  <w15:docId w15:val="{91C5EF1E-1199-F745-BD12-1822B06DF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518F5"/>
    <w:pPr>
      <w:spacing w:after="100"/>
    </w:pPr>
  </w:style>
  <w:style w:type="paragraph" w:styleId="TOC2">
    <w:name w:val="toc 2"/>
    <w:basedOn w:val="Normal"/>
    <w:next w:val="Normal"/>
    <w:autoRedefine/>
    <w:uiPriority w:val="39"/>
    <w:rsid w:val="007518F5"/>
    <w:pPr>
      <w:spacing w:after="100"/>
      <w:ind w:left="240"/>
    </w:pPr>
  </w:style>
  <w:style w:type="paragraph" w:styleId="TOC3">
    <w:name w:val="toc 3"/>
    <w:basedOn w:val="Normal"/>
    <w:next w:val="Normal"/>
    <w:autoRedefine/>
    <w:uiPriority w:val="39"/>
    <w:rsid w:val="007518F5"/>
    <w:pPr>
      <w:spacing w:after="100"/>
      <w:ind w:left="480"/>
    </w:pPr>
  </w:style>
  <w:style w:type="paragraph" w:styleId="Revision">
    <w:name w:val="Revision"/>
    <w:hidden/>
    <w:rsid w:val="007518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041D9-1FCC-A54F-B074-F8F213BB8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73</Pages>
  <Words>23992</Words>
  <Characters>121643</Characters>
  <Application>Microsoft Office Word</Application>
  <DocSecurity>0</DocSecurity>
  <Lines>1843</Lines>
  <Paragraphs>400</Paragraphs>
  <ScaleCrop>false</ScaleCrop>
  <Company/>
  <LinksUpToDate>false</LinksUpToDate>
  <CharactersWithSpaces>145235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cp:keywords/>
  <cp:lastModifiedBy>emmanuel blezes</cp:lastModifiedBy>
  <cp:revision>38</cp:revision>
  <dcterms:created xsi:type="dcterms:W3CDTF">2026-06-22T14:53:00Z</dcterms:created>
  <dcterms:modified xsi:type="dcterms:W3CDTF">2026-06-23T13:13:00Z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