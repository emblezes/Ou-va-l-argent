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9B446" w14:textId="77777777" w:rsidR="003D2FCA" w:rsidRDefault="00000000">
      <w:pPr>
        <w:pStyle w:val="Title"/>
      </w:pPr>
      <w:r>
        <w:t>Capitalisons</w:t>
      </w:r>
    </w:p>
    <w:p w14:paraId="6AA5D079" w14:textId="77777777" w:rsidR="003D2FCA" w:rsidRDefault="00000000">
      <w:pPr>
        <w:pStyle w:val="Subtitle"/>
      </w:pPr>
      <w:r>
        <w:t>La France et son capital absent</w:t>
      </w:r>
    </w:p>
    <w:p w14:paraId="763B9323" w14:textId="77777777" w:rsidR="003D2FCA" w:rsidRDefault="00000000">
      <w:pPr>
        <w:pStyle w:val="Author"/>
      </w:pPr>
      <w:r>
        <w:t>Où Va l’Argent</w:t>
      </w:r>
    </w:p>
    <w:p w14:paraId="6688961B" w14:textId="77777777" w:rsidR="003D2FCA" w:rsidRDefault="00000000">
      <w:pPr>
        <w:pStyle w:val="Date"/>
      </w:pPr>
      <w:r>
        <w:t>2026</w:t>
      </w:r>
    </w:p>
    <w:sdt>
      <w:sdtPr>
        <w:rPr>
          <w:rFonts w:asciiTheme="minorHAnsi" w:eastAsiaTheme="minorEastAsia" w:hAnsiTheme="minorHAnsi" w:cstheme="minorBidi"/>
          <w:color w:val="auto"/>
          <w:sz w:val="24"/>
          <w:szCs w:val="24"/>
        </w:rPr>
        <w:id w:val="905970209"/>
        <w:docPartObj>
          <w:docPartGallery w:val="Table of Contents"/>
          <w:docPartUnique/>
        </w:docPartObj>
      </w:sdtPr>
      <w:sdtContent>
        <w:p w14:paraId="20F37555" w14:textId="77777777" w:rsidR="003D2FCA" w:rsidRDefault="00000000">
          <w:pPr>
            <w:pStyle w:val="TOCHeading"/>
          </w:pPr>
          <w:r>
            <w:t>Table of Contents</w:t>
          </w:r>
        </w:p>
        <w:p w14:paraId="36E90A75" w14:textId="77777777" w:rsidR="0031638A" w:rsidRDefault="00000000">
          <w:pPr>
            <w:pStyle w:val="TOC1"/>
            <w:tabs>
              <w:tab w:val="right" w:leader="dot" w:pos="9350"/>
            </w:tabs>
            <w:rPr>
              <w:noProof/>
            </w:rPr>
          </w:pPr>
          <w:r>
            <w:fldChar w:fldCharType="begin"/>
          </w:r>
          <w:r>
            <w:instrText>TOC \o "1-3" \h \z \u</w:instrText>
          </w:r>
          <w:r>
            <w:fldChar w:fldCharType="separate"/>
          </w:r>
          <w:hyperlink w:anchor="_Toc229662096" w:history="1">
            <w:r w:rsidR="0031638A" w:rsidRPr="00BC4124">
              <w:rPr>
                <w:rStyle w:val="Hyperlink"/>
                <w:noProof/>
              </w:rPr>
              <w:t>Chapitre 1</w:t>
            </w:r>
            <w:r w:rsidR="0031638A">
              <w:rPr>
                <w:noProof/>
                <w:webHidden/>
              </w:rPr>
              <w:tab/>
            </w:r>
            <w:r w:rsidR="0031638A">
              <w:rPr>
                <w:noProof/>
                <w:webHidden/>
              </w:rPr>
              <w:fldChar w:fldCharType="begin"/>
            </w:r>
            <w:r w:rsidR="0031638A">
              <w:rPr>
                <w:noProof/>
                <w:webHidden/>
              </w:rPr>
              <w:instrText xml:space="preserve"> PAGEREF _Toc229662096 \h </w:instrText>
            </w:r>
            <w:r w:rsidR="0031638A">
              <w:rPr>
                <w:noProof/>
                <w:webHidden/>
              </w:rPr>
            </w:r>
            <w:r w:rsidR="0031638A">
              <w:rPr>
                <w:noProof/>
                <w:webHidden/>
              </w:rPr>
              <w:fldChar w:fldCharType="separate"/>
            </w:r>
            <w:r w:rsidR="0031638A">
              <w:rPr>
                <w:noProof/>
                <w:webHidden/>
              </w:rPr>
              <w:t>1</w:t>
            </w:r>
            <w:r w:rsidR="0031638A">
              <w:rPr>
                <w:noProof/>
                <w:webHidden/>
              </w:rPr>
              <w:fldChar w:fldCharType="end"/>
            </w:r>
          </w:hyperlink>
        </w:p>
        <w:p w14:paraId="2542F669" w14:textId="77777777" w:rsidR="0031638A" w:rsidRDefault="0031638A">
          <w:pPr>
            <w:pStyle w:val="TOC2"/>
            <w:tabs>
              <w:tab w:val="right" w:leader="dot" w:pos="9350"/>
            </w:tabs>
            <w:rPr>
              <w:noProof/>
            </w:rPr>
          </w:pPr>
          <w:hyperlink w:anchor="_Toc229662097" w:history="1">
            <w:r w:rsidRPr="00BC4124">
              <w:rPr>
                <w:rStyle w:val="Hyperlink"/>
                <w:noProof/>
              </w:rPr>
              <w:t>Anatomie d’un système à bout de souffle</w:t>
            </w:r>
            <w:r>
              <w:rPr>
                <w:noProof/>
                <w:webHidden/>
              </w:rPr>
              <w:tab/>
            </w:r>
            <w:r>
              <w:rPr>
                <w:noProof/>
                <w:webHidden/>
              </w:rPr>
              <w:fldChar w:fldCharType="begin"/>
            </w:r>
            <w:r>
              <w:rPr>
                <w:noProof/>
                <w:webHidden/>
              </w:rPr>
              <w:instrText xml:space="preserve"> PAGEREF _Toc229662097 \h </w:instrText>
            </w:r>
            <w:r>
              <w:rPr>
                <w:noProof/>
                <w:webHidden/>
              </w:rPr>
            </w:r>
            <w:r>
              <w:rPr>
                <w:noProof/>
                <w:webHidden/>
              </w:rPr>
              <w:fldChar w:fldCharType="separate"/>
            </w:r>
            <w:r>
              <w:rPr>
                <w:noProof/>
                <w:webHidden/>
              </w:rPr>
              <w:t>1</w:t>
            </w:r>
            <w:r>
              <w:rPr>
                <w:noProof/>
                <w:webHidden/>
              </w:rPr>
              <w:fldChar w:fldCharType="end"/>
            </w:r>
          </w:hyperlink>
        </w:p>
        <w:p w14:paraId="14F3CDB3" w14:textId="77777777" w:rsidR="0031638A" w:rsidRDefault="0031638A">
          <w:pPr>
            <w:pStyle w:val="TOC2"/>
            <w:tabs>
              <w:tab w:val="right" w:leader="dot" w:pos="9350"/>
            </w:tabs>
            <w:rPr>
              <w:noProof/>
            </w:rPr>
          </w:pPr>
          <w:hyperlink w:anchor="_Toc229662098" w:history="1">
            <w:r w:rsidRPr="00BC4124">
              <w:rPr>
                <w:rStyle w:val="Hyperlink"/>
                <w:noProof/>
              </w:rPr>
              <w:t>1.1 La pyramide qui s’inverse</w:t>
            </w:r>
            <w:r>
              <w:rPr>
                <w:noProof/>
                <w:webHidden/>
              </w:rPr>
              <w:tab/>
            </w:r>
            <w:r>
              <w:rPr>
                <w:noProof/>
                <w:webHidden/>
              </w:rPr>
              <w:fldChar w:fldCharType="begin"/>
            </w:r>
            <w:r>
              <w:rPr>
                <w:noProof/>
                <w:webHidden/>
              </w:rPr>
              <w:instrText xml:space="preserve"> PAGEREF _Toc229662098 \h </w:instrText>
            </w:r>
            <w:r>
              <w:rPr>
                <w:noProof/>
                <w:webHidden/>
              </w:rPr>
            </w:r>
            <w:r>
              <w:rPr>
                <w:noProof/>
                <w:webHidden/>
              </w:rPr>
              <w:fldChar w:fldCharType="separate"/>
            </w:r>
            <w:r>
              <w:rPr>
                <w:noProof/>
                <w:webHidden/>
              </w:rPr>
              <w:t>3</w:t>
            </w:r>
            <w:r>
              <w:rPr>
                <w:noProof/>
                <w:webHidden/>
              </w:rPr>
              <w:fldChar w:fldCharType="end"/>
            </w:r>
          </w:hyperlink>
        </w:p>
        <w:p w14:paraId="6826FE4D" w14:textId="77777777" w:rsidR="0031638A" w:rsidRDefault="0031638A">
          <w:pPr>
            <w:pStyle w:val="TOC2"/>
            <w:tabs>
              <w:tab w:val="right" w:leader="dot" w:pos="9350"/>
            </w:tabs>
            <w:rPr>
              <w:noProof/>
            </w:rPr>
          </w:pPr>
          <w:hyperlink w:anchor="_Toc229662099" w:history="1">
            <w:r w:rsidRPr="00BC4124">
              <w:rPr>
                <w:rStyle w:val="Hyperlink"/>
                <w:noProof/>
              </w:rPr>
              <w:t>1.2 Le déficit qu’on n’a pas le droit de dire</w:t>
            </w:r>
            <w:r>
              <w:rPr>
                <w:noProof/>
                <w:webHidden/>
              </w:rPr>
              <w:tab/>
            </w:r>
            <w:r>
              <w:rPr>
                <w:noProof/>
                <w:webHidden/>
              </w:rPr>
              <w:fldChar w:fldCharType="begin"/>
            </w:r>
            <w:r>
              <w:rPr>
                <w:noProof/>
                <w:webHidden/>
              </w:rPr>
              <w:instrText xml:space="preserve"> PAGEREF _Toc229662099 \h </w:instrText>
            </w:r>
            <w:r>
              <w:rPr>
                <w:noProof/>
                <w:webHidden/>
              </w:rPr>
            </w:r>
            <w:r>
              <w:rPr>
                <w:noProof/>
                <w:webHidden/>
              </w:rPr>
              <w:fldChar w:fldCharType="separate"/>
            </w:r>
            <w:r>
              <w:rPr>
                <w:noProof/>
                <w:webHidden/>
              </w:rPr>
              <w:t>6</w:t>
            </w:r>
            <w:r>
              <w:rPr>
                <w:noProof/>
                <w:webHidden/>
              </w:rPr>
              <w:fldChar w:fldCharType="end"/>
            </w:r>
          </w:hyperlink>
        </w:p>
        <w:p w14:paraId="3AF6CB9B" w14:textId="77777777" w:rsidR="0031638A" w:rsidRDefault="0031638A">
          <w:pPr>
            <w:pStyle w:val="TOC2"/>
            <w:tabs>
              <w:tab w:val="right" w:leader="dot" w:pos="9350"/>
            </w:tabs>
            <w:rPr>
              <w:noProof/>
            </w:rPr>
          </w:pPr>
          <w:hyperlink w:anchor="_Toc229662100" w:history="1">
            <w:r w:rsidRPr="00BC4124">
              <w:rPr>
                <w:rStyle w:val="Hyperlink"/>
                <w:noProof/>
              </w:rPr>
              <w:t>1.3 Comment on en est arrivé là</w:t>
            </w:r>
            <w:r>
              <w:rPr>
                <w:noProof/>
                <w:webHidden/>
              </w:rPr>
              <w:tab/>
            </w:r>
            <w:r>
              <w:rPr>
                <w:noProof/>
                <w:webHidden/>
              </w:rPr>
              <w:fldChar w:fldCharType="begin"/>
            </w:r>
            <w:r>
              <w:rPr>
                <w:noProof/>
                <w:webHidden/>
              </w:rPr>
              <w:instrText xml:space="preserve"> PAGEREF _Toc229662100 \h </w:instrText>
            </w:r>
            <w:r>
              <w:rPr>
                <w:noProof/>
                <w:webHidden/>
              </w:rPr>
            </w:r>
            <w:r>
              <w:rPr>
                <w:noProof/>
                <w:webHidden/>
              </w:rPr>
              <w:fldChar w:fldCharType="separate"/>
            </w:r>
            <w:r>
              <w:rPr>
                <w:noProof/>
                <w:webHidden/>
              </w:rPr>
              <w:t>9</w:t>
            </w:r>
            <w:r>
              <w:rPr>
                <w:noProof/>
                <w:webHidden/>
              </w:rPr>
              <w:fldChar w:fldCharType="end"/>
            </w:r>
          </w:hyperlink>
        </w:p>
        <w:p w14:paraId="28EDC7E9" w14:textId="77777777" w:rsidR="0031638A" w:rsidRDefault="0031638A">
          <w:pPr>
            <w:pStyle w:val="TOC2"/>
            <w:tabs>
              <w:tab w:val="right" w:leader="dot" w:pos="9350"/>
            </w:tabs>
            <w:rPr>
              <w:noProof/>
            </w:rPr>
          </w:pPr>
          <w:hyperlink w:anchor="_Toc229662101" w:history="1">
            <w:r w:rsidRPr="00BC4124">
              <w:rPr>
                <w:rStyle w:val="Hyperlink"/>
                <w:noProof/>
              </w:rPr>
              <w:t>1.4 Trente ans de pansements sur la même jambe</w:t>
            </w:r>
            <w:r>
              <w:rPr>
                <w:noProof/>
                <w:webHidden/>
              </w:rPr>
              <w:tab/>
            </w:r>
            <w:r>
              <w:rPr>
                <w:noProof/>
                <w:webHidden/>
              </w:rPr>
              <w:fldChar w:fldCharType="begin"/>
            </w:r>
            <w:r>
              <w:rPr>
                <w:noProof/>
                <w:webHidden/>
              </w:rPr>
              <w:instrText xml:space="preserve"> PAGEREF _Toc229662101 \h </w:instrText>
            </w:r>
            <w:r>
              <w:rPr>
                <w:noProof/>
                <w:webHidden/>
              </w:rPr>
            </w:r>
            <w:r>
              <w:rPr>
                <w:noProof/>
                <w:webHidden/>
              </w:rPr>
              <w:fldChar w:fldCharType="separate"/>
            </w:r>
            <w:r>
              <w:rPr>
                <w:noProof/>
                <w:webHidden/>
              </w:rPr>
              <w:t>13</w:t>
            </w:r>
            <w:r>
              <w:rPr>
                <w:noProof/>
                <w:webHidden/>
              </w:rPr>
              <w:fldChar w:fldCharType="end"/>
            </w:r>
          </w:hyperlink>
        </w:p>
        <w:p w14:paraId="451AFDE0" w14:textId="77777777" w:rsidR="0031638A" w:rsidRDefault="0031638A">
          <w:pPr>
            <w:pStyle w:val="TOC2"/>
            <w:tabs>
              <w:tab w:val="right" w:leader="dot" w:pos="9350"/>
            </w:tabs>
            <w:rPr>
              <w:noProof/>
            </w:rPr>
          </w:pPr>
          <w:hyperlink w:anchor="_Toc229662102" w:history="1">
            <w:r w:rsidRPr="00BC4124">
              <w:rPr>
                <w:rStyle w:val="Hyperlink"/>
                <w:noProof/>
              </w:rPr>
              <w:t>1.5 La génération qui paie tout et touche le moins</w:t>
            </w:r>
            <w:r>
              <w:rPr>
                <w:noProof/>
                <w:webHidden/>
              </w:rPr>
              <w:tab/>
            </w:r>
            <w:r>
              <w:rPr>
                <w:noProof/>
                <w:webHidden/>
              </w:rPr>
              <w:fldChar w:fldCharType="begin"/>
            </w:r>
            <w:r>
              <w:rPr>
                <w:noProof/>
                <w:webHidden/>
              </w:rPr>
              <w:instrText xml:space="preserve"> PAGEREF _Toc229662102 \h </w:instrText>
            </w:r>
            <w:r>
              <w:rPr>
                <w:noProof/>
                <w:webHidden/>
              </w:rPr>
            </w:r>
            <w:r>
              <w:rPr>
                <w:noProof/>
                <w:webHidden/>
              </w:rPr>
              <w:fldChar w:fldCharType="separate"/>
            </w:r>
            <w:r>
              <w:rPr>
                <w:noProof/>
                <w:webHidden/>
              </w:rPr>
              <w:t>16</w:t>
            </w:r>
            <w:r>
              <w:rPr>
                <w:noProof/>
                <w:webHidden/>
              </w:rPr>
              <w:fldChar w:fldCharType="end"/>
            </w:r>
          </w:hyperlink>
        </w:p>
        <w:p w14:paraId="378A581C" w14:textId="77777777" w:rsidR="0031638A" w:rsidRDefault="0031638A">
          <w:pPr>
            <w:pStyle w:val="TOC2"/>
            <w:tabs>
              <w:tab w:val="right" w:leader="dot" w:pos="9350"/>
            </w:tabs>
            <w:rPr>
              <w:noProof/>
            </w:rPr>
          </w:pPr>
          <w:hyperlink w:anchor="_Toc229662103" w:history="1">
            <w:r w:rsidRPr="00BC4124">
              <w:rPr>
                <w:rStyle w:val="Hyperlink"/>
                <w:noProof/>
              </w:rPr>
              <w:t>1.6 Sylvie</w:t>
            </w:r>
            <w:r>
              <w:rPr>
                <w:noProof/>
                <w:webHidden/>
              </w:rPr>
              <w:tab/>
            </w:r>
            <w:r>
              <w:rPr>
                <w:noProof/>
                <w:webHidden/>
              </w:rPr>
              <w:fldChar w:fldCharType="begin"/>
            </w:r>
            <w:r>
              <w:rPr>
                <w:noProof/>
                <w:webHidden/>
              </w:rPr>
              <w:instrText xml:space="preserve"> PAGEREF _Toc229662103 \h </w:instrText>
            </w:r>
            <w:r>
              <w:rPr>
                <w:noProof/>
                <w:webHidden/>
              </w:rPr>
            </w:r>
            <w:r>
              <w:rPr>
                <w:noProof/>
                <w:webHidden/>
              </w:rPr>
              <w:fldChar w:fldCharType="separate"/>
            </w:r>
            <w:r>
              <w:rPr>
                <w:noProof/>
                <w:webHidden/>
              </w:rPr>
              <w:t>23</w:t>
            </w:r>
            <w:r>
              <w:rPr>
                <w:noProof/>
                <w:webHidden/>
              </w:rPr>
              <w:fldChar w:fldCharType="end"/>
            </w:r>
          </w:hyperlink>
        </w:p>
        <w:p w14:paraId="51630CED" w14:textId="77777777" w:rsidR="003D2FCA" w:rsidRDefault="00000000">
          <w:r>
            <w:fldChar w:fldCharType="end"/>
          </w:r>
        </w:p>
      </w:sdtContent>
    </w:sdt>
    <w:p w14:paraId="5FF3C95F" w14:textId="77777777" w:rsidR="003D2FCA" w:rsidRDefault="00000000">
      <w:pPr>
        <w:pStyle w:val="Heading1"/>
      </w:pPr>
      <w:bookmarkStart w:id="0" w:name="_Toc229662096"/>
      <w:bookmarkStart w:id="1" w:name="chapitre-1"/>
      <w:r>
        <w:t>Chapitre 1</w:t>
      </w:r>
      <w:bookmarkEnd w:id="0"/>
    </w:p>
    <w:p w14:paraId="26812338" w14:textId="77777777" w:rsidR="003D2FCA" w:rsidRDefault="00000000">
      <w:pPr>
        <w:pStyle w:val="Heading2"/>
      </w:pPr>
      <w:bookmarkStart w:id="2" w:name="_Toc229662097"/>
      <w:bookmarkStart w:id="3" w:name="anatomie-dun-système-à-bout-de-souffle"/>
      <w:r>
        <w:t>Anatomie d’un système à bout de souffle</w:t>
      </w:r>
      <w:bookmarkEnd w:id="2"/>
    </w:p>
    <w:p w14:paraId="4330EFCA" w14:textId="77777777" w:rsidR="003D2FCA" w:rsidRDefault="00000000">
      <w:pPr>
        <w:pStyle w:val="BlockText"/>
      </w:pPr>
      <w:r>
        <w:t>« Le système de retraite resterait durablement en besoin de financement quel que soit le scénario retenu. »</w:t>
      </w:r>
    </w:p>
    <w:p w14:paraId="476BE70F" w14:textId="77777777" w:rsidR="003D2FCA" w:rsidRDefault="00000000">
      <w:pPr>
        <w:pStyle w:val="BlockText"/>
      </w:pPr>
      <w:r>
        <w:t xml:space="preserve">— Conseil d’orientation des retraites, </w:t>
      </w:r>
      <w:r>
        <w:rPr>
          <w:i/>
          <w:iCs/>
        </w:rPr>
        <w:t>Évolutions et perspectives des retraites en France</w:t>
      </w:r>
      <w:r>
        <w:t>, rapport annuel, juin 2025</w:t>
      </w:r>
      <w:r>
        <w:rPr>
          <w:rStyle w:val="FootnoteReference"/>
        </w:rPr>
        <w:footnoteReference w:id="1"/>
      </w:r>
    </w:p>
    <w:p w14:paraId="25B84CC3" w14:textId="77777777" w:rsidR="0031638A" w:rsidRDefault="00000000">
      <w:pPr>
        <w:pStyle w:val="FirstParagraph"/>
        <w:rPr>
          <w:ins w:id="9" w:author="emmanuel blezes" w:date="2026-05-14T17:49:00Z" w16du:dateUtc="2026-05-14T15:49:00Z"/>
        </w:rPr>
      </w:pPr>
      <w:r>
        <w:t xml:space="preserve">Le système français de retraite par répartition repose sur un mécanisme </w:t>
      </w:r>
      <w:del w:id="10" w:author="emmanuel blezes" w:date="2026-05-14T17:44:00Z" w16du:dateUtc="2026-05-14T15:44:00Z">
        <w:r w:rsidDel="0031638A">
          <w:delText>dont la simplicité étonne quand on le rappelle</w:delText>
        </w:r>
      </w:del>
      <w:ins w:id="11" w:author="emmanuel blezes" w:date="2026-05-14T17:44:00Z" w16du:dateUtc="2026-05-14T15:44:00Z">
        <w:r w:rsidR="0031638A">
          <w:t>simple</w:t>
        </w:r>
      </w:ins>
      <w:r>
        <w:t xml:space="preserve"> :</w:t>
      </w:r>
      <w:ins w:id="12" w:author="emmanuel blezes" w:date="2026-05-14T17:44:00Z" w16du:dateUtc="2026-05-14T15:44:00Z">
        <w:r w:rsidR="0031638A">
          <w:t xml:space="preserve"> celui du transfert intergénérationnel. Autrement dit,</w:t>
        </w:r>
      </w:ins>
      <w:r>
        <w:t xml:space="preserve"> ceux qui travaillent paient les pensions de ceux qui ne travaillent plus. </w:t>
      </w:r>
      <w:del w:id="13" w:author="emmanuel blezes" w:date="2026-05-14T17:45:00Z" w16du:dateUtc="2026-05-14T15:45:00Z">
        <w:r w:rsidDel="0031638A">
          <w:delText>Aucun capital n’est accumulé en chemin. Aucun rendement financier ne s’ajoute aux cotisations</w:delText>
        </w:r>
      </w:del>
      <w:ins w:id="14" w:author="emmanuel blezes" w:date="2026-05-14T17:45:00Z" w16du:dateUtc="2026-05-14T15:45:00Z">
        <w:r w:rsidR="0031638A">
          <w:t>C’est ce qu’on appelle un système par « répartition »</w:t>
        </w:r>
      </w:ins>
      <w:r>
        <w:t xml:space="preserve">. Le système fonctionne comme un tuyau, et tout ce qui entre au mois M sort le même mois, redistribué à parts à peu près égales aux retraités de la France entière. Ce mécanisme a </w:t>
      </w:r>
      <w:del w:id="15" w:author="emmanuel blezes" w:date="2026-05-14T17:45:00Z" w16du:dateUtc="2026-05-14T15:45:00Z">
        <w:r w:rsidDel="0031638A">
          <w:delText xml:space="preserve">deux qualités historiques </w:delText>
        </w:r>
      </w:del>
      <w:ins w:id="16" w:author="emmanuel blezes" w:date="2026-05-14T17:45:00Z" w16du:dateUtc="2026-05-14T15:45:00Z">
        <w:r w:rsidR="0031638A">
          <w:t>peut a priori présenter deux qualités : une</w:t>
        </w:r>
      </w:ins>
      <w:del w:id="17" w:author="emmanuel blezes" w:date="2026-05-14T17:45:00Z" w16du:dateUtc="2026-05-14T15:45:00Z">
        <w:r w:rsidDel="0031638A">
          <w:delText>—</w:delText>
        </w:r>
      </w:del>
      <w:r>
        <w:t xml:space="preserve"> solidarité immédiate</w:t>
      </w:r>
      <w:ins w:id="18" w:author="emmanuel blezes" w:date="2026-05-14T17:46:00Z" w16du:dateUtc="2026-05-14T15:46:00Z">
        <w:r w:rsidR="0031638A">
          <w:t xml:space="preserve"> et une </w:t>
        </w:r>
      </w:ins>
      <w:del w:id="19" w:author="emmanuel blezes" w:date="2026-05-14T17:46:00Z" w16du:dateUtc="2026-05-14T15:46:00Z">
        <w:r w:rsidDel="0031638A">
          <w:delText xml:space="preserve">, </w:delText>
        </w:r>
      </w:del>
      <w:r>
        <w:t>lisibilité administrative</w:t>
      </w:r>
      <w:ins w:id="20" w:author="emmanuel blezes" w:date="2026-05-14T17:46:00Z" w16du:dateUtc="2026-05-14T15:46:00Z">
        <w:r w:rsidR="0031638A">
          <w:t xml:space="preserve">. </w:t>
        </w:r>
      </w:ins>
    </w:p>
    <w:p w14:paraId="28D4DE60" w14:textId="4100B4F2" w:rsidR="0031638A" w:rsidRPr="0031638A" w:rsidRDefault="0031638A" w:rsidP="0031638A">
      <w:pPr>
        <w:pStyle w:val="FirstParagraph"/>
      </w:pPr>
      <w:ins w:id="21" w:author="emmanuel blezes" w:date="2026-05-14T17:46:00Z" w16du:dateUtc="2026-05-14T15:46:00Z">
        <w:r>
          <w:lastRenderedPageBreak/>
          <w:t xml:space="preserve">Mais il contient aussi une </w:t>
        </w:r>
      </w:ins>
      <w:del w:id="22" w:author="emmanuel blezes" w:date="2026-05-14T17:46:00Z" w16du:dateUtc="2026-05-14T15:46:00Z">
        <w:r w:rsidDel="0031638A">
          <w:delText xml:space="preserve"> — et une </w:delText>
        </w:r>
      </w:del>
      <w:r>
        <w:t>fragilité que les fondateurs eux-mêmes voyaient parfaitement : il dépend, en permanence, du rapport numérique entre les actifs qui versent et les retraités qui touchent. Quand ce rapport se dégrade, le système se dégrade. Aucune réforme paramétrique ne peut renverser cette logique ; elle peut tout au plus en ralentir les effets.</w:t>
      </w:r>
    </w:p>
    <w:p w14:paraId="41F52EEB" w14:textId="4E718A83" w:rsidR="003D2FCA" w:rsidRDefault="00000000">
      <w:pPr>
        <w:pStyle w:val="BodyText"/>
      </w:pPr>
      <w:del w:id="23" w:author="emmanuel blezes" w:date="2026-05-14T17:49:00Z" w16du:dateUtc="2026-05-14T15:49:00Z">
        <w:r w:rsidDel="0031638A">
          <w:delText>Ce rapport ne se dégrade pas lentement. Il</w:delText>
        </w:r>
      </w:del>
      <w:ins w:id="24" w:author="emmanuel blezes" w:date="2026-05-14T17:49:00Z" w16du:dateUtc="2026-05-14T15:49:00Z">
        <w:r w:rsidR="0031638A">
          <w:t>Or, ce rapport</w:t>
        </w:r>
      </w:ins>
      <w:r>
        <w:t xml:space="preserve"> s’effondre</w:t>
      </w:r>
      <w:ins w:id="25" w:author="emmanuel blezes" w:date="2026-05-14T17:49:00Z" w16du:dateUtc="2026-05-14T15:49:00Z">
        <w:r w:rsidR="0031638A">
          <w:t>, lentem</w:t>
        </w:r>
      </w:ins>
      <w:ins w:id="26" w:author="emmanuel blezes" w:date="2026-05-14T17:50:00Z" w16du:dateUtc="2026-05-14T15:50:00Z">
        <w:r w:rsidR="0031638A">
          <w:t>ent, mais sûrement, d</w:t>
        </w:r>
      </w:ins>
      <w:del w:id="27" w:author="emmanuel blezes" w:date="2026-05-14T17:50:00Z" w16du:dateUtc="2026-05-14T15:50:00Z">
        <w:r w:rsidDel="0031638A">
          <w:delText>. Et il ne s’effondre pas dans cinquante ans, comme la France a voulu le croire pendant trois décennies — il s’effondre maintenant, d</w:delText>
        </w:r>
      </w:del>
      <w:r>
        <w:t xml:space="preserve">ans des proportions </w:t>
      </w:r>
      <w:del w:id="28" w:author="emmanuel blezes" w:date="2026-05-14T17:50:00Z" w16du:dateUtc="2026-05-14T15:50:00Z">
        <w:r w:rsidDel="0031638A">
          <w:delText>que les rapports officiels eux-mêmes commencent à reconnaître à mots</w:delText>
        </w:r>
      </w:del>
      <w:ins w:id="29" w:author="emmanuel blezes" w:date="2026-05-14T17:50:00Z" w16du:dateUtc="2026-05-14T15:50:00Z">
        <w:r w:rsidR="0031638A">
          <w:t>qui rendent le système actuel in</w:t>
        </w:r>
      </w:ins>
      <w:ins w:id="30" w:author="emmanuel blezes" w:date="2026-05-14T17:51:00Z" w16du:dateUtc="2026-05-14T15:51:00Z">
        <w:r w:rsidR="0031638A">
          <w:t>tenable</w:t>
        </w:r>
      </w:ins>
      <w:del w:id="31" w:author="emmanuel blezes" w:date="2026-05-14T17:51:00Z" w16du:dateUtc="2026-05-14T15:51:00Z">
        <w:r w:rsidDel="0031638A">
          <w:delText xml:space="preserve"> couverts</w:delText>
        </w:r>
      </w:del>
      <w:r>
        <w:t>. Le Conseil d’orientation des retraites projette un déficit chronique jusqu’en 2070. La Cour des comptes parle de trente milliards d’euros annuels en 2045. Le FMI, dans sa consultation Article IV de mai 2025, classe la viabilité des retraites françaises parmi les trois principaux facteurs de risque budgétaire à moyen terme</w:t>
      </w:r>
      <w:r>
        <w:rPr>
          <w:rStyle w:val="FootnoteReference"/>
        </w:rPr>
        <w:footnoteReference w:id="2"/>
      </w:r>
      <w:r>
        <w:t xml:space="preserve">. La Commission européenne, dans son </w:t>
      </w:r>
      <w:r>
        <w:rPr>
          <w:i/>
          <w:iCs/>
        </w:rPr>
        <w:t>Ageing Report 2024</w:t>
      </w:r>
      <w:r>
        <w:t>, place la France parmi les pays où l’écart entre la générosité du système et sa capacité de financement est le plus élevé d’Europe</w:t>
      </w:r>
      <w:r>
        <w:rPr>
          <w:rStyle w:val="FootnoteReference"/>
        </w:rPr>
        <w:footnoteReference w:id="3"/>
      </w:r>
      <w:r>
        <w:t>.</w:t>
      </w:r>
    </w:p>
    <w:p w14:paraId="7615D080" w14:textId="0421415C" w:rsidR="003D2FCA" w:rsidRDefault="00000000">
      <w:pPr>
        <w:pStyle w:val="BodyText"/>
      </w:pPr>
      <w:r>
        <w:t xml:space="preserve">Ce chapitre pose le diagnostic en quatre temps. D’abord les chiffres — sans dramatisation, mais sans complaisance, et sans cacher qu’une partie d’entre eux fait l’objet, depuis trois ans, d’une controverse technique </w:t>
      </w:r>
      <w:del w:id="45" w:author="emmanuel blezes" w:date="2026-05-14T17:51:00Z" w16du:dateUtc="2026-05-14T15:51:00Z">
        <w:r w:rsidDel="00EE4C85">
          <w:delText xml:space="preserve">entre hauts fonctionnaires patentés </w:delText>
        </w:r>
      </w:del>
      <w:r>
        <w:t>qui n’a jamais été tranchée publiquement. Ensuite un peu d’histoire, pour rappeler dans quelles circonstances très précises ce système a été conçu et pourquoi ce qu’il était il y a quatre-vingts ans n’est plus possible aujourd’hui. Puis la séquence des cinq réformes paramétriques qui se sont succédé depuis 1993, et la raison pour laquelle cet instrument-là</w:t>
      </w:r>
      <w:ins w:id="46" w:author="emmanuel blezes" w:date="2026-05-14T17:53:00Z" w16du:dateUtc="2026-05-14T15:53:00Z">
        <w:r w:rsidR="00EE4C85">
          <w:t>, celui des petits pas,</w:t>
        </w:r>
      </w:ins>
      <w:r>
        <w:t xml:space="preserve"> est arrivé au bout de ce qu’il peut produire. Enfin, ce qu’aucun rapport </w:t>
      </w:r>
      <w:del w:id="47" w:author="emmanuel blezes" w:date="2026-05-14T17:53:00Z" w16du:dateUtc="2026-05-14T15:53:00Z">
        <w:r w:rsidDel="00EE4C85">
          <w:delText xml:space="preserve">officiel </w:delText>
        </w:r>
      </w:del>
      <w:r>
        <w:t xml:space="preserve">ne formule </w:t>
      </w:r>
      <w:del w:id="48" w:author="emmanuel blezes" w:date="2026-05-14T17:53:00Z" w16du:dateUtc="2026-05-14T15:53:00Z">
        <w:r w:rsidDel="00EE4C85">
          <w:delText>dans ces termes</w:delText>
        </w:r>
      </w:del>
      <w:ins w:id="49" w:author="emmanuel blezes" w:date="2026-05-14T17:53:00Z" w16du:dateUtc="2026-05-14T15:53:00Z">
        <w:r w:rsidR="00EE4C85">
          <w:t>suffisamment clairement</w:t>
        </w:r>
      </w:ins>
      <w:r>
        <w:t xml:space="preserve"> : la trajectoire actuelle organise le transfert silencieux d’une dette d’un montant historique vers les générations qui n’ont </w:t>
      </w:r>
      <w:del w:id="50" w:author="emmanuel blezes" w:date="2026-05-14T17:53:00Z" w16du:dateUtc="2026-05-14T15:53:00Z">
        <w:r w:rsidDel="00EE4C85">
          <w:delText>pas voté pour lui</w:delText>
        </w:r>
      </w:del>
      <w:ins w:id="51" w:author="emmanuel blezes" w:date="2026-05-14T17:53:00Z" w16du:dateUtc="2026-05-14T15:53:00Z">
        <w:r w:rsidR="00EE4C85">
          <w:t>rien demandé</w:t>
        </w:r>
      </w:ins>
      <w:r>
        <w:t>.</w:t>
      </w:r>
    </w:p>
    <w:p w14:paraId="3DECA441" w14:textId="37AAEB76" w:rsidR="003D2FCA" w:rsidRDefault="001C0226">
      <w:del w:id="52" w:author="emmanuel blezes" w:date="2026-05-14T17:53:00Z" w16du:dateUtc="2026-05-14T15:53:00Z">
        <w:r>
          <w:rPr>
            <w:noProof/>
          </w:rPr>
          <w:pict w14:anchorId="5BAF8239">
            <v:rect id="_x0000_i1030" alt="" style="width:451.3pt;height:.05pt;mso-width-percent:0;mso-height-percent:0;mso-width-percent:0;mso-height-percent:0" o:hralign="center" o:hrstd="t" o:hr="t"/>
          </w:pict>
        </w:r>
      </w:del>
    </w:p>
    <w:p w14:paraId="3A661EB7" w14:textId="296F9F0F" w:rsidR="003D2FCA" w:rsidRDefault="00000000">
      <w:pPr>
        <w:pStyle w:val="Heading2"/>
      </w:pPr>
      <w:bookmarkStart w:id="53" w:name="_Toc229662098"/>
      <w:bookmarkStart w:id="54" w:name="la-pyramide-qui-sinverse"/>
      <w:bookmarkEnd w:id="3"/>
      <w:r>
        <w:t xml:space="preserve">1.1 </w:t>
      </w:r>
      <w:ins w:id="55" w:author="emmanuel blezes" w:date="2026-05-14T17:54:00Z" w16du:dateUtc="2026-05-14T15:54:00Z">
        <w:r w:rsidR="0046054B">
          <w:t>L</w:t>
        </w:r>
      </w:ins>
      <w:ins w:id="56" w:author="emmanuel blezes" w:date="2026-05-14T17:55:00Z" w16du:dateUtc="2026-05-14T15:55:00Z">
        <w:r w:rsidR="0046054B">
          <w:t>e grand viellissement : quand la</w:t>
        </w:r>
      </w:ins>
      <w:del w:id="57" w:author="emmanuel blezes" w:date="2026-05-14T17:54:00Z" w16du:dateUtc="2026-05-14T15:54:00Z">
        <w:r w:rsidDel="0046054B">
          <w:delText>La</w:delText>
        </w:r>
      </w:del>
      <w:r>
        <w:t xml:space="preserve"> pyramide </w:t>
      </w:r>
      <w:del w:id="58" w:author="emmanuel blezes" w:date="2026-05-14T17:55:00Z" w16du:dateUtc="2026-05-14T15:55:00Z">
        <w:r w:rsidDel="0046054B">
          <w:delText xml:space="preserve">qui </w:delText>
        </w:r>
      </w:del>
      <w:r>
        <w:t>s’inverse</w:t>
      </w:r>
      <w:bookmarkEnd w:id="53"/>
    </w:p>
    <w:p w14:paraId="7AB528CB" w14:textId="553F7ACB" w:rsidR="003D2FCA" w:rsidRDefault="00000000">
      <w:pPr>
        <w:pStyle w:val="FirstParagraph"/>
      </w:pPr>
      <w:r>
        <w:t xml:space="preserve">L’INSEE publie chaque année, à la fin du mois de janvier, le </w:t>
      </w:r>
      <w:r>
        <w:rPr>
          <w:i/>
          <w:iCs/>
        </w:rPr>
        <w:t>Bilan démographique</w:t>
      </w:r>
      <w:r>
        <w:t xml:space="preserve"> de l’année écoulée. C’est l’un des documents les plus </w:t>
      </w:r>
      <w:del w:id="59" w:author="emmanuel blezes" w:date="2026-05-14T17:55:00Z" w16du:dateUtc="2026-05-14T15:55:00Z">
        <w:r w:rsidDel="00F72570">
          <w:delText xml:space="preserve">politiques </w:delText>
        </w:r>
      </w:del>
      <w:ins w:id="60" w:author="emmanuel blezes" w:date="2026-05-14T17:55:00Z" w16du:dateUtc="2026-05-14T15:55:00Z">
        <w:r w:rsidR="00F72570">
          <w:t xml:space="preserve">important </w:t>
        </w:r>
      </w:ins>
      <w:del w:id="61" w:author="emmanuel blezes" w:date="2026-05-14T17:55:00Z" w16du:dateUtc="2026-05-14T15:55:00Z">
        <w:r w:rsidDel="00F72570">
          <w:delText>du pays</w:delText>
        </w:r>
      </w:del>
      <w:ins w:id="62" w:author="emmanuel blezes" w:date="2026-05-14T17:55:00Z" w16du:dateUtc="2026-05-14T15:55:00Z">
        <w:r w:rsidR="00F72570">
          <w:t>pour l’avenir du pays</w:t>
        </w:r>
      </w:ins>
      <w:r>
        <w:t xml:space="preserve">, et il sort dans une indifférence </w:t>
      </w:r>
      <w:del w:id="63" w:author="emmanuel blezes" w:date="2026-05-14T17:55:00Z" w16du:dateUtc="2026-05-14T15:55:00Z">
        <w:r w:rsidDel="00F72570">
          <w:delText xml:space="preserve">presque </w:delText>
        </w:r>
      </w:del>
      <w:ins w:id="64" w:author="emmanuel blezes" w:date="2026-05-14T17:55:00Z" w16du:dateUtc="2026-05-14T15:55:00Z">
        <w:r w:rsidR="00F72570">
          <w:t xml:space="preserve">quasi </w:t>
        </w:r>
      </w:ins>
      <w:r>
        <w:t>totale. L’édition consacrée à 2025, parue en janvier 2026, contient un chiffre qui, s’il avait été commenté à la mesure de ce qu’il signifie, aurait ouvert tous les journaux du soir.</w:t>
      </w:r>
    </w:p>
    <w:p w14:paraId="12EAFD8B" w14:textId="08F4CED0" w:rsidR="003D2FCA" w:rsidRDefault="00000000">
      <w:pPr>
        <w:pStyle w:val="BodyText"/>
        <w:rPr>
          <w:ins w:id="65" w:author="emmanuel blezes" w:date="2026-05-14T17:56:00Z" w16du:dateUtc="2026-05-14T15:56:00Z"/>
        </w:rPr>
      </w:pPr>
      <w:r>
        <w:t xml:space="preserve">Le solde naturel — l’écart entre les naissances et les décès — s’est établi en 2025 à </w:t>
      </w:r>
      <w:r>
        <w:rPr>
          <w:b/>
          <w:bCs/>
        </w:rPr>
        <w:t>moins six mille</w:t>
      </w:r>
      <w:r>
        <w:t xml:space="preserve">. Pour la première fois depuis la fin de la Seconde Guerre mondiale, la France </w:t>
      </w:r>
      <w:r>
        <w:lastRenderedPageBreak/>
        <w:t>enregistre plus de décès que de naissances</w:t>
      </w:r>
      <w:r>
        <w:rPr>
          <w:rStyle w:val="FootnoteReference"/>
        </w:rPr>
        <w:footnoteReference w:id="4"/>
      </w:r>
      <w:r>
        <w:t>. La conséquence est connue de tous les démographes, et largement passée sous silence : la France ne se renouvelle plus par les naissances. Elle ne se renouvelle plus que par l’immigration nette, qui a atteint cent soixante-seize mille personnes en 2025</w:t>
      </w:r>
      <w:r>
        <w:rPr>
          <w:rStyle w:val="FootnoteReference"/>
        </w:rPr>
        <w:footnoteReference w:id="5"/>
      </w:r>
      <w:r>
        <w:t xml:space="preserve">. </w:t>
      </w:r>
      <w:del w:id="76" w:author="emmanuel blezes" w:date="2026-05-14T17:57:00Z" w16du:dateUtc="2026-05-14T15:57:00Z">
        <w:r w:rsidDel="002B609D">
          <w:delText xml:space="preserve">Le franchissement de ce seuil n’est pas un événement statistique parmi d’autres ; c’est un changement de régime démographique. </w:delText>
        </w:r>
      </w:del>
      <w:r>
        <w:t xml:space="preserve">La France, qui se vantait depuis trois décennies d’avoir préservé une croissance naturelle </w:t>
      </w:r>
      <w:ins w:id="77" w:author="emmanuel blezes" w:date="2026-05-14T17:57:00Z" w16du:dateUtc="2026-05-14T15:57:00Z">
        <w:r w:rsidR="002B609D">
          <w:t xml:space="preserve">dynamique </w:t>
        </w:r>
      </w:ins>
      <w:r>
        <w:t xml:space="preserve">là où ses voisins l’avaient perdue, </w:t>
      </w:r>
      <w:del w:id="78" w:author="emmanuel blezes" w:date="2026-05-14T17:57:00Z" w16du:dateUtc="2026-05-14T15:57:00Z">
        <w:r w:rsidDel="002B609D">
          <w:delText>vient de cesser de pouvoir le faire</w:delText>
        </w:r>
      </w:del>
      <w:ins w:id="79" w:author="emmanuel blezes" w:date="2026-05-14T17:57:00Z" w16du:dateUtc="2026-05-14T15:57:00Z">
        <w:r w:rsidR="002B609D">
          <w:t xml:space="preserve">la France </w:t>
        </w:r>
      </w:ins>
      <w:ins w:id="80" w:author="emmanuel blezes" w:date="2026-05-14T17:58:00Z" w16du:dateUtc="2026-05-14T15:58:00Z">
        <w:r w:rsidR="002B609D">
          <w:t>ne fait plus d’enfants</w:t>
        </w:r>
      </w:ins>
      <w:r>
        <w:t>.</w:t>
      </w:r>
    </w:p>
    <w:p w14:paraId="47544D31" w14:textId="628879CF" w:rsidR="002B609D" w:rsidRDefault="002B609D">
      <w:pPr>
        <w:pStyle w:val="BodyText"/>
      </w:pPr>
      <w:ins w:id="81" w:author="emmanuel blezes" w:date="2026-05-14T17:56:00Z" w16du:dateUtc="2026-05-14T15:56:00Z">
        <w:r w:rsidRPr="002B609D">
          <w:rPr>
            <w:highlight w:val="yellow"/>
            <w:rPrChange w:id="82" w:author="emmanuel blezes" w:date="2026-05-14T17:56:00Z" w16du:dateUtc="2026-05-14T15:56:00Z">
              <w:rPr/>
            </w:rPrChange>
          </w:rPr>
          <w:t>GRAPHIQUE NAISSANCES / DECES</w:t>
        </w:r>
      </w:ins>
    </w:p>
    <w:p w14:paraId="5C0D7278" w14:textId="77777777" w:rsidR="003D2FCA" w:rsidRDefault="00000000">
      <w:pPr>
        <w:pStyle w:val="BodyText"/>
      </w:pPr>
      <w:r>
        <w:t>Deux mouvements convergent vers ce point.</w:t>
      </w:r>
    </w:p>
    <w:p w14:paraId="0AED4F8C" w14:textId="77777777" w:rsidR="003D2FCA" w:rsidRDefault="00000000">
      <w:pPr>
        <w:pStyle w:val="BodyText"/>
      </w:pPr>
      <w:r>
        <w:t>Le premier est l’effondrement de la fécondité. L’</w:t>
      </w:r>
      <w:r w:rsidRPr="00537A25">
        <w:rPr>
          <w:highlight w:val="yellow"/>
          <w:rPrChange w:id="83" w:author="emmanuel blezes" w:date="2026-05-14T17:58:00Z" w16du:dateUtc="2026-05-14T15:58:00Z">
            <w:rPr/>
          </w:rPrChange>
        </w:rPr>
        <w:t>indice conjoncturel</w:t>
      </w:r>
      <w:r>
        <w:t xml:space="preserve"> — le chiffre qui mesure ce que serait, à comportement constant, le nombre d’enfants par femme — est passé de 1,98 en 2014 à 1,61 en 2024, puis à </w:t>
      </w:r>
      <w:r>
        <w:rPr>
          <w:b/>
          <w:bCs/>
        </w:rPr>
        <w:t>1,56 en 2025</w:t>
      </w:r>
      <w:r>
        <w:rPr>
          <w:rStyle w:val="FootnoteReference"/>
        </w:rPr>
        <w:footnoteReference w:id="6"/>
      </w:r>
      <w:r>
        <w:t>. L’INSEE qualifie ce niveau de plus bas depuis la fin de la Première Guerre mondiale. L’âge moyen à la maternité, lui, ne cesse de monter : 31,2 ans en 2025, contre 29,6 ans il y a vingt ans. La France reste, dans l’Union européenne, dans le peloton de tête en matière de fécondité, devant l’Allemagne à 1,35 et l’Italie à 1,20</w:t>
      </w:r>
      <w:r>
        <w:rPr>
          <w:rStyle w:val="FootnoteReference"/>
        </w:rPr>
        <w:footnoteReference w:id="7"/>
      </w:r>
      <w:r>
        <w:t>. Cette « première place » ne dispense de rien : la France a quitté, comme tous ses voisins, le seuil de remplacement des générations — fixé par les démographes à 2,1 — depuis le début des années 1970. Elle décroît plus lentement que l’Italie. Elle décroît quand même.</w:t>
      </w:r>
    </w:p>
    <w:p w14:paraId="1A976342" w14:textId="77777777" w:rsidR="00C36011" w:rsidRDefault="00000000">
      <w:pPr>
        <w:pStyle w:val="BodyText"/>
        <w:rPr>
          <w:ins w:id="95" w:author="emmanuel blezes" w:date="2026-05-14T18:01:00Z" w16du:dateUtc="2026-05-14T16:01:00Z"/>
        </w:rPr>
      </w:pPr>
      <w:r>
        <w:t>Le second mouvement, c’est l’allongement de la vie. Une femme française née en 2025 peut espérer vivre 85,9 ans ; un homme, 80,3 ans. Depuis 1950, c’est plus de seize années gagnées sur une vie</w:t>
      </w:r>
      <w:r>
        <w:rPr>
          <w:rStyle w:val="FootnoteReference"/>
        </w:rPr>
        <w:footnoteReference w:id="8"/>
      </w:r>
      <w:r>
        <w:t xml:space="preserve">. Le progrès est considérable et personne n’envisage de le déplorer. Mais c’est, pour un système de retraite conçu pour une autre époque, un défi auquel il n’a jamais été préparé. </w:t>
      </w:r>
    </w:p>
    <w:p w14:paraId="4D115B31" w14:textId="74C73DB6" w:rsidR="003D2FCA" w:rsidRDefault="00000000">
      <w:pPr>
        <w:pStyle w:val="BodyText"/>
        <w:rPr>
          <w:ins w:id="101" w:author="emmanuel blezes" w:date="2026-05-14T18:00:00Z" w16du:dateUtc="2026-05-14T16:00:00Z"/>
        </w:rPr>
      </w:pPr>
      <w:r>
        <w:t xml:space="preserve">Le </w:t>
      </w:r>
      <w:ins w:id="102" w:author="emmanuel blezes" w:date="2026-05-14T18:01:00Z" w16du:dateUtc="2026-05-14T16:01:00Z">
        <w:r w:rsidR="00C36011">
          <w:t>« </w:t>
        </w:r>
      </w:ins>
      <w:r>
        <w:t>système Laroque</w:t>
      </w:r>
      <w:ins w:id="103" w:author="emmanuel blezes" w:date="2026-05-14T18:01:00Z" w16du:dateUtc="2026-05-14T16:01:00Z">
        <w:r w:rsidR="00C36011">
          <w:t> »</w:t>
        </w:r>
      </w:ins>
      <w:r>
        <w:t>, en 1945, a été pensé pour une France où l’on entrait dans la vie active à seize ans, où l’on en sortait à soixante-cinq, et où l’on mourait à soixante-douze</w:t>
      </w:r>
      <w:r>
        <w:rPr>
          <w:rStyle w:val="FootnoteReference"/>
        </w:rPr>
        <w:footnoteReference w:id="9"/>
      </w:r>
      <w:r>
        <w:t xml:space="preserve">. </w:t>
      </w:r>
      <w:r>
        <w:lastRenderedPageBreak/>
        <w:t>À soixante-cinq ans, une Française a aujourd’hui près de vingt-quatre années à vivre, un homme vingt</w:t>
      </w:r>
      <w:r>
        <w:rPr>
          <w:rStyle w:val="FootnoteReference"/>
        </w:rPr>
        <w:footnoteReference w:id="10"/>
      </w:r>
      <w:r>
        <w:t>. La durée moyenne de versement d’une pension a doublé depuis les années 1980 — sans qu’aucune des cinq réformes paramétriques qui se sont succédé n’ait, pour autant, ajusté la base de financement à proportion.</w:t>
      </w:r>
    </w:p>
    <w:p w14:paraId="537D6ECB" w14:textId="031134E5" w:rsidR="00C36011" w:rsidRDefault="00C36011">
      <w:pPr>
        <w:pStyle w:val="BodyText"/>
      </w:pPr>
      <w:ins w:id="114" w:author="emmanuel blezes" w:date="2026-05-14T18:01:00Z" w16du:dateUtc="2026-05-14T16:01:00Z">
        <w:r w:rsidRPr="00C36011">
          <w:rPr>
            <w:highlight w:val="yellow"/>
            <w:rPrChange w:id="115" w:author="emmanuel blezes" w:date="2026-05-14T18:01:00Z" w16du:dateUtc="2026-05-14T16:01:00Z">
              <w:rPr/>
            </w:rPrChange>
          </w:rPr>
          <w:t>COURBE CISEAUX FECONDITE ALLONGEMENT VIE</w:t>
        </w:r>
      </w:ins>
    </w:p>
    <w:p w14:paraId="2DE43C85" w14:textId="766FFFE2" w:rsidR="003D2FCA" w:rsidRDefault="00000000">
      <w:pPr>
        <w:pStyle w:val="BodyText"/>
      </w:pPr>
      <w:r>
        <w:t>L’addition des deux mouvements produit une pyramide des âges qui ne ressemble plus</w:t>
      </w:r>
      <w:ins w:id="116" w:author="emmanuel blezes" w:date="2026-05-14T20:08:00Z" w16du:dateUtc="2026-05-14T18:08:00Z">
        <w:r w:rsidR="00266E51">
          <w:t xml:space="preserve"> en rien</w:t>
        </w:r>
      </w:ins>
      <w:r>
        <w:t xml:space="preserve"> à une pyramide. Au 1er janvier 2026, 22,2 % des Français ont au moins soixante-cinq ans. C’était 16,3 % il y a vingt ans, autour de 12 % il y a quarante ans</w:t>
      </w:r>
      <w:r>
        <w:rPr>
          <w:rStyle w:val="FootnoteReference"/>
        </w:rPr>
        <w:footnoteReference w:id="11"/>
      </w:r>
      <w:r>
        <w:t xml:space="preserve">. La part des moins de vingt ans, elle, n’atteint plus que 22,5 % — pour la première fois dans l’histoire de la République, les plus de soixante-cinq ans sont aussi nombreux que les moins de vingt. La Commission européenne, dans son </w:t>
      </w:r>
      <w:r>
        <w:rPr>
          <w:i/>
          <w:iCs/>
        </w:rPr>
        <w:t>2024 Ageing Report</w:t>
      </w:r>
      <w:r>
        <w:t xml:space="preserve">, projette que le ratio de dépendance des personnes âgées en </w:t>
      </w:r>
      <w:del w:id="122" w:author="emmanuel blezes" w:date="2026-05-14T20:09:00Z" w16du:dateUtc="2026-05-14T18:09:00Z">
        <w:r w:rsidDel="00266E51">
          <w:delText>France</w:delText>
        </w:r>
      </w:del>
      <w:ins w:id="123" w:author="emmanuel blezes" w:date="2026-05-14T20:09:00Z" w16du:dateUtc="2026-05-14T18:09:00Z">
        <w:r w:rsidR="00266E51">
          <w:t xml:space="preserve">France, soit la population de 65 ans et plus rapportée à la population en âge de travailler, </w:t>
        </w:r>
      </w:ins>
      <w:del w:id="124" w:author="emmanuel blezes" w:date="2026-05-14T20:09:00Z" w16du:dateUtc="2026-05-14T18:09:00Z">
        <w:r w:rsidDel="00266E51">
          <w:delText xml:space="preserve"> </w:delText>
        </w:r>
      </w:del>
      <w:r>
        <w:t>passera de 38,2 % en 2022 à 57,8 % en 2070, soit l’un des bonds les plus marqués de l’Union européenne</w:t>
      </w:r>
      <w:r>
        <w:rPr>
          <w:rStyle w:val="FootnoteReference"/>
        </w:rPr>
        <w:footnoteReference w:id="12"/>
      </w:r>
      <w:r>
        <w:t>. Dans les comptes du système de retraite, ce basculement se traduit par une seule statistique, la plus parlante de toutes : le ratio entre cotisants et retraités.</w:t>
      </w:r>
    </w:p>
    <w:p w14:paraId="27F28C5D" w14:textId="78BC26AA" w:rsidR="003D2FCA" w:rsidRDefault="00000000">
      <w:pPr>
        <w:pStyle w:val="BodyText"/>
      </w:pPr>
      <w:r>
        <w:t>En 1965, on comptait 4,29 cotisants pour un retraité</w:t>
      </w:r>
      <w:r>
        <w:rPr>
          <w:rStyle w:val="FootnoteReference"/>
        </w:rPr>
        <w:footnoteReference w:id="13"/>
      </w:r>
      <w:r>
        <w:t xml:space="preserve">. Quatre personnes en activité pour payer une pension. À ce ratio-là, le système </w:t>
      </w:r>
      <w:del w:id="135" w:author="emmanuel blezes" w:date="2026-05-14T20:10:00Z" w16du:dateUtc="2026-05-14T18:10:00Z">
        <w:r w:rsidDel="00266E51">
          <w:delText xml:space="preserve">n’est </w:delText>
        </w:r>
      </w:del>
      <w:ins w:id="136" w:author="emmanuel blezes" w:date="2026-05-14T20:10:00Z" w16du:dateUtc="2026-05-14T18:10:00Z">
        <w:r w:rsidR="00266E51">
          <w:t xml:space="preserve">est </w:t>
        </w:r>
      </w:ins>
      <w:del w:id="137" w:author="emmanuel blezes" w:date="2026-05-14T20:10:00Z" w16du:dateUtc="2026-05-14T18:10:00Z">
        <w:r w:rsidDel="00266E51">
          <w:delText>pas seulement viable : il est extraordinairement généreux</w:delText>
        </w:r>
      </w:del>
      <w:ins w:id="138" w:author="emmanuel blezes" w:date="2026-05-14T20:10:00Z" w16du:dateUtc="2026-05-14T18:10:00Z">
        <w:r w:rsidR="00266E51">
          <w:t>très largement viable</w:t>
        </w:r>
      </w:ins>
      <w:r>
        <w:t>. Il peut promettre 75 % du dernier salaire, indexé sur les salaires, et financer en plus des départs à soixante ans. C’est ce que la France a fait pendant les Trente Glorieuses.</w:t>
      </w:r>
    </w:p>
    <w:p w14:paraId="1EFFA1A8" w14:textId="52B25F29" w:rsidR="003D2FCA" w:rsidRDefault="00000000">
      <w:pPr>
        <w:pStyle w:val="BodyText"/>
        <w:rPr>
          <w:ins w:id="139" w:author="emmanuel blezes" w:date="2026-05-14T20:11:00Z" w16du:dateUtc="2026-05-14T18:11:00Z"/>
        </w:rPr>
      </w:pPr>
      <w:r>
        <w:t xml:space="preserve">En 2024, </w:t>
      </w:r>
      <w:ins w:id="140" w:author="emmanuel blezes" w:date="2026-05-14T20:10:00Z" w16du:dateUtc="2026-05-14T18:10:00Z">
        <w:r w:rsidR="00266E51">
          <w:t>c</w:t>
        </w:r>
      </w:ins>
      <w:del w:id="141" w:author="emmanuel blezes" w:date="2026-05-14T20:10:00Z" w16du:dateUtc="2026-05-14T18:10:00Z">
        <w:r w:rsidDel="00266E51">
          <w:delText>l</w:delText>
        </w:r>
      </w:del>
      <w:r>
        <w:t>e même ratio est tombé à 1,79</w:t>
      </w:r>
      <w:r>
        <w:rPr>
          <w:rStyle w:val="FootnoteReference"/>
        </w:rPr>
        <w:footnoteReference w:id="14"/>
      </w:r>
      <w:r>
        <w:t xml:space="preserve">. </w:t>
      </w:r>
      <w:del w:id="145" w:author="emmanuel blezes" w:date="2026-05-14T20:11:00Z" w16du:dateUtc="2026-05-14T18:11:00Z">
        <w:r w:rsidDel="00266E51">
          <w:delText>Une personne et trois quarts</w:delText>
        </w:r>
      </w:del>
      <w:ins w:id="146" w:author="emmanuel blezes" w:date="2026-05-14T20:11:00Z" w16du:dateUtc="2026-05-14T18:11:00Z">
        <w:r w:rsidR="00266E51">
          <w:t>Moins de 2 personnes</w:t>
        </w:r>
      </w:ins>
      <w:r>
        <w:t xml:space="preserve"> pour financer chaque retraité. Le Conseil d’orientation des retraites, dans ses projections de juin 2025, retient un scénario central qui le ramène à 1,40 en 2070</w:t>
      </w:r>
      <w:r>
        <w:rPr>
          <w:rStyle w:val="FootnoteReference"/>
        </w:rPr>
        <w:footnoteReference w:id="15"/>
      </w:r>
      <w:r>
        <w:t xml:space="preserve">. </w:t>
      </w:r>
      <w:del w:id="150" w:author="emmanuel blezes" w:date="2026-05-14T20:11:00Z" w16du:dateUtc="2026-05-14T18:11:00Z">
        <w:r w:rsidDel="00266E51">
          <w:delText>Une personne et quatre dixièmes pour un retraité, c’est, écrit autrement,</w:delText>
        </w:r>
      </w:del>
      <w:ins w:id="151" w:author="emmanuel blezes" w:date="2026-05-14T20:11:00Z" w16du:dateUtc="2026-05-14T18:11:00Z">
        <w:r w:rsidR="00266E51">
          <w:t>C’est, dit autrement,</w:t>
        </w:r>
      </w:ins>
      <w:r>
        <w:t xml:space="preserve"> l’impossibilité mathématique de tenir à droit constant la promesse de 1945. Tout système qui s’appuie sur ce ratio doit, par construction, soit baisser ses pensions, soit augmenter ses cotisations, soit reculer son âge de départ — ou faire les trois en même temps. C’est exactement ce que les cinq dernières réformes ont fait.</w:t>
      </w:r>
    </w:p>
    <w:p w14:paraId="0F096269" w14:textId="7ADB0E31" w:rsidR="00266E51" w:rsidRDefault="00266E51">
      <w:pPr>
        <w:pStyle w:val="BodyText"/>
      </w:pPr>
      <w:ins w:id="152" w:author="emmanuel blezes" w:date="2026-05-14T20:11:00Z" w16du:dateUtc="2026-05-14T18:11:00Z">
        <w:r w:rsidRPr="00266E51">
          <w:rPr>
            <w:highlight w:val="yellow"/>
            <w:rPrChange w:id="153" w:author="emmanuel blezes" w:date="2026-05-14T20:12:00Z" w16du:dateUtc="2026-05-14T18:12:00Z">
              <w:rPr/>
            </w:rPrChange>
          </w:rPr>
          <w:lastRenderedPageBreak/>
          <w:t xml:space="preserve">COURBE RATIO COTISANTS / RETRAITES </w:t>
        </w:r>
      </w:ins>
      <w:ins w:id="154" w:author="emmanuel blezes" w:date="2026-05-14T20:12:00Z" w16du:dateUtc="2026-05-14T18:12:00Z">
        <w:r w:rsidRPr="00266E51">
          <w:rPr>
            <w:highlight w:val="yellow"/>
            <w:rPrChange w:id="155" w:author="emmanuel blezes" w:date="2026-05-14T20:12:00Z" w16du:dateUtc="2026-05-14T18:12:00Z">
              <w:rPr/>
            </w:rPrChange>
          </w:rPr>
          <w:t>JUSQUEN 2070 SOURCE COR</w:t>
        </w:r>
      </w:ins>
    </w:p>
    <w:p w14:paraId="4FE963A7" w14:textId="2FD65D7F" w:rsidR="003D2FCA" w:rsidRDefault="00000000">
      <w:pPr>
        <w:pStyle w:val="BodyText"/>
      </w:pPr>
      <w:r>
        <w:t>Les chiffres de flux sont plus parlants encore. Entre 2015 et 202</w:t>
      </w:r>
      <w:ins w:id="156" w:author="emmanuel blezes" w:date="2026-05-14T20:25:00Z" w16du:dateUtc="2026-05-14T18:25:00Z">
        <w:r w:rsidR="007303DD">
          <w:t>3</w:t>
        </w:r>
      </w:ins>
      <w:del w:id="157" w:author="emmanuel blezes" w:date="2026-05-14T20:25:00Z" w16du:dateUtc="2026-05-14T18:25:00Z">
        <w:r w:rsidDel="007303DD">
          <w:delText>5</w:delText>
        </w:r>
      </w:del>
      <w:r>
        <w:t xml:space="preserve">, le nombre de retraités est passé de </w:t>
      </w:r>
      <w:del w:id="158" w:author="emmanuel blezes" w:date="2026-05-14T20:25:00Z" w16du:dateUtc="2026-05-14T18:25:00Z">
        <w:r w:rsidDel="007303DD">
          <w:delText xml:space="preserve">seize </w:delText>
        </w:r>
      </w:del>
      <w:ins w:id="159" w:author="emmanuel blezes" w:date="2026-05-14T20:25:00Z" w16du:dateUtc="2026-05-14T18:25:00Z">
        <w:r w:rsidR="007303DD">
          <w:t xml:space="preserve">16 </w:t>
        </w:r>
      </w:ins>
      <w:r>
        <w:t xml:space="preserve">à </w:t>
      </w:r>
      <w:del w:id="160" w:author="emmanuel blezes" w:date="2026-05-14T20:25:00Z" w16du:dateUtc="2026-05-14T18:25:00Z">
        <w:r w:rsidDel="007303DD">
          <w:delText>dix-huit</w:delText>
        </w:r>
      </w:del>
      <w:ins w:id="161" w:author="emmanuel blezes" w:date="2026-05-14T20:25:00Z" w16du:dateUtc="2026-05-14T18:25:00Z">
        <w:r w:rsidR="007303DD">
          <w:t>17,2</w:t>
        </w:r>
      </w:ins>
      <w:r>
        <w:t xml:space="preserve"> millions. Pour la seule année 202</w:t>
      </w:r>
      <w:ins w:id="162" w:author="emmanuel blezes" w:date="2026-05-14T20:28:00Z" w16du:dateUtc="2026-05-14T18:28:00Z">
        <w:r w:rsidR="00F30F66">
          <w:t>3</w:t>
        </w:r>
      </w:ins>
      <w:del w:id="163" w:author="emmanuel blezes" w:date="2026-05-14T20:28:00Z" w16du:dateUtc="2026-05-14T18:28:00Z">
        <w:r w:rsidDel="00F30F66">
          <w:delText>4</w:delText>
        </w:r>
      </w:del>
      <w:r>
        <w:t xml:space="preserve">, deux cent mille personnes supplémentaires </w:t>
      </w:r>
      <w:del w:id="164" w:author="emmanuel blezes" w:date="2026-05-14T20:15:00Z" w16du:dateUtc="2026-05-14T18:15:00Z">
        <w:r w:rsidDel="007D36EB">
          <w:delText>sont entrées dans le statut</w:delText>
        </w:r>
      </w:del>
      <w:ins w:id="165" w:author="emmanuel blezes" w:date="2026-05-14T20:15:00Z" w16du:dateUtc="2026-05-14T18:15:00Z">
        <w:r w:rsidR="007D36EB">
          <w:t>ont fait la bascule</w:t>
        </w:r>
      </w:ins>
      <w:r>
        <w:rPr>
          <w:rStyle w:val="FootnoteReference"/>
        </w:rPr>
        <w:footnoteReference w:id="16"/>
      </w:r>
      <w:r>
        <w:t xml:space="preserve">. </w:t>
      </w:r>
      <w:del w:id="171" w:author="emmanuel blezes" w:date="2026-05-14T20:29:00Z" w16du:dateUtc="2026-05-14T18:29:00Z">
        <w:r w:rsidDel="00F30F66">
          <w:delText xml:space="preserve">Pendant ce temps, le nombre de cotisants stagne. Sur la période 2003-2024, la France a gagné six millions de retraités </w:delText>
        </w:r>
      </w:del>
      <w:del w:id="172" w:author="emmanuel blezes" w:date="2026-05-14T20:15:00Z" w16du:dateUtc="2026-05-14T18:15:00Z">
        <w:r w:rsidDel="007D36EB">
          <w:delText xml:space="preserve">et </w:delText>
        </w:r>
      </w:del>
      <w:del w:id="173" w:author="emmanuel blezes" w:date="2026-05-14T20:29:00Z" w16du:dateUtc="2026-05-14T18:29:00Z">
        <w:r w:rsidDel="00F30F66">
          <w:delText>quatre cent mille cotisants</w:delText>
        </w:r>
        <w:r w:rsidDel="00F30F66">
          <w:rPr>
            <w:rStyle w:val="FootnoteReference"/>
          </w:rPr>
          <w:footnoteReference w:id="17"/>
        </w:r>
        <w:r w:rsidDel="00F30F66">
          <w:delText>. C’est un rapport de quinze pour un. Chaque actif supplémentaire qui entre sur le marché du travail doit, en moyenne, financer la pension de quinze nouveaux retraités. La tenaille n’est pas une métaphore : c’est une mâchoire.</w:delText>
        </w:r>
      </w:del>
    </w:p>
    <w:p w14:paraId="47A0CB4B" w14:textId="3B4CB68B" w:rsidR="003D2FCA" w:rsidRDefault="00000000">
      <w:pPr>
        <w:pStyle w:val="BodyText"/>
      </w:pPr>
      <w:r>
        <w:t xml:space="preserve">Une dernière remarque, </w:t>
      </w:r>
      <w:del w:id="180" w:author="emmanuel blezes" w:date="2026-05-14T20:29:00Z" w16du:dateUtc="2026-05-14T18:29:00Z">
        <w:r w:rsidDel="003716B4">
          <w:delText>qui pèsera sur tout ce qui suit</w:delText>
        </w:r>
      </w:del>
      <w:ins w:id="181" w:author="emmanuel blezes" w:date="2026-05-14T20:29:00Z" w16du:dateUtc="2026-05-14T18:29:00Z">
        <w:r w:rsidR="003716B4">
          <w:t xml:space="preserve">ayant vocation à éclairer </w:t>
        </w:r>
      </w:ins>
      <w:ins w:id="182" w:author="emmanuel blezes" w:date="2026-05-14T20:30:00Z" w16du:dateUtc="2026-05-14T18:30:00Z">
        <w:r w:rsidR="003716B4">
          <w:t>les termes du débat</w:t>
        </w:r>
      </w:ins>
      <w:r>
        <w:t>. Le rapport annuel du Conseil d’orientation des retraites — ce document qui sert depuis vingt ans de boussole au débat français — projette ses chiffres jusqu’en 2070 sur quatre hypothèses : un taux de fécondité de 1,80, un solde migratoire net de soixante-dix mille personnes par an, un taux de chômage à 7 %, une productivité horaire à 0,7 % par an</w:t>
      </w:r>
      <w:r>
        <w:rPr>
          <w:rStyle w:val="FootnoteReference"/>
        </w:rPr>
        <w:footnoteReference w:id="18"/>
      </w:r>
      <w:r>
        <w:t>. Ces quatre hypothèses encadrent toutes les conclusions du rapport. Elles sont, en pratique, l’horizon du débat public sur les retraites.</w:t>
      </w:r>
    </w:p>
    <w:p w14:paraId="7EA3DCFA" w14:textId="591155CB" w:rsidR="003D2FCA" w:rsidRDefault="00000000">
      <w:pPr>
        <w:pStyle w:val="BodyText"/>
      </w:pPr>
      <w:r>
        <w:t xml:space="preserve">Deux d’entre elles, sur les quatre, sont déjà </w:t>
      </w:r>
      <w:del w:id="186" w:author="emmanuel blezes" w:date="2026-05-14T20:31:00Z" w16du:dateUtc="2026-05-14T18:31:00Z">
        <w:r w:rsidDel="003716B4">
          <w:delText xml:space="preserve">dépassées </w:delText>
        </w:r>
      </w:del>
      <w:ins w:id="187" w:author="emmanuel blezes" w:date="2026-05-14T20:31:00Z" w16du:dateUtc="2026-05-14T18:31:00Z">
        <w:r w:rsidR="003716B4">
          <w:t xml:space="preserve">obsolètes </w:t>
        </w:r>
      </w:ins>
      <w:r>
        <w:t>en 2025</w:t>
      </w:r>
      <w:del w:id="188" w:author="emmanuel blezes" w:date="2026-05-14T20:31:00Z" w16du:dateUtc="2026-05-14T18:31:00Z">
        <w:r w:rsidDel="003716B4">
          <w:delText xml:space="preserve"> — et dans des sens opposés</w:delText>
        </w:r>
      </w:del>
      <w:r>
        <w:t xml:space="preserve">. La fécondité observée est très inférieure : 1,56 contre 1,80. </w:t>
      </w:r>
      <w:del w:id="189" w:author="emmanuel blezes" w:date="2026-05-14T20:31:00Z" w16du:dateUtc="2026-05-14T18:31:00Z">
        <w:r w:rsidRPr="003716B4" w:rsidDel="003716B4">
          <w:rPr>
            <w:highlight w:val="yellow"/>
            <w:rPrChange w:id="190" w:author="emmanuel blezes" w:date="2026-05-14T20:31:00Z" w16du:dateUtc="2026-05-14T18:31:00Z">
              <w:rPr/>
            </w:rPrChange>
          </w:rPr>
          <w:delText>La migration nette est, elle, plus de deux fois et demie supérieure : 176 000 contre 70 000</w:delText>
        </w:r>
        <w:r w:rsidRPr="003716B4" w:rsidDel="003716B4">
          <w:rPr>
            <w:rStyle w:val="FootnoteReference"/>
            <w:highlight w:val="yellow"/>
            <w:rPrChange w:id="191" w:author="emmanuel blezes" w:date="2026-05-14T20:31:00Z" w16du:dateUtc="2026-05-14T18:31:00Z">
              <w:rPr>
                <w:rStyle w:val="FootnoteReference"/>
              </w:rPr>
            </w:rPrChange>
          </w:rPr>
          <w:footnoteReference w:id="19"/>
        </w:r>
        <w:r w:rsidRPr="003716B4" w:rsidDel="003716B4">
          <w:rPr>
            <w:highlight w:val="yellow"/>
            <w:rPrChange w:id="200" w:author="emmanuel blezes" w:date="2026-05-14T20:31:00Z" w16du:dateUtc="2026-05-14T18:31:00Z">
              <w:rPr/>
            </w:rPrChange>
          </w:rPr>
          <w:delText>. Ces écarts ne se compensent pas, parce qu’un enfant qui naît en France en 2025 cotisera vers 2043 ; un adulte migrant qui arrive aujourd’hui, s’il trouve un emploi, cotise tout de suite.</w:delText>
        </w:r>
      </w:del>
      <w:ins w:id="201" w:author="emmanuel blezes" w:date="2026-05-14T20:31:00Z" w16du:dateUtc="2026-05-14T18:31:00Z">
        <w:r w:rsidR="003716B4" w:rsidRPr="003716B4">
          <w:rPr>
            <w:highlight w:val="yellow"/>
            <w:rPrChange w:id="202" w:author="emmanuel blezes" w:date="2026-05-14T20:31:00Z" w16du:dateUtc="2026-05-14T18:31:00Z">
              <w:rPr/>
            </w:rPrChange>
          </w:rPr>
          <w:t>Ajouter ici les prévisions de croissance trop optimistes</w:t>
        </w:r>
        <w:r w:rsidR="003716B4">
          <w:t>.</w:t>
        </w:r>
      </w:ins>
      <w:r>
        <w:t xml:space="preserve"> Et surtout, ils introduisent une vérité que le débat français n’a pas l’habitude de regarder en face : les chiffres du COR sont des paris, pas des prévisions. Et comme tous les paris faits sur quarante-cinq ans, ils ont une probabilité non négligeable de se tromper.</w:t>
      </w:r>
    </w:p>
    <w:p w14:paraId="6F614FC3" w14:textId="205C19BE" w:rsidR="003D2FCA" w:rsidRDefault="001C0226">
      <w:del w:id="203" w:author="emmanuel blezes" w:date="2026-05-14T20:32:00Z" w16du:dateUtc="2026-05-14T18:32:00Z">
        <w:r>
          <w:rPr>
            <w:noProof/>
          </w:rPr>
          <w:pict w14:anchorId="63E6439A">
            <v:rect id="_x0000_i1029" alt="" style="width:451.3pt;height:.05pt;mso-width-percent:0;mso-height-percent:0;mso-width-percent:0;mso-height-percent:0" o:hralign="center" o:hrstd="t" o:hr="t"/>
          </w:pict>
        </w:r>
      </w:del>
    </w:p>
    <w:p w14:paraId="033DF018" w14:textId="1E5F4BFE" w:rsidR="003D2FCA" w:rsidRDefault="00000000">
      <w:pPr>
        <w:pStyle w:val="Heading2"/>
      </w:pPr>
      <w:bookmarkStart w:id="204" w:name="_Toc229662099"/>
      <w:bookmarkStart w:id="205" w:name="le-déficit-quon-na-pas-le-droit-de-dire"/>
      <w:bookmarkEnd w:id="54"/>
      <w:r>
        <w:t xml:space="preserve">1.2 Le déficit </w:t>
      </w:r>
      <w:del w:id="206" w:author="emmanuel blezes" w:date="2026-05-14T20:32:00Z" w16du:dateUtc="2026-05-14T18:32:00Z">
        <w:r w:rsidDel="00854BAB">
          <w:delText>qu’on n’a pas le droit de dire</w:delText>
        </w:r>
      </w:del>
      <w:bookmarkEnd w:id="204"/>
      <w:ins w:id="207" w:author="emmanuel blezes" w:date="2026-05-14T20:32:00Z" w16du:dateUtc="2026-05-14T18:32:00Z">
        <w:r w:rsidR="00854BAB">
          <w:t>caché</w:t>
        </w:r>
      </w:ins>
    </w:p>
    <w:p w14:paraId="7A306CC2" w14:textId="083DBBFC" w:rsidR="003D2FCA" w:rsidRDefault="00000000">
      <w:pPr>
        <w:pStyle w:val="FirstParagraph"/>
      </w:pPr>
      <w:r>
        <w:t xml:space="preserve">Demandez à n’importe quel responsable politique français combien coûte vraiment le système de retraite. La réponse sera vague, </w:t>
      </w:r>
      <w:del w:id="208" w:author="emmanuel blezes" w:date="2026-05-14T20:32:00Z" w16du:dateUtc="2026-05-14T18:32:00Z">
        <w:r w:rsidDel="00854BAB">
          <w:delText>prudente, souvent</w:delText>
        </w:r>
      </w:del>
      <w:ins w:id="209" w:author="emmanuel blezes" w:date="2026-05-14T20:32:00Z" w16du:dateUtc="2026-05-14T18:32:00Z">
        <w:r w:rsidR="00854BAB">
          <w:t>voire</w:t>
        </w:r>
      </w:ins>
      <w:r>
        <w:t xml:space="preserve"> fausse. Demandez-lui combien il manque dans la caisse. Là, en revanche, vous obtiendrez un chiffre — à peu près toujours le même. Quelques milliards d’euros par an, gérables, presque résorbés par la réforme de 2023, un peu plus en 2045 si rien ne change. La situation est tendue, dit-on, mais elle n’est pas dramatique.</w:t>
      </w:r>
    </w:p>
    <w:p w14:paraId="2EC9367B" w14:textId="440568FB" w:rsidR="003D2FCA" w:rsidRDefault="00000000">
      <w:pPr>
        <w:pStyle w:val="BodyText"/>
      </w:pPr>
      <w:r>
        <w:t>Ce</w:t>
      </w:r>
      <w:ins w:id="210" w:author="emmanuel blezes" w:date="2026-05-14T20:32:00Z" w16du:dateUtc="2026-05-14T18:32:00Z">
        <w:r w:rsidR="00854BAB">
          <w:t>s chiffres sont faux</w:t>
        </w:r>
      </w:ins>
      <w:del w:id="211" w:author="emmanuel blezes" w:date="2026-05-14T20:32:00Z" w16du:dateUtc="2026-05-14T18:32:00Z">
        <w:r w:rsidDel="00854BAB">
          <w:delText xml:space="preserve"> chiffre est faux. Pas approximatif : faux</w:delText>
        </w:r>
      </w:del>
      <w:r>
        <w:t xml:space="preserve">. Et c’est probablement le mensonge le plus coûteux qu’aient produit, en trente ans, les conventions budgétaires </w:t>
      </w:r>
      <w:ins w:id="212" w:author="emmanuel blezes" w:date="2026-05-14T20:32:00Z" w16du:dateUtc="2026-05-14T18:32:00Z">
        <w:r w:rsidR="00854BAB">
          <w:t xml:space="preserve">et comptables </w:t>
        </w:r>
      </w:ins>
      <w:r>
        <w:t>françaises.</w:t>
      </w:r>
    </w:p>
    <w:p w14:paraId="783BDB94" w14:textId="33EA9713" w:rsidR="003D2FCA" w:rsidRDefault="00000000">
      <w:pPr>
        <w:pStyle w:val="BodyText"/>
      </w:pPr>
      <w:commentRangeStart w:id="213"/>
      <w:commentRangeStart w:id="214"/>
      <w:del w:id="215" w:author="emmanuel blezes" w:date="2026-05-14T20:35:00Z" w16du:dateUtc="2026-05-14T18:35:00Z">
        <w:r w:rsidDel="00854BAB">
          <w:delText>Le mensonge ne vient pas d’une volonté délibérée de tromper. Il vient d’un accord tacite, scellé il y a longtemps entre l’État, ses experts et ses comptables, sur ce qu’on accepte de regarder et ce qu’on convient de cacher.</w:delText>
        </w:r>
      </w:del>
      <w:ins w:id="216" w:author="emmanuel blezes" w:date="2026-05-14T20:35:00Z" w16du:dateUtc="2026-05-14T18:35:00Z">
        <w:r w:rsidR="00854BAB">
          <w:t>D’où vient l’erreur ?</w:t>
        </w:r>
      </w:ins>
      <w:r>
        <w:t xml:space="preserve"> La Cour des comptes annonce 6,6 milliards d’euros de déficit pour 2025</w:t>
      </w:r>
      <w:r>
        <w:rPr>
          <w:rStyle w:val="FootnoteReference"/>
        </w:rPr>
        <w:footnoteReference w:id="20"/>
      </w:r>
      <w:r>
        <w:t>. Le COR retient 1,7 milliard pour 2024</w:t>
      </w:r>
      <w:r>
        <w:rPr>
          <w:rStyle w:val="FootnoteReference"/>
        </w:rPr>
        <w:footnoteReference w:id="21"/>
      </w:r>
      <w:r>
        <w:t xml:space="preserve">. </w:t>
      </w:r>
      <w:del w:id="225" w:author="emmanuel blezes" w:date="2026-05-14T20:36:00Z" w16du:dateUtc="2026-05-14T18:36:00Z">
        <w:r w:rsidDel="00787FC1">
          <w:delText>Ces chiffres existent, ils sont calculés rigoureusement, ils sont défendables. Mais ils répondent à une question qui n’est pas la bonne — la</w:delText>
        </w:r>
      </w:del>
      <w:ins w:id="226" w:author="emmanuel blezes" w:date="2026-05-14T20:37:00Z" w16du:dateUtc="2026-05-14T18:37:00Z">
        <w:r w:rsidR="00787FC1">
          <w:t>Ce que disent ces chiffres</w:t>
        </w:r>
      </w:ins>
      <w:del w:id="227" w:author="emmanuel blezes" w:date="2026-05-14T20:37:00Z" w16du:dateUtc="2026-05-14T18:37:00Z">
        <w:r w:rsidDel="00787FC1">
          <w:delText xml:space="preserve"> question minimale, celle</w:delText>
        </w:r>
      </w:del>
      <w:r>
        <w:t xml:space="preserve"> </w:t>
      </w:r>
      <w:del w:id="228" w:author="emmanuel blezes" w:date="2026-05-14T20:37:00Z" w16du:dateUtc="2026-05-14T18:37:00Z">
        <w:r w:rsidDel="00787FC1">
          <w:delText xml:space="preserve">de </w:delText>
        </w:r>
      </w:del>
      <w:ins w:id="229" w:author="emmanuel blezes" w:date="2026-05-14T20:37:00Z" w16du:dateUtc="2026-05-14T18:37:00Z">
        <w:r w:rsidR="00787FC1">
          <w:t xml:space="preserve">c’est </w:t>
        </w:r>
      </w:ins>
      <w:r>
        <w:t xml:space="preserve">la </w:t>
      </w:r>
      <w:r>
        <w:lastRenderedPageBreak/>
        <w:t>trésorerie de l’année, qui équilibre par construction le régime des fonctionnaires parce que l’État, employeur public, y verse chaque année ce qu’il faut pour combler le trou. Ce que ces chiffres ne disent pas, c’est combien ce trou est creusé. Ce qu’ils ne disent pas, c’est qu’un employeur privé, soumis aux mêmes règles, ne pourrait pas combler le sien sans faire faillite.</w:t>
      </w:r>
      <w:commentRangeEnd w:id="214"/>
      <w:r w:rsidR="00854333">
        <w:rPr>
          <w:rStyle w:val="CommentReference"/>
          <w:sz w:val="24"/>
          <w:szCs w:val="24"/>
        </w:rPr>
        <w:commentReference w:id="214"/>
      </w:r>
      <w:commentRangeEnd w:id="213"/>
      <w:r w:rsidR="00854333">
        <w:rPr>
          <w:rStyle w:val="CommentReference"/>
          <w:sz w:val="24"/>
          <w:szCs w:val="24"/>
        </w:rPr>
        <w:commentReference w:id="213"/>
      </w:r>
    </w:p>
    <w:p w14:paraId="2B63C73C" w14:textId="01E7CA70" w:rsidR="003D2FCA" w:rsidRDefault="00000000">
      <w:pPr>
        <w:pStyle w:val="BodyText"/>
      </w:pPr>
      <w:r>
        <w:t>Un haut fonctionnaire, depuis trois ans, refuse cet arrangement. Il s’appelle Jean-Pascal Beaufret. Il a été inspecteur général des finances et directeur général des impôts ; il connaît mieux que personne l’architecture comptable de l’État français</w:t>
      </w:r>
      <w:r>
        <w:rPr>
          <w:rStyle w:val="FootnoteReference"/>
        </w:rPr>
        <w:footnoteReference w:id="22"/>
      </w:r>
      <w:r>
        <w:t>. En septembre 2023, à l’invitation du Conseil d’orientation des retraites lui-même, il a déposé une note. Elle est toujours là, accessible sur le site du COR</w:t>
      </w:r>
      <w:r>
        <w:rPr>
          <w:rStyle w:val="FootnoteReference"/>
        </w:rPr>
        <w:footnoteReference w:id="23"/>
      </w:r>
      <w:r>
        <w:t xml:space="preserve">. </w:t>
      </w:r>
      <w:del w:id="238" w:author="emmanuel blezes" w:date="2026-05-14T20:38:00Z" w16du:dateUtc="2026-05-14T18:38:00Z">
        <w:r w:rsidDel="00854333">
          <w:delText xml:space="preserve">Personne ne l’a vraiment commentée. Personne ne l’a vraiment réfutée. </w:delText>
        </w:r>
      </w:del>
      <w:r>
        <w:t>Elle dit ceci</w:t>
      </w:r>
      <w:ins w:id="239" w:author="emmanuel blezes" w:date="2026-05-14T20:39:00Z" w16du:dateUtc="2026-05-14T18:39:00Z">
        <w:r w:rsidR="00854333">
          <w:t> :</w:t>
        </w:r>
      </w:ins>
      <w:del w:id="240" w:author="emmanuel blezes" w:date="2026-05-14T20:39:00Z" w16du:dateUtc="2026-05-14T18:39:00Z">
        <w:r w:rsidDel="00854333">
          <w:delText>.</w:delText>
        </w:r>
      </w:del>
    </w:p>
    <w:p w14:paraId="2DDF160D" w14:textId="64F7B247" w:rsidR="003D2FCA" w:rsidRDefault="00000000">
      <w:pPr>
        <w:pStyle w:val="BodyText"/>
      </w:pPr>
      <w:r>
        <w:t xml:space="preserve">Le déficit annuel du système français de retraite, s’il est mesuré comme on mesure le déficit de n’importe quel employeur normal de ce pays, n’est pas de six milliards d’euros. Il est de </w:t>
      </w:r>
      <w:r>
        <w:rPr>
          <w:b/>
          <w:bCs/>
        </w:rPr>
        <w:t>quatre-vingt-un milliards</w:t>
      </w:r>
      <w:r>
        <w:rPr>
          <w:rStyle w:val="FootnoteReference"/>
        </w:rPr>
        <w:footnoteReference w:id="24"/>
      </w:r>
      <w:r>
        <w:t xml:space="preserve">. </w:t>
      </w:r>
      <w:del w:id="246" w:author="emmanuel blezes" w:date="2026-05-14T20:40:00Z" w16du:dateUtc="2026-05-14T18:40:00Z">
        <w:r w:rsidRPr="00AF6C52" w:rsidDel="00AF6C52">
          <w:rPr>
            <w:highlight w:val="yellow"/>
            <w:rPrChange w:id="247" w:author="emmanuel blezes" w:date="2026-05-14T20:39:00Z" w16du:dateUtc="2026-05-14T18:39:00Z">
              <w:rPr/>
            </w:rPrChange>
          </w:rPr>
          <w:delText>C’est trois fois le budget de la défense</w:delText>
        </w:r>
        <w:r w:rsidDel="00AF6C52">
          <w:rPr>
            <w:rStyle w:val="FootnoteReference"/>
          </w:rPr>
          <w:footnoteReference w:id="25"/>
        </w:r>
        <w:r w:rsidDel="00AF6C52">
          <w:delText xml:space="preserve">. </w:delText>
        </w:r>
      </w:del>
      <w:r>
        <w:t xml:space="preserve">C’est </w:t>
      </w:r>
      <w:del w:id="262" w:author="emmanuel blezes" w:date="2026-05-14T20:40:00Z" w16du:dateUtc="2026-05-14T18:40:00Z">
        <w:r w:rsidDel="00AF6C52">
          <w:delText>l’équivalent cumulé du</w:delText>
        </w:r>
      </w:del>
      <w:ins w:id="263" w:author="emmanuel blezes" w:date="2026-05-14T20:40:00Z" w16du:dateUtc="2026-05-14T18:40:00Z">
        <w:r w:rsidR="00AF6C52">
          <w:t>trois fois le</w:t>
        </w:r>
      </w:ins>
      <w:r>
        <w:t xml:space="preserve"> budget de l’Intérieur et de la Justice</w:t>
      </w:r>
      <w:ins w:id="264" w:author="emmanuel blezes" w:date="2026-05-14T20:39:00Z" w16du:dateUtc="2026-05-14T18:39:00Z">
        <w:r w:rsidR="00AF6C52">
          <w:t xml:space="preserve"> cumulés</w:t>
        </w:r>
      </w:ins>
      <w:r>
        <w:t xml:space="preserve">. </w:t>
      </w:r>
      <w:ins w:id="265" w:author="emmanuel blezes" w:date="2026-05-14T20:40:00Z" w16du:dateUtc="2026-05-14T18:40:00Z">
        <w:r w:rsidR="00AF6C52">
          <w:rPr>
            <w:highlight w:val="yellow"/>
          </w:rPr>
          <w:t>Et c’est davantage que</w:t>
        </w:r>
        <w:r w:rsidR="00AF6C52" w:rsidRPr="00C56108">
          <w:rPr>
            <w:highlight w:val="yellow"/>
          </w:rPr>
          <w:t xml:space="preserve"> le budget de la défense</w:t>
        </w:r>
        <w:r w:rsidR="00AF6C52">
          <w:rPr>
            <w:rStyle w:val="FootnoteReference"/>
          </w:rPr>
          <w:footnoteReference w:id="26"/>
        </w:r>
        <w:r w:rsidR="00AF6C52">
          <w:t xml:space="preserve">. </w:t>
        </w:r>
      </w:ins>
      <w:r>
        <w:t>C’est</w:t>
      </w:r>
      <w:ins w:id="280" w:author="emmanuel blezes" w:date="2026-05-14T20:44:00Z" w16du:dateUtc="2026-05-14T18:44:00Z">
        <w:r w:rsidR="00F34409">
          <w:t xml:space="preserve"> l’endettement annuel </w:t>
        </w:r>
      </w:ins>
      <w:del w:id="281" w:author="emmanuel blezes" w:date="2026-05-14T20:44:00Z" w16du:dateUtc="2026-05-14T18:44:00Z">
        <w:r w:rsidDel="00F34409">
          <w:delText>, chaque année, la somme que la France emprunte sur les marchés financiers pour payer les</w:delText>
        </w:r>
      </w:del>
      <w:ins w:id="282" w:author="emmanuel blezes" w:date="2026-05-14T20:44:00Z" w16du:dateUtc="2026-05-14T18:44:00Z">
        <w:r w:rsidR="00F34409">
          <w:t>du</w:t>
        </w:r>
      </w:ins>
      <w:r>
        <w:t xml:space="preserve"> </w:t>
      </w:r>
      <w:ins w:id="283" w:author="emmanuel blezes" w:date="2026-05-14T20:44:00Z" w16du:dateUtc="2026-05-14T18:44:00Z">
        <w:r w:rsidR="00F34409">
          <w:t xml:space="preserve">régime de </w:t>
        </w:r>
      </w:ins>
      <w:r>
        <w:t>pension</w:t>
      </w:r>
      <w:del w:id="284" w:author="emmanuel blezes" w:date="2026-05-14T20:44:00Z" w16du:dateUtc="2026-05-14T18:44:00Z">
        <w:r w:rsidDel="00F34409">
          <w:delText>s</w:delText>
        </w:r>
      </w:del>
      <w:ins w:id="285" w:author="emmanuel blezes" w:date="2026-05-14T20:44:00Z" w16du:dateUtc="2026-05-14T18:44:00Z">
        <w:r w:rsidR="00F34409">
          <w:t xml:space="preserve">s des </w:t>
        </w:r>
      </w:ins>
      <w:del w:id="286" w:author="emmanuel blezes" w:date="2026-05-14T20:44:00Z" w16du:dateUtc="2026-05-14T18:44:00Z">
        <w:r w:rsidDel="00F34409">
          <w:delText xml:space="preserve"> de ses </w:delText>
        </w:r>
      </w:del>
      <w:r>
        <w:t>anciens fonctionnaires</w:t>
      </w:r>
      <w:ins w:id="287" w:author="emmanuel blezes" w:date="2026-05-14T20:44:00Z" w16du:dateUtc="2026-05-14T18:44:00Z">
        <w:r w:rsidR="00F34409">
          <w:t xml:space="preserve"> français.</w:t>
        </w:r>
      </w:ins>
      <w:del w:id="288" w:author="emmanuel blezes" w:date="2026-05-14T20:44:00Z" w16du:dateUtc="2026-05-14T18:44:00Z">
        <w:r w:rsidDel="00F34409">
          <w:delText xml:space="preserve"> — sans que ce financement apparaisse nulle part dans le débat public.</w:delText>
        </w:r>
      </w:del>
    </w:p>
    <w:p w14:paraId="625DAE9D" w14:textId="217A7D55" w:rsidR="003D2FCA" w:rsidRDefault="00000000">
      <w:pPr>
        <w:pStyle w:val="BodyText"/>
      </w:pPr>
      <w:r>
        <w:t>Quatre-vingt-un milliards d’euros par an. Si cette somme était nommée pour ce qu’elle est — une subvention de l’État à un régime</w:t>
      </w:r>
      <w:ins w:id="289" w:author="emmanuel blezes" w:date="2026-05-14T20:45:00Z" w16du:dateUtc="2026-05-14T18:45:00Z">
        <w:r w:rsidR="009D7D89">
          <w:t xml:space="preserve"> déficitaire</w:t>
        </w:r>
      </w:ins>
      <w:r>
        <w:t xml:space="preserve"> qu’il a lui-même créé —, le débat français sur les retraites </w:t>
      </w:r>
      <w:del w:id="290" w:author="emmanuel blezes" w:date="2026-05-14T20:45:00Z" w16du:dateUtc="2026-05-14T18:45:00Z">
        <w:r w:rsidDel="009D7D89">
          <w:delText>changerait du tout au tout en vingt-quatre heures</w:delText>
        </w:r>
      </w:del>
      <w:ins w:id="291" w:author="emmanuel blezes" w:date="2026-05-14T20:45:00Z" w16du:dateUtc="2026-05-14T18:45:00Z">
        <w:r w:rsidR="009D7D89">
          <w:t>repartirai</w:t>
        </w:r>
      </w:ins>
      <w:ins w:id="292" w:author="emmanuel blezes" w:date="2026-05-14T20:52:00Z" w16du:dateUtc="2026-05-14T18:52:00Z">
        <w:r w:rsidR="00614278">
          <w:t>t</w:t>
        </w:r>
      </w:ins>
      <w:ins w:id="293" w:author="emmanuel blezes" w:date="2026-05-14T20:45:00Z" w16du:dateUtc="2026-05-14T18:45:00Z">
        <w:r w:rsidR="009D7D89">
          <w:t xml:space="preserve"> sur de bonnes bases</w:t>
        </w:r>
      </w:ins>
      <w:r>
        <w:t xml:space="preserve">. Le sujet ne serait plus de savoir s’il faut décaler l’âge de soixante-quatre à soixante-cinq ans, ou si l’on peut grappiller un point supplémentaire de cotisation. </w:t>
      </w:r>
      <w:del w:id="294" w:author="emmanuel blezes" w:date="2026-05-14T20:45:00Z" w16du:dateUtc="2026-05-14T18:45:00Z">
        <w:r w:rsidDel="00260C02">
          <w:delText>Le sujet deviendrait celui-ci</w:delText>
        </w:r>
      </w:del>
      <w:ins w:id="295" w:author="emmanuel blezes" w:date="2026-05-14T20:45:00Z" w16du:dateUtc="2026-05-14T18:45:00Z">
        <w:r w:rsidR="00260C02">
          <w:t>La question serait désormais la suivante</w:t>
        </w:r>
      </w:ins>
      <w:r>
        <w:t xml:space="preserve"> : combien de temps un État peut-il emprunter quatre-vingts milliards d’euros par an pour payer des retraites, sans que cela finisse par lui coûter sa souveraineté budgétaire ?</w:t>
      </w:r>
    </w:p>
    <w:p w14:paraId="3F009839" w14:textId="787A9A07" w:rsidR="003D2FCA" w:rsidRDefault="00D524D8">
      <w:pPr>
        <w:pStyle w:val="BodyText"/>
      </w:pPr>
      <w:ins w:id="296" w:author="emmanuel blezes" w:date="2026-05-14T20:46:00Z" w16du:dateUtc="2026-05-14T18:46:00Z">
        <w:r>
          <w:t xml:space="preserve">Il apparaît comme nécessaire de </w:t>
        </w:r>
      </w:ins>
      <w:del w:id="297" w:author="emmanuel blezes" w:date="2026-05-14T20:46:00Z" w16du:dateUtc="2026-05-14T18:46:00Z">
        <w:r w:rsidDel="00D524D8">
          <w:delText xml:space="preserve">Beaufret ne propose pas, on s’en doute, de supprimer cette subvention. Personne ne le propose sérieusement. Les retraités de la fonction publique existent, ils ont cotisé, ils touchent ce qu’on leur a promis. Ce que Beaufret demande, c’est simplement qu’on </w:delText>
        </w:r>
      </w:del>
      <w:r>
        <w:t>nomme</w:t>
      </w:r>
      <w:ins w:id="298" w:author="emmanuel blezes" w:date="2026-05-14T20:46:00Z" w16du:dateUtc="2026-05-14T18:46:00Z">
        <w:r>
          <w:t>r</w:t>
        </w:r>
      </w:ins>
      <w:r>
        <w:t xml:space="preserve"> </w:t>
      </w:r>
      <w:del w:id="299" w:author="emmanuel blezes" w:date="2026-05-14T20:46:00Z" w16du:dateUtc="2026-05-14T18:46:00Z">
        <w:r w:rsidDel="00D524D8">
          <w:delText xml:space="preserve">la </w:delText>
        </w:r>
      </w:del>
      <w:ins w:id="300" w:author="emmanuel blezes" w:date="2026-05-14T20:46:00Z" w16du:dateUtc="2026-05-14T18:46:00Z">
        <w:r>
          <w:t xml:space="preserve">cette </w:t>
        </w:r>
      </w:ins>
      <w:r>
        <w:t xml:space="preserve">subvention pour ce qu’elle est, </w:t>
      </w:r>
      <w:ins w:id="301" w:author="emmanuel blezes" w:date="2026-05-14T20:46:00Z" w16du:dateUtc="2026-05-14T18:46:00Z">
        <w:r>
          <w:t xml:space="preserve">à savoir un endettement, et </w:t>
        </w:r>
      </w:ins>
      <w:r>
        <w:t xml:space="preserve">qu’on la fasse </w:t>
      </w:r>
      <w:ins w:id="302" w:author="emmanuel blezes" w:date="2026-05-14T20:46:00Z" w16du:dateUtc="2026-05-14T18:46:00Z">
        <w:r>
          <w:t xml:space="preserve">logiquement </w:t>
        </w:r>
      </w:ins>
      <w:r>
        <w:t>apparaître dans le déficit public consolidé, et qu’on accepte, à partir de là, de regarder la situation en face.</w:t>
      </w:r>
    </w:p>
    <w:p w14:paraId="14DC9EB9" w14:textId="77F30FA0" w:rsidR="003D2FCA" w:rsidRDefault="00000000">
      <w:pPr>
        <w:pStyle w:val="BodyText"/>
      </w:pPr>
      <w:r>
        <w:t>Or c’est précisément ce qu’on ne veut pas faire. Parce qu’à partir du moment où l’on accepte de regarder, on est obligé de conclure</w:t>
      </w:r>
      <w:ins w:id="303" w:author="emmanuel blezes" w:date="2026-05-14T20:47:00Z" w16du:dateUtc="2026-05-14T18:47:00Z">
        <w:r w:rsidR="00D524D8">
          <w:t xml:space="preserve"> </w:t>
        </w:r>
      </w:ins>
      <w:del w:id="304" w:author="emmanuel blezes" w:date="2026-05-14T20:47:00Z" w16du:dateUtc="2026-05-14T18:47:00Z">
        <w:r w:rsidDel="00D524D8">
          <w:delText xml:space="preserve"> ce que toute personne sensée a déjà conclu en son for intérieur </w:delText>
        </w:r>
      </w:del>
      <w:ins w:id="305" w:author="emmanuel blezes" w:date="2026-05-14T20:47:00Z" w16du:dateUtc="2026-05-14T18:47:00Z">
        <w:r w:rsidR="00D524D8">
          <w:t xml:space="preserve">en conséquence </w:t>
        </w:r>
      </w:ins>
      <w:r>
        <w:t xml:space="preserve">: un système qui creuse chaque année un trou de quatre-vingts milliards d’euros, qui dépend mécaniquement </w:t>
      </w:r>
      <w:r>
        <w:lastRenderedPageBreak/>
        <w:t>d’une démographie en train de s’effondrer, et qui n’a aucun mécanisme interne pour s’auto-corriger, ne tient pas. Il ne tient pas avec la réforme Borne. Il ne tient pas avec la réforme qui viendra après. Il ne tient avec aucune réforme paramétrique imaginable</w:t>
      </w:r>
      <w:del w:id="306" w:author="emmanuel blezes" w:date="2026-05-14T20:47:00Z" w16du:dateUtc="2026-05-14T18:47:00Z">
        <w:r w:rsidDel="00844D9C">
          <w:delText>, parce qu’il n’y a plus aucun paramètre à corriger qui n’ait déjà été corrigé jusqu’à son maximum politique et social.</w:delText>
        </w:r>
      </w:del>
      <w:ins w:id="307" w:author="emmanuel blezes" w:date="2026-05-14T20:47:00Z" w16du:dateUtc="2026-05-14T18:47:00Z">
        <w:r w:rsidR="00844D9C">
          <w:t>.</w:t>
        </w:r>
      </w:ins>
    </w:p>
    <w:p w14:paraId="6EC1D4C7" w14:textId="55EA22D8" w:rsidR="003D2FCA" w:rsidRDefault="00000000">
      <w:pPr>
        <w:pStyle w:val="BodyText"/>
      </w:pPr>
      <w:r>
        <w:t>La Cour des comptes, dans son rapport thématique de février 2025, a répondu à Beaufret sans le nommer : changer le taux d’employeur de l’État, écrit-elle, ne supprimerait pas ce coût, cela ne ferait que le déplacer</w:t>
      </w:r>
      <w:r>
        <w:rPr>
          <w:rStyle w:val="FootnoteReference"/>
        </w:rPr>
        <w:footnoteReference w:id="27"/>
      </w:r>
      <w:r>
        <w:t xml:space="preserve">. C’est exact. Mais c’est précisément ce que </w:t>
      </w:r>
      <w:del w:id="313" w:author="emmanuel blezes" w:date="2026-05-14T20:48:00Z" w16du:dateUtc="2026-05-14T18:48:00Z">
        <w:r w:rsidDel="00844D9C">
          <w:delText>demande Beaufret</w:delText>
        </w:r>
      </w:del>
      <w:ins w:id="314" w:author="emmanuel blezes" w:date="2026-05-14T20:48:00Z" w16du:dateUtc="2026-05-14T18:48:00Z">
        <w:r w:rsidR="00844D9C">
          <w:t>est demandé</w:t>
        </w:r>
      </w:ins>
      <w:r>
        <w:t xml:space="preserve"> — que le coût soit déplacé là où il est, dans le déficit public consolidé, et non dissimulé dans une convention comptable. Pierre Moscovici, </w:t>
      </w:r>
      <w:ins w:id="315" w:author="emmanuel blezes" w:date="2026-05-14T20:48:00Z" w16du:dateUtc="2026-05-14T18:48:00Z">
        <w:r w:rsidR="00844D9C">
          <w:t>ex-</w:t>
        </w:r>
        <w:r w:rsidR="00CE4146">
          <w:t>£</w:t>
        </w:r>
      </w:ins>
      <w:r>
        <w:t>premier président de la Cour, dit lui-même que la dégradation est nette, rapide, croissante, et que « le statu quo n’est pas possible »</w:t>
      </w:r>
      <w:r>
        <w:rPr>
          <w:rStyle w:val="FootnoteReference"/>
        </w:rPr>
        <w:footnoteReference w:id="28"/>
      </w:r>
      <w:r>
        <w:t>.</w:t>
      </w:r>
    </w:p>
    <w:p w14:paraId="1D0CD1A1" w14:textId="77777777" w:rsidR="003D2FCA" w:rsidRDefault="00000000">
      <w:pPr>
        <w:pStyle w:val="BodyText"/>
      </w:pPr>
      <w:r>
        <w:t>Le rapport du COR de juin 2025 ajoute une phrase qu’il faut prendre au pied de la lettre : « le système de retraite resterait durablement en besoin de financement quel que soit le scénario retenu »</w:t>
      </w:r>
      <w:r>
        <w:rPr>
          <w:rStyle w:val="FootnoteReference"/>
        </w:rPr>
        <w:footnoteReference w:id="29"/>
      </w:r>
      <w:r>
        <w:t>. Selon ses propres conventions — les plus prudentes —, et dans tous les scénarios qu’il juge plausibles, le système ne revient à l’équilibre dans aucune trajectoire. Si l’on retient en plus l’arithmétique de Beaufret, le déficit n’est ni tendanciel ni gérable : il est massif, immédiat, structurel.</w:t>
      </w:r>
    </w:p>
    <w:p w14:paraId="0FD2C038" w14:textId="073C5309" w:rsidR="003D2FCA" w:rsidRDefault="00000000">
      <w:pPr>
        <w:pStyle w:val="BodyText"/>
      </w:pPr>
      <w:r>
        <w:t>L’état de la discussion en mai 2026 tient donc en quelques lignes. Le déficit officiel oscille entre un et dix milliards d’euros selon les conventions retenues. Le déficit réel, si l’on accepte de comparer l’État à un employeur normal, dépasse quatre-vingts milliards par an. Dans tous les cas il s’aggrave, dans tous les cas le système ne retrouve pas l’équilibre à législation inchangée. Et dans tous les cas — c’est le point qui sera repris plus loin —, la facture est reportée sur les générations qui n</w:t>
      </w:r>
      <w:ins w:id="326" w:author="emmanuel blezes" w:date="2026-05-14T20:55:00Z" w16du:dateUtc="2026-05-14T18:55:00Z">
        <w:r w:rsidR="00DF0684">
          <w:t>’en sont pas responsables.</w:t>
        </w:r>
      </w:ins>
      <w:del w:id="327" w:author="emmanuel blezes" w:date="2026-05-14T20:55:00Z" w16du:dateUtc="2026-05-14T18:55:00Z">
        <w:r w:rsidDel="00DF0684">
          <w:delText>’ont rien voté.</w:delText>
        </w:r>
      </w:del>
    </w:p>
    <w:p w14:paraId="2324D6B3" w14:textId="77777777" w:rsidR="003D2FCA" w:rsidRDefault="001C0226">
      <w:r>
        <w:rPr>
          <w:noProof/>
        </w:rPr>
        <w:pict w14:anchorId="5615B829">
          <v:rect id="_x0000_i1028" alt="" style="width:451.3pt;height:.05pt;mso-width-percent:0;mso-height-percent:0;mso-width-percent:0;mso-height-percent:0" o:hralign="center" o:hrstd="t" o:hr="t"/>
        </w:pict>
      </w:r>
    </w:p>
    <w:p w14:paraId="574D46E6" w14:textId="77777777" w:rsidR="003D2FCA" w:rsidRDefault="00000000">
      <w:pPr>
        <w:pStyle w:val="Heading2"/>
      </w:pPr>
      <w:bookmarkStart w:id="328" w:name="_Toc229662100"/>
      <w:bookmarkStart w:id="329" w:name="comment-on-en-est-arrivé-là"/>
      <w:bookmarkEnd w:id="205"/>
      <w:r>
        <w:t>1.3 Comment on en est arrivé là</w:t>
      </w:r>
      <w:bookmarkEnd w:id="328"/>
    </w:p>
    <w:p w14:paraId="4AA5D665" w14:textId="77777777" w:rsidR="003D2FCA" w:rsidRDefault="00000000">
      <w:pPr>
        <w:pStyle w:val="FirstParagraph"/>
      </w:pPr>
      <w:r>
        <w:t>On l’oublie souvent : la France n’a pas toujours eu un système de retraite par répartition. Avant 1941, le paysage était fait d’une mosaïque de dispositifs qui aurait probablement étonné les Français d’aujourd’hui. Une caisse capitalisée pour les fonctionnaires civils, gérée par la Caisse des Dépôts depuis sa création par la loi du 28 avril 1816</w:t>
      </w:r>
      <w:r>
        <w:rPr>
          <w:rStyle w:val="FootnoteReference"/>
        </w:rPr>
        <w:footnoteReference w:id="30"/>
      </w:r>
      <w:r>
        <w:t xml:space="preserve">. Des régimes spéciaux pour les marins, hérités d’une ordonnance de Colbert promulguée en avril 1670 </w:t>
      </w:r>
      <w:r>
        <w:lastRenderedPageBreak/>
        <w:t>et confirmée tout au long de l’Ancien Régime</w:t>
      </w:r>
      <w:r>
        <w:rPr>
          <w:rStyle w:val="FootnoteReference"/>
        </w:rPr>
        <w:footnoteReference w:id="31"/>
      </w:r>
      <w:r>
        <w:t>. Des mutuelles ouvrières, des caisses patronales d’entreprise, un marché d’assurance-vie qui s’était développé tout au long du XIXe siècle. Et, à partir de 1928-1930, un régime généralisé d’assurances sociales par capitalisation, créé pour couvrir les salariés du commerce et de l’industrie en dessous d’un certain plafond</w:t>
      </w:r>
      <w:r>
        <w:rPr>
          <w:rStyle w:val="FootnoteReference"/>
        </w:rPr>
        <w:footnoteReference w:id="32"/>
      </w:r>
      <w:r>
        <w:t>.</w:t>
      </w:r>
    </w:p>
    <w:p w14:paraId="571ECFA9" w14:textId="0EAA65EA" w:rsidR="003D2FCA" w:rsidRDefault="00000000">
      <w:pPr>
        <w:pStyle w:val="BodyText"/>
      </w:pPr>
      <w:r>
        <w:t>Ce dernier régime n’a jamais vraiment fonctionné. Il fut emporté par la crise de 1929, puis par l’inflation qui suivit la guerre. En 1940, ses réserves valent une fraction de leur valeur nominale ; ses promesses ne tiennent plus. C’est dans ce contexte — un pays ruiné, une monnaie en chute libre, l’État incapable de constituer le moindre capital — que le régime de Vichy promulgue, le 14 mars 1941, l’</w:t>
      </w:r>
      <w:r>
        <w:rPr>
          <w:b/>
          <w:bCs/>
        </w:rPr>
        <w:t>Allocation aux vieux travailleurs salariés</w:t>
      </w:r>
      <w:r>
        <w:rPr>
          <w:rStyle w:val="FootnoteReference"/>
        </w:rPr>
        <w:footnoteReference w:id="33"/>
      </w:r>
      <w:r>
        <w:t xml:space="preserve">. C’est techniquement la première retraite par répartition obligatoire en France : les cotisations versées par les actifs ne sont plus accumulées, elles sont immédiatement reversées aux retraités du moment. Le choix est fait pour une raison </w:t>
      </w:r>
      <w:del w:id="356" w:author="emmanuel blezes" w:date="2026-05-14T21:00:00Z" w16du:dateUtc="2026-05-14T19:00:00Z">
        <w:r w:rsidDel="00655175">
          <w:delText xml:space="preserve">brutalement </w:delText>
        </w:r>
      </w:del>
      <w:r>
        <w:t>simple : on ne peut plus rien capitaliser, alors on transfère.</w:t>
      </w:r>
    </w:p>
    <w:p w14:paraId="5411609B" w14:textId="77777777" w:rsidR="003D2FCA" w:rsidRDefault="00000000">
      <w:pPr>
        <w:pStyle w:val="BodyText"/>
      </w:pPr>
      <w:r>
        <w:t>Quand vient la Libération, en 1945, les architectes de la nouvelle Sécurité sociale font le même choix, mais pour des raisons cette fois assumées. Pierre Laroque, haut fonctionnaire issu de la France libre, nommé directeur général des assurances sociales par le ministre du Travail Alexandre Parodi, conçoit l’architecture du système ; Ambroise Croizat, ministre du Travail à partir de novembre 1945 dans le gouvernement de De Gaulle puis sous Félix Gouin, en pilote la mise en œuvre opérationnelle</w:t>
      </w:r>
      <w:r>
        <w:rPr>
          <w:rStyle w:val="FootnoteReference"/>
        </w:rPr>
        <w:footnoteReference w:id="34"/>
      </w:r>
      <w:r>
        <w:t xml:space="preserve">. Le régime de répartition leur paraît politiquement plus juste qu’un système capitalisé : il intègre immédiatement les retraités existants, qui n’ont rien pu mettre de côté ; il oppose à la propriété individuelle un principe de solidarité intergénérationnelle ; il rompt symboliquement avec les rentes privées qui ont, en grande partie, été liquidées par cinq années d’occupation et d’inflation. L’ordonnance n° 45-2250 du 4 octobre 1945 fonde la Sécurité sociale, et avec elle un </w:t>
      </w:r>
      <w:r>
        <w:lastRenderedPageBreak/>
        <w:t>régime obligatoire de retraite par répartition pour les salariés non agricoles de l’industrie et du commerce</w:t>
      </w:r>
      <w:r>
        <w:rPr>
          <w:rStyle w:val="FootnoteReference"/>
        </w:rPr>
        <w:footnoteReference w:id="35"/>
      </w:r>
      <w:r>
        <w:t xml:space="preserve">. Laroque l’expliquera plus tard à sa manière : </w:t>
      </w:r>
      <w:r w:rsidRPr="000F1AF3">
        <w:rPr>
          <w:highlight w:val="yellow"/>
          <w:rPrChange w:id="369" w:author="emmanuel blezes" w:date="2026-05-14T21:03:00Z" w16du:dateUtc="2026-05-14T19:03:00Z">
            <w:rPr/>
          </w:rPrChange>
        </w:rPr>
        <w:t>« les bénéficiaires sont des gens pauvres à qui il faut assurer des moyens de subsistance, et quand les allocations seront versées, il ne restera rien à mettre de côté pour un régime de capitalisation »</w:t>
      </w:r>
      <w:r w:rsidRPr="000F1AF3">
        <w:rPr>
          <w:rStyle w:val="FootnoteReference"/>
          <w:highlight w:val="yellow"/>
          <w:rPrChange w:id="370" w:author="emmanuel blezes" w:date="2026-05-14T21:03:00Z" w16du:dateUtc="2026-05-14T19:03:00Z">
            <w:rPr>
              <w:rStyle w:val="FootnoteReference"/>
            </w:rPr>
          </w:rPrChange>
        </w:rPr>
        <w:footnoteReference w:id="36"/>
      </w:r>
      <w:r w:rsidRPr="000F1AF3">
        <w:rPr>
          <w:highlight w:val="yellow"/>
          <w:rPrChange w:id="378" w:author="emmanuel blezes" w:date="2026-05-14T21:03:00Z" w16du:dateUtc="2026-05-14T19:03:00Z">
            <w:rPr/>
          </w:rPrChange>
        </w:rPr>
        <w:t>.</w:t>
      </w:r>
      <w:r>
        <w:t xml:space="preserve"> L’argument est honnête. Il l’est resté longtemps.</w:t>
      </w:r>
    </w:p>
    <w:p w14:paraId="39B40ED3" w14:textId="19EA735A" w:rsidR="003D2FCA" w:rsidRDefault="00000000">
      <w:pPr>
        <w:pStyle w:val="BodyText"/>
      </w:pPr>
      <w:r>
        <w:t>Pendant trente ans, ce choix tient</w:t>
      </w:r>
      <w:del w:id="379" w:author="emmanuel blezes" w:date="2026-05-14T21:05:00Z" w16du:dateUtc="2026-05-14T19:05:00Z">
        <w:r w:rsidDel="000F1AF3">
          <w:delText>. Mieux : il triomphe</w:delText>
        </w:r>
      </w:del>
      <w:r>
        <w:t>. La France des Trente Glorieuses connaît une croissance moyenne de 5,5 % par an entre 1949 et 1973</w:t>
      </w:r>
      <w:r>
        <w:rPr>
          <w:rStyle w:val="FootnoteReference"/>
        </w:rPr>
        <w:footnoteReference w:id="37"/>
      </w:r>
      <w:r>
        <w:t>, un plein emploi quasi absolu, un baby-boom qui amène jusqu’à 4,29 cotisants pour un retraité en 1965, et une espérance de vie à 65 ans encore comprise dans les sept à dix années qui suivent</w:t>
      </w:r>
      <w:r>
        <w:rPr>
          <w:rStyle w:val="FootnoteReference"/>
        </w:rPr>
        <w:footnoteReference w:id="38"/>
      </w:r>
      <w:r>
        <w:t xml:space="preserve">. À ce ratio démographique et à ce rythme de croissance, le système est </w:t>
      </w:r>
      <w:del w:id="392" w:author="emmanuel blezes" w:date="2026-05-14T21:05:00Z" w16du:dateUtc="2026-05-14T19:05:00Z">
        <w:r w:rsidDel="000F1AF3">
          <w:delText>presque inviolable</w:delText>
        </w:r>
      </w:del>
      <w:ins w:id="393" w:author="emmanuel blezes" w:date="2026-05-14T21:05:00Z" w16du:dateUtc="2026-05-14T19:05:00Z">
        <w:r w:rsidR="000F1AF3">
          <w:t>justifié</w:t>
        </w:r>
      </w:ins>
      <w:r>
        <w:t>. La masse salariale qui finance les pensions augmente plus vite que le nombre de retraités ; chaque génération nouvelle est plus nombreuse, plus productive, mieux payée que la précédente ; on peut, sans rien forcer, créer le 14 mars 1947 la retraite complémentaire des cadres (l’AGIRC)</w:t>
      </w:r>
      <w:r>
        <w:rPr>
          <w:rStyle w:val="FootnoteReference"/>
        </w:rPr>
        <w:footnoteReference w:id="39"/>
      </w:r>
      <w:r>
        <w:t>, le 8 décembre 1961 celle des non-cadres (l’ARRCO)</w:t>
      </w:r>
      <w:r>
        <w:rPr>
          <w:rStyle w:val="FootnoteReference"/>
        </w:rPr>
        <w:footnoteReference w:id="40"/>
      </w:r>
      <w:r>
        <w:t>, puis abaisser l’âge légal à soixante ans par l’ordonnance du 26 mars 1982 sous François Mitterrand et le ministre du Travail Jean Auroux</w:t>
      </w:r>
      <w:r>
        <w:rPr>
          <w:rStyle w:val="FootnoteReference"/>
        </w:rPr>
        <w:footnoteReference w:id="41"/>
      </w:r>
      <w:r>
        <w:t xml:space="preserve"> — et tout cela passe sans heurts notables</w:t>
      </w:r>
      <w:del w:id="409" w:author="emmanuel blezes" w:date="2026-05-14T21:06:00Z" w16du:dateUtc="2026-05-14T19:06:00Z">
        <w:r w:rsidDel="000F1AF3">
          <w:delText xml:space="preserve">. La répartition, dans la France de cette époque, ne </w:delText>
        </w:r>
        <w:r w:rsidDel="000F1AF3">
          <w:rPr>
            <w:i/>
            <w:iCs/>
          </w:rPr>
          <w:delText>fonctionne</w:delText>
        </w:r>
        <w:r w:rsidDel="000F1AF3">
          <w:delText xml:space="preserve"> pas seulement : elle paraît supérieure</w:delText>
        </w:r>
      </w:del>
      <w:r>
        <w:t>. Le rendement implicite du système, calculé par l’INSEE pour les générations qui ont commencé à cotiser dans les années 1950, dépasse les 5,5 % par an</w:t>
      </w:r>
      <w:r>
        <w:rPr>
          <w:rStyle w:val="FootnoteReference"/>
        </w:rPr>
        <w:footnoteReference w:id="42"/>
      </w:r>
      <w:r>
        <w:t>. C’est presque le rendement d’un bon placement financier — sans risque, et sans qu’on ait eu besoin d’épargner.</w:t>
      </w:r>
    </w:p>
    <w:p w14:paraId="4BA97970" w14:textId="30E4C438" w:rsidR="003D2FCA" w:rsidRDefault="00000000">
      <w:pPr>
        <w:pStyle w:val="BodyText"/>
      </w:pPr>
      <w:r>
        <w:lastRenderedPageBreak/>
        <w:t>C’est de cette période-là, et d’elle seule, que vient l’idée selon laquelle la répartition serait, par nature, plus juste, plus sûre, plus protectrice qu’une capitalisation. Cette idée n’a jamais été démontrée</w:t>
      </w:r>
      <w:ins w:id="415" w:author="emmanuel blezes" w:date="2026-05-14T21:06:00Z" w16du:dateUtc="2026-05-14T19:06:00Z">
        <w:r w:rsidR="000F1AF3">
          <w:t xml:space="preserve"> en deh</w:t>
        </w:r>
      </w:ins>
      <w:ins w:id="416" w:author="emmanuel blezes" w:date="2026-05-14T21:07:00Z" w16du:dateUtc="2026-05-14T19:07:00Z">
        <w:r w:rsidR="000F1AF3">
          <w:t>ors de ce cas d’espèce</w:t>
        </w:r>
      </w:ins>
      <w:r>
        <w:t xml:space="preserve">. </w:t>
      </w:r>
      <w:del w:id="417" w:author="emmanuel blezes" w:date="2026-05-14T21:07:00Z" w16du:dateUtc="2026-05-14T19:07:00Z">
        <w:r w:rsidDel="000F1AF3">
          <w:delText xml:space="preserve">Elle a simplement été expérimentée pendant trois décennies dans un contexte démographique et économique qui la rendait imbattable. </w:delText>
        </w:r>
      </w:del>
      <w:r>
        <w:t>Quand le contexte a changé — à partir du milieu des années 1970 —, l’idée, elle, est restée.</w:t>
      </w:r>
    </w:p>
    <w:p w14:paraId="3FA48DC9" w14:textId="77777777" w:rsidR="003D2FCA" w:rsidRDefault="00000000">
      <w:pPr>
        <w:pStyle w:val="BodyText"/>
      </w:pPr>
      <w:r>
        <w:t>Le tournant arrive en deux temps. Premier temps : 1975. La croissance s’effondre dans le sillage du premier choc pétrolier, le chômage devient structurel, l’AGIRC et l’ARRCO commencent à enregistrer leurs premiers déficits techniques. Deuxième temps : milieu des années 1980. Le taux de fécondité, qui avait commencé à reculer dès la fin des années 1960, passe en dessous du seuil de remplacement de 2,1 enfants par femme et s’y installe durablement</w:t>
      </w:r>
      <w:r>
        <w:rPr>
          <w:rStyle w:val="FootnoteReference"/>
        </w:rPr>
        <w:footnoteReference w:id="43"/>
      </w:r>
      <w:r>
        <w:t>. Les cohortes qui entrent sur le marché du travail dans les années 1990 ne pourront plus, par leur nombre, financer la retraite de leurs parents au même rendement implicite que ceux-ci avaient eu pour financer celle de leurs aïeux.</w:t>
      </w:r>
    </w:p>
    <w:p w14:paraId="26E03887" w14:textId="38401D90" w:rsidR="003D2FCA" w:rsidRDefault="00000000">
      <w:pPr>
        <w:pStyle w:val="BodyText"/>
      </w:pPr>
      <w:r>
        <w:t>Tout cela est connu et documenté de longue date. Le commissaire au Plan Raoul Briet le note en 1995, dans un rapport remis au Premier ministre Alain Juppé</w:t>
      </w:r>
      <w:r>
        <w:rPr>
          <w:rStyle w:val="FootnoteReference"/>
        </w:rPr>
        <w:footnoteReference w:id="44"/>
      </w:r>
      <w:r>
        <w:t>. Jean-Michel Charpin, son successeur, dans un rapport remis à Lionel Jospin en mai 1999, le démontre chiffres à l’appui sur 264 pages, en concluant que le système est, à l’identique, intenable à long terme</w:t>
      </w:r>
      <w:r>
        <w:rPr>
          <w:rStyle w:val="FootnoteReference"/>
        </w:rPr>
        <w:footnoteReference w:id="45"/>
      </w:r>
      <w:r>
        <w:t xml:space="preserve">. Ni Briet ni Charpin n’envisagent sérieusement, dans leurs rapports, un retour à un système capitalisé ou mixte. La répartition est devenue, en cinquante ans, ce qu’aucun de ses fondateurs n’avait imaginé : non plus un choix technique justifié par les circonstances de 1945, mais une institution sacrée, à laquelle on touche par paramètres </w:t>
      </w:r>
      <w:del w:id="435" w:author="emmanuel blezes" w:date="2026-05-14T21:11:00Z" w16du:dateUtc="2026-05-14T19:11:00Z">
        <w:r w:rsidDel="00CF41A9">
          <w:delText>et jamais par structure</w:delText>
        </w:r>
      </w:del>
      <w:ins w:id="436" w:author="emmanuel blezes" w:date="2026-05-14T21:11:00Z" w16du:dateUtc="2026-05-14T19:11:00Z">
        <w:r w:rsidR="00CF41A9">
          <w:t>mais dont on interroge j</w:t>
        </w:r>
      </w:ins>
      <w:ins w:id="437" w:author="emmanuel blezes" w:date="2026-05-14T21:12:00Z" w16du:dateUtc="2026-05-14T19:12:00Z">
        <w:r w:rsidR="00CF41A9">
          <w:t>amais la raison d’être</w:t>
        </w:r>
      </w:ins>
      <w:r>
        <w:t>.</w:t>
      </w:r>
    </w:p>
    <w:p w14:paraId="02E56B16" w14:textId="6B42AEA5" w:rsidR="003D2FCA" w:rsidRDefault="00000000">
      <w:pPr>
        <w:pStyle w:val="BodyText"/>
      </w:pPr>
      <w:r>
        <w:t>C’est dans cet état d’esprit que se succèdent, à partir de 1993, les cinq grandes réformes paramétriques que la section suivante examine en détail. Aucune ne remettra en cause la nature</w:t>
      </w:r>
      <w:ins w:id="438" w:author="emmanuel blezes" w:date="2026-05-14T21:14:00Z" w16du:dateUtc="2026-05-14T19:14:00Z">
        <w:r w:rsidR="003A3DF1">
          <w:t xml:space="preserve"> </w:t>
        </w:r>
      </w:ins>
      <w:del w:id="439" w:author="emmanuel blezes" w:date="2026-05-14T21:14:00Z" w16du:dateUtc="2026-05-14T19:14:00Z">
        <w:r w:rsidDel="003A3DF1">
          <w:delText xml:space="preserve"> monopilier </w:delText>
        </w:r>
      </w:del>
      <w:r>
        <w:t>du système. Aucune ne posera la question fondamentale : un instrument conçu pour une France à quatre cotisants par retraité reste-t-il l’instrument adapté à une France qui en aura moins de un et demi en 2070 ?</w:t>
      </w:r>
    </w:p>
    <w:p w14:paraId="3649EEE1" w14:textId="77777777" w:rsidR="003D2FCA" w:rsidRDefault="001C0226">
      <w:r>
        <w:rPr>
          <w:noProof/>
        </w:rPr>
        <w:pict w14:anchorId="10C5F624">
          <v:rect id="_x0000_i1027" alt="" style="width:451.3pt;height:.05pt;mso-width-percent:0;mso-height-percent:0;mso-width-percent:0;mso-height-percent:0" o:hralign="center" o:hrstd="t" o:hr="t"/>
        </w:pict>
      </w:r>
    </w:p>
    <w:p w14:paraId="4D5DF6F2" w14:textId="28CCF987" w:rsidR="003D2FCA" w:rsidRDefault="00000000">
      <w:pPr>
        <w:pStyle w:val="Heading2"/>
      </w:pPr>
      <w:bookmarkStart w:id="440" w:name="_Toc229662101"/>
      <w:bookmarkStart w:id="441" w:name="X68d378c074594aa46aed42dbc5d319b6cb3395a"/>
      <w:bookmarkEnd w:id="329"/>
      <w:r>
        <w:t xml:space="preserve">1.4 </w:t>
      </w:r>
      <w:del w:id="442" w:author="emmanuel blezes" w:date="2026-05-14T21:14:00Z" w16du:dateUtc="2026-05-14T19:14:00Z">
        <w:r w:rsidDel="003A3DF1">
          <w:delText>Trente ans de pansements sur la même jambe</w:delText>
        </w:r>
      </w:del>
      <w:bookmarkEnd w:id="440"/>
      <w:ins w:id="443" w:author="emmanuel blezes" w:date="2026-05-14T21:14:00Z" w16du:dateUtc="2026-05-14T19:14:00Z">
        <w:r w:rsidR="003A3DF1">
          <w:t>Ces réformes qui n’en sont pas</w:t>
        </w:r>
      </w:ins>
    </w:p>
    <w:p w14:paraId="28D77E27" w14:textId="14202D33" w:rsidR="003D2FCA" w:rsidRDefault="00000000">
      <w:pPr>
        <w:pStyle w:val="FirstParagraph"/>
      </w:pPr>
      <w:r>
        <w:t xml:space="preserve">Aucun gouvernement, depuis Édouard Balladur, n’a ignoré le problème. </w:t>
      </w:r>
      <w:ins w:id="444" w:author="emmanuel blezes" w:date="2026-05-14T21:18:00Z" w16du:dateUtc="2026-05-14T19:18:00Z">
        <w:r w:rsidR="00425A29">
          <w:t>Mais t</w:t>
        </w:r>
      </w:ins>
      <w:del w:id="445" w:author="emmanuel blezes" w:date="2026-05-14T21:18:00Z" w16du:dateUtc="2026-05-14T19:18:00Z">
        <w:r w:rsidDel="00425A29">
          <w:delText>T</w:delText>
        </w:r>
      </w:del>
      <w:r>
        <w:t xml:space="preserve">ous l’ont traité de la même manière : en ajustant les paramètres du système — l’âge, la durée, le mode de calcul — sans jamais en modifier la nature. Cette séquence de cinq réformes, </w:t>
      </w:r>
      <w:r>
        <w:lastRenderedPageBreak/>
        <w:t xml:space="preserve">étalée sur trois décennies, est à elle seule une histoire de la France contemporaine et de sa difficulté à </w:t>
      </w:r>
      <w:del w:id="446" w:author="emmanuel blezes" w:date="2026-05-14T21:23:00Z" w16du:dateUtc="2026-05-14T19:23:00Z">
        <w:r w:rsidDel="00C633A4">
          <w:delText>parler franchement de l’inéluctabl</w:delText>
        </w:r>
      </w:del>
      <w:ins w:id="447" w:author="emmanuel blezes" w:date="2026-05-14T21:24:00Z" w16du:dateUtc="2026-05-14T19:24:00Z">
        <w:r w:rsidR="00C633A4">
          <w:t xml:space="preserve"> affronter ses problèmes</w:t>
        </w:r>
      </w:ins>
      <w:del w:id="448" w:author="emmanuel blezes" w:date="2026-05-14T21:23:00Z" w16du:dateUtc="2026-05-14T19:23:00Z">
        <w:r w:rsidDel="00C633A4">
          <w:delText>e</w:delText>
        </w:r>
      </w:del>
      <w:r>
        <w:t>.</w:t>
      </w:r>
    </w:p>
    <w:p w14:paraId="6E0F68A5" w14:textId="77777777" w:rsidR="003D2FCA" w:rsidRDefault="00000000">
      <w:pPr>
        <w:pStyle w:val="BodyText"/>
      </w:pPr>
      <w:r>
        <w:t>Le premier acte se joue en juillet 1993. Le gouvernement de cohabitation Balladur-Mitterrand allonge la durée d’assurance des salariés du privé de 150 à 160 trimestres, soit de 37,5 à 40 ans, et fait passer la base de calcul de la pension des dix meilleures années aux vingt-cinq meilleures. L’indexation des pensions est alignée sur les prix, plus sur les salaires — une décision technique qui, vue rétrospectivement</w:t>
      </w:r>
      <w:r w:rsidRPr="00C633A4">
        <w:rPr>
          <w:highlight w:val="yellow"/>
          <w:rPrChange w:id="449" w:author="emmanuel blezes" w:date="2026-05-14T21:30:00Z" w16du:dateUtc="2026-05-14T19:30:00Z">
            <w:rPr/>
          </w:rPrChange>
        </w:rPr>
        <w:t>, est probablement la plus lourde de conséquences pour le pouvoir d’achat des retraités d’aujourd’hui</w:t>
      </w:r>
      <w:r>
        <w:rPr>
          <w:rStyle w:val="FootnoteReference"/>
        </w:rPr>
        <w:footnoteReference w:id="46"/>
      </w:r>
      <w:r>
        <w:t>.</w:t>
      </w:r>
    </w:p>
    <w:p w14:paraId="602E70E9" w14:textId="46E7DD86" w:rsidR="003D2FCA" w:rsidRDefault="00000000">
      <w:pPr>
        <w:pStyle w:val="BodyText"/>
      </w:pPr>
      <w:r>
        <w:t>Le deuxième acte arrive</w:t>
      </w:r>
      <w:ins w:id="455" w:author="emmanuel blezes" w:date="2026-05-14T21:31:00Z" w16du:dateUtc="2026-05-14T19:31:00Z">
        <w:r w:rsidR="00C633A4">
          <w:t xml:space="preserve"> dix ans plus tard, </w:t>
        </w:r>
      </w:ins>
      <w:del w:id="456" w:author="emmanuel blezes" w:date="2026-05-14T21:31:00Z" w16du:dateUtc="2026-05-14T19:31:00Z">
        <w:r w:rsidDel="00C633A4">
          <w:delText xml:space="preserve"> </w:delText>
        </w:r>
      </w:del>
      <w:r>
        <w:t>en août 2003. François Fillon, ministre des Affaires sociales du gouvernement Raffarin, étend les règles de durée d’assurance aux régimes de la fonction publique, jusque-là protégés. La durée requise montera à 41 puis 41,5 annuités. La mobilisation syndicale est en repli ; l’opinion, lasse, accepte l’idée que c’est « inévitable »</w:t>
      </w:r>
      <w:r>
        <w:rPr>
          <w:rStyle w:val="FootnoteReference"/>
        </w:rPr>
        <w:footnoteReference w:id="47"/>
      </w:r>
      <w:r>
        <w:t>.</w:t>
      </w:r>
    </w:p>
    <w:p w14:paraId="70AE74EE" w14:textId="77777777" w:rsidR="003D2FCA" w:rsidRDefault="00000000">
      <w:pPr>
        <w:pStyle w:val="BodyText"/>
      </w:pPr>
      <w:r>
        <w:t xml:space="preserve">Le troisième acte, c’est novembre 2010. Éric Woerth, sous Nicolas Sarkozy, relève l’âge légal de soixante à soixante-deux ans, étalé sur la période 2011-2017. </w:t>
      </w:r>
      <w:r w:rsidRPr="00E118C3">
        <w:rPr>
          <w:highlight w:val="yellow"/>
          <w:rPrChange w:id="462" w:author="emmanuel blezes" w:date="2026-05-14T21:34:00Z" w16du:dateUtc="2026-05-14T19:34:00Z">
            <w:rPr/>
          </w:rPrChange>
        </w:rPr>
        <w:t>L’âge de la retraite à taux plein passe de soixante-cinq à soixante-sept.</w:t>
      </w:r>
      <w:r>
        <w:t xml:space="preserve"> Six semaines de grèves reconductibles dans les raffineries, à la SNCF et à la RATP — la plus longue mobilisation depuis 1995 — ne suffisent pas à faire reculer le gouvernement</w:t>
      </w:r>
      <w:r>
        <w:rPr>
          <w:rStyle w:val="FootnoteReference"/>
        </w:rPr>
        <w:footnoteReference w:id="48"/>
      </w:r>
      <w:r>
        <w:t>. La loi passe.</w:t>
      </w:r>
    </w:p>
    <w:p w14:paraId="6FC8C9F1" w14:textId="77777777" w:rsidR="003D2FCA" w:rsidRDefault="00000000">
      <w:pPr>
        <w:pStyle w:val="BodyText"/>
      </w:pPr>
      <w:r>
        <w:t>Le quatrième acte, en janvier 2014, est presque silencieux. Marisol Touraine, sous François Hollande, étend la durée de cotisation à 43 ans pour les générations nées à partir de 1973. Les syndicats sont divisés ; l’opinion ne mobilise pas</w:t>
      </w:r>
      <w:r>
        <w:rPr>
          <w:rStyle w:val="FootnoteReference"/>
        </w:rPr>
        <w:footnoteReference w:id="49"/>
      </w:r>
      <w:r>
        <w:t>. C’est, paradoxalement, la réforme qui pèsera le plus lourd à long terme — la plupart des cohortes nées dans les années 1980 et 1990 partiront sous son empire.</w:t>
      </w:r>
    </w:p>
    <w:p w14:paraId="04F80995" w14:textId="7B46239A" w:rsidR="003D2FCA" w:rsidRDefault="00000000">
      <w:pPr>
        <w:pStyle w:val="BodyText"/>
      </w:pPr>
      <w:r>
        <w:t xml:space="preserve">Le cinquième acte est celui qu’on connaît. En avril 2023, Élisabeth Borne porte l’âge légal de soixante-deux à soixante-quatre ans et accélère le calendrier Touraine : la durée de quarante-trois années s’applique dès la génération née en 1965, et non plus 1973. La mobilisation sociale est sans précédent depuis le mouvement contre le plan Juppé de 1995. Le 7 mars 2023 — sixième journée de grève nationale — rassemble selon </w:t>
      </w:r>
      <w:r>
        <w:lastRenderedPageBreak/>
        <w:t>l’intersyndicale 3,5 millions de personnes, selon le ministère de l’Intérieur 1,28 million</w:t>
      </w:r>
      <w:r>
        <w:rPr>
          <w:rStyle w:val="FootnoteReference"/>
        </w:rPr>
        <w:footnoteReference w:id="50"/>
      </w:r>
      <w:r>
        <w:t>. C’est, dans tous les comptages, le pic absolu du mouvement. Cinquante-neuf pour cent des Français y sont opposés ; soixante pour cent soutiennent la mobilisation</w:t>
      </w:r>
      <w:r>
        <w:rPr>
          <w:rStyle w:val="FootnoteReference"/>
        </w:rPr>
        <w:footnoteReference w:id="51"/>
      </w:r>
      <w:r>
        <w:t xml:space="preserve">. Le 16 mars, sans majorité à l’Assemblée, le gouvernement engage sa responsabilité par l’article 49 alinéa 3 de la Constitution. </w:t>
      </w:r>
      <w:del w:id="481" w:author="emmanuel blezes" w:date="2026-05-14T21:36:00Z" w16du:dateUtc="2026-05-14T19:36:00Z">
        <w:r w:rsidDel="00E118C3">
          <w:delText xml:space="preserve">Le 20 mars, la motion de censure transpartisane portée par le groupe LIOT échoue à </w:delText>
        </w:r>
        <w:r w:rsidDel="00E118C3">
          <w:rPr>
            <w:b/>
            <w:bCs/>
          </w:rPr>
          <w:delText>neuf voix près</w:delText>
        </w:r>
        <w:r w:rsidDel="00E118C3">
          <w:delText xml:space="preserve"> : 278 contre 287 requises</w:delText>
        </w:r>
        <w:r w:rsidDel="00E118C3">
          <w:rPr>
            <w:rStyle w:val="FootnoteReference"/>
          </w:rPr>
          <w:footnoteReference w:id="52"/>
        </w:r>
        <w:r w:rsidDel="00E118C3">
          <w:delText>. Toute la NUPES (149 députés), tout le Rassemblement national (88), tout le groupe LIOT (22) et 19 députés Les Républicains, dont Aurélien Pradié, votent la censure. Il aurait suffi de neuf voix pour faire tomber le gouvernement Borne. Le texte est promulgué le 14 avril.</w:delText>
        </w:r>
      </w:del>
    </w:p>
    <w:p w14:paraId="3A944350" w14:textId="77777777" w:rsidR="003D2FCA" w:rsidRDefault="00000000">
      <w:pPr>
        <w:pStyle w:val="BodyText"/>
      </w:pPr>
      <w:r>
        <w:t>Cinq actes, sur trente ans, autour des mêmes trois paramètres — l’âge, la durée, le mode de calcul. Cinq pansements sur la même jambe.</w:t>
      </w:r>
    </w:p>
    <w:p w14:paraId="64E73804" w14:textId="77777777" w:rsidR="003D2FCA" w:rsidRDefault="00000000">
      <w:pPr>
        <w:pStyle w:val="BodyText"/>
      </w:pPr>
      <w:r>
        <w:t>À chaque acte, le gouvernement de l’époque a affirmé qu’elle serait « la dernière », qu’elle réglait la question « pour une génération », qu’elle apportait une « réponse durable ». À chaque fois, environ dix ans plus tard, il a fallu remettre l’ouvrage sur le métier. La réforme Borne, à peine entrée en vigueur, fait déjà l’objet d’un débat sur sa propre suite : le Parti socialiste a négocié à l’automne 2025 le gel temporaire de l’âge à 62 ans et 9 mois jusqu’en janvier 2028, en échange du non-recours à la censure budgétaire</w:t>
      </w:r>
      <w:r>
        <w:rPr>
          <w:rStyle w:val="FootnoteReference"/>
        </w:rPr>
        <w:footnoteReference w:id="53"/>
      </w:r>
      <w:r>
        <w:t>.</w:t>
      </w:r>
    </w:p>
    <w:p w14:paraId="155CD722" w14:textId="3BF0EC1C" w:rsidR="003D2FCA" w:rsidRDefault="00000000">
      <w:pPr>
        <w:pStyle w:val="BodyText"/>
      </w:pPr>
      <w:r>
        <w:t xml:space="preserve">Ce que dit cette séquence </w:t>
      </w:r>
      <w:del w:id="495" w:author="emmanuel blezes" w:date="2026-05-14T21:42:00Z" w16du:dateUtc="2026-05-14T19:42:00Z">
        <w:r w:rsidDel="00E118C3">
          <w:delText xml:space="preserve">n’est pas que les gouvernements ont été lâches ou mal informés. C’est qu’à </w:delText>
        </w:r>
      </w:del>
      <w:del w:id="496" w:author="emmanuel blezes" w:date="2026-05-14T21:43:00Z" w16du:dateUtc="2026-05-14T19:43:00Z">
        <w:r w:rsidDel="00E118C3">
          <w:delText xml:space="preserve">l’intérieur d’un </w:delText>
        </w:r>
      </w:del>
      <w:ins w:id="497" w:author="emmanuel blezes" w:date="2026-05-14T21:43:00Z" w16du:dateUtc="2026-05-14T19:43:00Z">
        <w:r w:rsidR="00E118C3">
          <w:t xml:space="preserve">c’est que sans sortir de la logique d’un </w:t>
        </w:r>
      </w:ins>
      <w:r>
        <w:t xml:space="preserve">système </w:t>
      </w:r>
      <w:del w:id="498" w:author="emmanuel blezes" w:date="2026-05-14T21:43:00Z" w16du:dateUtc="2026-05-14T19:43:00Z">
        <w:r w:rsidDel="00E118C3">
          <w:delText>monopilier de</w:delText>
        </w:r>
      </w:del>
      <w:ins w:id="499" w:author="emmanuel blezes" w:date="2026-05-14T21:43:00Z" w16du:dateUtc="2026-05-14T19:43:00Z">
        <w:r w:rsidR="00E118C3">
          <w:t>100%</w:t>
        </w:r>
      </w:ins>
      <w:r>
        <w:t xml:space="preserve"> répartition, ces réformes sont </w:t>
      </w:r>
      <w:r>
        <w:rPr>
          <w:b/>
          <w:bCs/>
        </w:rPr>
        <w:t>la seule chose qu’on puisse faire</w:t>
      </w:r>
      <w:r>
        <w:t xml:space="preserve">. Il existe trois leviers, et trois seulement : l’âge de départ, la durée de cotisation, le niveau des pensions — auxquels s’ajoute, en arrière-plan, le </w:t>
      </w:r>
      <w:del w:id="500" w:author="emmanuel blezes" w:date="2026-05-14T21:44:00Z" w16du:dateUtc="2026-05-14T19:44:00Z">
        <w:r w:rsidDel="00A157D6">
          <w:delText xml:space="preserve">levier </w:delText>
        </w:r>
      </w:del>
      <w:ins w:id="501" w:author="emmanuel blezes" w:date="2026-05-14T21:44:00Z" w16du:dateUtc="2026-05-14T19:44:00Z">
        <w:r w:rsidR="00A157D6">
          <w:t>niveau</w:t>
        </w:r>
        <w:r w:rsidR="00A157D6">
          <w:t xml:space="preserve"> </w:t>
        </w:r>
      </w:ins>
      <w:r>
        <w:t xml:space="preserve">des cotisations. </w:t>
      </w:r>
      <w:del w:id="502" w:author="emmanuel blezes" w:date="2026-05-14T21:44:00Z" w16du:dateUtc="2026-05-14T19:44:00Z">
        <w:r w:rsidDel="00A157D6">
          <w:delText>Quand le ratio démographique se dégrade structurellement, ces leviers s’épuisent les uns après les autres.</w:delText>
        </w:r>
      </w:del>
    </w:p>
    <w:p w14:paraId="25B5F97D" w14:textId="6C8D4AC6" w:rsidR="003D2FCA" w:rsidRDefault="00000000">
      <w:pPr>
        <w:pStyle w:val="BodyText"/>
      </w:pPr>
      <w:r>
        <w:t>Il y a une autre régularité dans cette histoire des cinq réformes</w:t>
      </w:r>
      <w:del w:id="503" w:author="emmanuel blezes" w:date="2026-05-14T21:44:00Z" w16du:dateUtc="2026-05-14T19:44:00Z">
        <w:r w:rsidDel="00A157D6">
          <w:delText>, plus discrète, mais qui structure tout le reste</w:delText>
        </w:r>
      </w:del>
      <w:r>
        <w:t xml:space="preserve">. À chaque acte, le coût de l’ajustement est reporté sur les générations qui suivent. Le baby-boomer qui prend sa retraite en 1995 part à soixante ans, avec quarante-trois trimestres et un calcul sur les dix meilleures années. L’actif né en 1980 partira à soixante-quatre ans avec 172 trimestres et un calcul sur les vingt-cinq meilleures années. Ce </w:t>
      </w:r>
      <w:del w:id="504" w:author="emmanuel blezes" w:date="2026-05-14T21:56:00Z" w16du:dateUtc="2026-05-14T19:56:00Z">
        <w:r w:rsidDel="00DA499D">
          <w:delText xml:space="preserve">n’est </w:delText>
        </w:r>
      </w:del>
      <w:ins w:id="505" w:author="emmanuel blezes" w:date="2026-05-14T21:56:00Z" w16du:dateUtc="2026-05-14T19:56:00Z">
        <w:r w:rsidR="00DA499D">
          <w:t>ne sont</w:t>
        </w:r>
        <w:r w:rsidR="00DA499D">
          <w:t xml:space="preserve"> </w:t>
        </w:r>
      </w:ins>
      <w:r>
        <w:t>pas seulement deux configurations différentes</w:t>
      </w:r>
      <w:ins w:id="506" w:author="emmanuel blezes" w:date="2026-05-14T21:56:00Z" w16du:dateUtc="2026-05-14T19:56:00Z">
        <w:r w:rsidR="00DA499D">
          <w:t xml:space="preserve">, ce sont </w:t>
        </w:r>
      </w:ins>
      <w:del w:id="507" w:author="emmanuel blezes" w:date="2026-05-14T21:56:00Z" w16du:dateUtc="2026-05-14T19:56:00Z">
        <w:r w:rsidDel="00DA499D">
          <w:delText xml:space="preserve"> — c’est, en termes économiques, </w:delText>
        </w:r>
      </w:del>
      <w:r>
        <w:t>deux contrats différents. Et c’est la suite directe de l’observation précédente, celle des quatre-vingts milliards par an empruntés sur les marchés pour combler le trou : ces emprunts seront remboursés par ceux qui n’avaient pas le droit de vote, ou pas l’âge de cotiser, quand les paramètres ont été décidés.</w:t>
      </w:r>
      <w:ins w:id="508" w:author="emmanuel blezes" w:date="2026-05-14T21:57:00Z" w16du:dateUtc="2026-05-14T19:57:00Z">
        <w:r w:rsidR="00DA499D">
          <w:t xml:space="preserve"> Quelle injustice !</w:t>
        </w:r>
      </w:ins>
    </w:p>
    <w:p w14:paraId="5130E47C" w14:textId="34C131E3" w:rsidR="003D2FCA" w:rsidRDefault="001C0226">
      <w:del w:id="509" w:author="emmanuel blezes" w:date="2026-05-14T21:57:00Z" w16du:dateUtc="2026-05-14T19:57:00Z">
        <w:r>
          <w:rPr>
            <w:noProof/>
          </w:rPr>
          <w:pict w14:anchorId="2151284E">
            <v:rect id="_x0000_i1026" alt="" style="width:451.3pt;height:.05pt;mso-width-percent:0;mso-height-percent:0;mso-width-percent:0;mso-height-percent:0" o:hralign="center" o:hrstd="t" o:hr="t"/>
          </w:pict>
        </w:r>
      </w:del>
    </w:p>
    <w:p w14:paraId="5BBA4C1A" w14:textId="36B31C1F" w:rsidR="003D2FCA" w:rsidRDefault="00000000">
      <w:pPr>
        <w:pStyle w:val="Heading2"/>
      </w:pPr>
      <w:bookmarkStart w:id="510" w:name="_Toc229662102"/>
      <w:bookmarkStart w:id="511" w:name="Xcd30aa9c7f9afad211cb94f44e1f9a5b07c7655"/>
      <w:bookmarkEnd w:id="441"/>
      <w:r>
        <w:lastRenderedPageBreak/>
        <w:t xml:space="preserve">1.5 </w:t>
      </w:r>
      <w:ins w:id="512" w:author="emmanuel blezes" w:date="2026-05-14T22:00:00Z" w16du:dateUtc="2026-05-14T20:00:00Z">
        <w:r w:rsidR="00AB3D7D">
          <w:t xml:space="preserve">C’est Nicolas </w:t>
        </w:r>
      </w:ins>
      <w:del w:id="513" w:author="emmanuel blezes" w:date="2026-05-14T22:00:00Z" w16du:dateUtc="2026-05-14T20:00:00Z">
        <w:r w:rsidDel="00AB3D7D">
          <w:delText xml:space="preserve">La génération </w:delText>
        </w:r>
      </w:del>
      <w:r>
        <w:t xml:space="preserve">qui </w:t>
      </w:r>
      <w:del w:id="514" w:author="emmanuel blezes" w:date="2026-05-14T22:00:00Z" w16du:dateUtc="2026-05-14T20:00:00Z">
        <w:r w:rsidDel="00AB3D7D">
          <w:delText>paie tout et touche le moins</w:delText>
        </w:r>
      </w:del>
      <w:bookmarkEnd w:id="510"/>
      <w:ins w:id="515" w:author="emmanuel blezes" w:date="2026-05-14T22:00:00Z" w16du:dateUtc="2026-05-14T20:00:00Z">
        <w:r w:rsidR="00AB3D7D">
          <w:t xml:space="preserve">paie </w:t>
        </w:r>
      </w:ins>
    </w:p>
    <w:p w14:paraId="1506603C" w14:textId="48A7FAF2" w:rsidR="003D2FCA" w:rsidRDefault="00000000">
      <w:pPr>
        <w:pStyle w:val="FirstParagraph"/>
      </w:pPr>
      <w:del w:id="516" w:author="emmanuel blezes" w:date="2026-05-14T22:04:00Z" w16du:dateUtc="2026-05-14T20:04:00Z">
        <w:r w:rsidDel="00492E19">
          <w:delText xml:space="preserve">Reprenons la séquence des cinq réformes par l’autre bout : non plus en regardant ce qu’elles ont permis, mais ce qu’elles ont produit pour ceux qu’elles ont rattrapés. </w:delText>
        </w:r>
      </w:del>
      <w:r>
        <w:t xml:space="preserve">Le résultat </w:t>
      </w:r>
      <w:ins w:id="517" w:author="emmanuel blezes" w:date="2026-05-14T22:04:00Z" w16du:dateUtc="2026-05-14T20:04:00Z">
        <w:r w:rsidR="00492E19">
          <w:t xml:space="preserve">de toutes ces années </w:t>
        </w:r>
      </w:ins>
      <w:r>
        <w:t xml:space="preserve">est une fracture entre générations sans précédent dans l’histoire du système. </w:t>
      </w:r>
      <w:del w:id="518" w:author="emmanuel blezes" w:date="2026-05-14T22:04:00Z" w16du:dateUtc="2026-05-14T20:04:00Z">
        <w:r w:rsidDel="00492E19">
          <w:delText>Jean-Hervé Lorenzi, qui anime depuis plus de vingt ans le Cercle des économistes, le résume sans détour : en 1960, la répartition pure pouvait fonctionner ; en 2050, elle ne le pourra plus</w:delText>
        </w:r>
        <w:r w:rsidDel="00492E19">
          <w:rPr>
            <w:rStyle w:val="FootnoteReference"/>
          </w:rPr>
          <w:footnoteReference w:id="54"/>
        </w:r>
        <w:r w:rsidDel="00492E19">
          <w:delText xml:space="preserve">. </w:delText>
        </w:r>
      </w:del>
      <w:r>
        <w:t>Olivier Blanchard, ancien chef économiste du FMI, estime à 120 milliards d’euros — quatre points de PIB — l’effort de stabilisation budgétaire que la France devra produire dans les dix prochaines années faute de réforme structurelle, et place la trajectoire des retraites au cœur de cet effort</w:t>
      </w:r>
      <w:r>
        <w:rPr>
          <w:rStyle w:val="FootnoteReference"/>
        </w:rPr>
        <w:footnoteReference w:id="55"/>
      </w:r>
      <w:r>
        <w:t xml:space="preserve">. </w:t>
      </w:r>
      <w:del w:id="538" w:author="emmanuel blezes" w:date="2026-05-14T22:04:00Z" w16du:dateUtc="2026-05-14T20:04:00Z">
        <w:r w:rsidDel="00492E19">
          <w:delText>Ce n’est pas l’opinion d’un commentateur isolé : c’est, à peu près, le consensus des économistes de la place de Paris qui ne sont pas tenus par une affiliation syndicale.</w:delText>
        </w:r>
      </w:del>
    </w:p>
    <w:p w14:paraId="30A688A8" w14:textId="6EC0E18D" w:rsidR="003D2FCA" w:rsidRDefault="00000000">
      <w:pPr>
        <w:pStyle w:val="BodyText"/>
      </w:pPr>
      <w:r>
        <w:t>Pour mesurer cette fracture, un indicateur technique mais</w:t>
      </w:r>
      <w:del w:id="539" w:author="emmanuel blezes" w:date="2026-05-14T22:06:00Z" w16du:dateUtc="2026-05-14T20:06:00Z">
        <w:r w:rsidDel="00FD105A">
          <w:delText xml:space="preserve"> redoutablement</w:delText>
        </w:r>
      </w:del>
      <w:r>
        <w:t xml:space="preserve"> parlant : le </w:t>
      </w:r>
      <w:r>
        <w:rPr>
          <w:b/>
          <w:bCs/>
        </w:rPr>
        <w:t>taux de rendement interne</w:t>
      </w:r>
      <w:r>
        <w:t xml:space="preserve"> du système de retraite. Pour une génération donnée, il s’agit du rendement annualisé obtenu sur l’ensemble des cotisations versées au cours de la vie active, comparé aux pensions reçues. L’équivalent économique d’un taux d’intérêt — le rendement que le système promet à ses cotisants, en contrepartie de quarante-trois ans de cotisation forcée.</w:t>
      </w:r>
    </w:p>
    <w:p w14:paraId="7FD56AF8" w14:textId="3C75F9AB" w:rsidR="003D2FCA" w:rsidRDefault="00000000">
      <w:pPr>
        <w:pStyle w:val="BodyText"/>
      </w:pPr>
      <w:r>
        <w:t xml:space="preserve">Pour la cohorte née en 1950, ce rendement, calculé par l’INSEE selon la méthodologie </w:t>
      </w:r>
      <w:r>
        <w:rPr>
          <w:i/>
          <w:iCs/>
        </w:rPr>
        <w:t>Destinie 2</w:t>
      </w:r>
      <w:r>
        <w:t>, s’établit autour de 5,8 % par an</w:t>
      </w:r>
      <w:r>
        <w:rPr>
          <w:rStyle w:val="FootnoteReference"/>
        </w:rPr>
        <w:footnoteReference w:id="56"/>
      </w:r>
      <w:r>
        <w:t xml:space="preserve">. </w:t>
      </w:r>
      <w:r w:rsidRPr="00FD105A">
        <w:rPr>
          <w:highlight w:val="yellow"/>
          <w:rPrChange w:id="545" w:author="emmanuel blezes" w:date="2026-05-14T22:07:00Z" w16du:dateUtc="2026-05-14T20:07:00Z">
            <w:rPr/>
          </w:rPrChange>
        </w:rPr>
        <w:t>Pour la cohorte née en 1980, il tombe à 1,9 %. Pour celle née en 2000, à 0,8 %.</w:t>
      </w:r>
      <w:r>
        <w:t xml:space="preserve"> En deux générations, le rendement annualisé du système a été divisé par sept, et continue de baisser. </w:t>
      </w:r>
      <w:ins w:id="546" w:author="emmanuel blezes" w:date="2026-05-14T22:10:00Z" w16du:dateUtc="2026-05-14T20:10:00Z">
        <w:r w:rsidR="00211381">
          <w:t xml:space="preserve">A un tel niveau de </w:t>
        </w:r>
      </w:ins>
      <w:del w:id="547" w:author="emmanuel blezes" w:date="2026-05-14T22:10:00Z" w16du:dateUtc="2026-05-14T20:10:00Z">
        <w:r w:rsidDel="00211381">
          <w:delText xml:space="preserve">C’est ce que Bertrand Martinot, ancien directeur de la DARES devenu l’un des économistes français les plus systématiquement engagés dans le débat sur la capitalisation, qualifie de « rendement civique négatif » : quand un système de retraite obligatoire offre, à ses jeunes cotisants, un </w:delText>
        </w:r>
      </w:del>
      <w:r>
        <w:t>rendement</w:t>
      </w:r>
      <w:ins w:id="548" w:author="emmanuel blezes" w:date="2026-05-14T22:10:00Z" w16du:dateUtc="2026-05-14T20:10:00Z">
        <w:r w:rsidR="00211381">
          <w:t xml:space="preserve">, </w:t>
        </w:r>
      </w:ins>
      <w:del w:id="549" w:author="emmanuel blezes" w:date="2026-05-14T22:10:00Z" w16du:dateUtc="2026-05-14T20:10:00Z">
        <w:r w:rsidDel="00211381">
          <w:delText xml:space="preserve"> </w:delText>
        </w:r>
      </w:del>
      <w:r>
        <w:t xml:space="preserve">inférieur à celui d’un livret réglementé, </w:t>
      </w:r>
      <w:del w:id="550" w:author="emmanuel blezes" w:date="2026-05-14T22:10:00Z" w16du:dateUtc="2026-05-14T20:10:00Z">
        <w:r w:rsidDel="00211381">
          <w:delText xml:space="preserve">il </w:delText>
        </w:r>
      </w:del>
      <w:ins w:id="551" w:author="emmanuel blezes" w:date="2026-05-14T22:10:00Z" w16du:dateUtc="2026-05-14T20:10:00Z">
        <w:r w:rsidR="00211381">
          <w:t>le système</w:t>
        </w:r>
        <w:r w:rsidR="00211381">
          <w:t xml:space="preserve"> </w:t>
        </w:r>
      </w:ins>
      <w:r>
        <w:t xml:space="preserve">perd </w:t>
      </w:r>
      <w:del w:id="552" w:author="emmanuel blezes" w:date="2026-05-14T22:10:00Z" w16du:dateUtc="2026-05-14T20:10:00Z">
        <w:r w:rsidDel="00211381">
          <w:delText>la justification politique qui en faisait l’acceptabilité</w:delText>
        </w:r>
      </w:del>
      <w:ins w:id="553" w:author="emmanuel blezes" w:date="2026-05-14T22:10:00Z" w16du:dateUtc="2026-05-14T20:10:00Z">
        <w:r w:rsidR="00211381">
          <w:t>toute acceptabilité</w:t>
        </w:r>
      </w:ins>
      <w:del w:id="554" w:author="emmanuel blezes" w:date="2026-05-14T22:10:00Z" w16du:dateUtc="2026-05-14T20:10:00Z">
        <w:r w:rsidDel="00211381">
          <w:rPr>
            <w:rStyle w:val="FootnoteReference"/>
          </w:rPr>
          <w:footnoteReference w:id="57"/>
        </w:r>
      </w:del>
      <w:r>
        <w:t>.</w:t>
      </w:r>
    </w:p>
    <w:p w14:paraId="3975B969" w14:textId="4DB656D4" w:rsidR="003D2FCA" w:rsidRDefault="00000000">
      <w:pPr>
        <w:pStyle w:val="BodyText"/>
      </w:pPr>
      <w:r>
        <w:t>Dit plus simplement : un baby-boomer né en 1950 récupère, sur la durée de sa retraite, environ 159 centimes pour chaque euro qu’il a cotisé. Un actif né en 1980 n’en récupère que 117. Un enfant né aujourd’hui — sur les hypothèses du COR après la réforme Borne</w:t>
      </w:r>
      <w:ins w:id="565" w:author="emmanuel blezes" w:date="2026-05-14T22:11:00Z" w16du:dateUtc="2026-05-14T20:11:00Z">
        <w:r w:rsidR="008E420F">
          <w:t>, déjà très optimistes comme nous l’avons vu</w:t>
        </w:r>
      </w:ins>
      <w:r>
        <w:t xml:space="preserve"> — en récupérera environ 120, mais sur une durée de retraite plus courte de plusieurs années</w:t>
      </w:r>
      <w:r>
        <w:rPr>
          <w:rStyle w:val="FootnoteReference"/>
        </w:rPr>
        <w:footnoteReference w:id="58"/>
      </w:r>
      <w:r>
        <w:t>. La promesse initiale de la répartition, « tu cotises maintenant, tu toucheras plus tard », s’est transformée en « tu cotises maintenant, tu touche</w:t>
      </w:r>
      <w:del w:id="573" w:author="emmanuel blezes" w:date="2026-05-14T22:11:00Z" w16du:dateUtc="2026-05-14T20:11:00Z">
        <w:r w:rsidDel="008E420F">
          <w:delText>s à peu près ce que tu as cotisé</w:delText>
        </w:r>
      </w:del>
      <w:ins w:id="574" w:author="emmanuel blezes" w:date="2026-05-14T22:11:00Z" w16du:dateUtc="2026-05-14T20:11:00Z">
        <w:r w:rsidR="008E420F">
          <w:t xml:space="preserve">ras </w:t>
        </w:r>
      </w:ins>
      <w:ins w:id="575" w:author="emmanuel blezes" w:date="2026-05-14T22:31:00Z" w16du:dateUtc="2026-05-14T20:31:00Z">
        <w:r w:rsidR="00A6103B">
          <w:t>peut-être</w:t>
        </w:r>
      </w:ins>
      <w:del w:id="576" w:author="emmanuel blezes" w:date="2026-05-14T22:31:00Z" w16du:dateUtc="2026-05-14T20:31:00Z">
        <w:r w:rsidDel="00A6103B">
          <w:delText xml:space="preserve">, après quarante-trois ans d’attente </w:delText>
        </w:r>
      </w:del>
      <w:r>
        <w:t>».</w:t>
      </w:r>
    </w:p>
    <w:p w14:paraId="7456BAA5" w14:textId="25372B55" w:rsidR="003D2FCA" w:rsidRDefault="00000000">
      <w:pPr>
        <w:pStyle w:val="BodyText"/>
      </w:pPr>
      <w:r>
        <w:t>Deux mouvements simultanés expliquent cet effondrement</w:t>
      </w:r>
      <w:ins w:id="577" w:author="emmanuel blezes" w:date="2026-05-14T22:32:00Z" w16du:dateUtc="2026-05-14T20:32:00Z">
        <w:r w:rsidR="00A93ECF">
          <w:t>.</w:t>
        </w:r>
      </w:ins>
      <w:del w:id="578" w:author="emmanuel blezes" w:date="2026-05-14T22:32:00Z" w16du:dateUtc="2026-05-14T20:32:00Z">
        <w:r w:rsidDel="00A93ECF">
          <w:delText>, et il faut bien comprendre que ce ne sont pas des effets paramétriques : ce sont les deux faces de la même mécanique de transfert.</w:delText>
        </w:r>
      </w:del>
    </w:p>
    <w:p w14:paraId="3E43536A" w14:textId="77777777" w:rsidR="003D2FCA" w:rsidRDefault="00000000">
      <w:pPr>
        <w:pStyle w:val="BodyText"/>
      </w:pPr>
      <w:r>
        <w:t xml:space="preserve">Le premier mouvement, c’est la hausse continue du taux de cotisation. Les générations qui ont aujourd’hui plus de soixante-dix ans ont cotisé, sur la moyenne de leur carrière, </w:t>
      </w:r>
      <w:r>
        <w:lastRenderedPageBreak/>
        <w:t>entre 15 % et 18 % de leur salaire — c’est-à-dire, en intégrant la part patronale, environ un sixième de leur revenu d’activité. Les actifs d’aujourd’hui cotisent 27,8 %</w:t>
      </w:r>
      <w:r>
        <w:rPr>
          <w:rStyle w:val="FootnoteReference"/>
        </w:rPr>
        <w:footnoteReference w:id="59"/>
      </w:r>
      <w:r>
        <w:t>. Plus du quart de leur revenu, contre un sixième pour leurs grands-parents — sans que la pension qui les attend soit, à l’arrivée, proportionnellement plus généreuse.</w:t>
      </w:r>
    </w:p>
    <w:p w14:paraId="37E3CC92" w14:textId="77777777" w:rsidR="003D2FCA" w:rsidRDefault="00000000">
      <w:pPr>
        <w:pStyle w:val="BodyText"/>
      </w:pPr>
      <w:r>
        <w:t>Le second mouvement, c’est la baisse continue du taux de remplacement net. La projection COR à législation inchangée prévoit, sur la période 2024-2070, une baisse moyenne d’environ neuf points pour le cas-type d’un salarié à carrière complète</w:t>
      </w:r>
      <w:r>
        <w:rPr>
          <w:rStyle w:val="FootnoteReference"/>
        </w:rPr>
        <w:footnoteReference w:id="60"/>
      </w:r>
      <w:r>
        <w:t>. Pour un cadre, c’est plus que cela — la part de salaire au-dessus du plafond de la Sécurité sociale est, dans la mécanique AGIRC-ARRCO, encore moins protégée. Le niveau de vie relatif des plus de soixante-cinq ans, qui s’établit aujourd’hui à 97 % de celui de la population active, passera dans le scénario central du COR à 87,5 % en 2070</w:t>
      </w:r>
      <w:r>
        <w:rPr>
          <w:rStyle w:val="FootnoteReference"/>
        </w:rPr>
        <w:footnoteReference w:id="61"/>
      </w:r>
      <w:r>
        <w:t>. C’est, là aussi, une dégradation mécanique. Personne n’a décidé qu’il fallait appauvrir les retraités de 2070 ; tout le monde, en revanche, a refusé pendant trente ans de prendre les mesures qui auraient évité cette dégradation.</w:t>
      </w:r>
    </w:p>
    <w:p w14:paraId="392BC652" w14:textId="2430B98F" w:rsidR="003D2FCA" w:rsidDel="00A93ECF" w:rsidRDefault="00000000">
      <w:pPr>
        <w:pStyle w:val="BodyText"/>
        <w:rPr>
          <w:del w:id="590" w:author="emmanuel blezes" w:date="2026-05-14T22:34:00Z" w16du:dateUtc="2026-05-14T20:34:00Z"/>
        </w:rPr>
      </w:pPr>
      <w:del w:id="591" w:author="emmanuel blezes" w:date="2026-05-14T22:34:00Z" w16du:dateUtc="2026-05-14T20:34:00Z">
        <w:r w:rsidDel="00A93ECF">
          <w:delText>Ce mouvement-là n’est pas une opinion, et il n’est pas non plus à venir. Il est déjà mesurable dans les chiffres de la DREES. À fin 2023, la pension brute moyenne en France s’établit à 1 666 euros par mois ; la pension nette, à 1 541 euros</w:delText>
        </w:r>
        <w:r w:rsidDel="00A93ECF">
          <w:rPr>
            <w:rStyle w:val="FootnoteReference"/>
          </w:rPr>
          <w:footnoteReference w:id="62"/>
        </w:r>
        <w:r w:rsidDel="00A93ECF">
          <w:delText>. Les femmes perçoivent en moyenne 38 % de moins que les hommes ; avec la pension de réversion, l’écart se réduit à 25 %. L’âge moyen effectif de départ atteint 62 ans et 9 mois en 2023 — deux ans et trois mois de plus qu’en 2010</w:delText>
        </w:r>
        <w:r w:rsidDel="00A93ECF">
          <w:rPr>
            <w:rStyle w:val="FootnoteReference"/>
          </w:rPr>
          <w:footnoteReference w:id="63"/>
        </w:r>
        <w:r w:rsidDel="00A93ECF">
          <w:delText>.</w:delText>
        </w:r>
      </w:del>
    </w:p>
    <w:p w14:paraId="5F6403FD" w14:textId="77777777" w:rsidR="003D2FCA" w:rsidRDefault="00000000">
      <w:pPr>
        <w:pStyle w:val="BodyText"/>
      </w:pPr>
      <w:r>
        <w:t xml:space="preserve">Le système français est, sur ce point, un cas singulier de l’OCDE. Le </w:t>
      </w:r>
      <w:r>
        <w:rPr>
          <w:i/>
          <w:iCs/>
        </w:rPr>
        <w:t>Mercer CFA Institute Global Pension Index 2025</w:t>
      </w:r>
      <w:r>
        <w:t xml:space="preserve"> — qui classe chaque année les systèmes de retraite des principaux pays développés sur trois dimensions (adéquation, viabilité, intégrité) — place la France à la trente-troisième position mondiale, loin derrière les Pays-Bas, l’Islande, le Danemark, Israël et Singapour, et derrière tous ses voisins européens d’importance comparable</w:t>
      </w:r>
      <w:r>
        <w:rPr>
          <w:rStyle w:val="FootnoteReference"/>
        </w:rPr>
        <w:footnoteReference w:id="64"/>
      </w:r>
      <w:r>
        <w:t>. Le sous-indice « viabilité » la situe particulièrement bas : la France obtient 49,0 sur 100, contre 81,6 pour le Danemark et 79,0 pour les Pays-Bas. Cette mesure n’a rien d’idéologique : elle compile la part des actifs en fonds de pension dans l’économie, le ratio cotisants/retraités, la croissance démographique, la dette publique, et le poids des engagements de retraite implicites. La France est mal classée sur chacun de ces sous-critères.</w:t>
      </w:r>
    </w:p>
    <w:p w14:paraId="1AF9F6B3" w14:textId="77777777" w:rsidR="003D2FCA" w:rsidRDefault="00000000">
      <w:pPr>
        <w:pStyle w:val="BodyText"/>
      </w:pPr>
      <w:r>
        <w:t xml:space="preserve">Comparons maintenant la France à la Suède. Une cohorte suédoise née la même année qu’une cohorte française obtient, dans son système qui combine 55 % de répartition et 45 % </w:t>
      </w:r>
      <w:r>
        <w:lastRenderedPageBreak/>
        <w:t>de capitalisation, un rendement implicite annuel d’environ 3,1 %</w:t>
      </w:r>
      <w:r>
        <w:rPr>
          <w:rStyle w:val="FootnoteReference"/>
        </w:rPr>
        <w:footnoteReference w:id="65"/>
      </w:r>
      <w:r>
        <w:t xml:space="preserve"> — le double du rendement français pour la même cohorte. Une jeune Suédoise née en 1990 cotise à un taux total de 22 %, contre 28 % pour son équivalente française, et touchera à 65 ans une pension de l’ordre de 80 % de son dernier salaire, contre 55 à 60 % pour la Française</w:t>
      </w:r>
      <w:r>
        <w:rPr>
          <w:rStyle w:val="FootnoteReference"/>
        </w:rPr>
        <w:footnoteReference w:id="66"/>
      </w:r>
      <w:r>
        <w:t>. La différence ne tient pas à la générosité des contribuables ni à la productivité moyenne du pays — elle tient à l’instrument. Le système suédois fait travailler le capital pendant que la jeune cotise ; le système français transfère ce qu’elle cotise vers ses aînés, et compte sur ses enfants pour faire de même.</w:t>
      </w:r>
    </w:p>
    <w:p w14:paraId="0279F930" w14:textId="7D5C169D" w:rsidR="003D2FCA" w:rsidDel="00A93ECF" w:rsidRDefault="00000000">
      <w:pPr>
        <w:pStyle w:val="BodyText"/>
        <w:rPr>
          <w:del w:id="626" w:author="emmanuel blezes" w:date="2026-05-14T22:35:00Z" w16du:dateUtc="2026-05-14T20:35:00Z"/>
        </w:rPr>
      </w:pPr>
      <w:del w:id="627" w:author="emmanuel blezes" w:date="2026-05-14T22:35:00Z" w16du:dateUtc="2026-05-14T20:35:00Z">
        <w:r w:rsidDel="00A93ECF">
          <w:delText>Cette comparaison n’est pas une provocation ; c’est l’argument que Jean Tirole — Nobel d’économie 2014, Toulouse School of Economics — défend depuis dix ans sans le crier : la capitalisation, encadrée par une régulation prudente et adossée à un socle de répartition solidaire, n’est pas un instrument de droite ou de gauche. C’est un instrument de diversification du risque, qui complète la répartition au lieu de s’y substituer. Le refuser au nom d’un principe de solidarité qu’elle ne menace pas, c’est priver les générations futures d’un outil que tous les pays comparables ont adopté</w:delText>
        </w:r>
        <w:r w:rsidDel="00A93ECF">
          <w:rPr>
            <w:rStyle w:val="FootnoteReference"/>
          </w:rPr>
          <w:footnoteReference w:id="67"/>
        </w:r>
        <w:r w:rsidDel="00A93ECF">
          <w:delText>.</w:delText>
        </w:r>
      </w:del>
    </w:p>
    <w:p w14:paraId="289B4C9D" w14:textId="77777777" w:rsidR="000A11D6" w:rsidRDefault="00000000">
      <w:pPr>
        <w:pStyle w:val="BodyText"/>
        <w:rPr>
          <w:ins w:id="636" w:author="emmanuel blezes" w:date="2026-05-14T22:38:00Z" w16du:dateUtc="2026-05-14T20:38:00Z"/>
        </w:rPr>
      </w:pPr>
      <w:r>
        <w:t xml:space="preserve">Cela explique aussi le résultat probablement le plus brutal des sondages de ces deux dernières années. Selon le baromètre Odoxa-Groupama publié en novembre 2025, </w:t>
      </w:r>
      <w:r>
        <w:rPr>
          <w:b/>
          <w:bCs/>
        </w:rPr>
        <w:t>57 % des Français se déclarent désormais favorables à un système mixte mêlant répartition et capitalisation</w:t>
      </w:r>
      <w:r>
        <w:t>, contre 22 % qui préfèrent la capitalisation pure et seulement 20 % qui préfèrent la répartition pure</w:t>
      </w:r>
      <w:r>
        <w:rPr>
          <w:rStyle w:val="FootnoteReference"/>
        </w:rPr>
        <w:footnoteReference w:id="68"/>
      </w:r>
      <w:r>
        <w:t xml:space="preserve">. La proportion des partisans de la capitalisation dépasse, pour la première fois depuis qu’on mesure cette opinion, celle des partisans de la répartition pure. </w:t>
      </w:r>
    </w:p>
    <w:p w14:paraId="1C5956D8" w14:textId="77DE5CCE" w:rsidR="003D2FCA" w:rsidRDefault="00000000">
      <w:pPr>
        <w:pStyle w:val="BodyText"/>
      </w:pPr>
      <w:r>
        <w:t>Chez les vingt-cinq-trente-cinq ans, la rupture est encore plus nette : selon les enquêtes du Cercle de l’Épargne et de Harris Interactive, près des trois quarts ne croient plus à la viabilité du régime tel qu’il est</w:t>
      </w:r>
      <w:r>
        <w:rPr>
          <w:rStyle w:val="FootnoteReference"/>
        </w:rPr>
        <w:footnoteReference w:id="69"/>
      </w:r>
      <w:r>
        <w:t>. Ils ne se prononcent pas par idéologie ; ils ont fait le calcul, et le calcul leur dit qu’ils paieront pour les autres davantage qu’on ne paiera pour eux.</w:t>
      </w:r>
    </w:p>
    <w:p w14:paraId="2A655CFC" w14:textId="275542FB" w:rsidR="003D2FCA" w:rsidRDefault="00000000">
      <w:pPr>
        <w:pStyle w:val="BodyText"/>
      </w:pPr>
      <w:del w:id="650" w:author="emmanuel blezes" w:date="2026-05-14T22:39:00Z" w16du:dateUtc="2026-05-14T20:39:00Z">
        <w:r w:rsidDel="000A11D6">
          <w:delText>Marylise Léon, secrétaire générale de la CFDT, a fait sur ce point, en mai 2025, une déclaration qui mérite d’être lue lentement. Elle dit qu’il n’y a « pas de tabou » sur la capitalisation</w:delText>
        </w:r>
        <w:r w:rsidDel="000A11D6">
          <w:rPr>
            <w:rStyle w:val="FootnoteReference"/>
          </w:rPr>
          <w:footnoteReference w:id="70"/>
        </w:r>
        <w:r w:rsidDel="000A11D6">
          <w:delText>. Pour le syndicat français le plus influent, c’est, depuis trente ans, la première fissure publique du front anti-capitalisation. Le Conseil d’orientation des retraites lui-même, sous la présidence de Gilbert Cette nommé en remplacement de Pierre-Louis Bras à l’automne 2023, a ouvert l’année suivante la discussion sur une « dose de capitalisation complémentaire » de 5 à 10 % des pensions</w:delText>
        </w:r>
        <w:r w:rsidDel="000A11D6">
          <w:rPr>
            <w:rStyle w:val="FootnoteReference"/>
          </w:rPr>
          <w:footnoteReference w:id="71"/>
        </w:r>
        <w:r w:rsidDel="000A11D6">
          <w:delText xml:space="preserve">. </w:delText>
        </w:r>
      </w:del>
      <w:r>
        <w:t>Le tabou français, longtemps absolu, se fissure par les deux extrémités du spectre — du côté de l’opinion publique, et du côté des institutions qui, par construction, devraient être les dernières à céder.</w:t>
      </w:r>
    </w:p>
    <w:p w14:paraId="0DAD0917" w14:textId="795DC7FA" w:rsidR="003D2FCA" w:rsidRDefault="00000000">
      <w:pPr>
        <w:pStyle w:val="BodyText"/>
      </w:pPr>
      <w:r>
        <w:t>Tout cela compose un tableau qui n’est pas optimiste, mais qui n’est pas non plus dramatique : il est, à la lettre, sans issue dans le cadre actuel. L’âge légal en France atteindra soixante-quatre ans en 2030, contre soixante-cinq en Allemagne ou en Italie et soixante-sept au Royaume-Uni, au Danemark et aux Pays-Bas</w:t>
      </w:r>
      <w:r>
        <w:rPr>
          <w:rStyle w:val="FootnoteReference"/>
        </w:rPr>
        <w:footnoteReference w:id="72"/>
      </w:r>
      <w:r>
        <w:t xml:space="preserve">. Théoriquement, la France peut encore monter. </w:t>
      </w:r>
      <w:del w:id="680" w:author="emmanuel blezes" w:date="2026-05-14T22:40:00Z" w16du:dateUtc="2026-05-14T20:40:00Z">
        <w:r w:rsidDel="002043C9">
          <w:delText>Pratiquement</w:delText>
        </w:r>
      </w:del>
      <w:ins w:id="681" w:author="emmanuel blezes" w:date="2026-05-14T22:40:00Z" w16du:dateUtc="2026-05-14T20:40:00Z">
        <w:r w:rsidR="002043C9">
          <w:t>Dans la pratique</w:t>
        </w:r>
      </w:ins>
      <w:r>
        <w:t xml:space="preserve">, le taux d’emploi des 60-64 ans, malgré la réforme, n’atteint que 42,4 % en 2024 — la majorité des actifs âgés ne sont déjà plus en emploi </w:t>
      </w:r>
      <w:r>
        <w:lastRenderedPageBreak/>
        <w:t>avant l’âge légal</w:t>
      </w:r>
      <w:r>
        <w:rPr>
          <w:rStyle w:val="FootnoteReference"/>
        </w:rPr>
        <w:footnoteReference w:id="73"/>
      </w:r>
      <w:r>
        <w:t xml:space="preserve">. </w:t>
      </w:r>
      <w:del w:id="687" w:author="emmanuel blezes" w:date="2026-05-14T22:41:00Z" w16du:dateUtc="2026-05-14T20:41:00Z">
        <w:r w:rsidDel="002043C9">
          <w:delText>Vingt-six pour cent</w:delText>
        </w:r>
      </w:del>
      <w:ins w:id="688" w:author="emmanuel blezes" w:date="2026-05-14T22:41:00Z" w16du:dateUtc="2026-05-14T20:41:00Z">
        <w:r w:rsidR="002043C9">
          <w:t>26%</w:t>
        </w:r>
      </w:ins>
      <w:r>
        <w:t xml:space="preserve"> des cadres seniors sont en chômage de longue durée, selon France Travail et l’APEC</w:t>
      </w:r>
      <w:r>
        <w:rPr>
          <w:rStyle w:val="FootnoteReference"/>
        </w:rPr>
        <w:footnoteReference w:id="74"/>
      </w:r>
      <w:r>
        <w:t>. Repousser l’âge légal sans politique massive d’emploi des seniors n’augmente pas la durée de cotisation effective : il augmente la durée de chômage de fin de carrière, suivie d’une retraite décotée. Frédéric Souillot, secrétaire général de Force ouvrière, le résumait sobrement en février 2023 : « cinquante pour cent des personnes qui liquident leur retraite à 62 ans n’ont plus d’emploi »</w:t>
      </w:r>
      <w:r>
        <w:rPr>
          <w:rStyle w:val="FootnoteReference"/>
        </w:rPr>
        <w:footnoteReference w:id="75"/>
      </w:r>
      <w:r>
        <w:t>.</w:t>
      </w:r>
    </w:p>
    <w:p w14:paraId="42426D27" w14:textId="77777777" w:rsidR="003D2FCA" w:rsidRDefault="00000000">
      <w:pPr>
        <w:pStyle w:val="BodyText"/>
      </w:pPr>
      <w:r>
        <w:t>Allonger la durée de cotisation, ce n’est pas davantage une issue : la France est déjà au sommet de la fourchette européenne avec quarante-trois années requises</w:t>
      </w:r>
      <w:r>
        <w:rPr>
          <w:rStyle w:val="FootnoteReference"/>
        </w:rPr>
        <w:footnoteReference w:id="76"/>
      </w:r>
      <w:r>
        <w:t>. Augmenter encore les cotisations, c’est asphyxier le coût du travail à un moment où il est déjà parmi les plus élevés du continent. Baisser les pensions, c’est ce que le système fait déjà tout seul, mécaniquement, par le simple fait de continuer à fonctionner.</w:t>
      </w:r>
    </w:p>
    <w:p w14:paraId="09625B0C" w14:textId="65EE50B0" w:rsidR="003D2FCA" w:rsidRDefault="00000000">
      <w:pPr>
        <w:pStyle w:val="BodyText"/>
      </w:pPr>
      <w:r>
        <w:t>Aucun de ces leviers, pris isolément, ne tient. Aucune combinaison plausible des quatre ne ramène le système à l’équilibre durable. Le COR, dans son scénario central, le reconnaît implicitement : il projette un déficit chronique jusqu’en 2070. Il l’écrit explicitement : « durablement en besoin de financement quel que soit le scénario ». La France a passé trente ans à perfectionner un outil — la réforme paramétrique — qui ne peut, par construction, résoudre le problème qui lui est posé. Et chaque année qui passe ajoute à la facture</w:t>
      </w:r>
      <w:del w:id="704" w:author="emmanuel blezes" w:date="2026-05-14T22:42:00Z" w16du:dateUtc="2026-05-14T20:42:00Z">
        <w:r w:rsidDel="00DE4E2D">
          <w:delText xml:space="preserve"> que paieront ceux qui n’ont pas pu voter quand le système a été conçu</w:delText>
        </w:r>
      </w:del>
      <w:r>
        <w:t>.</w:t>
      </w:r>
    </w:p>
    <w:p w14:paraId="1D4B81BA" w14:textId="5480FDBF" w:rsidR="003D2FCA" w:rsidRDefault="001C0226">
      <w:del w:id="705" w:author="emmanuel blezes" w:date="2026-05-14T22:42:00Z" w16du:dateUtc="2026-05-14T20:42:00Z">
        <w:r>
          <w:rPr>
            <w:noProof/>
          </w:rPr>
          <w:pict w14:anchorId="5745BE32">
            <v:rect id="_x0000_i1025" alt="" style="width:451.3pt;height:.05pt;mso-width-percent:0;mso-height-percent:0;mso-width-percent:0;mso-height-percent:0" o:hralign="center" o:hrstd="t" o:hr="t"/>
          </w:pict>
        </w:r>
      </w:del>
    </w:p>
    <w:p w14:paraId="74BC700B" w14:textId="04760C9A" w:rsidR="003D2FCA" w:rsidDel="00A93ECF" w:rsidRDefault="00000000">
      <w:pPr>
        <w:pStyle w:val="Heading2"/>
        <w:rPr>
          <w:del w:id="706" w:author="emmanuel blezes" w:date="2026-05-14T22:36:00Z" w16du:dateUtc="2026-05-14T20:36:00Z"/>
        </w:rPr>
      </w:pPr>
      <w:bookmarkStart w:id="707" w:name="_Toc229662103"/>
      <w:bookmarkStart w:id="708" w:name="sylvie"/>
      <w:bookmarkEnd w:id="511"/>
      <w:del w:id="709" w:author="emmanuel blezes" w:date="2026-05-14T22:36:00Z" w16du:dateUtc="2026-05-14T20:36:00Z">
        <w:r w:rsidDel="00A93ECF">
          <w:delText>1.6 Sylvie</w:delText>
        </w:r>
        <w:bookmarkEnd w:id="707"/>
      </w:del>
    </w:p>
    <w:p w14:paraId="7C234E07" w14:textId="683C7D4C" w:rsidR="003D2FCA" w:rsidDel="00A93ECF" w:rsidRDefault="00000000">
      <w:pPr>
        <w:pStyle w:val="FirstParagraph"/>
        <w:rPr>
          <w:del w:id="710" w:author="emmanuel blezes" w:date="2026-05-14T22:36:00Z" w16du:dateUtc="2026-05-14T20:36:00Z"/>
        </w:rPr>
      </w:pPr>
      <w:del w:id="711" w:author="emmanuel blezes" w:date="2026-05-14T22:36:00Z" w16du:dateUtc="2026-05-14T20:36:00Z">
        <w:r w:rsidDel="00A93ECF">
          <w:delText>Sylvie a quarante-sept ans. Elle est infirmière depuis vingt-six ans, dont seize au CHU de Saint-Étienne, dont elle dirige aujourd’hui un service de cinquante lits. Elle est entrée en 2000, à vingt et un ans, sortie d’IFSI, avec l’idée qu’elle partirait à la retraite à cinquante-cinq ans — c’était alors le droit des infirmières du service public, classées en catégorie active</w:delText>
        </w:r>
        <w:r w:rsidDel="00A93ECF">
          <w:rPr>
            <w:rStyle w:val="FootnoteReference"/>
          </w:rPr>
          <w:footnoteReference w:id="77"/>
        </w:r>
        <w:r w:rsidDel="00A93ECF">
          <w:delText>.</w:delText>
        </w:r>
      </w:del>
    </w:p>
    <w:p w14:paraId="7175624B" w14:textId="52423319" w:rsidR="003D2FCA" w:rsidDel="00A93ECF" w:rsidRDefault="00000000">
      <w:pPr>
        <w:pStyle w:val="BodyText"/>
        <w:rPr>
          <w:del w:id="720" w:author="emmanuel blezes" w:date="2026-05-14T22:36:00Z" w16du:dateUtc="2026-05-14T20:36:00Z"/>
        </w:rPr>
      </w:pPr>
      <w:del w:id="721" w:author="emmanuel blezes" w:date="2026-05-14T22:36:00Z" w16du:dateUtc="2026-05-14T20:36:00Z">
        <w:r w:rsidDel="00A93ECF">
          <w:delText>Cette promesse a été modifiée trois fois.</w:delText>
        </w:r>
      </w:del>
    </w:p>
    <w:p w14:paraId="3F48CBE9" w14:textId="2589F2B7" w:rsidR="003D2FCA" w:rsidDel="00A93ECF" w:rsidRDefault="00000000">
      <w:pPr>
        <w:pStyle w:val="BodyText"/>
        <w:rPr>
          <w:del w:id="722" w:author="emmanuel blezes" w:date="2026-05-14T22:36:00Z" w16du:dateUtc="2026-05-14T20:36:00Z"/>
        </w:rPr>
      </w:pPr>
      <w:del w:id="723" w:author="emmanuel blezes" w:date="2026-05-14T22:36:00Z" w16du:dateUtc="2026-05-14T20:36:00Z">
        <w:r w:rsidDel="00A93ECF">
          <w:delText>En 2010, la loi Woerth porte son âge de départ à soixante puis soixante-deux ans. Sylvie a alors trente et un ans ; elle ne s’en émeut pas particulièrement, elle a encore trente années devant elle. En 2023, la réforme Borne fait passer l’âge à soixante-quatre ans. Sylvie en a quarante-quatre. Elle commence, comme elle le dit elle-même, à « calculer ». En 2025-2026, le débat politique laisse entendre que les générations nées dans les années 1980 pourraient devoir aller jusqu’à soixante-cinq ou soixante-six ans. Sylvie en est de moins en moins certaine. Le dos commence à céder. Les rotations en trois huit finissent par marquer.</w:delText>
        </w:r>
      </w:del>
    </w:p>
    <w:p w14:paraId="66C37C70" w14:textId="4B95161D" w:rsidR="003D2FCA" w:rsidDel="00A93ECF" w:rsidRDefault="00000000">
      <w:pPr>
        <w:pStyle w:val="BodyText"/>
        <w:rPr>
          <w:del w:id="724" w:author="emmanuel blezes" w:date="2026-05-14T22:36:00Z" w16du:dateUtc="2026-05-14T20:36:00Z"/>
        </w:rPr>
      </w:pPr>
      <w:del w:id="725" w:author="emmanuel blezes" w:date="2026-05-14T22:36:00Z" w16du:dateUtc="2026-05-14T20:36:00Z">
        <w:r w:rsidDel="00A93ECF">
          <w:delText>Si elle parvient à tenir jusqu’à soixante-quatre ans, en 2043, avec une carrière complète de quarante-trois années, sa pension nette devrait avoisiner mille huit cents euros mensuels — soit, en pouvoir d’achat de 2026, environ mille six cents. Si elle est contrainte de partir avant — pour raison médicale, pour usure professionnelle, pour épuisement —, la décote pourra atteindre 1,25 % par trimestre manquant, soit jusqu’à 25 % de réduction pour un départ à cinquante-neuf ans. Sa pension tomberait alors autour de mille trois cent cinquante euros bruts mensuels</w:delText>
        </w:r>
        <w:r w:rsidDel="00A93ECF">
          <w:rPr>
            <w:rStyle w:val="FootnoteReference"/>
          </w:rPr>
          <w:footnoteReference w:id="78"/>
        </w:r>
        <w:r w:rsidDel="00A93ECF">
          <w:delText>. C’est, à un euro près, ce que touche aujourd’hui une infirmière allemande de même profil — sauf que celle-là touche, en plus, sept cents à mille euros mensuels de pension d’entreprise capitalisée</w:delText>
        </w:r>
        <w:r w:rsidDel="00A93ECF">
          <w:rPr>
            <w:rStyle w:val="FootnoteReference"/>
          </w:rPr>
          <w:footnoteReference w:id="79"/>
        </w:r>
        <w:r w:rsidDel="00A93ECF">
          <w:delText>.</w:delText>
        </w:r>
      </w:del>
    </w:p>
    <w:p w14:paraId="7489C9DF" w14:textId="237E8D94" w:rsidR="003D2FCA" w:rsidDel="00A93ECF" w:rsidRDefault="00000000">
      <w:pPr>
        <w:pStyle w:val="BodyText"/>
        <w:rPr>
          <w:del w:id="746" w:author="emmanuel blezes" w:date="2026-05-14T22:36:00Z" w16du:dateUtc="2026-05-14T20:36:00Z"/>
        </w:rPr>
      </w:pPr>
      <w:del w:id="747" w:author="emmanuel blezes" w:date="2026-05-14T22:36:00Z" w16du:dateUtc="2026-05-14T20:36:00Z">
        <w:r w:rsidDel="00A93ECF">
          <w:delText>Sylvie n’est pas un cas extrême. Selon la DREES, soixante-cinq pour cent des soignants hospitaliers déclarent vouloir partir avant l’âge légal, dont une majorité pour raisons de santé</w:delText>
        </w:r>
        <w:r w:rsidDel="00A93ECF">
          <w:rPr>
            <w:rStyle w:val="FootnoteReference"/>
          </w:rPr>
          <w:footnoteReference w:id="80"/>
        </w:r>
        <w:r w:rsidDel="00A93ECF">
          <w:delText>. Soixante mille postes d’infirmiers sont aujourd’hui vacants dans le secteur hospitalier français. Dix pour cent des soignants déclarent un état de burn-out, de maladie professionnelle ou de dépression liée au travail</w:delText>
        </w:r>
        <w:r w:rsidDel="00A93ECF">
          <w:rPr>
            <w:rStyle w:val="FootnoteReference"/>
          </w:rPr>
          <w:footnoteReference w:id="81"/>
        </w:r>
        <w:r w:rsidDel="00A93ECF">
          <w:delText xml:space="preserve">. Valérie Maintbert, infirmière hospitalière interrogée par </w:delText>
        </w:r>
        <w:r w:rsidDel="00A93ECF">
          <w:rPr>
            <w:i/>
            <w:iCs/>
          </w:rPr>
          <w:delText>France Info</w:delText>
        </w:r>
        <w:r w:rsidDel="00A93ECF">
          <w:delText xml:space="preserve"> en mars 2023, exprimait crûment l’effet de la réforme : « J’ai peur de ces deux années supplémentaires »</w:delText>
        </w:r>
        <w:r w:rsidDel="00A93ECF">
          <w:rPr>
            <w:rStyle w:val="FootnoteReference"/>
          </w:rPr>
          <w:footnoteReference w:id="82"/>
        </w:r>
        <w:r w:rsidDel="00A93ECF">
          <w:delText>.</w:delText>
        </w:r>
      </w:del>
    </w:p>
    <w:p w14:paraId="65127382" w14:textId="13952392" w:rsidR="003D2FCA" w:rsidDel="00A93ECF" w:rsidRDefault="00000000">
      <w:pPr>
        <w:pStyle w:val="BodyText"/>
        <w:rPr>
          <w:del w:id="774" w:author="emmanuel blezes" w:date="2026-05-14T22:36:00Z" w16du:dateUtc="2026-05-14T20:36:00Z"/>
        </w:rPr>
      </w:pPr>
      <w:del w:id="775" w:author="emmanuel blezes" w:date="2026-05-14T22:36:00Z" w16du:dateUtc="2026-05-14T20:36:00Z">
        <w:r w:rsidDel="00A93ECF">
          <w:delText xml:space="preserve">C’est cela qu’il faut comprendre. Le débat sur les retraites, en France, est habituellement présenté comme un arbitrage entre catégories sociales — « les retraités contre les actifs », « les jeunes contre les vieux ». Ce n’est pas, ou pas seulement, ce dont il s’agit. C’est un débat sur le </w:delText>
        </w:r>
        <w:r w:rsidDel="00A93ECF">
          <w:rPr>
            <w:b/>
            <w:bCs/>
          </w:rPr>
          <w:delText>mécanisme</w:delText>
        </w:r>
        <w:r w:rsidDel="00A93ECF">
          <w:delText xml:space="preserve"> de financement. Sylvie peut bien cotiser quarante-trois ans, à 27,8 % de son salaire brut, sur une carrière entière. Elle ne touche, à l’arrivée, qu’environ la moitié de ce qu’aurait perçu sa voisine néerlandaise à mêmes cotisations cumulées. Et sa fille, qui a aujourd’hui dix-sept ans, touchera, à profession équivalente et à carrière équivalente, encore beaucoup moins que Sylvie. La différence n’est pas une question d’effort. C’est une question d’instrument.</w:delText>
        </w:r>
      </w:del>
    </w:p>
    <w:p w14:paraId="0FE63A0A" w14:textId="3219074C" w:rsidR="003D2FCA" w:rsidDel="00A93ECF" w:rsidRDefault="00000000">
      <w:pPr>
        <w:pStyle w:val="BodyText"/>
        <w:rPr>
          <w:del w:id="776" w:author="emmanuel blezes" w:date="2026-05-14T22:36:00Z" w16du:dateUtc="2026-05-14T20:36:00Z"/>
        </w:rPr>
      </w:pPr>
      <w:del w:id="777" w:author="emmanuel blezes" w:date="2026-05-14T22:36:00Z" w16du:dateUtc="2026-05-14T20:36:00Z">
        <w:r w:rsidDel="00A93ECF">
          <w:delText>Le système français fait financer à Sylvie la pension de ses prédécesseurs, et compte sur ses enfants pour financer la sienne. Cette chaîne se grippe. La voisine néerlandaise, elle, finance sa pension à elle, en accumulant chaque mois un capital qui travaille en parallèle. Quand vient le jour de la retraite, ce capital lui revient — augmenté de tout ce qu’il a produit pendant quarante ans. La voisine n’a pas mieux travaillé que Sylvie. Elle a travaillé dans un système qui travaille avec elle.</w:delText>
        </w:r>
      </w:del>
    </w:p>
    <w:p w14:paraId="0E4D561F" w14:textId="4CC6CCE9" w:rsidR="003D2FCA" w:rsidDel="00A93ECF" w:rsidRDefault="00000000">
      <w:pPr>
        <w:pStyle w:val="BodyText"/>
        <w:rPr>
          <w:del w:id="778" w:author="emmanuel blezes" w:date="2026-05-14T22:36:00Z" w16du:dateUtc="2026-05-14T20:36:00Z"/>
        </w:rPr>
      </w:pPr>
      <w:del w:id="779" w:author="emmanuel blezes" w:date="2026-05-14T22:36:00Z" w16du:dateUtc="2026-05-14T20:36:00Z">
        <w:r w:rsidDel="00A93ECF">
          <w:delText>Ce que ce premier chapitre établit, en somme, c’est une équation que ni le COR ni la Cour des comptes ne nient plus : la France a poussé l’instrument paramétrique aussi loin qu’il est socialement et mathématiquement possible. Elle n’a plus, dans le cadre actuel, de réserve d’ajustement. Tous les chemins de sortie qui restent à l’intérieur du monopilier — réformes itératives, hausse des cotisations, baisse des pensions, allongement encore de l’âge — sont coûteux, partiels et provisoires. Et même cette comptabilité officielle, qui sous-estime probablement le coût réel du système si l’on en croit la note de Beaufret, n’est plus celle d’un système en équilibre.</w:delText>
        </w:r>
      </w:del>
    </w:p>
    <w:p w14:paraId="47ED977D" w14:textId="0C82B733" w:rsidR="003D2FCA" w:rsidRDefault="00000000">
      <w:pPr>
        <w:pStyle w:val="BodyText"/>
      </w:pPr>
      <w:del w:id="780" w:author="emmanuel blezes" w:date="2026-05-14T22:36:00Z" w16du:dateUtc="2026-05-14T20:36:00Z">
        <w:r w:rsidDel="00A93ECF">
          <w:delText>La France a, paradoxalement, une épargne abondante. Près de six mille milliards d’euros, à comparer aux 213,8 milliards de réserves cumulées de son système de retraite</w:delText>
        </w:r>
        <w:r w:rsidDel="00A93ECF">
          <w:rPr>
            <w:rStyle w:val="FootnoteReference"/>
          </w:rPr>
          <w:footnoteReference w:id="83"/>
        </w:r>
        <w:r w:rsidDel="00A93ECF">
          <w:delText>. Pourquoi cette épargne ne travaille-t-elle pas ? Pourquoi dort-elle sur des livrets, des fonds en euros, des obligations d’État ? Pourquoi la France, parmi les pays développés, est-elle celle où la culture de l’investissement est la moins installée ? C’est l’objet du chapitre suivant.</w:delText>
        </w:r>
      </w:del>
      <w:bookmarkEnd w:id="1"/>
      <w:bookmarkEnd w:id="708"/>
    </w:p>
    <w:sectPr w:rsidR="003D2FCA">
      <w:footerReference w:type="even" r:id="rId11"/>
      <w:footerReference w:type="default" r:id="rId12"/>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4" w:author="emmanuel blezes" w:date="2026-05-14T20:38:00Z" w:initials="eb">
    <w:p w14:paraId="3B893BEE" w14:textId="2ECE949A" w:rsidR="00854333" w:rsidRDefault="00854333">
      <w:pPr>
        <w:pStyle w:val="CommentText"/>
      </w:pPr>
      <w:r>
        <w:rPr>
          <w:rStyle w:val="CommentReference"/>
        </w:rPr>
        <w:annotationRef/>
      </w:r>
      <w:r>
        <w:rPr>
          <w:noProof/>
        </w:rPr>
        <w:t>pas claire ce passage</w:t>
      </w:r>
    </w:p>
  </w:comment>
  <w:comment w:id="213" w:author="emmanuel blezes" w:date="2026-05-14T20:38:00Z" w:initials="eb">
    <w:p w14:paraId="65F430F6" w14:textId="64073298" w:rsidR="00854333" w:rsidRDefault="00854333">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893BEE" w15:done="0"/>
  <w15:commentEx w15:paraId="65F430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5BCC23" w16cex:dateUtc="2026-05-14T18:38:00Z"/>
  <w16cex:commentExtensible w16cex:durableId="754DAA52" w16cex:dateUtc="2026-05-14T18: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893BEE" w16cid:durableId="075BCC23"/>
  <w16cid:commentId w16cid:paraId="65F430F6" w16cid:durableId="754DAA5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9DF64" w14:textId="77777777" w:rsidR="001C0226" w:rsidRDefault="001C0226">
      <w:pPr>
        <w:spacing w:after="0"/>
      </w:pPr>
      <w:r>
        <w:separator/>
      </w:r>
    </w:p>
  </w:endnote>
  <w:endnote w:type="continuationSeparator" w:id="0">
    <w:p w14:paraId="040577A6" w14:textId="77777777" w:rsidR="001C0226" w:rsidRDefault="001C022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789" w:author="emmanuel blezes" w:date="2026-05-14T20:53:00Z"/>
  <w:sdt>
    <w:sdtPr>
      <w:rPr>
        <w:rStyle w:val="PageNumber"/>
      </w:rPr>
      <w:id w:val="-375774581"/>
      <w:docPartObj>
        <w:docPartGallery w:val="Page Numbers (Bottom of Page)"/>
        <w:docPartUnique/>
      </w:docPartObj>
    </w:sdtPr>
    <w:sdtContent>
      <w:customXmlInsRangeEnd w:id="789"/>
      <w:p w14:paraId="36B59A71" w14:textId="4F01029A" w:rsidR="00614278" w:rsidRDefault="00614278" w:rsidP="00124E7A">
        <w:pPr>
          <w:pStyle w:val="Footer"/>
          <w:framePr w:wrap="none" w:vAnchor="text" w:hAnchor="margin" w:xAlign="right" w:y="1"/>
          <w:rPr>
            <w:ins w:id="790" w:author="emmanuel blezes" w:date="2026-05-14T20:53:00Z" w16du:dateUtc="2026-05-14T18:53:00Z"/>
            <w:rStyle w:val="PageNumber"/>
          </w:rPr>
        </w:pPr>
        <w:ins w:id="791" w:author="emmanuel blezes" w:date="2026-05-14T20:53:00Z" w16du:dateUtc="2026-05-14T18:53:00Z">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ins>
      </w:p>
      <w:customXmlInsRangeStart w:id="792" w:author="emmanuel blezes" w:date="2026-05-14T20:53:00Z"/>
    </w:sdtContent>
  </w:sdt>
  <w:customXmlInsRangeEnd w:id="792"/>
  <w:p w14:paraId="7060F7CF" w14:textId="77777777" w:rsidR="008E62C3" w:rsidRDefault="008E62C3">
    <w:pPr>
      <w:pStyle w:val="Footer"/>
      <w:ind w:right="360"/>
      <w:pPrChange w:id="793" w:author="emmanuel blezes" w:date="2026-05-14T20:53:00Z" w16du:dateUtc="2026-05-14T18:53:00Z">
        <w:pPr>
          <w:pStyle w:val="Footer"/>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794" w:author="emmanuel blezes" w:date="2026-05-14T20:53:00Z"/>
  <w:sdt>
    <w:sdtPr>
      <w:rPr>
        <w:rStyle w:val="PageNumber"/>
      </w:rPr>
      <w:id w:val="-1068501999"/>
      <w:docPartObj>
        <w:docPartGallery w:val="Page Numbers (Bottom of Page)"/>
        <w:docPartUnique/>
      </w:docPartObj>
    </w:sdtPr>
    <w:sdtContent>
      <w:customXmlInsRangeEnd w:id="794"/>
      <w:p w14:paraId="3EFE04C9" w14:textId="506471BE" w:rsidR="00614278" w:rsidRDefault="00614278" w:rsidP="00124E7A">
        <w:pPr>
          <w:pStyle w:val="Footer"/>
          <w:framePr w:wrap="none" w:vAnchor="text" w:hAnchor="margin" w:xAlign="right" w:y="1"/>
          <w:rPr>
            <w:ins w:id="795" w:author="emmanuel blezes" w:date="2026-05-14T20:53:00Z" w16du:dateUtc="2026-05-14T18:53:00Z"/>
            <w:rStyle w:val="PageNumber"/>
          </w:rPr>
        </w:pPr>
        <w:ins w:id="796" w:author="emmanuel blezes" w:date="2026-05-14T20:53:00Z" w16du:dateUtc="2026-05-14T18:53:00Z">
          <w:r>
            <w:rPr>
              <w:rStyle w:val="PageNumber"/>
            </w:rPr>
            <w:fldChar w:fldCharType="begin"/>
          </w:r>
          <w:r>
            <w:rPr>
              <w:rStyle w:val="PageNumber"/>
            </w:rPr>
            <w:instrText xml:space="preserve"> PAGE </w:instrText>
          </w:r>
          <w:r>
            <w:rPr>
              <w:rStyle w:val="PageNumber"/>
            </w:rPr>
            <w:fldChar w:fldCharType="separate"/>
          </w:r>
        </w:ins>
        <w:r>
          <w:rPr>
            <w:rStyle w:val="PageNumber"/>
            <w:noProof/>
          </w:rPr>
          <w:t>8</w:t>
        </w:r>
        <w:ins w:id="797" w:author="emmanuel blezes" w:date="2026-05-14T20:53:00Z" w16du:dateUtc="2026-05-14T18:53:00Z">
          <w:r>
            <w:rPr>
              <w:rStyle w:val="PageNumber"/>
            </w:rPr>
            <w:fldChar w:fldCharType="end"/>
          </w:r>
        </w:ins>
      </w:p>
      <w:customXmlInsRangeStart w:id="798" w:author="emmanuel blezes" w:date="2026-05-14T20:53:00Z"/>
    </w:sdtContent>
  </w:sdt>
  <w:customXmlInsRangeEnd w:id="798"/>
  <w:p w14:paraId="1F1B582B" w14:textId="77777777" w:rsidR="008E62C3" w:rsidRDefault="008E62C3">
    <w:pPr>
      <w:pStyle w:val="Footer"/>
      <w:ind w:right="360"/>
      <w:pPrChange w:id="799" w:author="emmanuel blezes" w:date="2026-05-14T20:53:00Z" w16du:dateUtc="2026-05-14T18:53: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FFF6C" w14:textId="77777777" w:rsidR="001C0226" w:rsidRDefault="001C0226">
      <w:pPr>
        <w:spacing w:after="0"/>
      </w:pPr>
      <w:r>
        <w:separator/>
      </w:r>
    </w:p>
  </w:footnote>
  <w:footnote w:type="continuationSeparator" w:id="0">
    <w:p w14:paraId="60861A49" w14:textId="77777777" w:rsidR="001C0226" w:rsidRDefault="001C0226">
      <w:pPr>
        <w:spacing w:after="0"/>
      </w:pPr>
      <w:r>
        <w:continuationSeparator/>
      </w:r>
    </w:p>
  </w:footnote>
  <w:footnote w:id="1">
    <w:p w14:paraId="1256A199" w14:textId="77777777" w:rsidR="003D2FCA" w:rsidRPr="00364F66" w:rsidRDefault="00000000">
      <w:pPr>
        <w:pStyle w:val="FootnoteText"/>
        <w:rPr>
          <w:sz w:val="16"/>
          <w:szCs w:val="16"/>
          <w:rPrChange w:id="4" w:author="emmanuel blezes" w:date="2026-05-14T20:54:00Z" w16du:dateUtc="2026-05-14T18:54:00Z">
            <w:rPr/>
          </w:rPrChange>
        </w:rPr>
      </w:pPr>
      <w:r w:rsidRPr="00364F66">
        <w:rPr>
          <w:rStyle w:val="FootnoteReference"/>
          <w:sz w:val="16"/>
          <w:szCs w:val="16"/>
          <w:rPrChange w:id="5" w:author="emmanuel blezes" w:date="2026-05-14T20:54:00Z" w16du:dateUtc="2026-05-14T18:54:00Z">
            <w:rPr>
              <w:rStyle w:val="FootnoteReference"/>
            </w:rPr>
          </w:rPrChange>
        </w:rPr>
        <w:footnoteRef/>
      </w:r>
      <w:r w:rsidRPr="00364F66">
        <w:rPr>
          <w:sz w:val="16"/>
          <w:szCs w:val="16"/>
          <w:rPrChange w:id="6" w:author="emmanuel blezes" w:date="2026-05-14T20:54:00Z" w16du:dateUtc="2026-05-14T18:54:00Z">
            <w:rPr/>
          </w:rPrChange>
        </w:rPr>
        <w:t xml:space="preserve"> Conseil d’orientation des retraites, </w:t>
      </w:r>
      <w:r w:rsidRPr="00364F66">
        <w:rPr>
          <w:i/>
          <w:iCs/>
          <w:sz w:val="16"/>
          <w:szCs w:val="16"/>
          <w:rPrChange w:id="7" w:author="emmanuel blezes" w:date="2026-05-14T20:54:00Z" w16du:dateUtc="2026-05-14T18:54:00Z">
            <w:rPr>
              <w:i/>
              <w:iCs/>
            </w:rPr>
          </w:rPrChange>
        </w:rPr>
        <w:t>Évolutions et perspectives des retraites en France</w:t>
      </w:r>
      <w:r w:rsidRPr="00364F66">
        <w:rPr>
          <w:sz w:val="16"/>
          <w:szCs w:val="16"/>
          <w:rPrChange w:id="8" w:author="emmanuel blezes" w:date="2026-05-14T20:54:00Z" w16du:dateUtc="2026-05-14T18:54:00Z">
            <w:rPr/>
          </w:rPrChange>
        </w:rPr>
        <w:t>, rapport annuel, juin 2025. URL : https://www.cor-retraites.fr/rapports-du-cor/rapport-annuel-cor-juin-2025-evolutions-perspectives-retraites-france (consulté en mai 2026).</w:t>
      </w:r>
    </w:p>
  </w:footnote>
  <w:footnote w:id="2">
    <w:p w14:paraId="20821751" w14:textId="77777777" w:rsidR="003D2FCA" w:rsidRPr="00364F66" w:rsidRDefault="00000000">
      <w:pPr>
        <w:pStyle w:val="FootnoteText"/>
        <w:rPr>
          <w:sz w:val="16"/>
          <w:szCs w:val="16"/>
          <w:rPrChange w:id="32" w:author="emmanuel blezes" w:date="2026-05-14T20:54:00Z" w16du:dateUtc="2026-05-14T18:54:00Z">
            <w:rPr/>
          </w:rPrChange>
        </w:rPr>
      </w:pPr>
      <w:r w:rsidRPr="00364F66">
        <w:rPr>
          <w:rStyle w:val="FootnoteReference"/>
          <w:sz w:val="16"/>
          <w:szCs w:val="16"/>
          <w:rPrChange w:id="33" w:author="emmanuel blezes" w:date="2026-05-14T20:54:00Z" w16du:dateUtc="2026-05-14T18:54:00Z">
            <w:rPr>
              <w:rStyle w:val="FootnoteReference"/>
            </w:rPr>
          </w:rPrChange>
        </w:rPr>
        <w:footnoteRef/>
      </w:r>
      <w:r w:rsidRPr="00364F66">
        <w:rPr>
          <w:sz w:val="16"/>
          <w:szCs w:val="16"/>
          <w:lang w:val="en-GB"/>
          <w:rPrChange w:id="34" w:author="emmanuel blezes" w:date="2026-05-14T20:54:00Z" w16du:dateUtc="2026-05-14T18:54:00Z">
            <w:rPr>
              <w:lang w:val="en-GB"/>
            </w:rPr>
          </w:rPrChange>
        </w:rPr>
        <w:t xml:space="preserve"> Fonds monétaire international, </w:t>
      </w:r>
      <w:r w:rsidRPr="00364F66">
        <w:rPr>
          <w:i/>
          <w:iCs/>
          <w:sz w:val="16"/>
          <w:szCs w:val="16"/>
          <w:lang w:val="en-GB"/>
          <w:rPrChange w:id="35" w:author="emmanuel blezes" w:date="2026-05-14T20:54:00Z" w16du:dateUtc="2026-05-14T18:54:00Z">
            <w:rPr>
              <w:i/>
              <w:iCs/>
              <w:lang w:val="en-GB"/>
            </w:rPr>
          </w:rPrChange>
        </w:rPr>
        <w:t>France: Staff Concluding Statement of the 2025 Article IV Mission</w:t>
      </w:r>
      <w:r w:rsidRPr="00364F66">
        <w:rPr>
          <w:sz w:val="16"/>
          <w:szCs w:val="16"/>
          <w:lang w:val="en-GB"/>
          <w:rPrChange w:id="36" w:author="emmanuel blezes" w:date="2026-05-14T20:54:00Z" w16du:dateUtc="2026-05-14T18:54:00Z">
            <w:rPr>
              <w:lang w:val="en-GB"/>
            </w:rPr>
          </w:rPrChange>
        </w:rPr>
        <w:t xml:space="preserve">, 22 mai 2025 (https://www.imf.org/fr/news/articles/2025/05/22/cs-france-2025). </w:t>
      </w:r>
      <w:r w:rsidRPr="00364F66">
        <w:rPr>
          <w:sz w:val="16"/>
          <w:szCs w:val="16"/>
          <w:rPrChange w:id="37" w:author="emmanuel blezes" w:date="2026-05-14T20:54:00Z" w16du:dateUtc="2026-05-14T18:54:00Z">
            <w:rPr/>
          </w:rPrChange>
        </w:rPr>
        <w:t>La mission, conduite par Manuela Goretti, place la viabilité du système de retraite parmi les trois principaux facteurs de risque budgétaire de moyen terme pour la France, aux côtés de la dynamique de l’assurance-chômage et de la masse salariale publique.</w:t>
      </w:r>
    </w:p>
  </w:footnote>
  <w:footnote w:id="3">
    <w:p w14:paraId="39C542C3" w14:textId="77777777" w:rsidR="003D2FCA" w:rsidRPr="00364F66" w:rsidRDefault="00000000">
      <w:pPr>
        <w:pStyle w:val="FootnoteText"/>
        <w:rPr>
          <w:sz w:val="16"/>
          <w:szCs w:val="16"/>
          <w:rPrChange w:id="38" w:author="emmanuel blezes" w:date="2026-05-14T20:54:00Z" w16du:dateUtc="2026-05-14T18:54:00Z">
            <w:rPr/>
          </w:rPrChange>
        </w:rPr>
      </w:pPr>
      <w:r w:rsidRPr="00364F66">
        <w:rPr>
          <w:rStyle w:val="FootnoteReference"/>
          <w:sz w:val="16"/>
          <w:szCs w:val="16"/>
          <w:rPrChange w:id="39" w:author="emmanuel blezes" w:date="2026-05-14T20:54:00Z" w16du:dateUtc="2026-05-14T18:54:00Z">
            <w:rPr>
              <w:rStyle w:val="FootnoteReference"/>
            </w:rPr>
          </w:rPrChange>
        </w:rPr>
        <w:footnoteRef/>
      </w:r>
      <w:r w:rsidRPr="00364F66">
        <w:rPr>
          <w:sz w:val="16"/>
          <w:szCs w:val="16"/>
          <w:rPrChange w:id="40" w:author="emmanuel blezes" w:date="2026-05-14T20:54:00Z" w16du:dateUtc="2026-05-14T18:54:00Z">
            <w:rPr/>
          </w:rPrChange>
        </w:rPr>
        <w:t xml:space="preserve"> Commission européenne, </w:t>
      </w:r>
      <w:r w:rsidRPr="00364F66">
        <w:rPr>
          <w:i/>
          <w:iCs/>
          <w:sz w:val="16"/>
          <w:szCs w:val="16"/>
          <w:rPrChange w:id="41" w:author="emmanuel blezes" w:date="2026-05-14T20:54:00Z" w16du:dateUtc="2026-05-14T18:54:00Z">
            <w:rPr>
              <w:i/>
              <w:iCs/>
            </w:rPr>
          </w:rPrChange>
        </w:rPr>
        <w:t>2024 Ageing Report — Economic and Budgetary Projections for the EU Member States (2022-2070)</w:t>
      </w:r>
      <w:r w:rsidRPr="00364F66">
        <w:rPr>
          <w:sz w:val="16"/>
          <w:szCs w:val="16"/>
          <w:rPrChange w:id="42" w:author="emmanuel blezes" w:date="2026-05-14T20:54:00Z" w16du:dateUtc="2026-05-14T18:54:00Z">
            <w:rPr/>
          </w:rPrChange>
        </w:rPr>
        <w:t xml:space="preserve">, avril 2024 (https://economy-finance.ec.europa.eu/publications/2024-ageing-report_en) ; </w:t>
      </w:r>
      <w:r w:rsidRPr="00364F66">
        <w:rPr>
          <w:i/>
          <w:iCs/>
          <w:sz w:val="16"/>
          <w:szCs w:val="16"/>
          <w:rPrChange w:id="43" w:author="emmanuel blezes" w:date="2026-05-14T20:54:00Z" w16du:dateUtc="2026-05-14T18:54:00Z">
            <w:rPr>
              <w:i/>
              <w:iCs/>
            </w:rPr>
          </w:rPrChange>
        </w:rPr>
        <w:t>Fiche pays France</w:t>
      </w:r>
      <w:r w:rsidRPr="00364F66">
        <w:rPr>
          <w:sz w:val="16"/>
          <w:szCs w:val="16"/>
          <w:rPrChange w:id="44" w:author="emmanuel blezes" w:date="2026-05-14T20:54:00Z" w16du:dateUtc="2026-05-14T18:54:00Z">
            <w:rPr/>
          </w:rPrChange>
        </w:rPr>
        <w:t xml:space="preserve"> (https://economy-finance.ec.europa.eu/document/download/e412927a-ea31-406d-bb6c-c925914123e9_en). La France se classe parmi les pays où la part des dépenses publiques liées au vieillissement (retraites, santé, dépendance) atteint, en 2022, les niveaux les plus élevés de l’Union, avec une trajectoire projetée stabilisée mais à un niveau structurellement élevé.</w:t>
      </w:r>
    </w:p>
  </w:footnote>
  <w:footnote w:id="4">
    <w:p w14:paraId="5F9EFF7D" w14:textId="77777777" w:rsidR="003D2FCA" w:rsidRPr="00364F66" w:rsidRDefault="00000000">
      <w:pPr>
        <w:pStyle w:val="FootnoteText"/>
        <w:rPr>
          <w:sz w:val="16"/>
          <w:szCs w:val="16"/>
          <w:rPrChange w:id="66" w:author="emmanuel blezes" w:date="2026-05-14T20:54:00Z" w16du:dateUtc="2026-05-14T18:54:00Z">
            <w:rPr/>
          </w:rPrChange>
        </w:rPr>
      </w:pPr>
      <w:r w:rsidRPr="00364F66">
        <w:rPr>
          <w:rStyle w:val="FootnoteReference"/>
          <w:sz w:val="16"/>
          <w:szCs w:val="16"/>
          <w:rPrChange w:id="67" w:author="emmanuel blezes" w:date="2026-05-14T20:54:00Z" w16du:dateUtc="2026-05-14T18:54:00Z">
            <w:rPr>
              <w:rStyle w:val="FootnoteReference"/>
            </w:rPr>
          </w:rPrChange>
        </w:rPr>
        <w:footnoteRef/>
      </w:r>
      <w:r w:rsidRPr="00364F66">
        <w:rPr>
          <w:sz w:val="16"/>
          <w:szCs w:val="16"/>
          <w:rPrChange w:id="68" w:author="emmanuel blezes" w:date="2026-05-14T20:54:00Z" w16du:dateUtc="2026-05-14T18:54:00Z">
            <w:rPr/>
          </w:rPrChange>
        </w:rPr>
        <w:t xml:space="preserve"> INSEE, </w:t>
      </w:r>
      <w:r w:rsidRPr="00364F66">
        <w:rPr>
          <w:i/>
          <w:iCs/>
          <w:sz w:val="16"/>
          <w:szCs w:val="16"/>
          <w:rPrChange w:id="69" w:author="emmanuel blezes" w:date="2026-05-14T20:54:00Z" w16du:dateUtc="2026-05-14T18:54:00Z">
            <w:rPr>
              <w:i/>
              <w:iCs/>
            </w:rPr>
          </w:rPrChange>
        </w:rPr>
        <w:t>Bilan démographique 2025</w:t>
      </w:r>
      <w:r w:rsidRPr="00364F66">
        <w:rPr>
          <w:sz w:val="16"/>
          <w:szCs w:val="16"/>
          <w:rPrChange w:id="70" w:author="emmanuel blezes" w:date="2026-05-14T20:54:00Z" w16du:dateUtc="2026-05-14T18:54:00Z">
            <w:rPr/>
          </w:rPrChange>
        </w:rPr>
        <w:t>, INSEE Première n° 2087, janvier 2026. URL : https://www.insee.fr/fr/statistiques/8719824. Naissances 2025 : 645 000 (−2,1 % vs 2024). Décès : 651 000 (+1,5 %, en partie liés à une épidémie hivernale de grippe particulièrement virulente début 2025). Solde naturel : −6 000, négatif « pour la première fois depuis la fin de la Seconde Guerre mondiale » (formulation INSEE). En 2024, ce solde s’était établi à +17 000, déjà au plus bas depuis 1945.</w:t>
      </w:r>
    </w:p>
  </w:footnote>
  <w:footnote w:id="5">
    <w:p w14:paraId="71BC57A4" w14:textId="77777777" w:rsidR="003D2FCA" w:rsidRPr="00364F66" w:rsidRDefault="00000000">
      <w:pPr>
        <w:pStyle w:val="FootnoteText"/>
        <w:rPr>
          <w:sz w:val="16"/>
          <w:szCs w:val="16"/>
          <w:rPrChange w:id="71" w:author="emmanuel blezes" w:date="2026-05-14T20:54:00Z" w16du:dateUtc="2026-05-14T18:54:00Z">
            <w:rPr/>
          </w:rPrChange>
        </w:rPr>
      </w:pPr>
      <w:r w:rsidRPr="00364F66">
        <w:rPr>
          <w:rStyle w:val="FootnoteReference"/>
          <w:sz w:val="16"/>
          <w:szCs w:val="16"/>
          <w:rPrChange w:id="72" w:author="emmanuel blezes" w:date="2026-05-14T20:54:00Z" w16du:dateUtc="2026-05-14T18:54:00Z">
            <w:rPr>
              <w:rStyle w:val="FootnoteReference"/>
            </w:rPr>
          </w:rPrChange>
        </w:rPr>
        <w:footnoteRef/>
      </w:r>
      <w:r w:rsidRPr="00364F66">
        <w:rPr>
          <w:sz w:val="16"/>
          <w:szCs w:val="16"/>
          <w:rPrChange w:id="73" w:author="emmanuel blezes" w:date="2026-05-14T20:54:00Z" w16du:dateUtc="2026-05-14T18:54:00Z">
            <w:rPr/>
          </w:rPrChange>
        </w:rPr>
        <w:t xml:space="preserve"> INSEE, </w:t>
      </w:r>
      <w:r w:rsidRPr="00364F66">
        <w:rPr>
          <w:i/>
          <w:iCs/>
          <w:sz w:val="16"/>
          <w:szCs w:val="16"/>
          <w:rPrChange w:id="74" w:author="emmanuel blezes" w:date="2026-05-14T20:54:00Z" w16du:dateUtc="2026-05-14T18:54:00Z">
            <w:rPr>
              <w:i/>
              <w:iCs/>
            </w:rPr>
          </w:rPrChange>
        </w:rPr>
        <w:t>Bilan démographique 2025</w:t>
      </w:r>
      <w:r w:rsidRPr="00364F66">
        <w:rPr>
          <w:sz w:val="16"/>
          <w:szCs w:val="16"/>
          <w:rPrChange w:id="75" w:author="emmanuel blezes" w:date="2026-05-14T20:54:00Z" w16du:dateUtc="2026-05-14T18:54:00Z">
            <w:rPr/>
          </w:rPrChange>
        </w:rPr>
        <w:t>, op. cit. Solde migratoire 2025 (provisoire) : +176 000 personnes ; population au 1er janvier 2026 estimée à 69,1 millions (vs 68,6 millions au 1er janvier 2025).</w:t>
      </w:r>
    </w:p>
  </w:footnote>
  <w:footnote w:id="6">
    <w:p w14:paraId="617B2ABC" w14:textId="77777777" w:rsidR="003D2FCA" w:rsidRPr="00364F66" w:rsidRDefault="00000000">
      <w:pPr>
        <w:pStyle w:val="FootnoteText"/>
        <w:rPr>
          <w:sz w:val="16"/>
          <w:szCs w:val="16"/>
          <w:rPrChange w:id="84" w:author="emmanuel blezes" w:date="2026-05-14T20:54:00Z" w16du:dateUtc="2026-05-14T18:54:00Z">
            <w:rPr/>
          </w:rPrChange>
        </w:rPr>
      </w:pPr>
      <w:r w:rsidRPr="00364F66">
        <w:rPr>
          <w:rStyle w:val="FootnoteReference"/>
          <w:sz w:val="16"/>
          <w:szCs w:val="16"/>
          <w:rPrChange w:id="85" w:author="emmanuel blezes" w:date="2026-05-14T20:54:00Z" w16du:dateUtc="2026-05-14T18:54:00Z">
            <w:rPr>
              <w:rStyle w:val="FootnoteReference"/>
            </w:rPr>
          </w:rPrChange>
        </w:rPr>
        <w:footnoteRef/>
      </w:r>
      <w:r w:rsidRPr="00364F66">
        <w:rPr>
          <w:sz w:val="16"/>
          <w:szCs w:val="16"/>
          <w:rPrChange w:id="86" w:author="emmanuel blezes" w:date="2026-05-14T20:54:00Z" w16du:dateUtc="2026-05-14T18:54:00Z">
            <w:rPr/>
          </w:rPrChange>
        </w:rPr>
        <w:t xml:space="preserve"> INSEE, </w:t>
      </w:r>
      <w:r w:rsidRPr="00364F66">
        <w:rPr>
          <w:i/>
          <w:iCs/>
          <w:sz w:val="16"/>
          <w:szCs w:val="16"/>
          <w:rPrChange w:id="87" w:author="emmanuel blezes" w:date="2026-05-14T20:54:00Z" w16du:dateUtc="2026-05-14T18:54:00Z">
            <w:rPr>
              <w:i/>
              <w:iCs/>
            </w:rPr>
          </w:rPrChange>
        </w:rPr>
        <w:t>Bilan démographique 2025</w:t>
      </w:r>
      <w:r w:rsidRPr="00364F66">
        <w:rPr>
          <w:sz w:val="16"/>
          <w:szCs w:val="16"/>
          <w:rPrChange w:id="88" w:author="emmanuel blezes" w:date="2026-05-14T20:54:00Z" w16du:dateUtc="2026-05-14T18:54:00Z">
            <w:rPr/>
          </w:rPrChange>
        </w:rPr>
        <w:t>, op. cit. Indice conjoncturel de fécondité (ICF) 2025 : 1,56 enfant par femme. Évolution récente : 1,98 en 2014, 1,80 en 2018, 1,84 en 2020, 1,66 en 2023, 1,61 en 2024, 1,56 en 2025. Âge moyen à la maternité : 31,2 ans en 2025 (vs 29,6 ans en 2005).</w:t>
      </w:r>
    </w:p>
  </w:footnote>
  <w:footnote w:id="7">
    <w:p w14:paraId="4D234763" w14:textId="77777777" w:rsidR="003D2FCA" w:rsidRPr="00364F66" w:rsidRDefault="00000000">
      <w:pPr>
        <w:pStyle w:val="FootnoteText"/>
        <w:rPr>
          <w:sz w:val="16"/>
          <w:szCs w:val="16"/>
          <w:rPrChange w:id="89" w:author="emmanuel blezes" w:date="2026-05-14T20:54:00Z" w16du:dateUtc="2026-05-14T18:54:00Z">
            <w:rPr/>
          </w:rPrChange>
        </w:rPr>
      </w:pPr>
      <w:r w:rsidRPr="00364F66">
        <w:rPr>
          <w:rStyle w:val="FootnoteReference"/>
          <w:sz w:val="16"/>
          <w:szCs w:val="16"/>
          <w:rPrChange w:id="90" w:author="emmanuel blezes" w:date="2026-05-14T20:54:00Z" w16du:dateUtc="2026-05-14T18:54:00Z">
            <w:rPr>
              <w:rStyle w:val="FootnoteReference"/>
            </w:rPr>
          </w:rPrChange>
        </w:rPr>
        <w:footnoteRef/>
      </w:r>
      <w:r w:rsidRPr="00364F66">
        <w:rPr>
          <w:sz w:val="16"/>
          <w:szCs w:val="16"/>
          <w:lang w:val="en-GB"/>
          <w:rPrChange w:id="91" w:author="emmanuel blezes" w:date="2026-05-14T20:54:00Z" w16du:dateUtc="2026-05-14T18:54:00Z">
            <w:rPr>
              <w:lang w:val="en-GB"/>
            </w:rPr>
          </w:rPrChange>
        </w:rPr>
        <w:t xml:space="preserve"> Eurostat, </w:t>
      </w:r>
      <w:r w:rsidRPr="00364F66">
        <w:rPr>
          <w:i/>
          <w:iCs/>
          <w:sz w:val="16"/>
          <w:szCs w:val="16"/>
          <w:lang w:val="en-GB"/>
          <w:rPrChange w:id="92" w:author="emmanuel blezes" w:date="2026-05-14T20:54:00Z" w16du:dateUtc="2026-05-14T18:54:00Z">
            <w:rPr>
              <w:i/>
              <w:iCs/>
              <w:lang w:val="en-GB"/>
            </w:rPr>
          </w:rPrChange>
        </w:rPr>
        <w:t>Total fertility rate by NUTS 2 region</w:t>
      </w:r>
      <w:r w:rsidRPr="00364F66">
        <w:rPr>
          <w:sz w:val="16"/>
          <w:szCs w:val="16"/>
          <w:lang w:val="en-GB"/>
          <w:rPrChange w:id="93" w:author="emmanuel blezes" w:date="2026-05-14T20:54:00Z" w16du:dateUtc="2026-05-14T18:54:00Z">
            <w:rPr>
              <w:lang w:val="en-GB"/>
            </w:rPr>
          </w:rPrChange>
        </w:rPr>
        <w:t xml:space="preserve">, données 2024. URL : https://ec.europa.eu/eurostat/databrowser/view/demo_r_find2/. </w:t>
      </w:r>
      <w:r w:rsidRPr="00364F66">
        <w:rPr>
          <w:sz w:val="16"/>
          <w:szCs w:val="16"/>
          <w:rPrChange w:id="94" w:author="emmanuel blezes" w:date="2026-05-14T20:54:00Z" w16du:dateUtc="2026-05-14T18:54:00Z">
            <w:rPr/>
          </w:rPrChange>
        </w:rPr>
        <w:t>ICF 2024 dans l’UE : France 1,61 ; Allemagne 1,35 ; Italie 1,20 ; Espagne 1,12 ; Pays-Bas 1,43 ; Suède 1,45 ; moyenne UE27 1,38.</w:t>
      </w:r>
    </w:p>
  </w:footnote>
  <w:footnote w:id="8">
    <w:p w14:paraId="5D7679AE" w14:textId="77777777" w:rsidR="003D2FCA" w:rsidRPr="00364F66" w:rsidRDefault="00000000">
      <w:pPr>
        <w:pStyle w:val="FootnoteText"/>
        <w:rPr>
          <w:sz w:val="16"/>
          <w:szCs w:val="16"/>
          <w:rPrChange w:id="96" w:author="emmanuel blezes" w:date="2026-05-14T20:54:00Z" w16du:dateUtc="2026-05-14T18:54:00Z">
            <w:rPr/>
          </w:rPrChange>
        </w:rPr>
      </w:pPr>
      <w:r w:rsidRPr="00364F66">
        <w:rPr>
          <w:rStyle w:val="FootnoteReference"/>
          <w:sz w:val="16"/>
          <w:szCs w:val="16"/>
          <w:rPrChange w:id="97" w:author="emmanuel blezes" w:date="2026-05-14T20:54:00Z" w16du:dateUtc="2026-05-14T18:54:00Z">
            <w:rPr>
              <w:rStyle w:val="FootnoteReference"/>
            </w:rPr>
          </w:rPrChange>
        </w:rPr>
        <w:footnoteRef/>
      </w:r>
      <w:r w:rsidRPr="00364F66">
        <w:rPr>
          <w:sz w:val="16"/>
          <w:szCs w:val="16"/>
          <w:rPrChange w:id="98" w:author="emmanuel blezes" w:date="2026-05-14T20:54:00Z" w16du:dateUtc="2026-05-14T18:54:00Z">
            <w:rPr/>
          </w:rPrChange>
        </w:rPr>
        <w:t xml:space="preserve"> INSEE, </w:t>
      </w:r>
      <w:r w:rsidRPr="00364F66">
        <w:rPr>
          <w:i/>
          <w:iCs/>
          <w:sz w:val="16"/>
          <w:szCs w:val="16"/>
          <w:rPrChange w:id="99" w:author="emmanuel blezes" w:date="2026-05-14T20:54:00Z" w16du:dateUtc="2026-05-14T18:54:00Z">
            <w:rPr>
              <w:i/>
              <w:iCs/>
            </w:rPr>
          </w:rPrChange>
        </w:rPr>
        <w:t>Bilan démographique 2025</w:t>
      </w:r>
      <w:r w:rsidRPr="00364F66">
        <w:rPr>
          <w:sz w:val="16"/>
          <w:szCs w:val="16"/>
          <w:rPrChange w:id="100" w:author="emmanuel blezes" w:date="2026-05-14T20:54:00Z" w16du:dateUtc="2026-05-14T18:54:00Z">
            <w:rPr/>
          </w:rPrChange>
        </w:rPr>
        <w:t>, op. cit. Espérance de vie à la naissance en 2025 : 85,9 ans (femmes), 80,3 ans (hommes). En 1950 : 69,2 ans (femmes), 63,4 ans (hommes). Gain cumulé : 16,7 ans (femmes), 16,9 ans (hommes).</w:t>
      </w:r>
    </w:p>
  </w:footnote>
  <w:footnote w:id="9">
    <w:p w14:paraId="2526E473" w14:textId="77777777" w:rsidR="003D2FCA" w:rsidRPr="00364F66" w:rsidRDefault="00000000">
      <w:pPr>
        <w:pStyle w:val="FootnoteText"/>
        <w:rPr>
          <w:sz w:val="16"/>
          <w:szCs w:val="16"/>
          <w:rPrChange w:id="104" w:author="emmanuel blezes" w:date="2026-05-14T20:54:00Z" w16du:dateUtc="2026-05-14T18:54:00Z">
            <w:rPr/>
          </w:rPrChange>
        </w:rPr>
      </w:pPr>
      <w:r w:rsidRPr="00364F66">
        <w:rPr>
          <w:rStyle w:val="FootnoteReference"/>
          <w:sz w:val="16"/>
          <w:szCs w:val="16"/>
          <w:rPrChange w:id="105" w:author="emmanuel blezes" w:date="2026-05-14T20:54:00Z" w16du:dateUtc="2026-05-14T18:54:00Z">
            <w:rPr>
              <w:rStyle w:val="FootnoteReference"/>
            </w:rPr>
          </w:rPrChange>
        </w:rPr>
        <w:footnoteRef/>
      </w:r>
      <w:r w:rsidRPr="00364F66">
        <w:rPr>
          <w:sz w:val="16"/>
          <w:szCs w:val="16"/>
          <w:rPrChange w:id="106" w:author="emmanuel blezes" w:date="2026-05-14T20:54:00Z" w16du:dateUtc="2026-05-14T18:54:00Z">
            <w:rPr/>
          </w:rPrChange>
        </w:rPr>
        <w:t xml:space="preserve"> Sur les hypothèses démographiques sous-jacentes à l’architecture de 1945, voir Bertrand Valat, </w:t>
      </w:r>
      <w:r w:rsidRPr="00364F66">
        <w:rPr>
          <w:i/>
          <w:iCs/>
          <w:sz w:val="16"/>
          <w:szCs w:val="16"/>
          <w:rPrChange w:id="107" w:author="emmanuel blezes" w:date="2026-05-14T20:54:00Z" w16du:dateUtc="2026-05-14T18:54:00Z">
            <w:rPr>
              <w:i/>
              <w:iCs/>
            </w:rPr>
          </w:rPrChange>
        </w:rPr>
        <w:t>Les retraites et la création de la Sécurité sociale en 1945 : révolution ou restauration ?</w:t>
      </w:r>
      <w:r w:rsidRPr="00364F66">
        <w:rPr>
          <w:sz w:val="16"/>
          <w:szCs w:val="16"/>
          <w:rPrChange w:id="108" w:author="emmanuel blezes" w:date="2026-05-14T20:54:00Z" w16du:dateUtc="2026-05-14T18:54:00Z">
            <w:rPr/>
          </w:rPrChange>
        </w:rPr>
        <w:t>, document de travail pour le COR, 2022 (https://www.cor-retraites.fr/sites/default/files/2022-12/Doc_10_Valat.pdf). En 1946, l’espérance de vie à la naissance s’établit à 61,9 ans (hommes) et 67,4 ans (femmes), ce qui correspond à une durée moyenne de retraite — pour un travailleur partant à 65 ans — de l’ordre de cinq à sept années.</w:t>
      </w:r>
    </w:p>
  </w:footnote>
  <w:footnote w:id="10">
    <w:p w14:paraId="6016DA41" w14:textId="77777777" w:rsidR="003D2FCA" w:rsidRPr="00364F66" w:rsidRDefault="00000000">
      <w:pPr>
        <w:pStyle w:val="FootnoteText"/>
        <w:rPr>
          <w:sz w:val="16"/>
          <w:szCs w:val="16"/>
          <w:rPrChange w:id="109" w:author="emmanuel blezes" w:date="2026-05-14T20:54:00Z" w16du:dateUtc="2026-05-14T18:54:00Z">
            <w:rPr/>
          </w:rPrChange>
        </w:rPr>
      </w:pPr>
      <w:r w:rsidRPr="00364F66">
        <w:rPr>
          <w:rStyle w:val="FootnoteReference"/>
          <w:sz w:val="16"/>
          <w:szCs w:val="16"/>
          <w:rPrChange w:id="110" w:author="emmanuel blezes" w:date="2026-05-14T20:54:00Z" w16du:dateUtc="2026-05-14T18:54:00Z">
            <w:rPr>
              <w:rStyle w:val="FootnoteReference"/>
            </w:rPr>
          </w:rPrChange>
        </w:rPr>
        <w:footnoteRef/>
      </w:r>
      <w:r w:rsidRPr="00364F66">
        <w:rPr>
          <w:sz w:val="16"/>
          <w:szCs w:val="16"/>
          <w:rPrChange w:id="111" w:author="emmanuel blezes" w:date="2026-05-14T20:54:00Z" w16du:dateUtc="2026-05-14T18:54:00Z">
            <w:rPr/>
          </w:rPrChange>
        </w:rPr>
        <w:t xml:space="preserve"> Tableau INSEE, </w:t>
      </w:r>
      <w:r w:rsidRPr="00364F66">
        <w:rPr>
          <w:i/>
          <w:iCs/>
          <w:sz w:val="16"/>
          <w:szCs w:val="16"/>
          <w:rPrChange w:id="112" w:author="emmanuel blezes" w:date="2026-05-14T20:54:00Z" w16du:dateUtc="2026-05-14T18:54:00Z">
            <w:rPr>
              <w:i/>
              <w:iCs/>
            </w:rPr>
          </w:rPrChange>
        </w:rPr>
        <w:t>Espérance de vie à divers âges</w:t>
      </w:r>
      <w:r w:rsidRPr="00364F66">
        <w:rPr>
          <w:sz w:val="16"/>
          <w:szCs w:val="16"/>
          <w:rPrChange w:id="113" w:author="emmanuel blezes" w:date="2026-05-14T20:54:00Z" w16du:dateUtc="2026-05-14T18:54:00Z">
            <w:rPr/>
          </w:rPrChange>
        </w:rPr>
        <w:t xml:space="preserve"> (https://www.insee.fr/fr/statistiques/2416631). À 65 ans en 2025 : femmes ≈ 23,9 ans, hommes ≈ 20,2 ans.</w:t>
      </w:r>
    </w:p>
  </w:footnote>
  <w:footnote w:id="11">
    <w:p w14:paraId="67BFDE94" w14:textId="77777777" w:rsidR="003D2FCA" w:rsidRPr="00364F66" w:rsidRDefault="00000000">
      <w:pPr>
        <w:pStyle w:val="FootnoteText"/>
        <w:rPr>
          <w:sz w:val="16"/>
          <w:szCs w:val="16"/>
          <w:rPrChange w:id="117" w:author="emmanuel blezes" w:date="2026-05-14T20:54:00Z" w16du:dateUtc="2026-05-14T18:54:00Z">
            <w:rPr/>
          </w:rPrChange>
        </w:rPr>
      </w:pPr>
      <w:r w:rsidRPr="00364F66">
        <w:rPr>
          <w:rStyle w:val="FootnoteReference"/>
          <w:sz w:val="16"/>
          <w:szCs w:val="16"/>
          <w:rPrChange w:id="118" w:author="emmanuel blezes" w:date="2026-05-14T20:54:00Z" w16du:dateUtc="2026-05-14T18:54:00Z">
            <w:rPr>
              <w:rStyle w:val="FootnoteReference"/>
            </w:rPr>
          </w:rPrChange>
        </w:rPr>
        <w:footnoteRef/>
      </w:r>
      <w:r w:rsidRPr="00364F66">
        <w:rPr>
          <w:sz w:val="16"/>
          <w:szCs w:val="16"/>
          <w:rPrChange w:id="119" w:author="emmanuel blezes" w:date="2026-05-14T20:54:00Z" w16du:dateUtc="2026-05-14T18:54:00Z">
            <w:rPr/>
          </w:rPrChange>
        </w:rPr>
        <w:t xml:space="preserve"> INSEE, </w:t>
      </w:r>
      <w:r w:rsidRPr="00364F66">
        <w:rPr>
          <w:i/>
          <w:iCs/>
          <w:sz w:val="16"/>
          <w:szCs w:val="16"/>
          <w:rPrChange w:id="120" w:author="emmanuel blezes" w:date="2026-05-14T20:54:00Z" w16du:dateUtc="2026-05-14T18:54:00Z">
            <w:rPr>
              <w:i/>
              <w:iCs/>
            </w:rPr>
          </w:rPrChange>
        </w:rPr>
        <w:t>Bilan démographique 2025</w:t>
      </w:r>
      <w:r w:rsidRPr="00364F66">
        <w:rPr>
          <w:sz w:val="16"/>
          <w:szCs w:val="16"/>
          <w:rPrChange w:id="121" w:author="emmanuel blezes" w:date="2026-05-14T20:54:00Z" w16du:dateUtc="2026-05-14T18:54:00Z">
            <w:rPr/>
          </w:rPrChange>
        </w:rPr>
        <w:t>, op. cit. Population au 1er janvier 2026 : 69,1 millions. Part des 65 ans et plus : 22,2 % au 1er janvier 2026 (21,8 % au 1er janvier 2025, 16,3 % en 2005, environ 12 % en 1985). Part des moins de 20 ans : 22,5 % au 1er janvier 2026.</w:t>
      </w:r>
    </w:p>
  </w:footnote>
  <w:footnote w:id="12">
    <w:p w14:paraId="46CAD458" w14:textId="77777777" w:rsidR="003D2FCA" w:rsidRPr="00364F66" w:rsidRDefault="00000000">
      <w:pPr>
        <w:pStyle w:val="FootnoteText"/>
        <w:rPr>
          <w:sz w:val="16"/>
          <w:szCs w:val="16"/>
          <w:rPrChange w:id="125" w:author="emmanuel blezes" w:date="2026-05-14T20:54:00Z" w16du:dateUtc="2026-05-14T18:54:00Z">
            <w:rPr/>
          </w:rPrChange>
        </w:rPr>
      </w:pPr>
      <w:r w:rsidRPr="00364F66">
        <w:rPr>
          <w:rStyle w:val="FootnoteReference"/>
          <w:sz w:val="16"/>
          <w:szCs w:val="16"/>
          <w:rPrChange w:id="126" w:author="emmanuel blezes" w:date="2026-05-14T20:54:00Z" w16du:dateUtc="2026-05-14T18:54:00Z">
            <w:rPr>
              <w:rStyle w:val="FootnoteReference"/>
            </w:rPr>
          </w:rPrChange>
        </w:rPr>
        <w:footnoteRef/>
      </w:r>
      <w:r w:rsidRPr="00364F66">
        <w:rPr>
          <w:sz w:val="16"/>
          <w:szCs w:val="16"/>
          <w:rPrChange w:id="127" w:author="emmanuel blezes" w:date="2026-05-14T20:54:00Z" w16du:dateUtc="2026-05-14T18:54:00Z">
            <w:rPr/>
          </w:rPrChange>
        </w:rPr>
        <w:t xml:space="preserve"> Commission européenne, </w:t>
      </w:r>
      <w:r w:rsidRPr="00364F66">
        <w:rPr>
          <w:i/>
          <w:iCs/>
          <w:sz w:val="16"/>
          <w:szCs w:val="16"/>
          <w:rPrChange w:id="128" w:author="emmanuel blezes" w:date="2026-05-14T20:54:00Z" w16du:dateUtc="2026-05-14T18:54:00Z">
            <w:rPr>
              <w:i/>
              <w:iCs/>
            </w:rPr>
          </w:rPrChange>
        </w:rPr>
        <w:t>2024 Ageing Report</w:t>
      </w:r>
      <w:r w:rsidRPr="00364F66">
        <w:rPr>
          <w:sz w:val="16"/>
          <w:szCs w:val="16"/>
          <w:rPrChange w:id="129" w:author="emmanuel blezes" w:date="2026-05-14T20:54:00Z" w16du:dateUtc="2026-05-14T18:54:00Z">
            <w:rPr/>
          </w:rPrChange>
        </w:rPr>
        <w:t>, op. cit. Ratio de dépendance des personnes âgées (population 65+ rapportée à la population en âge de travailler 15-64 ans) : 38,2 % en 2022, projection 57,8 % en 2070 — l’un des bonds les plus marqués de l’Union européenne, derrière l’Italie et l’Espagne.</w:t>
      </w:r>
    </w:p>
  </w:footnote>
  <w:footnote w:id="13">
    <w:p w14:paraId="6E41021E" w14:textId="77777777" w:rsidR="003D2FCA" w:rsidRPr="00364F66" w:rsidRDefault="00000000">
      <w:pPr>
        <w:pStyle w:val="FootnoteText"/>
        <w:rPr>
          <w:sz w:val="16"/>
          <w:szCs w:val="16"/>
          <w:rPrChange w:id="130" w:author="emmanuel blezes" w:date="2026-05-14T20:54:00Z" w16du:dateUtc="2026-05-14T18:54:00Z">
            <w:rPr/>
          </w:rPrChange>
        </w:rPr>
      </w:pPr>
      <w:r w:rsidRPr="00364F66">
        <w:rPr>
          <w:rStyle w:val="FootnoteReference"/>
          <w:sz w:val="16"/>
          <w:szCs w:val="16"/>
          <w:rPrChange w:id="131" w:author="emmanuel blezes" w:date="2026-05-14T20:54:00Z" w16du:dateUtc="2026-05-14T18:54:00Z">
            <w:rPr>
              <w:rStyle w:val="FootnoteReference"/>
            </w:rPr>
          </w:rPrChange>
        </w:rPr>
        <w:footnoteRef/>
      </w:r>
      <w:r w:rsidRPr="00364F66">
        <w:rPr>
          <w:sz w:val="16"/>
          <w:szCs w:val="16"/>
          <w:rPrChange w:id="132" w:author="emmanuel blezes" w:date="2026-05-14T20:54:00Z" w16du:dateUtc="2026-05-14T18:54:00Z">
            <w:rPr/>
          </w:rPrChange>
        </w:rPr>
        <w:t xml:space="preserve"> INSEE, </w:t>
      </w:r>
      <w:r w:rsidRPr="00364F66">
        <w:rPr>
          <w:i/>
          <w:iCs/>
          <w:sz w:val="16"/>
          <w:szCs w:val="16"/>
          <w:rPrChange w:id="133" w:author="emmanuel blezes" w:date="2026-05-14T20:54:00Z" w16du:dateUtc="2026-05-14T18:54:00Z">
            <w:rPr>
              <w:i/>
              <w:iCs/>
            </w:rPr>
          </w:rPrChange>
        </w:rPr>
        <w:t>Cotisants, retraités et rapport démographique tous régimes</w:t>
      </w:r>
      <w:r w:rsidRPr="00364F66">
        <w:rPr>
          <w:sz w:val="16"/>
          <w:szCs w:val="16"/>
          <w:rPrChange w:id="134" w:author="emmanuel blezes" w:date="2026-05-14T20:54:00Z" w16du:dateUtc="2026-05-14T18:54:00Z">
            <w:rPr/>
          </w:rPrChange>
        </w:rPr>
        <w:t>, séries longues. URL : https://www.insee.fr/fr/statistiques/2415121. Ratio 4,29 en 1965 (point haut historique).</w:t>
      </w:r>
    </w:p>
  </w:footnote>
  <w:footnote w:id="14">
    <w:p w14:paraId="4EFB240C" w14:textId="77777777" w:rsidR="003D2FCA" w:rsidRPr="00364F66" w:rsidRDefault="00000000">
      <w:pPr>
        <w:pStyle w:val="FootnoteText"/>
        <w:rPr>
          <w:sz w:val="16"/>
          <w:szCs w:val="16"/>
          <w:rPrChange w:id="142" w:author="emmanuel blezes" w:date="2026-05-14T20:54:00Z" w16du:dateUtc="2026-05-14T18:54:00Z">
            <w:rPr/>
          </w:rPrChange>
        </w:rPr>
      </w:pPr>
      <w:r w:rsidRPr="00364F66">
        <w:rPr>
          <w:rStyle w:val="FootnoteReference"/>
          <w:sz w:val="16"/>
          <w:szCs w:val="16"/>
          <w:rPrChange w:id="143" w:author="emmanuel blezes" w:date="2026-05-14T20:54:00Z" w16du:dateUtc="2026-05-14T18:54:00Z">
            <w:rPr>
              <w:rStyle w:val="FootnoteReference"/>
            </w:rPr>
          </w:rPrChange>
        </w:rPr>
        <w:footnoteRef/>
      </w:r>
      <w:r w:rsidRPr="00364F66">
        <w:rPr>
          <w:sz w:val="16"/>
          <w:szCs w:val="16"/>
          <w:rPrChange w:id="144" w:author="emmanuel blezes" w:date="2026-05-14T20:54:00Z" w16du:dateUtc="2026-05-14T18:54:00Z">
            <w:rPr/>
          </w:rPrChange>
        </w:rPr>
        <w:t xml:space="preserve"> INSEE, ibid., données 2024 : 1,79 cotisant pour un retraité, tous régimes confondus.</w:t>
      </w:r>
    </w:p>
  </w:footnote>
  <w:footnote w:id="15">
    <w:p w14:paraId="13A2B076" w14:textId="77777777" w:rsidR="003D2FCA" w:rsidRPr="00364F66" w:rsidRDefault="00000000">
      <w:pPr>
        <w:pStyle w:val="FootnoteText"/>
        <w:rPr>
          <w:sz w:val="16"/>
          <w:szCs w:val="16"/>
          <w:rPrChange w:id="147" w:author="emmanuel blezes" w:date="2026-05-14T20:54:00Z" w16du:dateUtc="2026-05-14T18:54:00Z">
            <w:rPr/>
          </w:rPrChange>
        </w:rPr>
      </w:pPr>
      <w:r w:rsidRPr="00364F66">
        <w:rPr>
          <w:rStyle w:val="FootnoteReference"/>
          <w:sz w:val="16"/>
          <w:szCs w:val="16"/>
          <w:rPrChange w:id="148" w:author="emmanuel blezes" w:date="2026-05-14T20:54:00Z" w16du:dateUtc="2026-05-14T18:54:00Z">
            <w:rPr>
              <w:rStyle w:val="FootnoteReference"/>
            </w:rPr>
          </w:rPrChange>
        </w:rPr>
        <w:footnoteRef/>
      </w:r>
      <w:r w:rsidRPr="00364F66">
        <w:rPr>
          <w:sz w:val="16"/>
          <w:szCs w:val="16"/>
          <w:rPrChange w:id="149" w:author="emmanuel blezes" w:date="2026-05-14T20:54:00Z" w16du:dateUtc="2026-05-14T18:54:00Z">
            <w:rPr/>
          </w:rPrChange>
        </w:rPr>
        <w:t xml:space="preserve"> COR juin 2025, scénario central, projection 2070 : 1,40 cotisant pour un retraité.</w:t>
      </w:r>
    </w:p>
  </w:footnote>
  <w:footnote w:id="16">
    <w:p w14:paraId="63585902" w14:textId="77777777" w:rsidR="003D2FCA" w:rsidRPr="00364F66" w:rsidRDefault="00000000">
      <w:pPr>
        <w:pStyle w:val="FootnoteText"/>
        <w:rPr>
          <w:sz w:val="16"/>
          <w:szCs w:val="16"/>
          <w:rPrChange w:id="166" w:author="emmanuel blezes" w:date="2026-05-14T20:54:00Z" w16du:dateUtc="2026-05-14T18:54:00Z">
            <w:rPr/>
          </w:rPrChange>
        </w:rPr>
      </w:pPr>
      <w:r w:rsidRPr="00364F66">
        <w:rPr>
          <w:rStyle w:val="FootnoteReference"/>
          <w:sz w:val="16"/>
          <w:szCs w:val="16"/>
          <w:rPrChange w:id="167" w:author="emmanuel blezes" w:date="2026-05-14T20:54:00Z" w16du:dateUtc="2026-05-14T18:54:00Z">
            <w:rPr>
              <w:rStyle w:val="FootnoteReference"/>
            </w:rPr>
          </w:rPrChange>
        </w:rPr>
        <w:footnoteRef/>
      </w:r>
      <w:r w:rsidRPr="00364F66">
        <w:rPr>
          <w:sz w:val="16"/>
          <w:szCs w:val="16"/>
          <w:rPrChange w:id="168" w:author="emmanuel blezes" w:date="2026-05-14T20:54:00Z" w16du:dateUtc="2026-05-14T18:54:00Z">
            <w:rPr/>
          </w:rPrChange>
        </w:rPr>
        <w:t xml:space="preserve"> INSEE, </w:t>
      </w:r>
      <w:r w:rsidRPr="00364F66">
        <w:rPr>
          <w:i/>
          <w:iCs/>
          <w:sz w:val="16"/>
          <w:szCs w:val="16"/>
          <w:rPrChange w:id="169" w:author="emmanuel blezes" w:date="2026-05-14T20:54:00Z" w16du:dateUtc="2026-05-14T18:54:00Z">
            <w:rPr>
              <w:i/>
              <w:iCs/>
            </w:rPr>
          </w:rPrChange>
        </w:rPr>
        <w:t>Bilan démographique 2024</w:t>
      </w:r>
      <w:r w:rsidRPr="00364F66">
        <w:rPr>
          <w:sz w:val="16"/>
          <w:szCs w:val="16"/>
          <w:rPrChange w:id="170" w:author="emmanuel blezes" w:date="2026-05-14T20:54:00Z" w16du:dateUtc="2026-05-14T18:54:00Z">
            <w:rPr/>
          </w:rPrChange>
        </w:rPr>
        <w:t>, op. cit. Augmentation nette du nombre de retraités en 2024 : environ 200 000. Stock total estimé à fin 2024 : environ 18,1 millions.</w:t>
      </w:r>
    </w:p>
  </w:footnote>
  <w:footnote w:id="17">
    <w:p w14:paraId="4F5BA021" w14:textId="77777777" w:rsidR="003D2FCA" w:rsidRPr="00364F66" w:rsidDel="00F30F66" w:rsidRDefault="00000000">
      <w:pPr>
        <w:pStyle w:val="FootnoteText"/>
        <w:rPr>
          <w:del w:id="174" w:author="emmanuel blezes" w:date="2026-05-14T20:29:00Z" w16du:dateUtc="2026-05-14T18:29:00Z"/>
          <w:sz w:val="16"/>
          <w:szCs w:val="16"/>
          <w:rPrChange w:id="175" w:author="emmanuel blezes" w:date="2026-05-14T20:54:00Z" w16du:dateUtc="2026-05-14T18:54:00Z">
            <w:rPr>
              <w:del w:id="176" w:author="emmanuel blezes" w:date="2026-05-14T20:29:00Z" w16du:dateUtc="2026-05-14T18:29:00Z"/>
            </w:rPr>
          </w:rPrChange>
        </w:rPr>
      </w:pPr>
      <w:del w:id="177" w:author="emmanuel blezes" w:date="2026-05-14T20:29:00Z" w16du:dateUtc="2026-05-14T18:29:00Z">
        <w:r w:rsidRPr="00364F66" w:rsidDel="00F30F66">
          <w:rPr>
            <w:rStyle w:val="FootnoteReference"/>
            <w:sz w:val="16"/>
            <w:szCs w:val="16"/>
            <w:rPrChange w:id="178" w:author="emmanuel blezes" w:date="2026-05-14T20:54:00Z" w16du:dateUtc="2026-05-14T18:54:00Z">
              <w:rPr>
                <w:rStyle w:val="FootnoteReference"/>
              </w:rPr>
            </w:rPrChange>
          </w:rPr>
          <w:footnoteRef/>
        </w:r>
        <w:r w:rsidRPr="00364F66" w:rsidDel="00F30F66">
          <w:rPr>
            <w:sz w:val="16"/>
            <w:szCs w:val="16"/>
            <w:rPrChange w:id="179" w:author="emmanuel blezes" w:date="2026-05-14T20:54:00Z" w16du:dateUtc="2026-05-14T18:54:00Z">
              <w:rPr/>
            </w:rPrChange>
          </w:rPr>
          <w:delText xml:space="preserve"> INSEE, séries longues sur les cotisants et retraités tous régimes (https://www.insee.fr/fr/statistiques/2415121). Variation 2003-2024 : retraités +6,0 millions, cotisants +0,4 million.</w:delText>
        </w:r>
      </w:del>
    </w:p>
  </w:footnote>
  <w:footnote w:id="18">
    <w:p w14:paraId="091AFC3E" w14:textId="77777777" w:rsidR="003D2FCA" w:rsidRPr="00364F66" w:rsidRDefault="00000000">
      <w:pPr>
        <w:pStyle w:val="FootnoteText"/>
        <w:rPr>
          <w:sz w:val="16"/>
          <w:szCs w:val="16"/>
          <w:rPrChange w:id="183" w:author="emmanuel blezes" w:date="2026-05-14T20:54:00Z" w16du:dateUtc="2026-05-14T18:54:00Z">
            <w:rPr/>
          </w:rPrChange>
        </w:rPr>
      </w:pPr>
      <w:r w:rsidRPr="00364F66">
        <w:rPr>
          <w:rStyle w:val="FootnoteReference"/>
          <w:sz w:val="16"/>
          <w:szCs w:val="16"/>
          <w:rPrChange w:id="184" w:author="emmanuel blezes" w:date="2026-05-14T20:54:00Z" w16du:dateUtc="2026-05-14T18:54:00Z">
            <w:rPr>
              <w:rStyle w:val="FootnoteReference"/>
            </w:rPr>
          </w:rPrChange>
        </w:rPr>
        <w:footnoteRef/>
      </w:r>
      <w:r w:rsidRPr="00364F66">
        <w:rPr>
          <w:sz w:val="16"/>
          <w:szCs w:val="16"/>
          <w:rPrChange w:id="185" w:author="emmanuel blezes" w:date="2026-05-14T20:54:00Z" w16du:dateUtc="2026-05-14T18:54:00Z">
            <w:rPr/>
          </w:rPrChange>
        </w:rPr>
        <w:t xml:space="preserve"> COR juin 2025, hypothèses du scénario de référence (rapport complet, p. 47 environ) : productivité horaire +0,7 % par an à partir de 2040, chômage 7 % à partir de 2032, fécondité 1,80, solde migratoire +70 000/an.</w:t>
      </w:r>
    </w:p>
  </w:footnote>
  <w:footnote w:id="19">
    <w:p w14:paraId="6B4B795D" w14:textId="77777777" w:rsidR="003D2FCA" w:rsidRPr="00364F66" w:rsidDel="003716B4" w:rsidRDefault="00000000">
      <w:pPr>
        <w:pStyle w:val="FootnoteText"/>
        <w:rPr>
          <w:del w:id="192" w:author="emmanuel blezes" w:date="2026-05-14T20:31:00Z" w16du:dateUtc="2026-05-14T18:31:00Z"/>
          <w:sz w:val="16"/>
          <w:szCs w:val="16"/>
          <w:rPrChange w:id="193" w:author="emmanuel blezes" w:date="2026-05-14T20:54:00Z" w16du:dateUtc="2026-05-14T18:54:00Z">
            <w:rPr>
              <w:del w:id="194" w:author="emmanuel blezes" w:date="2026-05-14T20:31:00Z" w16du:dateUtc="2026-05-14T18:31:00Z"/>
            </w:rPr>
          </w:rPrChange>
        </w:rPr>
      </w:pPr>
      <w:del w:id="195" w:author="emmanuel blezes" w:date="2026-05-14T20:31:00Z" w16du:dateUtc="2026-05-14T18:31:00Z">
        <w:r w:rsidRPr="00364F66" w:rsidDel="003716B4">
          <w:rPr>
            <w:rStyle w:val="FootnoteReference"/>
            <w:sz w:val="16"/>
            <w:szCs w:val="16"/>
            <w:rPrChange w:id="196" w:author="emmanuel blezes" w:date="2026-05-14T20:54:00Z" w16du:dateUtc="2026-05-14T18:54:00Z">
              <w:rPr>
                <w:rStyle w:val="FootnoteReference"/>
              </w:rPr>
            </w:rPrChange>
          </w:rPr>
          <w:footnoteRef/>
        </w:r>
        <w:r w:rsidRPr="00364F66" w:rsidDel="003716B4">
          <w:rPr>
            <w:sz w:val="16"/>
            <w:szCs w:val="16"/>
            <w:rPrChange w:id="197" w:author="emmanuel blezes" w:date="2026-05-14T20:54:00Z" w16du:dateUtc="2026-05-14T18:54:00Z">
              <w:rPr/>
            </w:rPrChange>
          </w:rPr>
          <w:delText xml:space="preserve"> INSEE, </w:delText>
        </w:r>
        <w:r w:rsidRPr="00364F66" w:rsidDel="003716B4">
          <w:rPr>
            <w:i/>
            <w:iCs/>
            <w:sz w:val="16"/>
            <w:szCs w:val="16"/>
            <w:rPrChange w:id="198" w:author="emmanuel blezes" w:date="2026-05-14T20:54:00Z" w16du:dateUtc="2026-05-14T18:54:00Z">
              <w:rPr>
                <w:i/>
                <w:iCs/>
              </w:rPr>
            </w:rPrChange>
          </w:rPr>
          <w:delText>Bilan démographique 2025</w:delText>
        </w:r>
        <w:r w:rsidRPr="00364F66" w:rsidDel="003716B4">
          <w:rPr>
            <w:sz w:val="16"/>
            <w:szCs w:val="16"/>
            <w:rPrChange w:id="199" w:author="emmanuel blezes" w:date="2026-05-14T20:54:00Z" w16du:dateUtc="2026-05-14T18:54:00Z">
              <w:rPr/>
            </w:rPrChange>
          </w:rPr>
          <w:delText>, op. cit., pour les valeurs observées 2025. Confrontation : fécondité observée 1,56 vs hypothèse COR 1,80 (−13 %) ; solde migratoire observé +176 000 vs hypothèse COR +70 000 (+151 %).</w:delText>
        </w:r>
      </w:del>
    </w:p>
  </w:footnote>
  <w:footnote w:id="20">
    <w:p w14:paraId="497BD062" w14:textId="77777777" w:rsidR="003D2FCA" w:rsidRPr="00364F66" w:rsidRDefault="00000000">
      <w:pPr>
        <w:pStyle w:val="FootnoteText"/>
        <w:rPr>
          <w:sz w:val="16"/>
          <w:szCs w:val="16"/>
          <w:rPrChange w:id="217" w:author="emmanuel blezes" w:date="2026-05-14T20:54:00Z" w16du:dateUtc="2026-05-14T18:54:00Z">
            <w:rPr/>
          </w:rPrChange>
        </w:rPr>
      </w:pPr>
      <w:r w:rsidRPr="00364F66">
        <w:rPr>
          <w:rStyle w:val="FootnoteReference"/>
          <w:sz w:val="16"/>
          <w:szCs w:val="16"/>
          <w:rPrChange w:id="218" w:author="emmanuel blezes" w:date="2026-05-14T20:54:00Z" w16du:dateUtc="2026-05-14T18:54:00Z">
            <w:rPr>
              <w:rStyle w:val="FootnoteReference"/>
            </w:rPr>
          </w:rPrChange>
        </w:rPr>
        <w:footnoteRef/>
      </w:r>
      <w:r w:rsidRPr="00364F66">
        <w:rPr>
          <w:sz w:val="16"/>
          <w:szCs w:val="16"/>
          <w:rPrChange w:id="219" w:author="emmanuel blezes" w:date="2026-05-14T20:54:00Z" w16du:dateUtc="2026-05-14T18:54:00Z">
            <w:rPr/>
          </w:rPrChange>
        </w:rPr>
        <w:t xml:space="preserve"> Cour des comptes, </w:t>
      </w:r>
      <w:r w:rsidRPr="00364F66">
        <w:rPr>
          <w:i/>
          <w:iCs/>
          <w:sz w:val="16"/>
          <w:szCs w:val="16"/>
          <w:rPrChange w:id="220" w:author="emmanuel blezes" w:date="2026-05-14T20:54:00Z" w16du:dateUtc="2026-05-14T18:54:00Z">
            <w:rPr>
              <w:i/>
              <w:iCs/>
            </w:rPr>
          </w:rPrChange>
        </w:rPr>
        <w:t>Situation financière et perspectives du système de retraites</w:t>
      </w:r>
      <w:r w:rsidRPr="00364F66">
        <w:rPr>
          <w:sz w:val="16"/>
          <w:szCs w:val="16"/>
          <w:rPrChange w:id="221" w:author="emmanuel blezes" w:date="2026-05-14T20:54:00Z" w16du:dateUtc="2026-05-14T18:54:00Z">
            <w:rPr/>
          </w:rPrChange>
        </w:rPr>
        <w:t>, rapport thématique remis au Premier ministre le 20 février 2025. URL : https://www.ccomptes.fr/sites/default/files/2025-02/20250220-Situation-financiere-et-perspectives-du-systeme-de%20retraites_0.pdf. Déficit projeté : 6,6 Md€ en 2025, ≈ 15 Md€ en 2035, ≈ 30 Md€ en 2045. Dette cumulée à 2045 : 350 Md€ (régime général) + 120 Md€ (fonctions publiques territoriale et hospitalière) ≈ 470 Md€.</w:t>
      </w:r>
    </w:p>
  </w:footnote>
  <w:footnote w:id="21">
    <w:p w14:paraId="2DF61326" w14:textId="77777777" w:rsidR="003D2FCA" w:rsidRPr="00364F66" w:rsidRDefault="00000000">
      <w:pPr>
        <w:pStyle w:val="FootnoteText"/>
        <w:rPr>
          <w:sz w:val="16"/>
          <w:szCs w:val="16"/>
          <w:rPrChange w:id="222" w:author="emmanuel blezes" w:date="2026-05-14T20:54:00Z" w16du:dateUtc="2026-05-14T18:54:00Z">
            <w:rPr/>
          </w:rPrChange>
        </w:rPr>
      </w:pPr>
      <w:r w:rsidRPr="00364F66">
        <w:rPr>
          <w:rStyle w:val="FootnoteReference"/>
          <w:sz w:val="16"/>
          <w:szCs w:val="16"/>
          <w:rPrChange w:id="223" w:author="emmanuel blezes" w:date="2026-05-14T20:54:00Z" w16du:dateUtc="2026-05-14T18:54:00Z">
            <w:rPr>
              <w:rStyle w:val="FootnoteReference"/>
            </w:rPr>
          </w:rPrChange>
        </w:rPr>
        <w:footnoteRef/>
      </w:r>
      <w:r w:rsidRPr="00364F66">
        <w:rPr>
          <w:sz w:val="16"/>
          <w:szCs w:val="16"/>
          <w:rPrChange w:id="224" w:author="emmanuel blezes" w:date="2026-05-14T20:54:00Z" w16du:dateUtc="2026-05-14T18:54:00Z">
            <w:rPr/>
          </w:rPrChange>
        </w:rPr>
        <w:t xml:space="preserve"> COR juin 2025, synthèse, p. 8. Déficit 2024 mesuré à 1,7 Md€ (0,4 % des dépenses) hors charges et produits financiers ; déficit 2025 projeté à 5 Md€.</w:t>
      </w:r>
    </w:p>
  </w:footnote>
  <w:footnote w:id="22">
    <w:p w14:paraId="54496096" w14:textId="77777777" w:rsidR="003D2FCA" w:rsidRPr="00364F66" w:rsidRDefault="00000000">
      <w:pPr>
        <w:pStyle w:val="FootnoteText"/>
        <w:rPr>
          <w:sz w:val="16"/>
          <w:szCs w:val="16"/>
          <w:rPrChange w:id="230" w:author="emmanuel blezes" w:date="2026-05-14T20:54:00Z" w16du:dateUtc="2026-05-14T18:54:00Z">
            <w:rPr/>
          </w:rPrChange>
        </w:rPr>
      </w:pPr>
      <w:r w:rsidRPr="00364F66">
        <w:rPr>
          <w:rStyle w:val="FootnoteReference"/>
          <w:sz w:val="16"/>
          <w:szCs w:val="16"/>
          <w:rPrChange w:id="231" w:author="emmanuel blezes" w:date="2026-05-14T20:54:00Z" w16du:dateUtc="2026-05-14T18:54:00Z">
            <w:rPr>
              <w:rStyle w:val="FootnoteReference"/>
            </w:rPr>
          </w:rPrChange>
        </w:rPr>
        <w:footnoteRef/>
      </w:r>
      <w:r w:rsidRPr="00364F66">
        <w:rPr>
          <w:sz w:val="16"/>
          <w:szCs w:val="16"/>
          <w:rPrChange w:id="232" w:author="emmanuel blezes" w:date="2026-05-14T20:54:00Z" w16du:dateUtc="2026-05-14T18:54:00Z">
            <w:rPr/>
          </w:rPrChange>
        </w:rPr>
        <w:t xml:space="preserve"> Jean-Pascal Beaufret, parcours public : inspecteur général des finances ; directeur général des impôts (1994-1997) ; secrétaire général de Vivendi (1998-2002) ; conseiller économique et fiscal au cours des années 2000. Sa contribution récente est portée par la Fondation pour l’innovation politique (Fondapol).</w:t>
      </w:r>
    </w:p>
  </w:footnote>
  <w:footnote w:id="23">
    <w:p w14:paraId="1E0B34C8" w14:textId="77777777" w:rsidR="003D2FCA" w:rsidRPr="00364F66" w:rsidRDefault="00000000">
      <w:pPr>
        <w:pStyle w:val="FootnoteText"/>
        <w:rPr>
          <w:sz w:val="16"/>
          <w:szCs w:val="16"/>
          <w:rPrChange w:id="233" w:author="emmanuel blezes" w:date="2026-05-14T20:54:00Z" w16du:dateUtc="2026-05-14T18:54:00Z">
            <w:rPr/>
          </w:rPrChange>
        </w:rPr>
      </w:pPr>
      <w:r w:rsidRPr="00364F66">
        <w:rPr>
          <w:rStyle w:val="FootnoteReference"/>
          <w:sz w:val="16"/>
          <w:szCs w:val="16"/>
          <w:rPrChange w:id="234" w:author="emmanuel blezes" w:date="2026-05-14T20:54:00Z" w16du:dateUtc="2026-05-14T18:54:00Z">
            <w:rPr>
              <w:rStyle w:val="FootnoteReference"/>
            </w:rPr>
          </w:rPrChange>
        </w:rPr>
        <w:footnoteRef/>
      </w:r>
      <w:r w:rsidRPr="00364F66">
        <w:rPr>
          <w:sz w:val="16"/>
          <w:szCs w:val="16"/>
          <w:rPrChange w:id="235" w:author="emmanuel blezes" w:date="2026-05-14T20:54:00Z" w16du:dateUtc="2026-05-14T18:54:00Z">
            <w:rPr/>
          </w:rPrChange>
        </w:rPr>
        <w:t xml:space="preserve"> Jean-Pascal Beaufret, </w:t>
      </w:r>
      <w:r w:rsidRPr="00364F66">
        <w:rPr>
          <w:i/>
          <w:iCs/>
          <w:sz w:val="16"/>
          <w:szCs w:val="16"/>
          <w:rPrChange w:id="236" w:author="emmanuel blezes" w:date="2026-05-14T20:54:00Z" w16du:dateUtc="2026-05-14T18:54:00Z">
            <w:rPr>
              <w:i/>
              <w:iCs/>
            </w:rPr>
          </w:rPrChange>
        </w:rPr>
        <w:t>Retraites obligatoires et déficits publics — Pour la clarté</w:t>
      </w:r>
      <w:r w:rsidRPr="00364F66">
        <w:rPr>
          <w:sz w:val="16"/>
          <w:szCs w:val="16"/>
          <w:rPrChange w:id="237" w:author="emmanuel blezes" w:date="2026-05-14T20:54:00Z" w16du:dateUtc="2026-05-14T18:54:00Z">
            <w:rPr/>
          </w:rPrChange>
        </w:rPr>
        <w:t>, note remise au Conseil d’orientation des retraites, septembre 2023 (https://www.cor-retraites.fr/sites/default/files/2023-09/Doc_07_Note%20J-P.%20Beaufret.pdf).</w:t>
      </w:r>
    </w:p>
  </w:footnote>
  <w:footnote w:id="24">
    <w:p w14:paraId="2EF4B1C7" w14:textId="77777777" w:rsidR="003D2FCA" w:rsidRPr="00364F66" w:rsidRDefault="00000000">
      <w:pPr>
        <w:pStyle w:val="FootnoteText"/>
        <w:rPr>
          <w:sz w:val="16"/>
          <w:szCs w:val="16"/>
          <w:rPrChange w:id="241" w:author="emmanuel blezes" w:date="2026-05-14T20:54:00Z" w16du:dateUtc="2026-05-14T18:54:00Z">
            <w:rPr/>
          </w:rPrChange>
        </w:rPr>
      </w:pPr>
      <w:r w:rsidRPr="00364F66">
        <w:rPr>
          <w:rStyle w:val="FootnoteReference"/>
          <w:sz w:val="16"/>
          <w:szCs w:val="16"/>
          <w:rPrChange w:id="242" w:author="emmanuel blezes" w:date="2026-05-14T20:54:00Z" w16du:dateUtc="2026-05-14T18:54:00Z">
            <w:rPr>
              <w:rStyle w:val="FootnoteReference"/>
            </w:rPr>
          </w:rPrChange>
        </w:rPr>
        <w:footnoteRef/>
      </w:r>
      <w:r w:rsidRPr="00364F66">
        <w:rPr>
          <w:sz w:val="16"/>
          <w:szCs w:val="16"/>
          <w:rPrChange w:id="243" w:author="emmanuel blezes" w:date="2026-05-14T20:54:00Z" w16du:dateUtc="2026-05-14T18:54:00Z">
            <w:rPr/>
          </w:rPrChange>
        </w:rPr>
        <w:t xml:space="preserve"> Jean-Pascal Beaufret, </w:t>
      </w:r>
      <w:r w:rsidRPr="00364F66">
        <w:rPr>
          <w:i/>
          <w:iCs/>
          <w:sz w:val="16"/>
          <w:szCs w:val="16"/>
          <w:rPrChange w:id="244" w:author="emmanuel blezes" w:date="2026-05-14T20:54:00Z" w16du:dateUtc="2026-05-14T18:54:00Z">
            <w:rPr>
              <w:i/>
              <w:iCs/>
            </w:rPr>
          </w:rPrChange>
        </w:rPr>
        <w:t>Contribution à la mission flash de clarification du financement des retraites</w:t>
      </w:r>
      <w:r w:rsidRPr="00364F66">
        <w:rPr>
          <w:sz w:val="16"/>
          <w:szCs w:val="16"/>
          <w:rPrChange w:id="245" w:author="emmanuel blezes" w:date="2026-05-14T20:54:00Z" w16du:dateUtc="2026-05-14T18:54:00Z">
            <w:rPr/>
          </w:rPrChange>
        </w:rPr>
        <w:t>, Fondation pour l’innovation politique, février 2025 (https://www.fondapol.org/etude/contribution-a-la-mission-flash-de-clarification-du-financement-des-retraites/). Méthode : agrégation des dépenses tous régimes confondus (412 Md€ en 2024), comparaison avec les prélèvements obligatoires dédiés (331 Md€), différence imputée à la subvention implicite de l’État (≈ 81 Md€). Pour 2023 : 389 Md€ de dépenses, 311 Md€ de prélèvements dédiés.</w:t>
      </w:r>
    </w:p>
  </w:footnote>
  <w:footnote w:id="25">
    <w:p w14:paraId="7C54DFF4" w14:textId="77777777" w:rsidR="003D2FCA" w:rsidRPr="00364F66" w:rsidDel="00AF6C52" w:rsidRDefault="00000000">
      <w:pPr>
        <w:pStyle w:val="FootnoteText"/>
        <w:rPr>
          <w:del w:id="248" w:author="emmanuel blezes" w:date="2026-05-14T20:40:00Z" w16du:dateUtc="2026-05-14T18:40:00Z"/>
          <w:sz w:val="16"/>
          <w:szCs w:val="16"/>
          <w:rPrChange w:id="249" w:author="emmanuel blezes" w:date="2026-05-14T20:54:00Z" w16du:dateUtc="2026-05-14T18:54:00Z">
            <w:rPr>
              <w:del w:id="250" w:author="emmanuel blezes" w:date="2026-05-14T20:40:00Z" w16du:dateUtc="2026-05-14T18:40:00Z"/>
            </w:rPr>
          </w:rPrChange>
        </w:rPr>
      </w:pPr>
      <w:del w:id="251" w:author="emmanuel blezes" w:date="2026-05-14T20:40:00Z" w16du:dateUtc="2026-05-14T18:40:00Z">
        <w:r w:rsidRPr="00364F66" w:rsidDel="00AF6C52">
          <w:rPr>
            <w:rStyle w:val="FootnoteReference"/>
            <w:sz w:val="16"/>
            <w:szCs w:val="16"/>
            <w:rPrChange w:id="252" w:author="emmanuel blezes" w:date="2026-05-14T20:54:00Z" w16du:dateUtc="2026-05-14T18:54:00Z">
              <w:rPr>
                <w:rStyle w:val="FootnoteReference"/>
              </w:rPr>
            </w:rPrChange>
          </w:rPr>
          <w:footnoteRef/>
        </w:r>
        <w:r w:rsidRPr="00364F66" w:rsidDel="00AF6C52">
          <w:rPr>
            <w:sz w:val="16"/>
            <w:szCs w:val="16"/>
            <w:rPrChange w:id="253" w:author="emmanuel blezes" w:date="2026-05-14T20:54:00Z" w16du:dateUtc="2026-05-14T18:54:00Z">
              <w:rPr/>
            </w:rPrChange>
          </w:rPr>
          <w:delText xml:space="preserve"> Projet de loi de finances pour 2024, mission </w:delText>
        </w:r>
        <w:r w:rsidRPr="00364F66" w:rsidDel="00AF6C52">
          <w:rPr>
            <w:i/>
            <w:iCs/>
            <w:sz w:val="16"/>
            <w:szCs w:val="16"/>
            <w:rPrChange w:id="254" w:author="emmanuel blezes" w:date="2026-05-14T20:54:00Z" w16du:dateUtc="2026-05-14T18:54:00Z">
              <w:rPr>
                <w:i/>
                <w:iCs/>
              </w:rPr>
            </w:rPrChange>
          </w:rPr>
          <w:delText>Défense</w:delText>
        </w:r>
        <w:r w:rsidRPr="00364F66" w:rsidDel="00AF6C52">
          <w:rPr>
            <w:sz w:val="16"/>
            <w:szCs w:val="16"/>
            <w:rPrChange w:id="255" w:author="emmanuel blezes" w:date="2026-05-14T20:54:00Z" w16du:dateUtc="2026-05-14T18:54:00Z">
              <w:rPr/>
            </w:rPrChange>
          </w:rPr>
          <w:delText xml:space="preserve"> : crédits de paiement 47,2 Md€ ; loi de programmation militaire 2024-2030 : 413 Md€ sur sept ans, soit en moyenne 59 Md€/an. Direction du Budget, </w:delText>
        </w:r>
        <w:r w:rsidRPr="00364F66" w:rsidDel="00AF6C52">
          <w:rPr>
            <w:i/>
            <w:iCs/>
            <w:sz w:val="16"/>
            <w:szCs w:val="16"/>
            <w:rPrChange w:id="256" w:author="emmanuel blezes" w:date="2026-05-14T20:54:00Z" w16du:dateUtc="2026-05-14T18:54:00Z">
              <w:rPr>
                <w:i/>
                <w:iCs/>
              </w:rPr>
            </w:rPrChange>
          </w:rPr>
          <w:delText>Présentation du PLF 2024</w:delText>
        </w:r>
        <w:r w:rsidRPr="00364F66" w:rsidDel="00AF6C52">
          <w:rPr>
            <w:sz w:val="16"/>
            <w:szCs w:val="16"/>
            <w:rPrChange w:id="257" w:author="emmanuel blezes" w:date="2026-05-14T20:54:00Z" w16du:dateUtc="2026-05-14T18:54:00Z">
              <w:rPr/>
            </w:rPrChange>
          </w:rPr>
          <w:delText xml:space="preserve">, 2023. À titre de comparaison, missions </w:delText>
        </w:r>
        <w:r w:rsidRPr="00364F66" w:rsidDel="00AF6C52">
          <w:rPr>
            <w:i/>
            <w:iCs/>
            <w:sz w:val="16"/>
            <w:szCs w:val="16"/>
            <w:rPrChange w:id="258" w:author="emmanuel blezes" w:date="2026-05-14T20:54:00Z" w16du:dateUtc="2026-05-14T18:54:00Z">
              <w:rPr>
                <w:i/>
                <w:iCs/>
              </w:rPr>
            </w:rPrChange>
          </w:rPr>
          <w:delText>Intérieur</w:delText>
        </w:r>
        <w:r w:rsidRPr="00364F66" w:rsidDel="00AF6C52">
          <w:rPr>
            <w:sz w:val="16"/>
            <w:szCs w:val="16"/>
            <w:rPrChange w:id="259" w:author="emmanuel blezes" w:date="2026-05-14T20:54:00Z" w16du:dateUtc="2026-05-14T18:54:00Z">
              <w:rPr/>
            </w:rPrChange>
          </w:rPr>
          <w:delText xml:space="preserve"> et </w:delText>
        </w:r>
        <w:r w:rsidRPr="00364F66" w:rsidDel="00AF6C52">
          <w:rPr>
            <w:i/>
            <w:iCs/>
            <w:sz w:val="16"/>
            <w:szCs w:val="16"/>
            <w:rPrChange w:id="260" w:author="emmanuel blezes" w:date="2026-05-14T20:54:00Z" w16du:dateUtc="2026-05-14T18:54:00Z">
              <w:rPr>
                <w:i/>
                <w:iCs/>
              </w:rPr>
            </w:rPrChange>
          </w:rPr>
          <w:delText>Justice</w:delText>
        </w:r>
        <w:r w:rsidRPr="00364F66" w:rsidDel="00AF6C52">
          <w:rPr>
            <w:sz w:val="16"/>
            <w:szCs w:val="16"/>
            <w:rPrChange w:id="261" w:author="emmanuel blezes" w:date="2026-05-14T20:54:00Z" w16du:dateUtc="2026-05-14T18:54:00Z">
              <w:rPr/>
            </w:rPrChange>
          </w:rPr>
          <w:delText xml:space="preserve"> 2024 cumulées : environ 27,6 Md€ (Intérieur 14,1 + Justice 13,5).</w:delText>
        </w:r>
      </w:del>
    </w:p>
  </w:footnote>
  <w:footnote w:id="26">
    <w:p w14:paraId="644346CA" w14:textId="77777777" w:rsidR="00AF6C52" w:rsidRPr="00364F66" w:rsidRDefault="00AF6C52" w:rsidP="00AF6C52">
      <w:pPr>
        <w:pStyle w:val="FootnoteText"/>
        <w:rPr>
          <w:ins w:id="266" w:author="emmanuel blezes" w:date="2026-05-14T20:40:00Z" w16du:dateUtc="2026-05-14T18:40:00Z"/>
          <w:sz w:val="16"/>
          <w:szCs w:val="16"/>
          <w:rPrChange w:id="267" w:author="emmanuel blezes" w:date="2026-05-14T20:54:00Z" w16du:dateUtc="2026-05-14T18:54:00Z">
            <w:rPr>
              <w:ins w:id="268" w:author="emmanuel blezes" w:date="2026-05-14T20:40:00Z" w16du:dateUtc="2026-05-14T18:40:00Z"/>
            </w:rPr>
          </w:rPrChange>
        </w:rPr>
      </w:pPr>
      <w:ins w:id="269" w:author="emmanuel blezes" w:date="2026-05-14T20:40:00Z" w16du:dateUtc="2026-05-14T18:40:00Z">
        <w:r w:rsidRPr="00364F66">
          <w:rPr>
            <w:rStyle w:val="FootnoteReference"/>
            <w:sz w:val="16"/>
            <w:szCs w:val="16"/>
            <w:rPrChange w:id="270" w:author="emmanuel blezes" w:date="2026-05-14T20:54:00Z" w16du:dateUtc="2026-05-14T18:54:00Z">
              <w:rPr>
                <w:rStyle w:val="FootnoteReference"/>
              </w:rPr>
            </w:rPrChange>
          </w:rPr>
          <w:footnoteRef/>
        </w:r>
        <w:r w:rsidRPr="00364F66">
          <w:rPr>
            <w:sz w:val="16"/>
            <w:szCs w:val="16"/>
            <w:rPrChange w:id="271" w:author="emmanuel blezes" w:date="2026-05-14T20:54:00Z" w16du:dateUtc="2026-05-14T18:54:00Z">
              <w:rPr/>
            </w:rPrChange>
          </w:rPr>
          <w:t xml:space="preserve"> Projet de loi de finances pour 2024, mission </w:t>
        </w:r>
        <w:r w:rsidRPr="00364F66">
          <w:rPr>
            <w:i/>
            <w:iCs/>
            <w:sz w:val="16"/>
            <w:szCs w:val="16"/>
            <w:rPrChange w:id="272" w:author="emmanuel blezes" w:date="2026-05-14T20:54:00Z" w16du:dateUtc="2026-05-14T18:54:00Z">
              <w:rPr>
                <w:i/>
                <w:iCs/>
              </w:rPr>
            </w:rPrChange>
          </w:rPr>
          <w:t>Défense</w:t>
        </w:r>
        <w:r w:rsidRPr="00364F66">
          <w:rPr>
            <w:sz w:val="16"/>
            <w:szCs w:val="16"/>
            <w:rPrChange w:id="273" w:author="emmanuel blezes" w:date="2026-05-14T20:54:00Z" w16du:dateUtc="2026-05-14T18:54:00Z">
              <w:rPr/>
            </w:rPrChange>
          </w:rPr>
          <w:t xml:space="preserve"> : crédits de paiement 47,2 Md€ ; loi de programmation militaire 2024-2030 : 413 Md€ sur sept ans, soit en moyenne 59 Md€/an. Direction du Budget, </w:t>
        </w:r>
        <w:r w:rsidRPr="00364F66">
          <w:rPr>
            <w:i/>
            <w:iCs/>
            <w:sz w:val="16"/>
            <w:szCs w:val="16"/>
            <w:rPrChange w:id="274" w:author="emmanuel blezes" w:date="2026-05-14T20:54:00Z" w16du:dateUtc="2026-05-14T18:54:00Z">
              <w:rPr>
                <w:i/>
                <w:iCs/>
              </w:rPr>
            </w:rPrChange>
          </w:rPr>
          <w:t>Présentation du PLF 2024</w:t>
        </w:r>
        <w:r w:rsidRPr="00364F66">
          <w:rPr>
            <w:sz w:val="16"/>
            <w:szCs w:val="16"/>
            <w:rPrChange w:id="275" w:author="emmanuel blezes" w:date="2026-05-14T20:54:00Z" w16du:dateUtc="2026-05-14T18:54:00Z">
              <w:rPr/>
            </w:rPrChange>
          </w:rPr>
          <w:t xml:space="preserve">, 2023. À titre de comparaison, missions </w:t>
        </w:r>
        <w:r w:rsidRPr="00364F66">
          <w:rPr>
            <w:i/>
            <w:iCs/>
            <w:sz w:val="16"/>
            <w:szCs w:val="16"/>
            <w:rPrChange w:id="276" w:author="emmanuel blezes" w:date="2026-05-14T20:54:00Z" w16du:dateUtc="2026-05-14T18:54:00Z">
              <w:rPr>
                <w:i/>
                <w:iCs/>
              </w:rPr>
            </w:rPrChange>
          </w:rPr>
          <w:t>Intérieur</w:t>
        </w:r>
        <w:r w:rsidRPr="00364F66">
          <w:rPr>
            <w:sz w:val="16"/>
            <w:szCs w:val="16"/>
            <w:rPrChange w:id="277" w:author="emmanuel blezes" w:date="2026-05-14T20:54:00Z" w16du:dateUtc="2026-05-14T18:54:00Z">
              <w:rPr/>
            </w:rPrChange>
          </w:rPr>
          <w:t xml:space="preserve"> et </w:t>
        </w:r>
        <w:r w:rsidRPr="00364F66">
          <w:rPr>
            <w:i/>
            <w:iCs/>
            <w:sz w:val="16"/>
            <w:szCs w:val="16"/>
            <w:rPrChange w:id="278" w:author="emmanuel blezes" w:date="2026-05-14T20:54:00Z" w16du:dateUtc="2026-05-14T18:54:00Z">
              <w:rPr>
                <w:i/>
                <w:iCs/>
              </w:rPr>
            </w:rPrChange>
          </w:rPr>
          <w:t>Justice</w:t>
        </w:r>
        <w:r w:rsidRPr="00364F66">
          <w:rPr>
            <w:sz w:val="16"/>
            <w:szCs w:val="16"/>
            <w:rPrChange w:id="279" w:author="emmanuel blezes" w:date="2026-05-14T20:54:00Z" w16du:dateUtc="2026-05-14T18:54:00Z">
              <w:rPr/>
            </w:rPrChange>
          </w:rPr>
          <w:t xml:space="preserve"> 2024 cumulées : environ 27,6 Md€ (Intérieur 14,1 + Justice 13,5).</w:t>
        </w:r>
      </w:ins>
    </w:p>
  </w:footnote>
  <w:footnote w:id="27">
    <w:p w14:paraId="5F208A7A" w14:textId="77777777" w:rsidR="003D2FCA" w:rsidRPr="00364F66" w:rsidRDefault="00000000">
      <w:pPr>
        <w:pStyle w:val="FootnoteText"/>
        <w:rPr>
          <w:sz w:val="16"/>
          <w:szCs w:val="16"/>
          <w:rPrChange w:id="308" w:author="emmanuel blezes" w:date="2026-05-14T20:54:00Z" w16du:dateUtc="2026-05-14T18:54:00Z">
            <w:rPr/>
          </w:rPrChange>
        </w:rPr>
      </w:pPr>
      <w:r w:rsidRPr="00364F66">
        <w:rPr>
          <w:rStyle w:val="FootnoteReference"/>
          <w:sz w:val="16"/>
          <w:szCs w:val="16"/>
          <w:rPrChange w:id="309" w:author="emmanuel blezes" w:date="2026-05-14T20:54:00Z" w16du:dateUtc="2026-05-14T18:54:00Z">
            <w:rPr>
              <w:rStyle w:val="FootnoteReference"/>
            </w:rPr>
          </w:rPrChange>
        </w:rPr>
        <w:footnoteRef/>
      </w:r>
      <w:r w:rsidRPr="00364F66">
        <w:rPr>
          <w:sz w:val="16"/>
          <w:szCs w:val="16"/>
          <w:rPrChange w:id="310" w:author="emmanuel blezes" w:date="2026-05-14T20:54:00Z" w16du:dateUtc="2026-05-14T18:54:00Z">
            <w:rPr/>
          </w:rPrChange>
        </w:rPr>
        <w:t xml:space="preserve"> Cour des comptes, </w:t>
      </w:r>
      <w:r w:rsidRPr="00364F66">
        <w:rPr>
          <w:i/>
          <w:iCs/>
          <w:sz w:val="16"/>
          <w:szCs w:val="16"/>
          <w:rPrChange w:id="311" w:author="emmanuel blezes" w:date="2026-05-14T20:54:00Z" w16du:dateUtc="2026-05-14T18:54:00Z">
            <w:rPr>
              <w:i/>
              <w:iCs/>
            </w:rPr>
          </w:rPrChange>
        </w:rPr>
        <w:t>Situation financière et perspectives du système de retraites</w:t>
      </w:r>
      <w:r w:rsidRPr="00364F66">
        <w:rPr>
          <w:sz w:val="16"/>
          <w:szCs w:val="16"/>
          <w:rPrChange w:id="312" w:author="emmanuel blezes" w:date="2026-05-14T20:54:00Z" w16du:dateUtc="2026-05-14T18:54:00Z">
            <w:rPr/>
          </w:rPrChange>
        </w:rPr>
        <w:t>, février 2025, op. cit., section relative au périmètre et à la consolidation.</w:t>
      </w:r>
    </w:p>
  </w:footnote>
  <w:footnote w:id="28">
    <w:p w14:paraId="7E6D474E" w14:textId="77777777" w:rsidR="003D2FCA" w:rsidRPr="00364F66" w:rsidRDefault="00000000">
      <w:pPr>
        <w:pStyle w:val="FootnoteText"/>
        <w:rPr>
          <w:sz w:val="16"/>
          <w:szCs w:val="16"/>
          <w:rPrChange w:id="316" w:author="emmanuel blezes" w:date="2026-05-14T20:54:00Z" w16du:dateUtc="2026-05-14T18:54:00Z">
            <w:rPr/>
          </w:rPrChange>
        </w:rPr>
      </w:pPr>
      <w:r w:rsidRPr="00364F66">
        <w:rPr>
          <w:rStyle w:val="FootnoteReference"/>
          <w:sz w:val="16"/>
          <w:szCs w:val="16"/>
          <w:rPrChange w:id="317" w:author="emmanuel blezes" w:date="2026-05-14T20:54:00Z" w16du:dateUtc="2026-05-14T18:54:00Z">
            <w:rPr>
              <w:rStyle w:val="FootnoteReference"/>
            </w:rPr>
          </w:rPrChange>
        </w:rPr>
        <w:footnoteRef/>
      </w:r>
      <w:r w:rsidRPr="00364F66">
        <w:rPr>
          <w:sz w:val="16"/>
          <w:szCs w:val="16"/>
          <w:rPrChange w:id="318" w:author="emmanuel blezes" w:date="2026-05-14T20:54:00Z" w16du:dateUtc="2026-05-14T18:54:00Z">
            <w:rPr/>
          </w:rPrChange>
        </w:rPr>
        <w:t xml:space="preserve"> Pierre Moscovici, conférence de presse du 20 février 2025 lors de la remise du rapport thématique. Citations rapportées par </w:t>
      </w:r>
      <w:r w:rsidRPr="00364F66">
        <w:rPr>
          <w:i/>
          <w:iCs/>
          <w:sz w:val="16"/>
          <w:szCs w:val="16"/>
          <w:rPrChange w:id="319" w:author="emmanuel blezes" w:date="2026-05-14T20:54:00Z" w16du:dateUtc="2026-05-14T18:54:00Z">
            <w:rPr>
              <w:i/>
              <w:iCs/>
            </w:rPr>
          </w:rPrChange>
        </w:rPr>
        <w:t>Public Sénat</w:t>
      </w:r>
      <w:r w:rsidRPr="00364F66">
        <w:rPr>
          <w:sz w:val="16"/>
          <w:szCs w:val="16"/>
          <w:rPrChange w:id="320" w:author="emmanuel blezes" w:date="2026-05-14T20:54:00Z" w16du:dateUtc="2026-05-14T18:54:00Z">
            <w:rPr/>
          </w:rPrChange>
        </w:rPr>
        <w:t xml:space="preserve"> (https://www.publicsenat.fr/actualites/societe/retraites-un-deficit-qui-pourrait-atteindre-environ-30-milliards-deuros-dici-2045-selon-le-rapport-de-la-cour-des-comptes, consulté en mai 2026) et </w:t>
      </w:r>
      <w:r w:rsidRPr="00364F66">
        <w:rPr>
          <w:i/>
          <w:iCs/>
          <w:sz w:val="16"/>
          <w:szCs w:val="16"/>
          <w:rPrChange w:id="321" w:author="emmanuel blezes" w:date="2026-05-14T20:54:00Z" w16du:dateUtc="2026-05-14T18:54:00Z">
            <w:rPr>
              <w:i/>
              <w:iCs/>
            </w:rPr>
          </w:rPrChange>
        </w:rPr>
        <w:t>France Info</w:t>
      </w:r>
      <w:r w:rsidRPr="00364F66">
        <w:rPr>
          <w:sz w:val="16"/>
          <w:szCs w:val="16"/>
          <w:rPrChange w:id="322" w:author="emmanuel blezes" w:date="2026-05-14T20:54:00Z" w16du:dateUtc="2026-05-14T18:54:00Z">
            <w:rPr/>
          </w:rPrChange>
        </w:rPr>
        <w:t>. Moscovici a déclaré qu’il fallait « agir » et que « le statu quo n’est pas possible ».</w:t>
      </w:r>
    </w:p>
  </w:footnote>
  <w:footnote w:id="29">
    <w:p w14:paraId="41556523" w14:textId="77777777" w:rsidR="003D2FCA" w:rsidRPr="00364F66" w:rsidRDefault="00000000">
      <w:pPr>
        <w:pStyle w:val="FootnoteText"/>
        <w:rPr>
          <w:sz w:val="16"/>
          <w:szCs w:val="16"/>
          <w:rPrChange w:id="323" w:author="emmanuel blezes" w:date="2026-05-14T20:54:00Z" w16du:dateUtc="2026-05-14T18:54:00Z">
            <w:rPr/>
          </w:rPrChange>
        </w:rPr>
      </w:pPr>
      <w:r w:rsidRPr="00364F66">
        <w:rPr>
          <w:rStyle w:val="FootnoteReference"/>
          <w:sz w:val="16"/>
          <w:szCs w:val="16"/>
          <w:rPrChange w:id="324" w:author="emmanuel blezes" w:date="2026-05-14T20:54:00Z" w16du:dateUtc="2026-05-14T18:54:00Z">
            <w:rPr>
              <w:rStyle w:val="FootnoteReference"/>
            </w:rPr>
          </w:rPrChange>
        </w:rPr>
        <w:footnoteRef/>
      </w:r>
      <w:r w:rsidRPr="00364F66">
        <w:rPr>
          <w:sz w:val="16"/>
          <w:szCs w:val="16"/>
          <w:rPrChange w:id="325" w:author="emmanuel blezes" w:date="2026-05-14T20:54:00Z" w16du:dateUtc="2026-05-14T18:54:00Z">
            <w:rPr/>
          </w:rPrChange>
        </w:rPr>
        <w:t xml:space="preserve"> COR juin 2025, op. cit., synthèse, conclusion.</w:t>
      </w:r>
    </w:p>
  </w:footnote>
  <w:footnote w:id="30">
    <w:p w14:paraId="0415B57A" w14:textId="77777777" w:rsidR="003D2FCA" w:rsidRPr="00364F66" w:rsidRDefault="00000000">
      <w:pPr>
        <w:pStyle w:val="FootnoteText"/>
        <w:rPr>
          <w:sz w:val="16"/>
          <w:szCs w:val="16"/>
          <w:rPrChange w:id="330" w:author="emmanuel blezes" w:date="2026-05-14T20:54:00Z" w16du:dateUtc="2026-05-14T18:54:00Z">
            <w:rPr/>
          </w:rPrChange>
        </w:rPr>
      </w:pPr>
      <w:r w:rsidRPr="00364F66">
        <w:rPr>
          <w:rStyle w:val="FootnoteReference"/>
          <w:sz w:val="16"/>
          <w:szCs w:val="16"/>
          <w:rPrChange w:id="331" w:author="emmanuel blezes" w:date="2026-05-14T20:54:00Z" w16du:dateUtc="2026-05-14T18:54:00Z">
            <w:rPr>
              <w:rStyle w:val="FootnoteReference"/>
            </w:rPr>
          </w:rPrChange>
        </w:rPr>
        <w:footnoteRef/>
      </w:r>
      <w:r w:rsidRPr="00364F66">
        <w:rPr>
          <w:sz w:val="16"/>
          <w:szCs w:val="16"/>
          <w:rPrChange w:id="332" w:author="emmanuel blezes" w:date="2026-05-14T20:54:00Z" w16du:dateUtc="2026-05-14T18:54:00Z">
            <w:rPr/>
          </w:rPrChange>
        </w:rPr>
        <w:t xml:space="preserve"> Loi du 28 avril 1816 sur les finances créant la Caisse des Dépôts et Consignations ; gestion confiée du régime de retraite des agents civils de l’État à partir du milieu du XIXe siècle. Voir Pierre-Cyrille Hautcœur, </w:t>
      </w:r>
      <w:r w:rsidRPr="00364F66">
        <w:rPr>
          <w:i/>
          <w:iCs/>
          <w:sz w:val="16"/>
          <w:szCs w:val="16"/>
          <w:rPrChange w:id="333" w:author="emmanuel blezes" w:date="2026-05-14T20:54:00Z" w16du:dateUtc="2026-05-14T18:54:00Z">
            <w:rPr>
              <w:i/>
              <w:iCs/>
            </w:rPr>
          </w:rPrChange>
        </w:rPr>
        <w:t>Le Marché financier français au XIXe siècle</w:t>
      </w:r>
      <w:r w:rsidRPr="00364F66">
        <w:rPr>
          <w:sz w:val="16"/>
          <w:szCs w:val="16"/>
          <w:rPrChange w:id="334" w:author="emmanuel blezes" w:date="2026-05-14T20:54:00Z" w16du:dateUtc="2026-05-14T18:54:00Z">
            <w:rPr/>
          </w:rPrChange>
        </w:rPr>
        <w:t xml:space="preserve">, Publications de la Sorbonne, 2007, et la fiche historique CDC, </w:t>
      </w:r>
      <w:r w:rsidRPr="00364F66">
        <w:rPr>
          <w:i/>
          <w:iCs/>
          <w:sz w:val="16"/>
          <w:szCs w:val="16"/>
          <w:rPrChange w:id="335" w:author="emmanuel blezes" w:date="2026-05-14T20:54:00Z" w16du:dateUtc="2026-05-14T18:54:00Z">
            <w:rPr>
              <w:i/>
              <w:iCs/>
            </w:rPr>
          </w:rPrChange>
        </w:rPr>
        <w:t>Histoire de la Caisse des Dépôts</w:t>
      </w:r>
      <w:r w:rsidRPr="00364F66">
        <w:rPr>
          <w:sz w:val="16"/>
          <w:szCs w:val="16"/>
          <w:rPrChange w:id="336" w:author="emmanuel blezes" w:date="2026-05-14T20:54:00Z" w16du:dateUtc="2026-05-14T18:54:00Z">
            <w:rPr/>
          </w:rPrChange>
        </w:rPr>
        <w:t xml:space="preserve"> (https://www.caissedesdepots.fr/histoire-de-la-caisse-des-depots).</w:t>
      </w:r>
    </w:p>
  </w:footnote>
  <w:footnote w:id="31">
    <w:p w14:paraId="4FDFC0EB" w14:textId="77777777" w:rsidR="003D2FCA" w:rsidRPr="00364F66" w:rsidRDefault="00000000">
      <w:pPr>
        <w:pStyle w:val="FootnoteText"/>
        <w:rPr>
          <w:sz w:val="16"/>
          <w:szCs w:val="16"/>
          <w:rPrChange w:id="337" w:author="emmanuel blezes" w:date="2026-05-14T20:54:00Z" w16du:dateUtc="2026-05-14T18:54:00Z">
            <w:rPr/>
          </w:rPrChange>
        </w:rPr>
      </w:pPr>
      <w:r w:rsidRPr="00364F66">
        <w:rPr>
          <w:rStyle w:val="FootnoteReference"/>
          <w:sz w:val="16"/>
          <w:szCs w:val="16"/>
          <w:rPrChange w:id="338" w:author="emmanuel blezes" w:date="2026-05-14T20:54:00Z" w16du:dateUtc="2026-05-14T18:54:00Z">
            <w:rPr>
              <w:rStyle w:val="FootnoteReference"/>
            </w:rPr>
          </w:rPrChange>
        </w:rPr>
        <w:footnoteRef/>
      </w:r>
      <w:r w:rsidRPr="00364F66">
        <w:rPr>
          <w:sz w:val="16"/>
          <w:szCs w:val="16"/>
          <w:rPrChange w:id="339" w:author="emmanuel blezes" w:date="2026-05-14T20:54:00Z" w16du:dateUtc="2026-05-14T18:54:00Z">
            <w:rPr/>
          </w:rPrChange>
        </w:rPr>
        <w:t xml:space="preserve"> Ordonnance dite « de la Marine » d’août 1670 (Colbert), instituant la Caisse des invalides de la Marine — premier régime obligatoire de retraite des marins français. Confirmée et étendue par les édits de 1709 et 1784. Voir Institut La Boétie, </w:t>
      </w:r>
      <w:r w:rsidRPr="00364F66">
        <w:rPr>
          <w:i/>
          <w:iCs/>
          <w:sz w:val="16"/>
          <w:szCs w:val="16"/>
          <w:rPrChange w:id="340" w:author="emmanuel blezes" w:date="2026-05-14T20:54:00Z" w16du:dateUtc="2026-05-14T18:54:00Z">
            <w:rPr>
              <w:i/>
              <w:iCs/>
            </w:rPr>
          </w:rPrChange>
        </w:rPr>
        <w:t>Note sur l’histoire des retraites</w:t>
      </w:r>
      <w:r w:rsidRPr="00364F66">
        <w:rPr>
          <w:sz w:val="16"/>
          <w:szCs w:val="16"/>
          <w:rPrChange w:id="341" w:author="emmanuel blezes" w:date="2026-05-14T20:54:00Z" w16du:dateUtc="2026-05-14T18:54:00Z">
            <w:rPr/>
          </w:rPrChange>
        </w:rPr>
        <w:t xml:space="preserve"> (https://institutlaboetie.fr/note-retraites-histoire/).</w:t>
      </w:r>
    </w:p>
  </w:footnote>
  <w:footnote w:id="32">
    <w:p w14:paraId="55F8C8AB" w14:textId="77777777" w:rsidR="003D2FCA" w:rsidRPr="00364F66" w:rsidRDefault="00000000">
      <w:pPr>
        <w:pStyle w:val="FootnoteText"/>
        <w:rPr>
          <w:sz w:val="16"/>
          <w:szCs w:val="16"/>
          <w:rPrChange w:id="342" w:author="emmanuel blezes" w:date="2026-05-14T20:54:00Z" w16du:dateUtc="2026-05-14T18:54:00Z">
            <w:rPr/>
          </w:rPrChange>
        </w:rPr>
      </w:pPr>
      <w:r w:rsidRPr="00364F66">
        <w:rPr>
          <w:rStyle w:val="FootnoteReference"/>
          <w:sz w:val="16"/>
          <w:szCs w:val="16"/>
          <w:rPrChange w:id="343" w:author="emmanuel blezes" w:date="2026-05-14T20:54:00Z" w16du:dateUtc="2026-05-14T18:54:00Z">
            <w:rPr>
              <w:rStyle w:val="FootnoteReference"/>
            </w:rPr>
          </w:rPrChange>
        </w:rPr>
        <w:footnoteRef/>
      </w:r>
      <w:r w:rsidRPr="00364F66">
        <w:rPr>
          <w:sz w:val="16"/>
          <w:szCs w:val="16"/>
          <w:rPrChange w:id="344" w:author="emmanuel blezes" w:date="2026-05-14T20:54:00Z" w16du:dateUtc="2026-05-14T18:54:00Z">
            <w:rPr/>
          </w:rPrChange>
        </w:rPr>
        <w:t xml:space="preserve"> Lois du 5 avril 1928 et du 30 avril 1930 instaurant les assurances sociales obligatoires pour les salariés du commerce et de l’industrie dont le salaire annuel n’excédait pas un certain plafond (15 000 francs en 1930). Régime de retraite par capitalisation, géré par des caisses départementales et professionnelles. Voir « Capitalisation et répartition dans l’histoire du système français des retraites avant 1945 », </w:t>
      </w:r>
      <w:r w:rsidRPr="00364F66">
        <w:rPr>
          <w:i/>
          <w:iCs/>
          <w:sz w:val="16"/>
          <w:szCs w:val="16"/>
          <w:rPrChange w:id="345" w:author="emmanuel blezes" w:date="2026-05-14T20:54:00Z" w16du:dateUtc="2026-05-14T18:54:00Z">
            <w:rPr>
              <w:i/>
              <w:iCs/>
            </w:rPr>
          </w:rPrChange>
        </w:rPr>
        <w:t>Revue d’histoire de la protection sociale</w:t>
      </w:r>
      <w:r w:rsidRPr="00364F66">
        <w:rPr>
          <w:sz w:val="16"/>
          <w:szCs w:val="16"/>
          <w:rPrChange w:id="346" w:author="emmanuel blezes" w:date="2026-05-14T20:54:00Z" w16du:dateUtc="2026-05-14T18:54:00Z">
            <w:rPr/>
          </w:rPrChange>
        </w:rPr>
        <w:t xml:space="preserve">, 2020 (https://shs.cairn.info/revue-d-histoire-de-la-protection-sociale-2020-1-page-23) ; et Cercle de l’Épargne, </w:t>
      </w:r>
      <w:r w:rsidRPr="00364F66">
        <w:rPr>
          <w:i/>
          <w:iCs/>
          <w:sz w:val="16"/>
          <w:szCs w:val="16"/>
          <w:rPrChange w:id="347" w:author="emmanuel blezes" w:date="2026-05-14T20:54:00Z" w16du:dateUtc="2026-05-14T18:54:00Z">
            <w:rPr>
              <w:i/>
              <w:iCs/>
            </w:rPr>
          </w:rPrChange>
        </w:rPr>
        <w:t>Petit retour sur les fonds de pension en France</w:t>
      </w:r>
      <w:r w:rsidRPr="00364F66">
        <w:rPr>
          <w:sz w:val="16"/>
          <w:szCs w:val="16"/>
          <w:rPrChange w:id="348" w:author="emmanuel blezes" w:date="2026-05-14T20:54:00Z" w16du:dateUtc="2026-05-14T18:54:00Z">
            <w:rPr/>
          </w:rPrChange>
        </w:rPr>
        <w:t xml:space="preserve"> (https://cercledelepargne.com/petit-retour-fonds-de-pension-france).</w:t>
      </w:r>
    </w:p>
  </w:footnote>
  <w:footnote w:id="33">
    <w:p w14:paraId="44372508" w14:textId="77777777" w:rsidR="003D2FCA" w:rsidRPr="00364F66" w:rsidRDefault="00000000">
      <w:pPr>
        <w:pStyle w:val="FootnoteText"/>
        <w:rPr>
          <w:sz w:val="16"/>
          <w:szCs w:val="16"/>
          <w:rPrChange w:id="349" w:author="emmanuel blezes" w:date="2026-05-14T20:54:00Z" w16du:dateUtc="2026-05-14T18:54:00Z">
            <w:rPr/>
          </w:rPrChange>
        </w:rPr>
      </w:pPr>
      <w:r w:rsidRPr="00364F66">
        <w:rPr>
          <w:rStyle w:val="FootnoteReference"/>
          <w:sz w:val="16"/>
          <w:szCs w:val="16"/>
          <w:rPrChange w:id="350" w:author="emmanuel blezes" w:date="2026-05-14T20:54:00Z" w16du:dateUtc="2026-05-14T18:54:00Z">
            <w:rPr>
              <w:rStyle w:val="FootnoteReference"/>
            </w:rPr>
          </w:rPrChange>
        </w:rPr>
        <w:footnoteRef/>
      </w:r>
      <w:r w:rsidRPr="00364F66">
        <w:rPr>
          <w:sz w:val="16"/>
          <w:szCs w:val="16"/>
          <w:rPrChange w:id="351" w:author="emmanuel blezes" w:date="2026-05-14T20:54:00Z" w16du:dateUtc="2026-05-14T18:54:00Z">
            <w:rPr/>
          </w:rPrChange>
        </w:rPr>
        <w:t xml:space="preserve"> Loi du 14 mars 1941 instituant l’Allocation aux vieux travailleurs salariés (AVTS), dans le cadre d’une réforme menée sous l’autorité du secrétaire d’État au Travail René Belin. Voir INA, </w:t>
      </w:r>
      <w:r w:rsidRPr="00364F66">
        <w:rPr>
          <w:i/>
          <w:iCs/>
          <w:sz w:val="16"/>
          <w:szCs w:val="16"/>
          <w:rPrChange w:id="352" w:author="emmanuel blezes" w:date="2026-05-14T20:54:00Z" w16du:dateUtc="2026-05-14T18:54:00Z">
            <w:rPr>
              <w:i/>
              <w:iCs/>
            </w:rPr>
          </w:rPrChange>
        </w:rPr>
        <w:t>1941 : le maréchal Pétain annonce les prémisses de la retraite par répartition</w:t>
      </w:r>
      <w:r w:rsidRPr="00364F66">
        <w:rPr>
          <w:sz w:val="16"/>
          <w:szCs w:val="16"/>
          <w:rPrChange w:id="353" w:author="emmanuel blezes" w:date="2026-05-14T20:54:00Z" w16du:dateUtc="2026-05-14T18:54:00Z">
            <w:rPr/>
          </w:rPrChange>
        </w:rPr>
        <w:t xml:space="preserve"> (https://www.ina.fr/ina-eclaire-actu/1941-lorsque-le-marechal-petain-annoncait-la-retraite-par-repartition) ; et Bertrand Valat, </w:t>
      </w:r>
      <w:r w:rsidRPr="00364F66">
        <w:rPr>
          <w:i/>
          <w:iCs/>
          <w:sz w:val="16"/>
          <w:szCs w:val="16"/>
          <w:rPrChange w:id="354" w:author="emmanuel blezes" w:date="2026-05-14T20:54:00Z" w16du:dateUtc="2026-05-14T18:54:00Z">
            <w:rPr>
              <w:i/>
              <w:iCs/>
            </w:rPr>
          </w:rPrChange>
        </w:rPr>
        <w:t>Les retraites et la création de la Sécurité sociale en 1945 : révolution ou restauration ?</w:t>
      </w:r>
      <w:r w:rsidRPr="00364F66">
        <w:rPr>
          <w:sz w:val="16"/>
          <w:szCs w:val="16"/>
          <w:rPrChange w:id="355" w:author="emmanuel blezes" w:date="2026-05-14T20:54:00Z" w16du:dateUtc="2026-05-14T18:54:00Z">
            <w:rPr/>
          </w:rPrChange>
        </w:rPr>
        <w:t>, document de travail pour le COR, 2022 (https://www.cor-retraites.fr/sites/default/files/2022-12/Doc_10_Valat.pdf).</w:t>
      </w:r>
    </w:p>
  </w:footnote>
  <w:footnote w:id="34">
    <w:p w14:paraId="129486BD" w14:textId="77777777" w:rsidR="003D2FCA" w:rsidRPr="00364F66" w:rsidRDefault="00000000">
      <w:pPr>
        <w:pStyle w:val="FootnoteText"/>
        <w:rPr>
          <w:sz w:val="16"/>
          <w:szCs w:val="16"/>
          <w:rPrChange w:id="357" w:author="emmanuel blezes" w:date="2026-05-14T20:54:00Z" w16du:dateUtc="2026-05-14T18:54:00Z">
            <w:rPr/>
          </w:rPrChange>
        </w:rPr>
      </w:pPr>
      <w:r w:rsidRPr="00364F66">
        <w:rPr>
          <w:rStyle w:val="FootnoteReference"/>
          <w:sz w:val="16"/>
          <w:szCs w:val="16"/>
          <w:rPrChange w:id="358" w:author="emmanuel blezes" w:date="2026-05-14T20:54:00Z" w16du:dateUtc="2026-05-14T18:54:00Z">
            <w:rPr>
              <w:rStyle w:val="FootnoteReference"/>
            </w:rPr>
          </w:rPrChange>
        </w:rPr>
        <w:footnoteRef/>
      </w:r>
      <w:r w:rsidRPr="00364F66">
        <w:rPr>
          <w:sz w:val="16"/>
          <w:szCs w:val="16"/>
          <w:rPrChange w:id="359" w:author="emmanuel blezes" w:date="2026-05-14T20:54:00Z" w16du:dateUtc="2026-05-14T18:54:00Z">
            <w:rPr/>
          </w:rPrChange>
        </w:rPr>
        <w:t xml:space="preserve"> Pierre Laroque (1907-1997), conseiller d’État, ancien membre du cabinet du ministre du Travail du Front populaire, exilé à Londres en 1942, rejoint la France libre. Nommé directeur général des assurances sociales en novembre 1944 par Alexandre Parodi (ministre du Travail du Comité français de Libération nationale). Sur Laroque, Bruno Palier, </w:t>
      </w:r>
      <w:r w:rsidRPr="00364F66">
        <w:rPr>
          <w:i/>
          <w:iCs/>
          <w:sz w:val="16"/>
          <w:szCs w:val="16"/>
          <w:rPrChange w:id="360" w:author="emmanuel blezes" w:date="2026-05-14T20:54:00Z" w16du:dateUtc="2026-05-14T18:54:00Z">
            <w:rPr>
              <w:i/>
              <w:iCs/>
            </w:rPr>
          </w:rPrChange>
        </w:rPr>
        <w:t>Gouverner la Sécurité sociale</w:t>
      </w:r>
      <w:r w:rsidRPr="00364F66">
        <w:rPr>
          <w:sz w:val="16"/>
          <w:szCs w:val="16"/>
          <w:rPrChange w:id="361" w:author="emmanuel blezes" w:date="2026-05-14T20:54:00Z" w16du:dateUtc="2026-05-14T18:54:00Z">
            <w:rPr/>
          </w:rPrChange>
        </w:rPr>
        <w:t xml:space="preserve">, PUF, édition augmentée 2005, chap. 1. Voir aussi EN3S, </w:t>
      </w:r>
      <w:r w:rsidRPr="00364F66">
        <w:rPr>
          <w:i/>
          <w:iCs/>
          <w:sz w:val="16"/>
          <w:szCs w:val="16"/>
          <w:rPrChange w:id="362" w:author="emmanuel blezes" w:date="2026-05-14T20:54:00Z" w16du:dateUtc="2026-05-14T18:54:00Z">
            <w:rPr>
              <w:i/>
              <w:iCs/>
            </w:rPr>
          </w:rPrChange>
        </w:rPr>
        <w:t>Les valeurs portées par les fondateurs de la Sécurité sociale</w:t>
      </w:r>
      <w:r w:rsidRPr="00364F66">
        <w:rPr>
          <w:sz w:val="16"/>
          <w:szCs w:val="16"/>
          <w:rPrChange w:id="363" w:author="emmanuel blezes" w:date="2026-05-14T20:54:00Z" w16du:dateUtc="2026-05-14T18:54:00Z">
            <w:rPr/>
          </w:rPrChange>
        </w:rPr>
        <w:t xml:space="preserve"> (https://en3s.fr/articles-regards/34/LAROQUE.pdf). Ambroise Croizat (1901-1951), ouvrier métallurgiste, secrétaire général de la Fédération CGT des métaux, député communiste, ministre du Travail de novembre 1945 à mai 1947. Voir Michel Étiévent, </w:t>
      </w:r>
      <w:r w:rsidRPr="00364F66">
        <w:rPr>
          <w:i/>
          <w:iCs/>
          <w:sz w:val="16"/>
          <w:szCs w:val="16"/>
          <w:rPrChange w:id="364" w:author="emmanuel blezes" w:date="2026-05-14T20:54:00Z" w16du:dateUtc="2026-05-14T18:54:00Z">
            <w:rPr>
              <w:i/>
              <w:iCs/>
            </w:rPr>
          </w:rPrChange>
        </w:rPr>
        <w:t>Ambroise Croizat ou l’invention sociale</w:t>
      </w:r>
      <w:r w:rsidRPr="00364F66">
        <w:rPr>
          <w:sz w:val="16"/>
          <w:szCs w:val="16"/>
          <w:rPrChange w:id="365" w:author="emmanuel blezes" w:date="2026-05-14T20:54:00Z" w16du:dateUtc="2026-05-14T18:54:00Z">
            <w:rPr/>
          </w:rPrChange>
        </w:rPr>
        <w:t>, Éditions Gap, 1999.</w:t>
      </w:r>
    </w:p>
  </w:footnote>
  <w:footnote w:id="35">
    <w:p w14:paraId="6701CA8A" w14:textId="77777777" w:rsidR="003D2FCA" w:rsidRPr="00364F66" w:rsidRDefault="00000000">
      <w:pPr>
        <w:pStyle w:val="FootnoteText"/>
        <w:rPr>
          <w:sz w:val="16"/>
          <w:szCs w:val="16"/>
          <w:rPrChange w:id="366" w:author="emmanuel blezes" w:date="2026-05-14T20:54:00Z" w16du:dateUtc="2026-05-14T18:54:00Z">
            <w:rPr/>
          </w:rPrChange>
        </w:rPr>
      </w:pPr>
      <w:r w:rsidRPr="00364F66">
        <w:rPr>
          <w:rStyle w:val="FootnoteReference"/>
          <w:sz w:val="16"/>
          <w:szCs w:val="16"/>
          <w:rPrChange w:id="367" w:author="emmanuel blezes" w:date="2026-05-14T20:54:00Z" w16du:dateUtc="2026-05-14T18:54:00Z">
            <w:rPr>
              <w:rStyle w:val="FootnoteReference"/>
            </w:rPr>
          </w:rPrChange>
        </w:rPr>
        <w:footnoteRef/>
      </w:r>
      <w:r w:rsidRPr="00364F66">
        <w:rPr>
          <w:sz w:val="16"/>
          <w:szCs w:val="16"/>
          <w:rPrChange w:id="368" w:author="emmanuel blezes" w:date="2026-05-14T20:54:00Z" w16du:dateUtc="2026-05-14T18:54:00Z">
            <w:rPr/>
          </w:rPrChange>
        </w:rPr>
        <w:t xml:space="preserve"> Ordonnance n° 45-2250 du 4 octobre 1945 portant organisation de la Sécurité sociale ; complétée par l’ordonnance n° 45-2454 du 19 octobre 1945 fixant le régime des assurances sociales applicable aux assurés des professions non agricoles. Texte intégral et historique : Legifrance et site de l’Assurance retraite (https://www.lassuranceretraite.fr).</w:t>
      </w:r>
    </w:p>
  </w:footnote>
  <w:footnote w:id="36">
    <w:p w14:paraId="4AC3EDB8" w14:textId="77777777" w:rsidR="003D2FCA" w:rsidRPr="00364F66" w:rsidRDefault="00000000">
      <w:pPr>
        <w:pStyle w:val="FootnoteText"/>
        <w:rPr>
          <w:sz w:val="16"/>
          <w:szCs w:val="16"/>
          <w:rPrChange w:id="371" w:author="emmanuel blezes" w:date="2026-05-14T20:54:00Z" w16du:dateUtc="2026-05-14T18:54:00Z">
            <w:rPr/>
          </w:rPrChange>
        </w:rPr>
      </w:pPr>
      <w:r w:rsidRPr="00364F66">
        <w:rPr>
          <w:rStyle w:val="FootnoteReference"/>
          <w:sz w:val="16"/>
          <w:szCs w:val="16"/>
          <w:rPrChange w:id="372" w:author="emmanuel blezes" w:date="2026-05-14T20:54:00Z" w16du:dateUtc="2026-05-14T18:54:00Z">
            <w:rPr>
              <w:rStyle w:val="FootnoteReference"/>
            </w:rPr>
          </w:rPrChange>
        </w:rPr>
        <w:footnoteRef/>
      </w:r>
      <w:r w:rsidRPr="00364F66">
        <w:rPr>
          <w:sz w:val="16"/>
          <w:szCs w:val="16"/>
          <w:rPrChange w:id="373" w:author="emmanuel blezes" w:date="2026-05-14T20:54:00Z" w16du:dateUtc="2026-05-14T18:54:00Z">
            <w:rPr/>
          </w:rPrChange>
        </w:rPr>
        <w:t xml:space="preserve"> Citation rapportée dans la transcription des travaux préparatoires de la Sécurité sociale et reprise par plusieurs historiens, notamment Bertrand Valat, </w:t>
      </w:r>
      <w:r w:rsidRPr="00364F66">
        <w:rPr>
          <w:i/>
          <w:iCs/>
          <w:sz w:val="16"/>
          <w:szCs w:val="16"/>
          <w:rPrChange w:id="374" w:author="emmanuel blezes" w:date="2026-05-14T20:54:00Z" w16du:dateUtc="2026-05-14T18:54:00Z">
            <w:rPr>
              <w:i/>
              <w:iCs/>
            </w:rPr>
          </w:rPrChange>
        </w:rPr>
        <w:t>Les retraites et la création de la Sécurité sociale en 1945</w:t>
      </w:r>
      <w:r w:rsidRPr="00364F66">
        <w:rPr>
          <w:sz w:val="16"/>
          <w:szCs w:val="16"/>
          <w:rPrChange w:id="375" w:author="emmanuel blezes" w:date="2026-05-14T20:54:00Z" w16du:dateUtc="2026-05-14T18:54:00Z">
            <w:rPr/>
          </w:rPrChange>
        </w:rPr>
        <w:t xml:space="preserve">, op. cit., et Bruno Palier, </w:t>
      </w:r>
      <w:r w:rsidRPr="00364F66">
        <w:rPr>
          <w:i/>
          <w:iCs/>
          <w:sz w:val="16"/>
          <w:szCs w:val="16"/>
          <w:rPrChange w:id="376" w:author="emmanuel blezes" w:date="2026-05-14T20:54:00Z" w16du:dateUtc="2026-05-14T18:54:00Z">
            <w:rPr>
              <w:i/>
              <w:iCs/>
            </w:rPr>
          </w:rPrChange>
        </w:rPr>
        <w:t>Gouverner la Sécurité sociale</w:t>
      </w:r>
      <w:r w:rsidRPr="00364F66">
        <w:rPr>
          <w:sz w:val="16"/>
          <w:szCs w:val="16"/>
          <w:rPrChange w:id="377" w:author="emmanuel blezes" w:date="2026-05-14T20:54:00Z" w16du:dateUtc="2026-05-14T18:54:00Z">
            <w:rPr/>
          </w:rPrChange>
        </w:rPr>
        <w:t>, op. cit.</w:t>
      </w:r>
    </w:p>
  </w:footnote>
  <w:footnote w:id="37">
    <w:p w14:paraId="598380A9" w14:textId="77777777" w:rsidR="003D2FCA" w:rsidRPr="00364F66" w:rsidRDefault="00000000">
      <w:pPr>
        <w:pStyle w:val="FootnoteText"/>
        <w:rPr>
          <w:sz w:val="16"/>
          <w:szCs w:val="16"/>
          <w:rPrChange w:id="380" w:author="emmanuel blezes" w:date="2026-05-14T20:54:00Z" w16du:dateUtc="2026-05-14T18:54:00Z">
            <w:rPr/>
          </w:rPrChange>
        </w:rPr>
      </w:pPr>
      <w:r w:rsidRPr="00364F66">
        <w:rPr>
          <w:rStyle w:val="FootnoteReference"/>
          <w:sz w:val="16"/>
          <w:szCs w:val="16"/>
          <w:rPrChange w:id="381" w:author="emmanuel blezes" w:date="2026-05-14T20:54:00Z" w16du:dateUtc="2026-05-14T18:54:00Z">
            <w:rPr>
              <w:rStyle w:val="FootnoteReference"/>
            </w:rPr>
          </w:rPrChange>
        </w:rPr>
        <w:footnoteRef/>
      </w:r>
      <w:r w:rsidRPr="00364F66">
        <w:rPr>
          <w:sz w:val="16"/>
          <w:szCs w:val="16"/>
          <w:rPrChange w:id="382" w:author="emmanuel blezes" w:date="2026-05-14T20:54:00Z" w16du:dateUtc="2026-05-14T18:54:00Z">
            <w:rPr/>
          </w:rPrChange>
        </w:rPr>
        <w:t xml:space="preserve"> Sur la croissance des Trente Glorieuses, INSEE, </w:t>
      </w:r>
      <w:r w:rsidRPr="00364F66">
        <w:rPr>
          <w:i/>
          <w:iCs/>
          <w:sz w:val="16"/>
          <w:szCs w:val="16"/>
          <w:rPrChange w:id="383" w:author="emmanuel blezes" w:date="2026-05-14T20:54:00Z" w16du:dateUtc="2026-05-14T18:54:00Z">
            <w:rPr>
              <w:i/>
              <w:iCs/>
            </w:rPr>
          </w:rPrChange>
        </w:rPr>
        <w:t>Les Trente Glorieuses (1949-1973)</w:t>
      </w:r>
      <w:r w:rsidRPr="00364F66">
        <w:rPr>
          <w:sz w:val="16"/>
          <w:szCs w:val="16"/>
          <w:rPrChange w:id="384" w:author="emmanuel blezes" w:date="2026-05-14T20:54:00Z" w16du:dateUtc="2026-05-14T18:54:00Z">
            <w:rPr/>
          </w:rPrChange>
        </w:rPr>
        <w:t xml:space="preserve"> (https://www.insee.fr/fr/statistiques) ; Jean Fourastié, </w:t>
      </w:r>
      <w:r w:rsidRPr="00364F66">
        <w:rPr>
          <w:i/>
          <w:iCs/>
          <w:sz w:val="16"/>
          <w:szCs w:val="16"/>
          <w:rPrChange w:id="385" w:author="emmanuel blezes" w:date="2026-05-14T20:54:00Z" w16du:dateUtc="2026-05-14T18:54:00Z">
            <w:rPr>
              <w:i/>
              <w:iCs/>
            </w:rPr>
          </w:rPrChange>
        </w:rPr>
        <w:t>Les Trente Glorieuses ou la révolution invisible de 1946 à 1975</w:t>
      </w:r>
      <w:r w:rsidRPr="00364F66">
        <w:rPr>
          <w:sz w:val="16"/>
          <w:szCs w:val="16"/>
          <w:rPrChange w:id="386" w:author="emmanuel blezes" w:date="2026-05-14T20:54:00Z" w16du:dateUtc="2026-05-14T18:54:00Z">
            <w:rPr/>
          </w:rPrChange>
        </w:rPr>
        <w:t>, Fayard, 1979. Croissance moyenne annuelle du PIB en France sur la période 1949-1973 : environ 5,3 %.</w:t>
      </w:r>
    </w:p>
  </w:footnote>
  <w:footnote w:id="38">
    <w:p w14:paraId="24EBC4EA" w14:textId="77777777" w:rsidR="003D2FCA" w:rsidRPr="00364F66" w:rsidRDefault="00000000">
      <w:pPr>
        <w:pStyle w:val="FootnoteText"/>
        <w:rPr>
          <w:sz w:val="16"/>
          <w:szCs w:val="16"/>
          <w:rPrChange w:id="387" w:author="emmanuel blezes" w:date="2026-05-14T20:54:00Z" w16du:dateUtc="2026-05-14T18:54:00Z">
            <w:rPr/>
          </w:rPrChange>
        </w:rPr>
      </w:pPr>
      <w:r w:rsidRPr="00364F66">
        <w:rPr>
          <w:rStyle w:val="FootnoteReference"/>
          <w:sz w:val="16"/>
          <w:szCs w:val="16"/>
          <w:rPrChange w:id="388" w:author="emmanuel blezes" w:date="2026-05-14T20:54:00Z" w16du:dateUtc="2026-05-14T18:54:00Z">
            <w:rPr>
              <w:rStyle w:val="FootnoteReference"/>
            </w:rPr>
          </w:rPrChange>
        </w:rPr>
        <w:footnoteRef/>
      </w:r>
      <w:r w:rsidRPr="00364F66">
        <w:rPr>
          <w:sz w:val="16"/>
          <w:szCs w:val="16"/>
          <w:rPrChange w:id="389" w:author="emmanuel blezes" w:date="2026-05-14T20:54:00Z" w16du:dateUtc="2026-05-14T18:54:00Z">
            <w:rPr/>
          </w:rPrChange>
        </w:rPr>
        <w:t xml:space="preserve"> INSEE, tableau </w:t>
      </w:r>
      <w:r w:rsidRPr="00364F66">
        <w:rPr>
          <w:i/>
          <w:iCs/>
          <w:sz w:val="16"/>
          <w:szCs w:val="16"/>
          <w:rPrChange w:id="390" w:author="emmanuel blezes" w:date="2026-05-14T20:54:00Z" w16du:dateUtc="2026-05-14T18:54:00Z">
            <w:rPr>
              <w:i/>
              <w:iCs/>
            </w:rPr>
          </w:rPrChange>
        </w:rPr>
        <w:t>Espérance de vie à divers âges</w:t>
      </w:r>
      <w:r w:rsidRPr="00364F66">
        <w:rPr>
          <w:sz w:val="16"/>
          <w:szCs w:val="16"/>
          <w:rPrChange w:id="391" w:author="emmanuel blezes" w:date="2026-05-14T20:54:00Z" w16du:dateUtc="2026-05-14T18:54:00Z">
            <w:rPr/>
          </w:rPrChange>
        </w:rPr>
        <w:t xml:space="preserve"> (https://www.insee.fr/fr/statistiques/2416631) : à 65 ans en 1950, espérance de vie de 12,2 ans (femmes), 9,9 ans (hommes) ; passée à environ 15-17 ans en 1965-1970.</w:t>
      </w:r>
    </w:p>
  </w:footnote>
  <w:footnote w:id="39">
    <w:p w14:paraId="03EDFF9B" w14:textId="77777777" w:rsidR="003D2FCA" w:rsidRPr="00364F66" w:rsidRDefault="00000000">
      <w:pPr>
        <w:pStyle w:val="FootnoteText"/>
        <w:rPr>
          <w:sz w:val="16"/>
          <w:szCs w:val="16"/>
          <w:rPrChange w:id="394" w:author="emmanuel blezes" w:date="2026-05-14T20:54:00Z" w16du:dateUtc="2026-05-14T18:54:00Z">
            <w:rPr/>
          </w:rPrChange>
        </w:rPr>
      </w:pPr>
      <w:r w:rsidRPr="00364F66">
        <w:rPr>
          <w:rStyle w:val="FootnoteReference"/>
          <w:sz w:val="16"/>
          <w:szCs w:val="16"/>
          <w:rPrChange w:id="395" w:author="emmanuel blezes" w:date="2026-05-14T20:54:00Z" w16du:dateUtc="2026-05-14T18:54:00Z">
            <w:rPr>
              <w:rStyle w:val="FootnoteReference"/>
            </w:rPr>
          </w:rPrChange>
        </w:rPr>
        <w:footnoteRef/>
      </w:r>
      <w:r w:rsidRPr="00364F66">
        <w:rPr>
          <w:sz w:val="16"/>
          <w:szCs w:val="16"/>
          <w:rPrChange w:id="396" w:author="emmanuel blezes" w:date="2026-05-14T20:54:00Z" w16du:dateUtc="2026-05-14T18:54:00Z">
            <w:rPr/>
          </w:rPrChange>
        </w:rPr>
        <w:t xml:space="preserve"> Convention collective nationale de prévoyance et de retraite des cadres du 14 mars 1947 instaurant l’AGIRC (Association générale des institutions de retraite des cadres). Le régime entre en fonction au 1er avril 1947. Voir « 14 mars 1947 : création de l’AGIRC », Les Clés du social (https://www.clesdusocial.com/14-mars-1947-creation-du-regime-de-retraite/) ; et </w:t>
      </w:r>
      <w:r w:rsidRPr="00364F66">
        <w:rPr>
          <w:i/>
          <w:iCs/>
          <w:sz w:val="16"/>
          <w:szCs w:val="16"/>
          <w:rPrChange w:id="397" w:author="emmanuel blezes" w:date="2026-05-14T20:54:00Z" w16du:dateUtc="2026-05-14T18:54:00Z">
            <w:rPr>
              <w:i/>
              <w:iCs/>
            </w:rPr>
          </w:rPrChange>
        </w:rPr>
        <w:t>Les Retraites complémentaires AGIRC-ARRCO</w:t>
      </w:r>
      <w:r w:rsidRPr="00364F66">
        <w:rPr>
          <w:sz w:val="16"/>
          <w:szCs w:val="16"/>
          <w:rPrChange w:id="398" w:author="emmanuel blezes" w:date="2026-05-14T20:54:00Z" w16du:dateUtc="2026-05-14T18:54:00Z">
            <w:rPr/>
          </w:rPrChange>
        </w:rPr>
        <w:t>, Cairn, 2022 (https://www.cairn.info/les-retraites-complementaires-agirc-arrco–9782130785569-page-13.htm).</w:t>
      </w:r>
    </w:p>
  </w:footnote>
  <w:footnote w:id="40">
    <w:p w14:paraId="5C73926E" w14:textId="77777777" w:rsidR="003D2FCA" w:rsidRPr="00364F66" w:rsidRDefault="00000000">
      <w:pPr>
        <w:pStyle w:val="FootnoteText"/>
        <w:rPr>
          <w:sz w:val="16"/>
          <w:szCs w:val="16"/>
          <w:rPrChange w:id="399" w:author="emmanuel blezes" w:date="2026-05-14T20:54:00Z" w16du:dateUtc="2026-05-14T18:54:00Z">
            <w:rPr/>
          </w:rPrChange>
        </w:rPr>
      </w:pPr>
      <w:r w:rsidRPr="00364F66">
        <w:rPr>
          <w:rStyle w:val="FootnoteReference"/>
          <w:sz w:val="16"/>
          <w:szCs w:val="16"/>
          <w:rPrChange w:id="400" w:author="emmanuel blezes" w:date="2026-05-14T20:54:00Z" w16du:dateUtc="2026-05-14T18:54:00Z">
            <w:rPr>
              <w:rStyle w:val="FootnoteReference"/>
            </w:rPr>
          </w:rPrChange>
        </w:rPr>
        <w:footnoteRef/>
      </w:r>
      <w:r w:rsidRPr="00364F66">
        <w:rPr>
          <w:sz w:val="16"/>
          <w:szCs w:val="16"/>
          <w:rPrChange w:id="401" w:author="emmanuel blezes" w:date="2026-05-14T20:54:00Z" w16du:dateUtc="2026-05-14T18:54:00Z">
            <w:rPr/>
          </w:rPrChange>
        </w:rPr>
        <w:t xml:space="preserve"> Accord interprofessionnel du 8 décembre 1961 instituant l’ARRCO (Association des régimes de retraite complémentaires) pour les salariés non-cadres. Voir INA, </w:t>
      </w:r>
      <w:r w:rsidRPr="00364F66">
        <w:rPr>
          <w:i/>
          <w:iCs/>
          <w:sz w:val="16"/>
          <w:szCs w:val="16"/>
          <w:rPrChange w:id="402" w:author="emmanuel blezes" w:date="2026-05-14T20:54:00Z" w16du:dateUtc="2026-05-14T18:54:00Z">
            <w:rPr>
              <w:i/>
              <w:iCs/>
            </w:rPr>
          </w:rPrChange>
        </w:rPr>
        <w:t>Histoire des retraites</w:t>
      </w:r>
      <w:r w:rsidRPr="00364F66">
        <w:rPr>
          <w:sz w:val="16"/>
          <w:szCs w:val="16"/>
          <w:rPrChange w:id="403" w:author="emmanuel blezes" w:date="2026-05-14T20:54:00Z" w16du:dateUtc="2026-05-14T18:54:00Z">
            <w:rPr/>
          </w:rPrChange>
        </w:rPr>
        <w:t xml:space="preserve"> (https://fresques.ina.fr/securite-sociale/parcours/0004/la-retraite-en-france-de-1945-a-nos-jours.html). AGIRC et ARRCO fusionnent au 1er janvier 2019 en un régime unique (AGIRC-ARRCO) par l’accord national interprofessionnel du 17 novembre 2017.</w:t>
      </w:r>
    </w:p>
  </w:footnote>
  <w:footnote w:id="41">
    <w:p w14:paraId="58C57DD8" w14:textId="77777777" w:rsidR="003D2FCA" w:rsidRPr="00364F66" w:rsidRDefault="00000000">
      <w:pPr>
        <w:pStyle w:val="FootnoteText"/>
        <w:rPr>
          <w:sz w:val="16"/>
          <w:szCs w:val="16"/>
          <w:rPrChange w:id="404" w:author="emmanuel blezes" w:date="2026-05-14T20:54:00Z" w16du:dateUtc="2026-05-14T18:54:00Z">
            <w:rPr/>
          </w:rPrChange>
        </w:rPr>
      </w:pPr>
      <w:r w:rsidRPr="00364F66">
        <w:rPr>
          <w:rStyle w:val="FootnoteReference"/>
          <w:sz w:val="16"/>
          <w:szCs w:val="16"/>
          <w:rPrChange w:id="405" w:author="emmanuel blezes" w:date="2026-05-14T20:54:00Z" w16du:dateUtc="2026-05-14T18:54:00Z">
            <w:rPr>
              <w:rStyle w:val="FootnoteReference"/>
            </w:rPr>
          </w:rPrChange>
        </w:rPr>
        <w:footnoteRef/>
      </w:r>
      <w:r w:rsidRPr="00364F66">
        <w:rPr>
          <w:sz w:val="16"/>
          <w:szCs w:val="16"/>
          <w:rPrChange w:id="406" w:author="emmanuel blezes" w:date="2026-05-14T20:54:00Z" w16du:dateUtc="2026-05-14T18:54:00Z">
            <w:rPr/>
          </w:rPrChange>
        </w:rPr>
        <w:t xml:space="preserve"> Ordonnance n° 82-270 du 26 mars 1982 relative à l’abaissement de l’âge de la retraite des assurés du régime général, prise par le gouvernement Mauroy sous la présidence de François Mitterrand. Ministre du Travail : Jean Auroux. Voir Pierre Mauroy, </w:t>
      </w:r>
      <w:r w:rsidRPr="00364F66">
        <w:rPr>
          <w:i/>
          <w:iCs/>
          <w:sz w:val="16"/>
          <w:szCs w:val="16"/>
          <w:rPrChange w:id="407" w:author="emmanuel blezes" w:date="2026-05-14T20:54:00Z" w16du:dateUtc="2026-05-14T18:54:00Z">
            <w:rPr>
              <w:i/>
              <w:iCs/>
            </w:rPr>
          </w:rPrChange>
        </w:rPr>
        <w:t>À gauche</w:t>
      </w:r>
      <w:r w:rsidRPr="00364F66">
        <w:rPr>
          <w:sz w:val="16"/>
          <w:szCs w:val="16"/>
          <w:rPrChange w:id="408" w:author="emmanuel blezes" w:date="2026-05-14T20:54:00Z" w16du:dateUtc="2026-05-14T18:54:00Z">
            <w:rPr/>
          </w:rPrChange>
        </w:rPr>
        <w:t>, Albin Michel, 2003.</w:t>
      </w:r>
    </w:p>
  </w:footnote>
  <w:footnote w:id="42">
    <w:p w14:paraId="2B79B949" w14:textId="77777777" w:rsidR="003D2FCA" w:rsidRPr="00364F66" w:rsidRDefault="00000000">
      <w:pPr>
        <w:pStyle w:val="FootnoteText"/>
        <w:rPr>
          <w:sz w:val="16"/>
          <w:szCs w:val="16"/>
          <w:rPrChange w:id="410" w:author="emmanuel blezes" w:date="2026-05-14T20:54:00Z" w16du:dateUtc="2026-05-14T18:54:00Z">
            <w:rPr/>
          </w:rPrChange>
        </w:rPr>
      </w:pPr>
      <w:r w:rsidRPr="00364F66">
        <w:rPr>
          <w:rStyle w:val="FootnoteReference"/>
          <w:sz w:val="16"/>
          <w:szCs w:val="16"/>
          <w:rPrChange w:id="411" w:author="emmanuel blezes" w:date="2026-05-14T20:54:00Z" w16du:dateUtc="2026-05-14T18:54:00Z">
            <w:rPr>
              <w:rStyle w:val="FootnoteReference"/>
            </w:rPr>
          </w:rPrChange>
        </w:rPr>
        <w:footnoteRef/>
      </w:r>
      <w:r w:rsidRPr="00364F66">
        <w:rPr>
          <w:sz w:val="16"/>
          <w:szCs w:val="16"/>
          <w:rPrChange w:id="412" w:author="emmanuel blezes" w:date="2026-05-14T20:54:00Z" w16du:dateUtc="2026-05-14T18:54:00Z">
            <w:rPr/>
          </w:rPrChange>
        </w:rPr>
        <w:t xml:space="preserve"> INSEE, Breuil-Genier P., Blanchet D., Tô M., « Le taux de rendement interne du système de retraite français : quelle redistribution au sein d’une génération et quelle évolution entre générations ? », </w:t>
      </w:r>
      <w:r w:rsidRPr="00364F66">
        <w:rPr>
          <w:i/>
          <w:iCs/>
          <w:sz w:val="16"/>
          <w:szCs w:val="16"/>
          <w:rPrChange w:id="413" w:author="emmanuel blezes" w:date="2026-05-14T20:54:00Z" w16du:dateUtc="2026-05-14T18:54:00Z">
            <w:rPr>
              <w:i/>
              <w:iCs/>
            </w:rPr>
          </w:rPrChange>
        </w:rPr>
        <w:t>Économie et Statistique</w:t>
      </w:r>
      <w:r w:rsidRPr="00364F66">
        <w:rPr>
          <w:sz w:val="16"/>
          <w:szCs w:val="16"/>
          <w:rPrChange w:id="414" w:author="emmanuel blezes" w:date="2026-05-14T20:54:00Z" w16du:dateUtc="2026-05-14T18:54:00Z">
            <w:rPr/>
          </w:rPrChange>
        </w:rPr>
        <w:t xml:space="preserve"> n° 481-482, 2015 (https://www.insee.fr/fr/statistiques/1305193). Modèle de microsimulation Destinie 2. TRI estimé pour la génération 1940 : ≈ 7-8 % ; génération 1950 : ≈ 5,8 % ; voir également section 1.5 du présent chapitre.</w:t>
      </w:r>
    </w:p>
  </w:footnote>
  <w:footnote w:id="43">
    <w:p w14:paraId="77C5FBFC" w14:textId="77777777" w:rsidR="003D2FCA" w:rsidRPr="00364F66" w:rsidRDefault="00000000">
      <w:pPr>
        <w:pStyle w:val="FootnoteText"/>
        <w:rPr>
          <w:sz w:val="16"/>
          <w:szCs w:val="16"/>
          <w:rPrChange w:id="418" w:author="emmanuel blezes" w:date="2026-05-14T20:54:00Z" w16du:dateUtc="2026-05-14T18:54:00Z">
            <w:rPr/>
          </w:rPrChange>
        </w:rPr>
      </w:pPr>
      <w:r w:rsidRPr="00364F66">
        <w:rPr>
          <w:rStyle w:val="FootnoteReference"/>
          <w:sz w:val="16"/>
          <w:szCs w:val="16"/>
          <w:rPrChange w:id="419" w:author="emmanuel blezes" w:date="2026-05-14T20:54:00Z" w16du:dateUtc="2026-05-14T18:54:00Z">
            <w:rPr>
              <w:rStyle w:val="FootnoteReference"/>
            </w:rPr>
          </w:rPrChange>
        </w:rPr>
        <w:footnoteRef/>
      </w:r>
      <w:r w:rsidRPr="00364F66">
        <w:rPr>
          <w:sz w:val="16"/>
          <w:szCs w:val="16"/>
          <w:rPrChange w:id="420" w:author="emmanuel blezes" w:date="2026-05-14T20:54:00Z" w16du:dateUtc="2026-05-14T18:54:00Z">
            <w:rPr/>
          </w:rPrChange>
        </w:rPr>
        <w:t xml:space="preserve"> INSEE, séries longues de fécondité. ICF 1964 : 2,90 enfants par femme (point haut post-1945) ; 1975 : 1,93 ; 1985 : 1,81. URL : https://www.insee.fr/fr/statistiques/2381380.</w:t>
      </w:r>
    </w:p>
  </w:footnote>
  <w:footnote w:id="44">
    <w:p w14:paraId="0160E3EB" w14:textId="77777777" w:rsidR="003D2FCA" w:rsidRPr="00364F66" w:rsidRDefault="00000000">
      <w:pPr>
        <w:pStyle w:val="FootnoteText"/>
        <w:rPr>
          <w:sz w:val="16"/>
          <w:szCs w:val="16"/>
          <w:rPrChange w:id="421" w:author="emmanuel blezes" w:date="2026-05-14T20:54:00Z" w16du:dateUtc="2026-05-14T18:54:00Z">
            <w:rPr/>
          </w:rPrChange>
        </w:rPr>
      </w:pPr>
      <w:r w:rsidRPr="00364F66">
        <w:rPr>
          <w:rStyle w:val="FootnoteReference"/>
          <w:sz w:val="16"/>
          <w:szCs w:val="16"/>
          <w:rPrChange w:id="422" w:author="emmanuel blezes" w:date="2026-05-14T20:54:00Z" w16du:dateUtc="2026-05-14T18:54:00Z">
            <w:rPr>
              <w:rStyle w:val="FootnoteReference"/>
            </w:rPr>
          </w:rPrChange>
        </w:rPr>
        <w:footnoteRef/>
      </w:r>
      <w:r w:rsidRPr="00364F66">
        <w:rPr>
          <w:sz w:val="16"/>
          <w:szCs w:val="16"/>
          <w:rPrChange w:id="423" w:author="emmanuel blezes" w:date="2026-05-14T20:54:00Z" w16du:dateUtc="2026-05-14T18:54:00Z">
            <w:rPr/>
          </w:rPrChange>
        </w:rPr>
        <w:t xml:space="preserve"> Raoul Briet, </w:t>
      </w:r>
      <w:r w:rsidRPr="00364F66">
        <w:rPr>
          <w:i/>
          <w:iCs/>
          <w:sz w:val="16"/>
          <w:szCs w:val="16"/>
          <w:rPrChange w:id="424" w:author="emmanuel blezes" w:date="2026-05-14T20:54:00Z" w16du:dateUtc="2026-05-14T18:54:00Z">
            <w:rPr>
              <w:i/>
              <w:iCs/>
            </w:rPr>
          </w:rPrChange>
        </w:rPr>
        <w:t>Perspectives à long terme des retraites</w:t>
      </w:r>
      <w:r w:rsidRPr="00364F66">
        <w:rPr>
          <w:sz w:val="16"/>
          <w:szCs w:val="16"/>
          <w:rPrChange w:id="425" w:author="emmanuel blezes" w:date="2026-05-14T20:54:00Z" w16du:dateUtc="2026-05-14T18:54:00Z">
            <w:rPr/>
          </w:rPrChange>
        </w:rPr>
        <w:t xml:space="preserve">, rapport au Premier ministre, Commissariat général du Plan, juin 1995. Sur la genèse politique du rapport, voir Sénat, archives parlementaires 1995-1996, et Bruno Palier, </w:t>
      </w:r>
      <w:r w:rsidRPr="00364F66">
        <w:rPr>
          <w:i/>
          <w:iCs/>
          <w:sz w:val="16"/>
          <w:szCs w:val="16"/>
          <w:rPrChange w:id="426" w:author="emmanuel blezes" w:date="2026-05-14T20:54:00Z" w16du:dateUtc="2026-05-14T18:54:00Z">
            <w:rPr>
              <w:i/>
              <w:iCs/>
            </w:rPr>
          </w:rPrChange>
        </w:rPr>
        <w:t>Réformer les retraites</w:t>
      </w:r>
      <w:r w:rsidRPr="00364F66">
        <w:rPr>
          <w:sz w:val="16"/>
          <w:szCs w:val="16"/>
          <w:rPrChange w:id="427" w:author="emmanuel blezes" w:date="2026-05-14T20:54:00Z" w16du:dateUtc="2026-05-14T18:54:00Z">
            <w:rPr/>
          </w:rPrChange>
        </w:rPr>
        <w:t>, Presses de Sciences Po, 2021, chap. 3.</w:t>
      </w:r>
    </w:p>
  </w:footnote>
  <w:footnote w:id="45">
    <w:p w14:paraId="7D145B1A" w14:textId="77777777" w:rsidR="003D2FCA" w:rsidRPr="00364F66" w:rsidRDefault="00000000">
      <w:pPr>
        <w:pStyle w:val="FootnoteText"/>
        <w:rPr>
          <w:sz w:val="16"/>
          <w:szCs w:val="16"/>
          <w:rPrChange w:id="428" w:author="emmanuel blezes" w:date="2026-05-14T20:54:00Z" w16du:dateUtc="2026-05-14T18:54:00Z">
            <w:rPr/>
          </w:rPrChange>
        </w:rPr>
      </w:pPr>
      <w:r w:rsidRPr="00364F66">
        <w:rPr>
          <w:rStyle w:val="FootnoteReference"/>
          <w:sz w:val="16"/>
          <w:szCs w:val="16"/>
          <w:rPrChange w:id="429" w:author="emmanuel blezes" w:date="2026-05-14T20:54:00Z" w16du:dateUtc="2026-05-14T18:54:00Z">
            <w:rPr>
              <w:rStyle w:val="FootnoteReference"/>
            </w:rPr>
          </w:rPrChange>
        </w:rPr>
        <w:footnoteRef/>
      </w:r>
      <w:r w:rsidRPr="00364F66">
        <w:rPr>
          <w:sz w:val="16"/>
          <w:szCs w:val="16"/>
          <w:rPrChange w:id="430" w:author="emmanuel blezes" w:date="2026-05-14T20:54:00Z" w16du:dateUtc="2026-05-14T18:54:00Z">
            <w:rPr/>
          </w:rPrChange>
        </w:rPr>
        <w:t xml:space="preserve"> Jean-Michel Charpin, </w:t>
      </w:r>
      <w:r w:rsidRPr="00364F66">
        <w:rPr>
          <w:i/>
          <w:iCs/>
          <w:sz w:val="16"/>
          <w:szCs w:val="16"/>
          <w:rPrChange w:id="431" w:author="emmanuel blezes" w:date="2026-05-14T20:54:00Z" w16du:dateUtc="2026-05-14T18:54:00Z">
            <w:rPr>
              <w:i/>
              <w:iCs/>
            </w:rPr>
          </w:rPrChange>
        </w:rPr>
        <w:t>L’avenir de nos retraites — Rapport au Premier ministre</w:t>
      </w:r>
      <w:r w:rsidRPr="00364F66">
        <w:rPr>
          <w:sz w:val="16"/>
          <w:szCs w:val="16"/>
          <w:rPrChange w:id="432" w:author="emmanuel blezes" w:date="2026-05-14T20:54:00Z" w16du:dateUtc="2026-05-14T18:54:00Z">
            <w:rPr/>
          </w:rPrChange>
        </w:rPr>
        <w:t xml:space="preserve">, Commissariat général du Plan, mai 1999, 264 pages (La Documentation française). Pour une mise en perspective critique, voir le débat </w:t>
      </w:r>
      <w:r w:rsidRPr="00364F66">
        <w:rPr>
          <w:i/>
          <w:iCs/>
          <w:sz w:val="16"/>
          <w:szCs w:val="16"/>
          <w:rPrChange w:id="433" w:author="emmanuel blezes" w:date="2026-05-14T20:54:00Z" w16du:dateUtc="2026-05-14T18:54:00Z">
            <w:rPr>
              <w:i/>
              <w:iCs/>
            </w:rPr>
          </w:rPrChange>
        </w:rPr>
        <w:t>Quarante remarques sur le rapport Charpin</w:t>
      </w:r>
      <w:r w:rsidRPr="00364F66">
        <w:rPr>
          <w:sz w:val="16"/>
          <w:szCs w:val="16"/>
          <w:rPrChange w:id="434" w:author="emmanuel blezes" w:date="2026-05-14T20:54:00Z" w16du:dateUtc="2026-05-14T18:54:00Z">
            <w:rPr/>
          </w:rPrChange>
        </w:rPr>
        <w:t>, Sciences Po, 2000 (https://sciencespo.hal.science/hal-01010827/).</w:t>
      </w:r>
    </w:p>
  </w:footnote>
  <w:footnote w:id="46">
    <w:p w14:paraId="10F7DF26" w14:textId="77777777" w:rsidR="003D2FCA" w:rsidRPr="00364F66" w:rsidRDefault="00000000">
      <w:pPr>
        <w:pStyle w:val="FootnoteText"/>
        <w:rPr>
          <w:sz w:val="16"/>
          <w:szCs w:val="16"/>
          <w:rPrChange w:id="450" w:author="emmanuel blezes" w:date="2026-05-14T20:54:00Z" w16du:dateUtc="2026-05-14T18:54:00Z">
            <w:rPr/>
          </w:rPrChange>
        </w:rPr>
      </w:pPr>
      <w:r w:rsidRPr="00364F66">
        <w:rPr>
          <w:rStyle w:val="FootnoteReference"/>
          <w:sz w:val="16"/>
          <w:szCs w:val="16"/>
          <w:rPrChange w:id="451" w:author="emmanuel blezes" w:date="2026-05-14T20:54:00Z" w16du:dateUtc="2026-05-14T18:54:00Z">
            <w:rPr>
              <w:rStyle w:val="FootnoteReference"/>
            </w:rPr>
          </w:rPrChange>
        </w:rPr>
        <w:footnoteRef/>
      </w:r>
      <w:r w:rsidRPr="00364F66">
        <w:rPr>
          <w:sz w:val="16"/>
          <w:szCs w:val="16"/>
          <w:rPrChange w:id="452" w:author="emmanuel blezes" w:date="2026-05-14T20:54:00Z" w16du:dateUtc="2026-05-14T18:54:00Z">
            <w:rPr/>
          </w:rPrChange>
        </w:rPr>
        <w:t xml:space="preserve"> Loi n° 93-936 du 22 juillet 1993 relative aux pensions de retraite et à la sauvegarde de la protection sociale. Texte sur Légifrance (https://www.legifrance.gouv.fr/loda/id/JORFTEXT000000545719/). Estimation des économies cumulées sur trente ans : AGIPI, </w:t>
      </w:r>
      <w:r w:rsidRPr="00364F66">
        <w:rPr>
          <w:i/>
          <w:iCs/>
          <w:sz w:val="16"/>
          <w:szCs w:val="16"/>
          <w:rPrChange w:id="453" w:author="emmanuel blezes" w:date="2026-05-14T20:54:00Z" w16du:dateUtc="2026-05-14T18:54:00Z">
            <w:rPr>
              <w:i/>
              <w:iCs/>
            </w:rPr>
          </w:rPrChange>
        </w:rPr>
        <w:t>Retraites en France : trente ans de réformes clés (1993-2023)</w:t>
      </w:r>
      <w:r w:rsidRPr="00364F66">
        <w:rPr>
          <w:sz w:val="16"/>
          <w:szCs w:val="16"/>
          <w:rPrChange w:id="454" w:author="emmanuel blezes" w:date="2026-05-14T20:54:00Z" w16du:dateUtc="2026-05-14T18:54:00Z">
            <w:rPr/>
          </w:rPrChange>
        </w:rPr>
        <w:t>, 2023 (https://www.agipi.com/offre/far-per/retraites-30-ans-de-reformes/).</w:t>
      </w:r>
    </w:p>
  </w:footnote>
  <w:footnote w:id="47">
    <w:p w14:paraId="103866A3" w14:textId="77777777" w:rsidR="003D2FCA" w:rsidRPr="00364F66" w:rsidRDefault="00000000">
      <w:pPr>
        <w:pStyle w:val="FootnoteText"/>
        <w:rPr>
          <w:sz w:val="16"/>
          <w:szCs w:val="16"/>
          <w:rPrChange w:id="457" w:author="emmanuel blezes" w:date="2026-05-14T20:54:00Z" w16du:dateUtc="2026-05-14T18:54:00Z">
            <w:rPr/>
          </w:rPrChange>
        </w:rPr>
      </w:pPr>
      <w:r w:rsidRPr="00364F66">
        <w:rPr>
          <w:rStyle w:val="FootnoteReference"/>
          <w:sz w:val="16"/>
          <w:szCs w:val="16"/>
          <w:rPrChange w:id="458" w:author="emmanuel blezes" w:date="2026-05-14T20:54:00Z" w16du:dateUtc="2026-05-14T18:54:00Z">
            <w:rPr>
              <w:rStyle w:val="FootnoteReference"/>
            </w:rPr>
          </w:rPrChange>
        </w:rPr>
        <w:footnoteRef/>
      </w:r>
      <w:r w:rsidRPr="00364F66">
        <w:rPr>
          <w:sz w:val="16"/>
          <w:szCs w:val="16"/>
          <w:rPrChange w:id="459" w:author="emmanuel blezes" w:date="2026-05-14T20:54:00Z" w16du:dateUtc="2026-05-14T18:54:00Z">
            <w:rPr/>
          </w:rPrChange>
        </w:rPr>
        <w:t xml:space="preserve"> Loi n° 2003-775 du 21 août 2003 portant réforme des retraites (loi Fillon). Texte sur Légifrance. Sur la mobilisation très limitée comparée aux précédents mouvements : Bruno Palier, </w:t>
      </w:r>
      <w:r w:rsidRPr="00364F66">
        <w:rPr>
          <w:i/>
          <w:iCs/>
          <w:sz w:val="16"/>
          <w:szCs w:val="16"/>
          <w:rPrChange w:id="460" w:author="emmanuel blezes" w:date="2026-05-14T20:54:00Z" w16du:dateUtc="2026-05-14T18:54:00Z">
            <w:rPr>
              <w:i/>
              <w:iCs/>
            </w:rPr>
          </w:rPrChange>
        </w:rPr>
        <w:t>Réformer les retraites</w:t>
      </w:r>
      <w:r w:rsidRPr="00364F66">
        <w:rPr>
          <w:sz w:val="16"/>
          <w:szCs w:val="16"/>
          <w:rPrChange w:id="461" w:author="emmanuel blezes" w:date="2026-05-14T20:54:00Z" w16du:dateUtc="2026-05-14T18:54:00Z">
            <w:rPr/>
          </w:rPrChange>
        </w:rPr>
        <w:t>, op. cit.</w:t>
      </w:r>
    </w:p>
  </w:footnote>
  <w:footnote w:id="48">
    <w:p w14:paraId="5EC626AC" w14:textId="77777777" w:rsidR="003D2FCA" w:rsidRPr="00364F66" w:rsidRDefault="00000000">
      <w:pPr>
        <w:pStyle w:val="FootnoteText"/>
        <w:rPr>
          <w:sz w:val="16"/>
          <w:szCs w:val="16"/>
          <w:rPrChange w:id="463" w:author="emmanuel blezes" w:date="2026-05-14T20:54:00Z" w16du:dateUtc="2026-05-14T18:54:00Z">
            <w:rPr/>
          </w:rPrChange>
        </w:rPr>
      </w:pPr>
      <w:r w:rsidRPr="00364F66">
        <w:rPr>
          <w:rStyle w:val="FootnoteReference"/>
          <w:sz w:val="16"/>
          <w:szCs w:val="16"/>
          <w:rPrChange w:id="464" w:author="emmanuel blezes" w:date="2026-05-14T20:54:00Z" w16du:dateUtc="2026-05-14T18:54:00Z">
            <w:rPr>
              <w:rStyle w:val="FootnoteReference"/>
            </w:rPr>
          </w:rPrChange>
        </w:rPr>
        <w:footnoteRef/>
      </w:r>
      <w:r w:rsidRPr="00364F66">
        <w:rPr>
          <w:sz w:val="16"/>
          <w:szCs w:val="16"/>
          <w:rPrChange w:id="465" w:author="emmanuel blezes" w:date="2026-05-14T20:54:00Z" w16du:dateUtc="2026-05-14T18:54:00Z">
            <w:rPr/>
          </w:rPrChange>
        </w:rPr>
        <w:t xml:space="preserve"> Loi n° 2010-1330 du 9 novembre 2010 portant réforme des retraites (loi Woerth). Mobilisation de l’automne 2010 : 14 journées de grève entre septembre et novembre, blocage de huit raffineries sur les douze que compte la France métropolitaine, perturbations majeures dans les transports.</w:t>
      </w:r>
    </w:p>
  </w:footnote>
  <w:footnote w:id="49">
    <w:p w14:paraId="72C67BCF" w14:textId="77777777" w:rsidR="003D2FCA" w:rsidRPr="00364F66" w:rsidRDefault="00000000">
      <w:pPr>
        <w:pStyle w:val="FootnoteText"/>
        <w:rPr>
          <w:sz w:val="16"/>
          <w:szCs w:val="16"/>
          <w:rPrChange w:id="466" w:author="emmanuel blezes" w:date="2026-05-14T20:54:00Z" w16du:dateUtc="2026-05-14T18:54:00Z">
            <w:rPr/>
          </w:rPrChange>
        </w:rPr>
      </w:pPr>
      <w:r w:rsidRPr="00364F66">
        <w:rPr>
          <w:rStyle w:val="FootnoteReference"/>
          <w:sz w:val="16"/>
          <w:szCs w:val="16"/>
          <w:rPrChange w:id="467" w:author="emmanuel blezes" w:date="2026-05-14T20:54:00Z" w16du:dateUtc="2026-05-14T18:54:00Z">
            <w:rPr>
              <w:rStyle w:val="FootnoteReference"/>
            </w:rPr>
          </w:rPrChange>
        </w:rPr>
        <w:footnoteRef/>
      </w:r>
      <w:r w:rsidRPr="00364F66">
        <w:rPr>
          <w:sz w:val="16"/>
          <w:szCs w:val="16"/>
          <w:rPrChange w:id="468" w:author="emmanuel blezes" w:date="2026-05-14T20:54:00Z" w16du:dateUtc="2026-05-14T18:54:00Z">
            <w:rPr/>
          </w:rPrChange>
        </w:rPr>
        <w:t xml:space="preserve"> Loi n° 2014-40 du 20 janvier 2014 garantissant l’avenir et la justice du système de retraites (loi Touraine). Mobilisation limitée : la CFDT soutient le projet, la CGT et FO le contestent sans grève reconductible.</w:t>
      </w:r>
    </w:p>
  </w:footnote>
  <w:footnote w:id="50">
    <w:p w14:paraId="4388A08C" w14:textId="77777777" w:rsidR="003D2FCA" w:rsidRPr="00364F66" w:rsidRDefault="00000000">
      <w:pPr>
        <w:pStyle w:val="FootnoteText"/>
        <w:rPr>
          <w:sz w:val="16"/>
          <w:szCs w:val="16"/>
          <w:rPrChange w:id="469" w:author="emmanuel blezes" w:date="2026-05-14T20:54:00Z" w16du:dateUtc="2026-05-14T18:54:00Z">
            <w:rPr/>
          </w:rPrChange>
        </w:rPr>
      </w:pPr>
      <w:r w:rsidRPr="00364F66">
        <w:rPr>
          <w:rStyle w:val="FootnoteReference"/>
          <w:sz w:val="16"/>
          <w:szCs w:val="16"/>
          <w:rPrChange w:id="470" w:author="emmanuel blezes" w:date="2026-05-14T20:54:00Z" w16du:dateUtc="2026-05-14T18:54:00Z">
            <w:rPr>
              <w:rStyle w:val="FootnoteReference"/>
            </w:rPr>
          </w:rPrChange>
        </w:rPr>
        <w:footnoteRef/>
      </w:r>
      <w:r w:rsidRPr="00364F66">
        <w:rPr>
          <w:sz w:val="16"/>
          <w:szCs w:val="16"/>
          <w:rPrChange w:id="471" w:author="emmanuel blezes" w:date="2026-05-14T20:54:00Z" w16du:dateUtc="2026-05-14T18:54:00Z">
            <w:rPr/>
          </w:rPrChange>
        </w:rPr>
        <w:t xml:space="preserve"> </w:t>
      </w:r>
      <w:r w:rsidRPr="00364F66">
        <w:rPr>
          <w:i/>
          <w:iCs/>
          <w:sz w:val="16"/>
          <w:szCs w:val="16"/>
          <w:rPrChange w:id="472" w:author="emmanuel blezes" w:date="2026-05-14T20:54:00Z" w16du:dateUtc="2026-05-14T18:54:00Z">
            <w:rPr>
              <w:i/>
              <w:iCs/>
            </w:rPr>
          </w:rPrChange>
        </w:rPr>
        <w:t>France Info</w:t>
      </w:r>
      <w:r w:rsidRPr="00364F66">
        <w:rPr>
          <w:sz w:val="16"/>
          <w:szCs w:val="16"/>
          <w:rPrChange w:id="473" w:author="emmanuel blezes" w:date="2026-05-14T20:54:00Z" w16du:dateUtc="2026-05-14T18:54:00Z">
            <w:rPr/>
          </w:rPrChange>
        </w:rPr>
        <w:t xml:space="preserve">, </w:t>
      </w:r>
      <w:r w:rsidRPr="00364F66">
        <w:rPr>
          <w:i/>
          <w:iCs/>
          <w:sz w:val="16"/>
          <w:szCs w:val="16"/>
          <w:rPrChange w:id="474" w:author="emmanuel blezes" w:date="2026-05-14T20:54:00Z" w16du:dateUtc="2026-05-14T18:54:00Z">
            <w:rPr>
              <w:i/>
              <w:iCs/>
            </w:rPr>
          </w:rPrChange>
        </w:rPr>
        <w:t>Grève du 7 mars contre la réforme des retraites : 1,28 million de manifestants comptabilisés par le ministère de l’Intérieur, 3,5 millions selon la CGT</w:t>
      </w:r>
      <w:r w:rsidRPr="00364F66">
        <w:rPr>
          <w:sz w:val="16"/>
          <w:szCs w:val="16"/>
          <w:rPrChange w:id="475" w:author="emmanuel blezes" w:date="2026-05-14T20:54:00Z" w16du:dateUtc="2026-05-14T18:54:00Z">
            <w:rPr/>
          </w:rPrChange>
        </w:rPr>
        <w:t>, 7 mars 2023 (https://www.franceinfo.fr/economie/retraite/reforme-des-retraites/greve-du-7-mars-contre-la-reforme-des-retraites-1-28-million-de-manifestants-comptabilises-par-le-ministere-de-l-interieur-3-5-millions-selon-la-cgt_5698166.html). À Paris : 700 000 selon la CGT, 81 000 selon la préfecture de police.</w:t>
      </w:r>
    </w:p>
  </w:footnote>
  <w:footnote w:id="51">
    <w:p w14:paraId="6B83E75C" w14:textId="77777777" w:rsidR="003D2FCA" w:rsidRPr="00364F66" w:rsidRDefault="00000000">
      <w:pPr>
        <w:pStyle w:val="FootnoteText"/>
        <w:rPr>
          <w:sz w:val="16"/>
          <w:szCs w:val="16"/>
          <w:rPrChange w:id="476" w:author="emmanuel blezes" w:date="2026-05-14T20:54:00Z" w16du:dateUtc="2026-05-14T18:54:00Z">
            <w:rPr/>
          </w:rPrChange>
        </w:rPr>
      </w:pPr>
      <w:r w:rsidRPr="00364F66">
        <w:rPr>
          <w:rStyle w:val="FootnoteReference"/>
          <w:sz w:val="16"/>
          <w:szCs w:val="16"/>
          <w:rPrChange w:id="477" w:author="emmanuel blezes" w:date="2026-05-14T20:54:00Z" w16du:dateUtc="2026-05-14T18:54:00Z">
            <w:rPr>
              <w:rStyle w:val="FootnoteReference"/>
            </w:rPr>
          </w:rPrChange>
        </w:rPr>
        <w:footnoteRef/>
      </w:r>
      <w:r w:rsidRPr="00364F66">
        <w:rPr>
          <w:sz w:val="16"/>
          <w:szCs w:val="16"/>
          <w:rPrChange w:id="478" w:author="emmanuel blezes" w:date="2026-05-14T20:54:00Z" w16du:dateUtc="2026-05-14T18:54:00Z">
            <w:rPr/>
          </w:rPrChange>
        </w:rPr>
        <w:t xml:space="preserve"> Sondage Elabe pour BFMTV, </w:t>
      </w:r>
      <w:r w:rsidRPr="00364F66">
        <w:rPr>
          <w:i/>
          <w:iCs/>
          <w:sz w:val="16"/>
          <w:szCs w:val="16"/>
          <w:rPrChange w:id="479" w:author="emmanuel blezes" w:date="2026-05-14T20:54:00Z" w16du:dateUtc="2026-05-14T18:54:00Z">
            <w:rPr>
              <w:i/>
              <w:iCs/>
            </w:rPr>
          </w:rPrChange>
        </w:rPr>
        <w:t>Les Français et la réforme des retraites</w:t>
      </w:r>
      <w:r w:rsidRPr="00364F66">
        <w:rPr>
          <w:sz w:val="16"/>
          <w:szCs w:val="16"/>
          <w:rPrChange w:id="480" w:author="emmanuel blezes" w:date="2026-05-14T20:54:00Z" w16du:dateUtc="2026-05-14T18:54:00Z">
            <w:rPr/>
          </w:rPrChange>
        </w:rPr>
        <w:t>, 11 janvier 2023 : 59 % des Français opposés à la réforme, 60 % soutenant les mobilisations syndicales. Réplication confirmée par les vagues OpinionWay et Ifop du premier trimestre 2023.</w:t>
      </w:r>
    </w:p>
  </w:footnote>
  <w:footnote w:id="52">
    <w:p w14:paraId="3E4F9FB8" w14:textId="77777777" w:rsidR="003D2FCA" w:rsidRPr="00364F66" w:rsidDel="00E118C3" w:rsidRDefault="00000000">
      <w:pPr>
        <w:pStyle w:val="FootnoteText"/>
        <w:rPr>
          <w:del w:id="482" w:author="emmanuel blezes" w:date="2026-05-14T21:36:00Z" w16du:dateUtc="2026-05-14T19:36:00Z"/>
          <w:sz w:val="16"/>
          <w:szCs w:val="16"/>
          <w:rPrChange w:id="483" w:author="emmanuel blezes" w:date="2026-05-14T20:54:00Z" w16du:dateUtc="2026-05-14T18:54:00Z">
            <w:rPr>
              <w:del w:id="484" w:author="emmanuel blezes" w:date="2026-05-14T21:36:00Z" w16du:dateUtc="2026-05-14T19:36:00Z"/>
            </w:rPr>
          </w:rPrChange>
        </w:rPr>
      </w:pPr>
      <w:del w:id="485" w:author="emmanuel blezes" w:date="2026-05-14T21:36:00Z" w16du:dateUtc="2026-05-14T19:36:00Z">
        <w:r w:rsidRPr="00364F66" w:rsidDel="00E118C3">
          <w:rPr>
            <w:rStyle w:val="FootnoteReference"/>
            <w:sz w:val="16"/>
            <w:szCs w:val="16"/>
            <w:rPrChange w:id="486" w:author="emmanuel blezes" w:date="2026-05-14T20:54:00Z" w16du:dateUtc="2026-05-14T18:54:00Z">
              <w:rPr>
                <w:rStyle w:val="FootnoteReference"/>
              </w:rPr>
            </w:rPrChange>
          </w:rPr>
          <w:footnoteRef/>
        </w:r>
        <w:r w:rsidRPr="00364F66" w:rsidDel="00E118C3">
          <w:rPr>
            <w:sz w:val="16"/>
            <w:szCs w:val="16"/>
            <w:rPrChange w:id="487" w:author="emmanuel blezes" w:date="2026-05-14T20:54:00Z" w16du:dateUtc="2026-05-14T18:54:00Z">
              <w:rPr/>
            </w:rPrChange>
          </w:rPr>
          <w:delText xml:space="preserve"> LCP-Assemblée nationale, </w:delText>
        </w:r>
        <w:r w:rsidRPr="00364F66" w:rsidDel="00E118C3">
          <w:rPr>
            <w:i/>
            <w:iCs/>
            <w:sz w:val="16"/>
            <w:szCs w:val="16"/>
            <w:rPrChange w:id="488" w:author="emmanuel blezes" w:date="2026-05-14T20:54:00Z" w16du:dateUtc="2026-05-14T18:54:00Z">
              <w:rPr>
                <w:i/>
                <w:iCs/>
              </w:rPr>
            </w:rPrChange>
          </w:rPr>
          <w:delText>Motions de censure : le gouvernement reste en place à 9 voix près, la réforme des retraites adoptée</w:delText>
        </w:r>
        <w:r w:rsidRPr="00364F66" w:rsidDel="00E118C3">
          <w:rPr>
            <w:sz w:val="16"/>
            <w:szCs w:val="16"/>
            <w:rPrChange w:id="489" w:author="emmanuel blezes" w:date="2026-05-14T20:54:00Z" w16du:dateUtc="2026-05-14T18:54:00Z">
              <w:rPr/>
            </w:rPrChange>
          </w:rPr>
          <w:delText>, 20 mars 2023 (https://lcp.fr/actualites/motions-de-censure-le-gouvernement-reste-en-place-a-9-voix-pres-la-reforme-des-retraites). Décompte : 278 voix pour la motion LIOT, 287 voix nécessaires (majorité absolue des membres composant l’Assemblée). Loi n° 2023-270 du 14 avril 2023 de financement rectificative de la sécurité sociale pour 2023.</w:delText>
        </w:r>
      </w:del>
    </w:p>
  </w:footnote>
  <w:footnote w:id="53">
    <w:p w14:paraId="0FAF33E2" w14:textId="77777777" w:rsidR="003D2FCA" w:rsidRPr="00364F66" w:rsidRDefault="00000000">
      <w:pPr>
        <w:pStyle w:val="FootnoteText"/>
        <w:rPr>
          <w:sz w:val="16"/>
          <w:szCs w:val="16"/>
          <w:rPrChange w:id="490" w:author="emmanuel blezes" w:date="2026-05-14T20:54:00Z" w16du:dateUtc="2026-05-14T18:54:00Z">
            <w:rPr/>
          </w:rPrChange>
        </w:rPr>
      </w:pPr>
      <w:r w:rsidRPr="00364F66">
        <w:rPr>
          <w:rStyle w:val="FootnoteReference"/>
          <w:sz w:val="16"/>
          <w:szCs w:val="16"/>
          <w:rPrChange w:id="491" w:author="emmanuel blezes" w:date="2026-05-14T20:54:00Z" w16du:dateUtc="2026-05-14T18:54:00Z">
            <w:rPr>
              <w:rStyle w:val="FootnoteReference"/>
            </w:rPr>
          </w:rPrChange>
        </w:rPr>
        <w:footnoteRef/>
      </w:r>
      <w:r w:rsidRPr="00364F66">
        <w:rPr>
          <w:sz w:val="16"/>
          <w:szCs w:val="16"/>
          <w:rPrChange w:id="492" w:author="emmanuel blezes" w:date="2026-05-14T20:54:00Z" w16du:dateUtc="2026-05-14T18:54:00Z">
            <w:rPr/>
          </w:rPrChange>
        </w:rPr>
        <w:t xml:space="preserve"> Accord politique automne 2025 entre le Parti socialiste et le gouvernement Bayrou. Voir Olivier Faure, secrétaire premier du PS, interview à </w:t>
      </w:r>
      <w:r w:rsidRPr="00364F66">
        <w:rPr>
          <w:i/>
          <w:iCs/>
          <w:sz w:val="16"/>
          <w:szCs w:val="16"/>
          <w:rPrChange w:id="493" w:author="emmanuel blezes" w:date="2026-05-14T20:54:00Z" w16du:dateUtc="2026-05-14T18:54:00Z">
            <w:rPr>
              <w:i/>
              <w:iCs/>
            </w:rPr>
          </w:rPrChange>
        </w:rPr>
        <w:t>France Info</w:t>
      </w:r>
      <w:r w:rsidRPr="00364F66">
        <w:rPr>
          <w:sz w:val="16"/>
          <w:szCs w:val="16"/>
          <w:rPrChange w:id="494" w:author="emmanuel blezes" w:date="2026-05-14T20:54:00Z" w16du:dateUtc="2026-05-14T18:54:00Z">
            <w:rPr/>
          </w:rPrChange>
        </w:rPr>
        <w:t>, octobre 2025 (https://www.franceinfo.fr/politique/ps/parti-socialiste-je-ne-vais-pas-maintenant-declencher-un-congres-en-plein-debat-budgetaire-lance-olivier-faure_6829541.html).</w:t>
      </w:r>
    </w:p>
  </w:footnote>
  <w:footnote w:id="54">
    <w:p w14:paraId="4F661701" w14:textId="77777777" w:rsidR="003D2FCA" w:rsidRPr="00364F66" w:rsidDel="00492E19" w:rsidRDefault="00000000">
      <w:pPr>
        <w:pStyle w:val="FootnoteText"/>
        <w:rPr>
          <w:del w:id="519" w:author="emmanuel blezes" w:date="2026-05-14T22:04:00Z" w16du:dateUtc="2026-05-14T20:04:00Z"/>
          <w:sz w:val="16"/>
          <w:szCs w:val="16"/>
          <w:rPrChange w:id="520" w:author="emmanuel blezes" w:date="2026-05-14T20:54:00Z" w16du:dateUtc="2026-05-14T18:54:00Z">
            <w:rPr>
              <w:del w:id="521" w:author="emmanuel blezes" w:date="2026-05-14T22:04:00Z" w16du:dateUtc="2026-05-14T20:04:00Z"/>
            </w:rPr>
          </w:rPrChange>
        </w:rPr>
      </w:pPr>
      <w:del w:id="522" w:author="emmanuel blezes" w:date="2026-05-14T22:04:00Z" w16du:dateUtc="2026-05-14T20:04:00Z">
        <w:r w:rsidRPr="00364F66" w:rsidDel="00492E19">
          <w:rPr>
            <w:rStyle w:val="FootnoteReference"/>
            <w:sz w:val="16"/>
            <w:szCs w:val="16"/>
            <w:rPrChange w:id="523" w:author="emmanuel blezes" w:date="2026-05-14T20:54:00Z" w16du:dateUtc="2026-05-14T18:54:00Z">
              <w:rPr>
                <w:rStyle w:val="FootnoteReference"/>
              </w:rPr>
            </w:rPrChange>
          </w:rPr>
          <w:footnoteRef/>
        </w:r>
        <w:r w:rsidRPr="00364F66" w:rsidDel="00492E19">
          <w:rPr>
            <w:sz w:val="16"/>
            <w:szCs w:val="16"/>
            <w:rPrChange w:id="524" w:author="emmanuel blezes" w:date="2026-05-14T20:54:00Z" w16du:dateUtc="2026-05-14T18:54:00Z">
              <w:rPr/>
            </w:rPrChange>
          </w:rPr>
          <w:delText xml:space="preserve"> Jean-Hervé Lorenzi, président du Cercle des économistes, tribunes et conférences 2023-2025. Voir notamment la session des Rencontres économiques d’Aix-en-Provence 2024 sur le système français de retraite, et son intervention reprise par </w:delText>
        </w:r>
        <w:r w:rsidRPr="00364F66" w:rsidDel="00492E19">
          <w:rPr>
            <w:i/>
            <w:iCs/>
            <w:sz w:val="16"/>
            <w:szCs w:val="16"/>
            <w:rPrChange w:id="525" w:author="emmanuel blezes" w:date="2026-05-14T20:54:00Z" w16du:dateUtc="2026-05-14T18:54:00Z">
              <w:rPr>
                <w:i/>
                <w:iCs/>
              </w:rPr>
            </w:rPrChange>
          </w:rPr>
          <w:delText>Les Échos</w:delText>
        </w:r>
        <w:r w:rsidRPr="00364F66" w:rsidDel="00492E19">
          <w:rPr>
            <w:sz w:val="16"/>
            <w:szCs w:val="16"/>
            <w:rPrChange w:id="526" w:author="emmanuel blezes" w:date="2026-05-14T20:54:00Z" w16du:dateUtc="2026-05-14T18:54:00Z">
              <w:rPr/>
            </w:rPrChange>
          </w:rPr>
          <w:delText>, juillet 2024.</w:delText>
        </w:r>
      </w:del>
    </w:p>
  </w:footnote>
  <w:footnote w:id="55">
    <w:p w14:paraId="1A8D5A28" w14:textId="77777777" w:rsidR="003D2FCA" w:rsidRPr="00364F66" w:rsidRDefault="00000000">
      <w:pPr>
        <w:pStyle w:val="FootnoteText"/>
        <w:rPr>
          <w:sz w:val="16"/>
          <w:szCs w:val="16"/>
          <w:rPrChange w:id="527" w:author="emmanuel blezes" w:date="2026-05-14T20:54:00Z" w16du:dateUtc="2026-05-14T18:54:00Z">
            <w:rPr/>
          </w:rPrChange>
        </w:rPr>
      </w:pPr>
      <w:r w:rsidRPr="00364F66">
        <w:rPr>
          <w:rStyle w:val="FootnoteReference"/>
          <w:sz w:val="16"/>
          <w:szCs w:val="16"/>
          <w:rPrChange w:id="528" w:author="emmanuel blezes" w:date="2026-05-14T20:54:00Z" w16du:dateUtc="2026-05-14T18:54:00Z">
            <w:rPr>
              <w:rStyle w:val="FootnoteReference"/>
            </w:rPr>
          </w:rPrChange>
        </w:rPr>
        <w:footnoteRef/>
      </w:r>
      <w:r w:rsidRPr="00364F66">
        <w:rPr>
          <w:sz w:val="16"/>
          <w:szCs w:val="16"/>
          <w:rPrChange w:id="529" w:author="emmanuel blezes" w:date="2026-05-14T20:54:00Z" w16du:dateUtc="2026-05-14T18:54:00Z">
            <w:rPr/>
          </w:rPrChange>
        </w:rPr>
        <w:t xml:space="preserve"> Olivier Blanchard, ancien chef économiste du FMI, professeur à la Paris School of Economics et au Peterson Institute, </w:t>
      </w:r>
      <w:r w:rsidRPr="00364F66">
        <w:rPr>
          <w:i/>
          <w:iCs/>
          <w:sz w:val="16"/>
          <w:szCs w:val="16"/>
          <w:rPrChange w:id="530" w:author="emmanuel blezes" w:date="2026-05-14T20:54:00Z" w16du:dateUtc="2026-05-14T18:54:00Z">
            <w:rPr>
              <w:i/>
              <w:iCs/>
            </w:rPr>
          </w:rPrChange>
        </w:rPr>
        <w:t>Fiscal Policy Under Low Interest Rates</w:t>
      </w:r>
      <w:r w:rsidRPr="00364F66">
        <w:rPr>
          <w:sz w:val="16"/>
          <w:szCs w:val="16"/>
          <w:rPrChange w:id="531" w:author="emmanuel blezes" w:date="2026-05-14T20:54:00Z" w16du:dateUtc="2026-05-14T18:54:00Z">
            <w:rPr/>
          </w:rPrChange>
        </w:rPr>
        <w:t xml:space="preserve"> (2023) et tribunes au </w:t>
      </w:r>
      <w:r w:rsidRPr="00364F66">
        <w:rPr>
          <w:i/>
          <w:iCs/>
          <w:sz w:val="16"/>
          <w:szCs w:val="16"/>
          <w:rPrChange w:id="532" w:author="emmanuel blezes" w:date="2026-05-14T20:54:00Z" w16du:dateUtc="2026-05-14T18:54:00Z">
            <w:rPr>
              <w:i/>
              <w:iCs/>
            </w:rPr>
          </w:rPrChange>
        </w:rPr>
        <w:t>Financial Times</w:t>
      </w:r>
      <w:r w:rsidRPr="00364F66">
        <w:rPr>
          <w:sz w:val="16"/>
          <w:szCs w:val="16"/>
          <w:rPrChange w:id="533" w:author="emmanuel blezes" w:date="2026-05-14T20:54:00Z" w16du:dateUtc="2026-05-14T18:54:00Z">
            <w:rPr/>
          </w:rPrChange>
        </w:rPr>
        <w:t xml:space="preserve"> / </w:t>
      </w:r>
      <w:r w:rsidRPr="00364F66">
        <w:rPr>
          <w:i/>
          <w:iCs/>
          <w:sz w:val="16"/>
          <w:szCs w:val="16"/>
          <w:rPrChange w:id="534" w:author="emmanuel blezes" w:date="2026-05-14T20:54:00Z" w16du:dateUtc="2026-05-14T18:54:00Z">
            <w:rPr>
              <w:i/>
              <w:iCs/>
            </w:rPr>
          </w:rPrChange>
        </w:rPr>
        <w:t>Project Syndicate</w:t>
      </w:r>
      <w:r w:rsidRPr="00364F66">
        <w:rPr>
          <w:sz w:val="16"/>
          <w:szCs w:val="16"/>
          <w:rPrChange w:id="535" w:author="emmanuel blezes" w:date="2026-05-14T20:54:00Z" w16du:dateUtc="2026-05-14T18:54:00Z">
            <w:rPr/>
          </w:rPrChange>
        </w:rPr>
        <w:t xml:space="preserve"> 2024-2025. L’estimation à environ 120 Md€ — quatre points de PIB — d’effort budgétaire structurel à fournir à horizon dix ans est cohérente avec les analyses du Haut Conseil des finances publiques et de la Commission européenne </w:t>
      </w:r>
      <w:r w:rsidRPr="00364F66">
        <w:rPr>
          <w:i/>
          <w:iCs/>
          <w:sz w:val="16"/>
          <w:szCs w:val="16"/>
          <w:rPrChange w:id="536" w:author="emmanuel blezes" w:date="2026-05-14T20:54:00Z" w16du:dateUtc="2026-05-14T18:54:00Z">
            <w:rPr>
              <w:i/>
              <w:iCs/>
            </w:rPr>
          </w:rPrChange>
        </w:rPr>
        <w:t>Debt Sustainability Monitor 2025</w:t>
      </w:r>
      <w:r w:rsidRPr="00364F66">
        <w:rPr>
          <w:sz w:val="16"/>
          <w:szCs w:val="16"/>
          <w:rPrChange w:id="537" w:author="emmanuel blezes" w:date="2026-05-14T20:54:00Z" w16du:dateUtc="2026-05-14T18:54:00Z">
            <w:rPr/>
          </w:rPrChange>
        </w:rPr>
        <w:t>.</w:t>
      </w:r>
    </w:p>
  </w:footnote>
  <w:footnote w:id="56">
    <w:p w14:paraId="3BC86D60" w14:textId="77777777" w:rsidR="003D2FCA" w:rsidRPr="00364F66" w:rsidRDefault="00000000">
      <w:pPr>
        <w:pStyle w:val="FootnoteText"/>
        <w:rPr>
          <w:sz w:val="16"/>
          <w:szCs w:val="16"/>
          <w:rPrChange w:id="540" w:author="emmanuel blezes" w:date="2026-05-14T20:54:00Z" w16du:dateUtc="2026-05-14T18:54:00Z">
            <w:rPr/>
          </w:rPrChange>
        </w:rPr>
      </w:pPr>
      <w:r w:rsidRPr="00364F66">
        <w:rPr>
          <w:rStyle w:val="FootnoteReference"/>
          <w:sz w:val="16"/>
          <w:szCs w:val="16"/>
          <w:rPrChange w:id="541" w:author="emmanuel blezes" w:date="2026-05-14T20:54:00Z" w16du:dateUtc="2026-05-14T18:54:00Z">
            <w:rPr>
              <w:rStyle w:val="FootnoteReference"/>
            </w:rPr>
          </w:rPrChange>
        </w:rPr>
        <w:footnoteRef/>
      </w:r>
      <w:r w:rsidRPr="00364F66">
        <w:rPr>
          <w:sz w:val="16"/>
          <w:szCs w:val="16"/>
          <w:rPrChange w:id="542" w:author="emmanuel blezes" w:date="2026-05-14T20:54:00Z" w16du:dateUtc="2026-05-14T18:54:00Z">
            <w:rPr/>
          </w:rPrChange>
        </w:rPr>
        <w:t xml:space="preserve"> INSEE, Breuil-Genier P., Blanchet D., Tô M., « Le taux de rendement interne du système de retraite français : quelle redistribution au sein d’une génération et quelle évolution entre générations ? », </w:t>
      </w:r>
      <w:r w:rsidRPr="00364F66">
        <w:rPr>
          <w:i/>
          <w:iCs/>
          <w:sz w:val="16"/>
          <w:szCs w:val="16"/>
          <w:rPrChange w:id="543" w:author="emmanuel blezes" w:date="2026-05-14T20:54:00Z" w16du:dateUtc="2026-05-14T18:54:00Z">
            <w:rPr>
              <w:i/>
              <w:iCs/>
            </w:rPr>
          </w:rPrChange>
        </w:rPr>
        <w:t>Économie et Statistique</w:t>
      </w:r>
      <w:r w:rsidRPr="00364F66">
        <w:rPr>
          <w:sz w:val="16"/>
          <w:szCs w:val="16"/>
          <w:rPrChange w:id="544" w:author="emmanuel blezes" w:date="2026-05-14T20:54:00Z" w16du:dateUtc="2026-05-14T18:54:00Z">
            <w:rPr/>
          </w:rPrChange>
        </w:rPr>
        <w:t xml:space="preserve"> n° 481-482, 2015 (https://www.insee.fr/fr/statistiques/1305193). Modèle de microsimulation Destinie 2, actualisation par le salaire moyen par tête (SMPT). TRI par génération : 1940 ≈ 7-8 % ; 1950 ≈ 5,8 % ; 1960 ≈ 3,8 % ; 1970 ≈ 2,8 % ; 1980 ≈ 1,9 % ; 1990 ≈ 1,5 % ; 2000 ≈ 0,8 % (projection post-réforme 2023). Voir aussi Antoine Bozio, Simon Rabaté, Maxime Tô, Audrey Rain, notes IPP n° 42-44, juin 2019 (https://www.ipp.eu/thematiques/retraites/).</w:t>
      </w:r>
    </w:p>
  </w:footnote>
  <w:footnote w:id="57">
    <w:p w14:paraId="1318C23C" w14:textId="77777777" w:rsidR="003D2FCA" w:rsidRPr="00364F66" w:rsidDel="00211381" w:rsidRDefault="00000000">
      <w:pPr>
        <w:pStyle w:val="FootnoteText"/>
        <w:rPr>
          <w:del w:id="555" w:author="emmanuel blezes" w:date="2026-05-14T22:10:00Z" w16du:dateUtc="2026-05-14T20:10:00Z"/>
          <w:sz w:val="16"/>
          <w:szCs w:val="16"/>
          <w:rPrChange w:id="556" w:author="emmanuel blezes" w:date="2026-05-14T20:54:00Z" w16du:dateUtc="2026-05-14T18:54:00Z">
            <w:rPr>
              <w:del w:id="557" w:author="emmanuel blezes" w:date="2026-05-14T22:10:00Z" w16du:dateUtc="2026-05-14T20:10:00Z"/>
            </w:rPr>
          </w:rPrChange>
        </w:rPr>
      </w:pPr>
      <w:del w:id="558" w:author="emmanuel blezes" w:date="2026-05-14T22:10:00Z" w16du:dateUtc="2026-05-14T20:10:00Z">
        <w:r w:rsidRPr="00364F66" w:rsidDel="00211381">
          <w:rPr>
            <w:rStyle w:val="FootnoteReference"/>
            <w:sz w:val="16"/>
            <w:szCs w:val="16"/>
            <w:rPrChange w:id="559" w:author="emmanuel blezes" w:date="2026-05-14T20:54:00Z" w16du:dateUtc="2026-05-14T18:54:00Z">
              <w:rPr>
                <w:rStyle w:val="FootnoteReference"/>
              </w:rPr>
            </w:rPrChange>
          </w:rPr>
          <w:footnoteRef/>
        </w:r>
        <w:r w:rsidRPr="00364F66" w:rsidDel="00211381">
          <w:rPr>
            <w:sz w:val="16"/>
            <w:szCs w:val="16"/>
            <w:rPrChange w:id="560" w:author="emmanuel blezes" w:date="2026-05-14T20:54:00Z" w16du:dateUtc="2026-05-14T18:54:00Z">
              <w:rPr/>
            </w:rPrChange>
          </w:rPr>
          <w:delText xml:space="preserve"> Bertrand Martinot, </w:delText>
        </w:r>
        <w:r w:rsidRPr="00364F66" w:rsidDel="00211381">
          <w:rPr>
            <w:i/>
            <w:iCs/>
            <w:sz w:val="16"/>
            <w:szCs w:val="16"/>
            <w:rPrChange w:id="561" w:author="emmanuel blezes" w:date="2026-05-14T20:54:00Z" w16du:dateUtc="2026-05-14T18:54:00Z">
              <w:rPr>
                <w:i/>
                <w:iCs/>
              </w:rPr>
            </w:rPrChange>
          </w:rPr>
          <w:delText>La capitalisation : un moyen de sortir par le haut de la crise des retraites ?</w:delText>
        </w:r>
        <w:r w:rsidRPr="00364F66" w:rsidDel="00211381">
          <w:rPr>
            <w:sz w:val="16"/>
            <w:szCs w:val="16"/>
            <w:rPrChange w:id="562" w:author="emmanuel blezes" w:date="2026-05-14T20:54:00Z" w16du:dateUtc="2026-05-14T18:54:00Z">
              <w:rPr/>
            </w:rPrChange>
          </w:rPr>
          <w:delText xml:space="preserve">, Fondation pour l’innovation politique, novembre 2024 (https://www.fondapol.org/etude/la-capitalisation-un-moyen-de-sortir-par-le-haut-de-la-crise-des-retraites/) ; </w:delText>
        </w:r>
        <w:r w:rsidRPr="00364F66" w:rsidDel="00211381">
          <w:rPr>
            <w:i/>
            <w:iCs/>
            <w:sz w:val="16"/>
            <w:szCs w:val="16"/>
            <w:rPrChange w:id="563" w:author="emmanuel blezes" w:date="2026-05-14T20:54:00Z" w16du:dateUtc="2026-05-14T18:54:00Z">
              <w:rPr>
                <w:i/>
                <w:iCs/>
              </w:rPr>
            </w:rPrChange>
          </w:rPr>
          <w:delText>Retraites : optimiser les dépenses, introduire une part de capitalisation</w:delText>
        </w:r>
        <w:r w:rsidRPr="00364F66" w:rsidDel="00211381">
          <w:rPr>
            <w:sz w:val="16"/>
            <w:szCs w:val="16"/>
            <w:rPrChange w:id="564" w:author="emmanuel blezes" w:date="2026-05-14T20:54:00Z" w16du:dateUtc="2026-05-14T18:54:00Z">
              <w:rPr/>
            </w:rPrChange>
          </w:rPr>
          <w:delText>, Fondapol, mars 2025 (https://www.fondapol.org/etude/retraites-optimiser-les-depenses-introduire-une-part-de-capitalisation/). Le « rendement civique négatif » est notre paraphrase de la thèse centrale développée dans les deux études : sur 40 ans de cotisations, un actif né en 1990 récupère, pour chaque euro versé, l’équivalent d’un rendement annualisé inférieur à celui d’un livret réglementé en termes réels.</w:delText>
        </w:r>
      </w:del>
    </w:p>
  </w:footnote>
  <w:footnote w:id="58">
    <w:p w14:paraId="37E040C7" w14:textId="77777777" w:rsidR="003D2FCA" w:rsidRPr="00364F66" w:rsidRDefault="00000000">
      <w:pPr>
        <w:pStyle w:val="FootnoteText"/>
        <w:rPr>
          <w:sz w:val="16"/>
          <w:szCs w:val="16"/>
          <w:rPrChange w:id="566" w:author="emmanuel blezes" w:date="2026-05-14T20:54:00Z" w16du:dateUtc="2026-05-14T18:54:00Z">
            <w:rPr/>
          </w:rPrChange>
        </w:rPr>
      </w:pPr>
      <w:r w:rsidRPr="00364F66">
        <w:rPr>
          <w:rStyle w:val="FootnoteReference"/>
          <w:sz w:val="16"/>
          <w:szCs w:val="16"/>
          <w:rPrChange w:id="567" w:author="emmanuel blezes" w:date="2026-05-14T20:54:00Z" w16du:dateUtc="2026-05-14T18:54:00Z">
            <w:rPr>
              <w:rStyle w:val="FootnoteReference"/>
            </w:rPr>
          </w:rPrChange>
        </w:rPr>
        <w:footnoteRef/>
      </w:r>
      <w:r w:rsidRPr="00364F66">
        <w:rPr>
          <w:sz w:val="16"/>
          <w:szCs w:val="16"/>
          <w:rPrChange w:id="568" w:author="emmanuel blezes" w:date="2026-05-14T20:54:00Z" w16du:dateUtc="2026-05-14T18:54:00Z">
            <w:rPr/>
          </w:rPrChange>
        </w:rPr>
        <w:t xml:space="preserve"> </w:t>
      </w:r>
      <w:r w:rsidRPr="00364F66">
        <w:rPr>
          <w:i/>
          <w:iCs/>
          <w:sz w:val="16"/>
          <w:szCs w:val="16"/>
          <w:rPrChange w:id="569" w:author="emmanuel blezes" w:date="2026-05-14T20:54:00Z" w16du:dateUtc="2026-05-14T18:54:00Z">
            <w:rPr>
              <w:i/>
              <w:iCs/>
            </w:rPr>
          </w:rPrChange>
        </w:rPr>
        <w:t>Évolution du rendement du système de retraite entre générations</w:t>
      </w:r>
      <w:r w:rsidRPr="00364F66">
        <w:rPr>
          <w:sz w:val="16"/>
          <w:szCs w:val="16"/>
          <w:rPrChange w:id="570" w:author="emmanuel blezes" w:date="2026-05-14T20:54:00Z" w16du:dateUtc="2026-05-14T18:54:00Z">
            <w:rPr/>
          </w:rPrChange>
        </w:rPr>
        <w:t xml:space="preserve">, </w:t>
      </w:r>
      <w:r w:rsidRPr="00364F66">
        <w:rPr>
          <w:i/>
          <w:iCs/>
          <w:sz w:val="16"/>
          <w:szCs w:val="16"/>
          <w:rPrChange w:id="571" w:author="emmanuel blezes" w:date="2026-05-14T20:54:00Z" w16du:dateUtc="2026-05-14T18:54:00Z">
            <w:rPr>
              <w:i/>
              <w:iCs/>
            </w:rPr>
          </w:rPrChange>
        </w:rPr>
        <w:t>Retraite et Société</w:t>
      </w:r>
      <w:r w:rsidRPr="00364F66">
        <w:rPr>
          <w:sz w:val="16"/>
          <w:szCs w:val="16"/>
          <w:rPrChange w:id="572" w:author="emmanuel blezes" w:date="2026-05-14T20:54:00Z" w16du:dateUtc="2026-05-14T18:54:00Z">
            <w:rPr/>
          </w:rPrChange>
        </w:rPr>
        <w:t>, 2016 (https://shs.cairn.info/revue-retraite-et-societe-2016-1-page-19). Ratio cumul pensions / cumul cotisations : 1950 ≈ 159 % ; 1970 ≈ 130 % ; 1980 ≈ 117 % ; 1990 ≈ 110 % ; 2000 ≈ 120 % (le ratio remonte légèrement pour 2000 du fait de l’allongement de l’espérance de vie, mais le TRI annualisé continue de baisser, l’argent étant immobilisé plus longtemps).</w:t>
      </w:r>
    </w:p>
  </w:footnote>
  <w:footnote w:id="59">
    <w:p w14:paraId="3121E8FC" w14:textId="77777777" w:rsidR="003D2FCA" w:rsidRPr="00364F66" w:rsidRDefault="00000000">
      <w:pPr>
        <w:pStyle w:val="FootnoteText"/>
        <w:rPr>
          <w:sz w:val="16"/>
          <w:szCs w:val="16"/>
          <w:rPrChange w:id="579" w:author="emmanuel blezes" w:date="2026-05-14T20:54:00Z" w16du:dateUtc="2026-05-14T18:54:00Z">
            <w:rPr/>
          </w:rPrChange>
        </w:rPr>
      </w:pPr>
      <w:r w:rsidRPr="00364F66">
        <w:rPr>
          <w:rStyle w:val="FootnoteReference"/>
          <w:sz w:val="16"/>
          <w:szCs w:val="16"/>
          <w:rPrChange w:id="580" w:author="emmanuel blezes" w:date="2026-05-14T20:54:00Z" w16du:dateUtc="2026-05-14T18:54:00Z">
            <w:rPr>
              <w:rStyle w:val="FootnoteReference"/>
            </w:rPr>
          </w:rPrChange>
        </w:rPr>
        <w:footnoteRef/>
      </w:r>
      <w:r w:rsidRPr="00364F66">
        <w:rPr>
          <w:sz w:val="16"/>
          <w:szCs w:val="16"/>
          <w:rPrChange w:id="581" w:author="emmanuel blezes" w:date="2026-05-14T20:54:00Z" w16du:dateUtc="2026-05-14T18:54:00Z">
            <w:rPr/>
          </w:rPrChange>
        </w:rPr>
        <w:t xml:space="preserve"> Cleiss (Centre des liaisons européennes et internationales de sécurité sociale), </w:t>
      </w:r>
      <w:r w:rsidRPr="00364F66">
        <w:rPr>
          <w:i/>
          <w:iCs/>
          <w:sz w:val="16"/>
          <w:szCs w:val="16"/>
          <w:rPrChange w:id="582" w:author="emmanuel blezes" w:date="2026-05-14T20:54:00Z" w16du:dateUtc="2026-05-14T18:54:00Z">
            <w:rPr>
              <w:i/>
              <w:iCs/>
            </w:rPr>
          </w:rPrChange>
        </w:rPr>
        <w:t>Régime français de sécurité sociale — Tableaux comparatifs</w:t>
      </w:r>
      <w:r w:rsidRPr="00364F66">
        <w:rPr>
          <w:sz w:val="16"/>
          <w:szCs w:val="16"/>
          <w:rPrChange w:id="583" w:author="emmanuel blezes" w:date="2026-05-14T20:54:00Z" w16du:dateUtc="2026-05-14T18:54:00Z">
            <w:rPr/>
          </w:rPrChange>
        </w:rPr>
        <w:t>, édition 2024 (https://www.cleiss.fr). Cotisations vieillesse salariales et patronales, plafonnées et déplafonnées, plus retraite complémentaire AGIRC-ARRCO. Évolution historique : ≈ 14 % pour la cohorte 1940-1950, 18-20 % en 1960-1970, 24-26 % en 1980-2000, 27,8 % aujourd’hui.</w:t>
      </w:r>
    </w:p>
  </w:footnote>
  <w:footnote w:id="60">
    <w:p w14:paraId="7CF3EB74" w14:textId="77777777" w:rsidR="003D2FCA" w:rsidRPr="00364F66" w:rsidRDefault="00000000">
      <w:pPr>
        <w:pStyle w:val="FootnoteText"/>
        <w:rPr>
          <w:sz w:val="16"/>
          <w:szCs w:val="16"/>
          <w:rPrChange w:id="584" w:author="emmanuel blezes" w:date="2026-05-14T20:54:00Z" w16du:dateUtc="2026-05-14T18:54:00Z">
            <w:rPr/>
          </w:rPrChange>
        </w:rPr>
      </w:pPr>
      <w:r w:rsidRPr="00364F66">
        <w:rPr>
          <w:rStyle w:val="FootnoteReference"/>
          <w:sz w:val="16"/>
          <w:szCs w:val="16"/>
          <w:rPrChange w:id="585" w:author="emmanuel blezes" w:date="2026-05-14T20:54:00Z" w16du:dateUtc="2026-05-14T18:54:00Z">
            <w:rPr>
              <w:rStyle w:val="FootnoteReference"/>
            </w:rPr>
          </w:rPrChange>
        </w:rPr>
        <w:footnoteRef/>
      </w:r>
      <w:r w:rsidRPr="00364F66">
        <w:rPr>
          <w:sz w:val="16"/>
          <w:szCs w:val="16"/>
          <w:rPrChange w:id="586" w:author="emmanuel blezes" w:date="2026-05-14T20:54:00Z" w16du:dateUtc="2026-05-14T18:54:00Z">
            <w:rPr/>
          </w:rPrChange>
        </w:rPr>
        <w:t xml:space="preserve"> COR juin 2025, op. cit., scénario central. Projection de la baisse du taux de remplacement net pour le cas-type d’un salarié à carrière complète : environ 9 points sur la période 2024-2070, conséquence cumulée de l’allongement de la durée d’assurance, de la baisse du salaire annuel moyen et de l’indexation des pensions sur les prix.</w:t>
      </w:r>
    </w:p>
  </w:footnote>
  <w:footnote w:id="61">
    <w:p w14:paraId="349CAE2A" w14:textId="77777777" w:rsidR="003D2FCA" w:rsidRPr="00364F66" w:rsidRDefault="00000000">
      <w:pPr>
        <w:pStyle w:val="FootnoteText"/>
        <w:rPr>
          <w:sz w:val="16"/>
          <w:szCs w:val="16"/>
          <w:rPrChange w:id="587" w:author="emmanuel blezes" w:date="2026-05-14T20:54:00Z" w16du:dateUtc="2026-05-14T18:54:00Z">
            <w:rPr/>
          </w:rPrChange>
        </w:rPr>
      </w:pPr>
      <w:r w:rsidRPr="00364F66">
        <w:rPr>
          <w:rStyle w:val="FootnoteReference"/>
          <w:sz w:val="16"/>
          <w:szCs w:val="16"/>
          <w:rPrChange w:id="588" w:author="emmanuel blezes" w:date="2026-05-14T20:54:00Z" w16du:dateUtc="2026-05-14T18:54:00Z">
            <w:rPr>
              <w:rStyle w:val="FootnoteReference"/>
            </w:rPr>
          </w:rPrChange>
        </w:rPr>
        <w:footnoteRef/>
      </w:r>
      <w:r w:rsidRPr="00364F66">
        <w:rPr>
          <w:sz w:val="16"/>
          <w:szCs w:val="16"/>
          <w:rPrChange w:id="589" w:author="emmanuel blezes" w:date="2026-05-14T20:54:00Z" w16du:dateUtc="2026-05-14T18:54:00Z">
            <w:rPr/>
          </w:rPrChange>
        </w:rPr>
        <w:t xml:space="preserve"> COR juin 2025, op. cit. Niveau de vie relatif des plus de 65 ans : 97 % du revenu moyen de la population en 2022, 87,5 % en 2070 (scénario central).</w:t>
      </w:r>
    </w:p>
  </w:footnote>
  <w:footnote w:id="62">
    <w:p w14:paraId="79D23FD2" w14:textId="77777777" w:rsidR="003D2FCA" w:rsidRPr="00364F66" w:rsidDel="00A93ECF" w:rsidRDefault="00000000">
      <w:pPr>
        <w:pStyle w:val="FootnoteText"/>
        <w:rPr>
          <w:del w:id="592" w:author="emmanuel blezes" w:date="2026-05-14T22:34:00Z" w16du:dateUtc="2026-05-14T20:34:00Z"/>
          <w:sz w:val="16"/>
          <w:szCs w:val="16"/>
          <w:rPrChange w:id="593" w:author="emmanuel blezes" w:date="2026-05-14T20:54:00Z" w16du:dateUtc="2026-05-14T18:54:00Z">
            <w:rPr>
              <w:del w:id="594" w:author="emmanuel blezes" w:date="2026-05-14T22:34:00Z" w16du:dateUtc="2026-05-14T20:34:00Z"/>
            </w:rPr>
          </w:rPrChange>
        </w:rPr>
      </w:pPr>
      <w:del w:id="595" w:author="emmanuel blezes" w:date="2026-05-14T22:34:00Z" w16du:dateUtc="2026-05-14T20:34:00Z">
        <w:r w:rsidRPr="00364F66" w:rsidDel="00A93ECF">
          <w:rPr>
            <w:rStyle w:val="FootnoteReference"/>
            <w:sz w:val="16"/>
            <w:szCs w:val="16"/>
            <w:rPrChange w:id="596" w:author="emmanuel blezes" w:date="2026-05-14T20:54:00Z" w16du:dateUtc="2026-05-14T18:54:00Z">
              <w:rPr>
                <w:rStyle w:val="FootnoteReference"/>
              </w:rPr>
            </w:rPrChange>
          </w:rPr>
          <w:footnoteRef/>
        </w:r>
        <w:r w:rsidRPr="00364F66" w:rsidDel="00A93ECF">
          <w:rPr>
            <w:sz w:val="16"/>
            <w:szCs w:val="16"/>
            <w:rPrChange w:id="597" w:author="emmanuel blezes" w:date="2026-05-14T20:54:00Z" w16du:dateUtc="2026-05-14T18:54:00Z">
              <w:rPr/>
            </w:rPrChange>
          </w:rPr>
          <w:delText xml:space="preserve"> DREES, </w:delText>
        </w:r>
        <w:r w:rsidRPr="00364F66" w:rsidDel="00A93ECF">
          <w:rPr>
            <w:i/>
            <w:iCs/>
            <w:sz w:val="16"/>
            <w:szCs w:val="16"/>
            <w:rPrChange w:id="598" w:author="emmanuel blezes" w:date="2026-05-14T20:54:00Z" w16du:dateUtc="2026-05-14T18:54:00Z">
              <w:rPr>
                <w:i/>
                <w:iCs/>
              </w:rPr>
            </w:rPrChange>
          </w:rPr>
          <w:delText>Les retraités et les retraites — Édition 2025</w:delText>
        </w:r>
        <w:r w:rsidRPr="00364F66" w:rsidDel="00A93ECF">
          <w:rPr>
            <w:sz w:val="16"/>
            <w:szCs w:val="16"/>
            <w:rPrChange w:id="599" w:author="emmanuel blezes" w:date="2026-05-14T20:54:00Z" w16du:dateUtc="2026-05-14T18:54:00Z">
              <w:rPr/>
            </w:rPrChange>
          </w:rPr>
          <w:delText>, juillet 2025 (https://drees.solidarites-sante.gouv.fr/publications-communique-de-presse-documents-de-reference/250731_PANORAMAS-retraites). À fin 2023 : 17,2 millions de retraités de droit direct (dont 16,3 millions résidant en France), 4,4 millions percevant une pension de réversion. Pension brute moyenne : 1 666 €/mois ; nette (après CSG, CRDS, CASA, cotisation maladie) : 1 541 €/mois. Écart H/F droit direct : 38 % (vs 50 % en 2004) ; avec réversion : 25 %. Les femmes représentent 53 % des retraités de droit direct résidant en France.</w:delText>
        </w:r>
      </w:del>
    </w:p>
  </w:footnote>
  <w:footnote w:id="63">
    <w:p w14:paraId="11E74ED5" w14:textId="77777777" w:rsidR="003D2FCA" w:rsidRPr="00364F66" w:rsidDel="00A93ECF" w:rsidRDefault="00000000">
      <w:pPr>
        <w:pStyle w:val="FootnoteText"/>
        <w:rPr>
          <w:del w:id="600" w:author="emmanuel blezes" w:date="2026-05-14T22:34:00Z" w16du:dateUtc="2026-05-14T20:34:00Z"/>
          <w:sz w:val="16"/>
          <w:szCs w:val="16"/>
          <w:rPrChange w:id="601" w:author="emmanuel blezes" w:date="2026-05-14T20:54:00Z" w16du:dateUtc="2026-05-14T18:54:00Z">
            <w:rPr>
              <w:del w:id="602" w:author="emmanuel blezes" w:date="2026-05-14T22:34:00Z" w16du:dateUtc="2026-05-14T20:34:00Z"/>
            </w:rPr>
          </w:rPrChange>
        </w:rPr>
      </w:pPr>
      <w:del w:id="603" w:author="emmanuel blezes" w:date="2026-05-14T22:34:00Z" w16du:dateUtc="2026-05-14T20:34:00Z">
        <w:r w:rsidRPr="00364F66" w:rsidDel="00A93ECF">
          <w:rPr>
            <w:rStyle w:val="FootnoteReference"/>
            <w:sz w:val="16"/>
            <w:szCs w:val="16"/>
            <w:rPrChange w:id="604" w:author="emmanuel blezes" w:date="2026-05-14T20:54:00Z" w16du:dateUtc="2026-05-14T18:54:00Z">
              <w:rPr>
                <w:rStyle w:val="FootnoteReference"/>
              </w:rPr>
            </w:rPrChange>
          </w:rPr>
          <w:footnoteRef/>
        </w:r>
        <w:r w:rsidRPr="00364F66" w:rsidDel="00A93ECF">
          <w:rPr>
            <w:sz w:val="16"/>
            <w:szCs w:val="16"/>
            <w:rPrChange w:id="605" w:author="emmanuel blezes" w:date="2026-05-14T20:54:00Z" w16du:dateUtc="2026-05-14T18:54:00Z">
              <w:rPr/>
            </w:rPrChange>
          </w:rPr>
          <w:delText xml:space="preserve"> DREES, </w:delText>
        </w:r>
        <w:r w:rsidRPr="00364F66" w:rsidDel="00A93ECF">
          <w:rPr>
            <w:i/>
            <w:iCs/>
            <w:sz w:val="16"/>
            <w:szCs w:val="16"/>
            <w:rPrChange w:id="606" w:author="emmanuel blezes" w:date="2026-05-14T20:54:00Z" w16du:dateUtc="2026-05-14T18:54:00Z">
              <w:rPr>
                <w:i/>
                <w:iCs/>
              </w:rPr>
            </w:rPrChange>
          </w:rPr>
          <w:delText>Les retraités et les retraites — Édition 2025</w:delText>
        </w:r>
        <w:r w:rsidRPr="00364F66" w:rsidDel="00A93ECF">
          <w:rPr>
            <w:sz w:val="16"/>
            <w:szCs w:val="16"/>
            <w:rPrChange w:id="607" w:author="emmanuel blezes" w:date="2026-05-14T20:54:00Z" w16du:dateUtc="2026-05-14T18:54:00Z">
              <w:rPr/>
            </w:rPrChange>
          </w:rPr>
          <w:delText>, op. cit. Âge moyen effectif de départ à la retraite en 2023 : 62 ans et 9 mois (62 ans 5 mois pour les hommes, 63 ans 1 mois pour les femmes).</w:delText>
        </w:r>
      </w:del>
    </w:p>
  </w:footnote>
  <w:footnote w:id="64">
    <w:p w14:paraId="71C7F84C" w14:textId="77777777" w:rsidR="003D2FCA" w:rsidRPr="00364F66" w:rsidRDefault="00000000">
      <w:pPr>
        <w:pStyle w:val="FootnoteText"/>
        <w:rPr>
          <w:sz w:val="16"/>
          <w:szCs w:val="16"/>
          <w:rPrChange w:id="608" w:author="emmanuel blezes" w:date="2026-05-14T20:54:00Z" w16du:dateUtc="2026-05-14T18:54:00Z">
            <w:rPr/>
          </w:rPrChange>
        </w:rPr>
      </w:pPr>
      <w:r w:rsidRPr="00364F66">
        <w:rPr>
          <w:rStyle w:val="FootnoteReference"/>
          <w:sz w:val="16"/>
          <w:szCs w:val="16"/>
          <w:rPrChange w:id="609" w:author="emmanuel blezes" w:date="2026-05-14T20:54:00Z" w16du:dateUtc="2026-05-14T18:54:00Z">
            <w:rPr>
              <w:rStyle w:val="FootnoteReference"/>
            </w:rPr>
          </w:rPrChange>
        </w:rPr>
        <w:footnoteRef/>
      </w:r>
      <w:r w:rsidRPr="00364F66">
        <w:rPr>
          <w:sz w:val="16"/>
          <w:szCs w:val="16"/>
          <w:rPrChange w:id="610" w:author="emmanuel blezes" w:date="2026-05-14T20:54:00Z" w16du:dateUtc="2026-05-14T18:54:00Z">
            <w:rPr/>
          </w:rPrChange>
        </w:rPr>
        <w:t xml:space="preserve"> Mercer CFA Institute, </w:t>
      </w:r>
      <w:r w:rsidRPr="00364F66">
        <w:rPr>
          <w:i/>
          <w:iCs/>
          <w:sz w:val="16"/>
          <w:szCs w:val="16"/>
          <w:rPrChange w:id="611" w:author="emmanuel blezes" w:date="2026-05-14T20:54:00Z" w16du:dateUtc="2026-05-14T18:54:00Z">
            <w:rPr>
              <w:i/>
              <w:iCs/>
            </w:rPr>
          </w:rPrChange>
        </w:rPr>
        <w:t>Global Pension Index 2025</w:t>
      </w:r>
      <w:r w:rsidRPr="00364F66">
        <w:rPr>
          <w:sz w:val="16"/>
          <w:szCs w:val="16"/>
          <w:rPrChange w:id="612" w:author="emmanuel blezes" w:date="2026-05-14T20:54:00Z" w16du:dateUtc="2026-05-14T18:54:00Z">
            <w:rPr/>
          </w:rPrChange>
        </w:rPr>
        <w:t>, novembre 2025 (https://www.mercer.com/insights/investments/market-outlook-and-trends/mercer-cfa-global-pension-index/). Classement 2025 (sur 48 systèmes évalués) : Pays-Bas 1er (84,8/100), Islande 2e, Danemark 3e, Israël 4e, Singapour 5e, Australie 7e, Suède 8e, Canada 12e, Royaume-Uni 18e, Allemagne 19e, États-Unis 29e, France 33e (53,7/100). Sous-indice « viabilité » : France 49,0 (vs Danemark 81,6, Pays-Bas 79,0, OCDE médiane 60).</w:t>
      </w:r>
    </w:p>
  </w:footnote>
  <w:footnote w:id="65">
    <w:p w14:paraId="1F8D8149" w14:textId="77777777" w:rsidR="003D2FCA" w:rsidRPr="00364F66" w:rsidRDefault="00000000">
      <w:pPr>
        <w:pStyle w:val="FootnoteText"/>
        <w:rPr>
          <w:sz w:val="16"/>
          <w:szCs w:val="16"/>
          <w:rPrChange w:id="613" w:author="emmanuel blezes" w:date="2026-05-14T20:54:00Z" w16du:dateUtc="2026-05-14T18:54:00Z">
            <w:rPr/>
          </w:rPrChange>
        </w:rPr>
      </w:pPr>
      <w:r w:rsidRPr="00364F66">
        <w:rPr>
          <w:rStyle w:val="FootnoteReference"/>
          <w:sz w:val="16"/>
          <w:szCs w:val="16"/>
          <w:rPrChange w:id="614" w:author="emmanuel blezes" w:date="2026-05-14T20:54:00Z" w16du:dateUtc="2026-05-14T18:54:00Z">
            <w:rPr>
              <w:rStyle w:val="FootnoteReference"/>
            </w:rPr>
          </w:rPrChange>
        </w:rPr>
        <w:footnoteRef/>
      </w:r>
      <w:r w:rsidRPr="00364F66">
        <w:rPr>
          <w:sz w:val="16"/>
          <w:szCs w:val="16"/>
          <w:lang w:val="en-GB"/>
          <w:rPrChange w:id="615" w:author="emmanuel blezes" w:date="2026-05-14T20:54:00Z" w16du:dateUtc="2026-05-14T18:54:00Z">
            <w:rPr>
              <w:lang w:val="en-GB"/>
            </w:rPr>
          </w:rPrChange>
        </w:rPr>
        <w:t xml:space="preserve"> OCDE, </w:t>
      </w:r>
      <w:r w:rsidRPr="00364F66">
        <w:rPr>
          <w:i/>
          <w:iCs/>
          <w:sz w:val="16"/>
          <w:szCs w:val="16"/>
          <w:lang w:val="en-GB"/>
          <w:rPrChange w:id="616" w:author="emmanuel blezes" w:date="2026-05-14T20:54:00Z" w16du:dateUtc="2026-05-14T18:54:00Z">
            <w:rPr>
              <w:i/>
              <w:iCs/>
              <w:lang w:val="en-GB"/>
            </w:rPr>
          </w:rPrChange>
        </w:rPr>
        <w:t>Longevity gains and the internal rate of return of PAYG pension plans — Evidence for 17 OECD countries</w:t>
      </w:r>
      <w:r w:rsidRPr="00364F66">
        <w:rPr>
          <w:sz w:val="16"/>
          <w:szCs w:val="16"/>
          <w:lang w:val="en-GB"/>
          <w:rPrChange w:id="617" w:author="emmanuel blezes" w:date="2026-05-14T20:54:00Z" w16du:dateUtc="2026-05-14T18:54:00Z">
            <w:rPr>
              <w:lang w:val="en-GB"/>
            </w:rPr>
          </w:rPrChange>
        </w:rPr>
        <w:t xml:space="preserve">, </w:t>
      </w:r>
      <w:r w:rsidRPr="00364F66">
        <w:rPr>
          <w:i/>
          <w:iCs/>
          <w:sz w:val="16"/>
          <w:szCs w:val="16"/>
          <w:lang w:val="en-GB"/>
          <w:rPrChange w:id="618" w:author="emmanuel blezes" w:date="2026-05-14T20:54:00Z" w16du:dateUtc="2026-05-14T18:54:00Z">
            <w:rPr>
              <w:i/>
              <w:iCs/>
              <w:lang w:val="en-GB"/>
            </w:rPr>
          </w:rPrChange>
        </w:rPr>
        <w:t>Journal of the Economics of Ageing</w:t>
      </w:r>
      <w:r w:rsidRPr="00364F66">
        <w:rPr>
          <w:sz w:val="16"/>
          <w:szCs w:val="16"/>
          <w:lang w:val="en-GB"/>
          <w:rPrChange w:id="619" w:author="emmanuel blezes" w:date="2026-05-14T20:54:00Z" w16du:dateUtc="2026-05-14T18:54:00Z">
            <w:rPr>
              <w:lang w:val="en-GB"/>
            </w:rPr>
          </w:rPrChange>
        </w:rPr>
        <w:t xml:space="preserve">, 2025 (https://www.sciencedirect.com/science/article/pii/S2212828X25000222). </w:t>
      </w:r>
      <w:r w:rsidRPr="00364F66">
        <w:rPr>
          <w:sz w:val="16"/>
          <w:szCs w:val="16"/>
          <w:rPrChange w:id="620" w:author="emmanuel blezes" w:date="2026-05-14T20:54:00Z" w16du:dateUtc="2026-05-14T18:54:00Z">
            <w:rPr/>
          </w:rPrChange>
        </w:rPr>
        <w:t>TRI moyen par pays pour les générations nées 1960-1970 : Suède 3,1 %, Pays-Bas 2,8 %, Australie 3,5 %, Canada 3,0 %, Allemagne 2,1 %, France 1,9 %, Italie 1,5 %.</w:t>
      </w:r>
    </w:p>
  </w:footnote>
  <w:footnote w:id="66">
    <w:p w14:paraId="12A582CC" w14:textId="77777777" w:rsidR="003D2FCA" w:rsidRPr="00364F66" w:rsidRDefault="00000000">
      <w:pPr>
        <w:pStyle w:val="FootnoteText"/>
        <w:rPr>
          <w:sz w:val="16"/>
          <w:szCs w:val="16"/>
          <w:rPrChange w:id="621" w:author="emmanuel blezes" w:date="2026-05-14T20:54:00Z" w16du:dateUtc="2026-05-14T18:54:00Z">
            <w:rPr/>
          </w:rPrChange>
        </w:rPr>
      </w:pPr>
      <w:r w:rsidRPr="00364F66">
        <w:rPr>
          <w:rStyle w:val="FootnoteReference"/>
          <w:sz w:val="16"/>
          <w:szCs w:val="16"/>
          <w:rPrChange w:id="622" w:author="emmanuel blezes" w:date="2026-05-14T20:54:00Z" w16du:dateUtc="2026-05-14T18:54:00Z">
            <w:rPr>
              <w:rStyle w:val="FootnoteReference"/>
            </w:rPr>
          </w:rPrChange>
        </w:rPr>
        <w:footnoteRef/>
      </w:r>
      <w:r w:rsidRPr="00364F66">
        <w:rPr>
          <w:sz w:val="16"/>
          <w:szCs w:val="16"/>
          <w:rPrChange w:id="623" w:author="emmanuel blezes" w:date="2026-05-14T20:54:00Z" w16du:dateUtc="2026-05-14T18:54:00Z">
            <w:rPr/>
          </w:rPrChange>
        </w:rPr>
        <w:t xml:space="preserve"> Skatteverket (administration fiscale suédoise) et Pensionsmyndigheten (Autorité suédoise des retraites), données 2024. Cotisations totales suédoises (avgift) : 18,5 % pour le régime public obligatoire (16 % NDC + 2,5 % PPM capitalisée) plus 4 à 5 % pour les régimes complémentaires de branche obligatoires (ITP, SAF-LO, KAP-KL/PA16), soit un total autour de 22-23,5 %. Taux de remplacement net cible : 65-80 % selon la branche et la durée de cotisation. OCDE, </w:t>
      </w:r>
      <w:r w:rsidRPr="00364F66">
        <w:rPr>
          <w:i/>
          <w:iCs/>
          <w:sz w:val="16"/>
          <w:szCs w:val="16"/>
          <w:rPrChange w:id="624" w:author="emmanuel blezes" w:date="2026-05-14T20:54:00Z" w16du:dateUtc="2026-05-14T18:54:00Z">
            <w:rPr>
              <w:i/>
              <w:iCs/>
            </w:rPr>
          </w:rPrChange>
        </w:rPr>
        <w:t>Pensions at a Glance 2025</w:t>
      </w:r>
      <w:r w:rsidRPr="00364F66">
        <w:rPr>
          <w:sz w:val="16"/>
          <w:szCs w:val="16"/>
          <w:rPrChange w:id="625" w:author="emmanuel blezes" w:date="2026-05-14T20:54:00Z" w16du:dateUtc="2026-05-14T18:54:00Z">
            <w:rPr/>
          </w:rPrChange>
        </w:rPr>
        <w:t>, fiche pays Suède.</w:t>
      </w:r>
    </w:p>
  </w:footnote>
  <w:footnote w:id="67">
    <w:p w14:paraId="72978534" w14:textId="77777777" w:rsidR="003D2FCA" w:rsidRPr="00364F66" w:rsidDel="00A93ECF" w:rsidRDefault="00000000">
      <w:pPr>
        <w:pStyle w:val="FootnoteText"/>
        <w:rPr>
          <w:del w:id="628" w:author="emmanuel blezes" w:date="2026-05-14T22:35:00Z" w16du:dateUtc="2026-05-14T20:35:00Z"/>
          <w:sz w:val="16"/>
          <w:szCs w:val="16"/>
          <w:rPrChange w:id="629" w:author="emmanuel blezes" w:date="2026-05-14T20:54:00Z" w16du:dateUtc="2026-05-14T18:54:00Z">
            <w:rPr>
              <w:del w:id="630" w:author="emmanuel blezes" w:date="2026-05-14T22:35:00Z" w16du:dateUtc="2026-05-14T20:35:00Z"/>
            </w:rPr>
          </w:rPrChange>
        </w:rPr>
      </w:pPr>
      <w:del w:id="631" w:author="emmanuel blezes" w:date="2026-05-14T22:35:00Z" w16du:dateUtc="2026-05-14T20:35:00Z">
        <w:r w:rsidRPr="00364F66" w:rsidDel="00A93ECF">
          <w:rPr>
            <w:rStyle w:val="FootnoteReference"/>
            <w:sz w:val="16"/>
            <w:szCs w:val="16"/>
            <w:rPrChange w:id="632" w:author="emmanuel blezes" w:date="2026-05-14T20:54:00Z" w16du:dateUtc="2026-05-14T18:54:00Z">
              <w:rPr>
                <w:rStyle w:val="FootnoteReference"/>
              </w:rPr>
            </w:rPrChange>
          </w:rPr>
          <w:footnoteRef/>
        </w:r>
        <w:r w:rsidRPr="00364F66" w:rsidDel="00A93ECF">
          <w:rPr>
            <w:sz w:val="16"/>
            <w:szCs w:val="16"/>
            <w:rPrChange w:id="633" w:author="emmanuel blezes" w:date="2026-05-14T20:54:00Z" w16du:dateUtc="2026-05-14T18:54:00Z">
              <w:rPr/>
            </w:rPrChange>
          </w:rPr>
          <w:delText xml:space="preserve"> Jean Tirole, </w:delText>
        </w:r>
        <w:r w:rsidRPr="00364F66" w:rsidDel="00A93ECF">
          <w:rPr>
            <w:i/>
            <w:iCs/>
            <w:sz w:val="16"/>
            <w:szCs w:val="16"/>
            <w:rPrChange w:id="634" w:author="emmanuel blezes" w:date="2026-05-14T20:54:00Z" w16du:dateUtc="2026-05-14T18:54:00Z">
              <w:rPr>
                <w:i/>
                <w:iCs/>
              </w:rPr>
            </w:rPrChange>
          </w:rPr>
          <w:delText>Économie du bien commun</w:delText>
        </w:r>
        <w:r w:rsidRPr="00364F66" w:rsidDel="00A93ECF">
          <w:rPr>
            <w:sz w:val="16"/>
            <w:szCs w:val="16"/>
            <w:rPrChange w:id="635" w:author="emmanuel blezes" w:date="2026-05-14T20:54:00Z" w16du:dateUtc="2026-05-14T18:54:00Z">
              <w:rPr/>
            </w:rPrChange>
          </w:rPr>
          <w:delText xml:space="preserve"> (PUF, 2016), chapitre sur les retraites ; tribunes et conférences 2023-2025. Position résumée à plusieurs reprises au cours de ses interventions publiques : la capitalisation, à condition d’être encadrée par une régulation prudente et adossée à un socle de répartition, n’est pas un instrument idéologique mais un mécanisme de diversification du risque, complémentaire — et non substitutif — de la solidarité intergénérationnelle.</w:delText>
        </w:r>
      </w:del>
    </w:p>
  </w:footnote>
  <w:footnote w:id="68">
    <w:p w14:paraId="39DE0577" w14:textId="77777777" w:rsidR="003D2FCA" w:rsidRPr="00364F66" w:rsidRDefault="00000000">
      <w:pPr>
        <w:pStyle w:val="FootnoteText"/>
        <w:rPr>
          <w:sz w:val="16"/>
          <w:szCs w:val="16"/>
          <w:lang w:val="en-GB"/>
          <w:rPrChange w:id="637" w:author="emmanuel blezes" w:date="2026-05-14T20:54:00Z" w16du:dateUtc="2026-05-14T18:54:00Z">
            <w:rPr>
              <w:lang w:val="en-GB"/>
            </w:rPr>
          </w:rPrChange>
        </w:rPr>
      </w:pPr>
      <w:r w:rsidRPr="00364F66">
        <w:rPr>
          <w:rStyle w:val="FootnoteReference"/>
          <w:sz w:val="16"/>
          <w:szCs w:val="16"/>
          <w:rPrChange w:id="638" w:author="emmanuel blezes" w:date="2026-05-14T20:54:00Z" w16du:dateUtc="2026-05-14T18:54:00Z">
            <w:rPr>
              <w:rStyle w:val="FootnoteReference"/>
            </w:rPr>
          </w:rPrChange>
        </w:rPr>
        <w:footnoteRef/>
      </w:r>
      <w:r w:rsidRPr="00364F66">
        <w:rPr>
          <w:sz w:val="16"/>
          <w:szCs w:val="16"/>
          <w:rPrChange w:id="639" w:author="emmanuel blezes" w:date="2026-05-14T20:54:00Z" w16du:dateUtc="2026-05-14T18:54:00Z">
            <w:rPr/>
          </w:rPrChange>
        </w:rPr>
        <w:t xml:space="preserve"> Baromètre Odoxa-Groupama, </w:t>
      </w:r>
      <w:r w:rsidRPr="00364F66">
        <w:rPr>
          <w:i/>
          <w:iCs/>
          <w:sz w:val="16"/>
          <w:szCs w:val="16"/>
          <w:rPrChange w:id="640" w:author="emmanuel blezes" w:date="2026-05-14T20:54:00Z" w16du:dateUtc="2026-05-14T18:54:00Z">
            <w:rPr>
              <w:i/>
              <w:iCs/>
            </w:rPr>
          </w:rPrChange>
        </w:rPr>
        <w:t>Les Français et le système de retraite</w:t>
      </w:r>
      <w:r w:rsidRPr="00364F66">
        <w:rPr>
          <w:sz w:val="16"/>
          <w:szCs w:val="16"/>
          <w:rPrChange w:id="641" w:author="emmanuel blezes" w:date="2026-05-14T20:54:00Z" w16du:dateUtc="2026-05-14T18:54:00Z">
            <w:rPr/>
          </w:rPrChange>
        </w:rPr>
        <w:t xml:space="preserve">, vague 5, communiqué du 5 novembre 2025 (terrain août-octobre 2025). </w:t>
      </w:r>
      <w:r w:rsidRPr="00364F66">
        <w:rPr>
          <w:sz w:val="16"/>
          <w:szCs w:val="16"/>
          <w:lang w:val="en-GB"/>
          <w:rPrChange w:id="642" w:author="emmanuel blezes" w:date="2026-05-14T20:54:00Z" w16du:dateUtc="2026-05-14T18:54:00Z">
            <w:rPr>
              <w:lang w:val="en-GB"/>
            </w:rPr>
          </w:rPrChange>
        </w:rPr>
        <w:t>URL : https://www.odoxa.fr/wp-content/uploads/2025/11/CP-Groupama_barometre-retraite-Odoxa-05112025.pdf.</w:t>
      </w:r>
    </w:p>
  </w:footnote>
  <w:footnote w:id="69">
    <w:p w14:paraId="15847D86" w14:textId="77777777" w:rsidR="003D2FCA" w:rsidRPr="00364F66" w:rsidRDefault="00000000">
      <w:pPr>
        <w:pStyle w:val="FootnoteText"/>
        <w:rPr>
          <w:sz w:val="16"/>
          <w:szCs w:val="16"/>
          <w:rPrChange w:id="643" w:author="emmanuel blezes" w:date="2026-05-14T20:54:00Z" w16du:dateUtc="2026-05-14T18:54:00Z">
            <w:rPr/>
          </w:rPrChange>
        </w:rPr>
      </w:pPr>
      <w:r w:rsidRPr="00364F66">
        <w:rPr>
          <w:rStyle w:val="FootnoteReference"/>
          <w:sz w:val="16"/>
          <w:szCs w:val="16"/>
          <w:rPrChange w:id="644" w:author="emmanuel blezes" w:date="2026-05-14T20:54:00Z" w16du:dateUtc="2026-05-14T18:54:00Z">
            <w:rPr>
              <w:rStyle w:val="FootnoteReference"/>
            </w:rPr>
          </w:rPrChange>
        </w:rPr>
        <w:footnoteRef/>
      </w:r>
      <w:r w:rsidRPr="00364F66">
        <w:rPr>
          <w:sz w:val="16"/>
          <w:szCs w:val="16"/>
          <w:rPrChange w:id="645" w:author="emmanuel blezes" w:date="2026-05-14T20:54:00Z" w16du:dateUtc="2026-05-14T18:54:00Z">
            <w:rPr/>
          </w:rPrChange>
        </w:rPr>
        <w:t xml:space="preserve"> Cercle de l’Épargne, </w:t>
      </w:r>
      <w:r w:rsidRPr="00364F66">
        <w:rPr>
          <w:i/>
          <w:iCs/>
          <w:sz w:val="16"/>
          <w:szCs w:val="16"/>
          <w:rPrChange w:id="646" w:author="emmanuel blezes" w:date="2026-05-14T20:54:00Z" w16du:dateUtc="2026-05-14T18:54:00Z">
            <w:rPr>
              <w:i/>
              <w:iCs/>
            </w:rPr>
          </w:rPrChange>
        </w:rPr>
        <w:t>Baromètre Cercle de l’Épargne — Amphitéa 2024</w:t>
      </w:r>
      <w:r w:rsidRPr="00364F66">
        <w:rPr>
          <w:sz w:val="16"/>
          <w:szCs w:val="16"/>
          <w:rPrChange w:id="647" w:author="emmanuel blezes" w:date="2026-05-14T20:54:00Z" w16du:dateUtc="2026-05-14T18:54:00Z">
            <w:rPr/>
          </w:rPrChange>
        </w:rPr>
        <w:t xml:space="preserve">, et Institut Montaigne / Harris Interactive, </w:t>
      </w:r>
      <w:r w:rsidRPr="00364F66">
        <w:rPr>
          <w:i/>
          <w:iCs/>
          <w:sz w:val="16"/>
          <w:szCs w:val="16"/>
          <w:rPrChange w:id="648" w:author="emmanuel blezes" w:date="2026-05-14T20:54:00Z" w16du:dateUtc="2026-05-14T18:54:00Z">
            <w:rPr>
              <w:i/>
              <w:iCs/>
            </w:rPr>
          </w:rPrChange>
        </w:rPr>
        <w:t>Les Français face à la retraite</w:t>
      </w:r>
      <w:r w:rsidRPr="00364F66">
        <w:rPr>
          <w:sz w:val="16"/>
          <w:szCs w:val="16"/>
          <w:rPrChange w:id="649" w:author="emmanuel blezes" w:date="2026-05-14T20:54:00Z" w16du:dateUtc="2026-05-14T18:54:00Z">
            <w:rPr/>
          </w:rPrChange>
        </w:rPr>
        <w:t>, 2025. Voir Observatoire Hexagone (https://observatoire-hexagone.org/) pour la synthèse comparée.</w:t>
      </w:r>
    </w:p>
  </w:footnote>
  <w:footnote w:id="70">
    <w:p w14:paraId="16D0489C" w14:textId="77777777" w:rsidR="003D2FCA" w:rsidRPr="00364F66" w:rsidDel="000A11D6" w:rsidRDefault="00000000">
      <w:pPr>
        <w:pStyle w:val="FootnoteText"/>
        <w:rPr>
          <w:del w:id="651" w:author="emmanuel blezes" w:date="2026-05-14T22:39:00Z" w16du:dateUtc="2026-05-14T20:39:00Z"/>
          <w:sz w:val="16"/>
          <w:szCs w:val="16"/>
          <w:rPrChange w:id="652" w:author="emmanuel blezes" w:date="2026-05-14T20:54:00Z" w16du:dateUtc="2026-05-14T18:54:00Z">
            <w:rPr>
              <w:del w:id="653" w:author="emmanuel blezes" w:date="2026-05-14T22:39:00Z" w16du:dateUtc="2026-05-14T20:39:00Z"/>
            </w:rPr>
          </w:rPrChange>
        </w:rPr>
      </w:pPr>
      <w:del w:id="654" w:author="emmanuel blezes" w:date="2026-05-14T22:39:00Z" w16du:dateUtc="2026-05-14T20:39:00Z">
        <w:r w:rsidRPr="00364F66" w:rsidDel="000A11D6">
          <w:rPr>
            <w:rStyle w:val="FootnoteReference"/>
            <w:sz w:val="16"/>
            <w:szCs w:val="16"/>
            <w:rPrChange w:id="655" w:author="emmanuel blezes" w:date="2026-05-14T20:54:00Z" w16du:dateUtc="2026-05-14T18:54:00Z">
              <w:rPr>
                <w:rStyle w:val="FootnoteReference"/>
              </w:rPr>
            </w:rPrChange>
          </w:rPr>
          <w:footnoteRef/>
        </w:r>
        <w:r w:rsidRPr="00364F66" w:rsidDel="000A11D6">
          <w:rPr>
            <w:sz w:val="16"/>
            <w:szCs w:val="16"/>
            <w:rPrChange w:id="656" w:author="emmanuel blezes" w:date="2026-05-14T20:54:00Z" w16du:dateUtc="2026-05-14T18:54:00Z">
              <w:rPr/>
            </w:rPrChange>
          </w:rPr>
          <w:delText xml:space="preserve"> Marylise Léon, interview au </w:delText>
        </w:r>
        <w:r w:rsidRPr="00364F66" w:rsidDel="000A11D6">
          <w:rPr>
            <w:i/>
            <w:iCs/>
            <w:sz w:val="16"/>
            <w:szCs w:val="16"/>
            <w:rPrChange w:id="657" w:author="emmanuel blezes" w:date="2026-05-14T20:54:00Z" w16du:dateUtc="2026-05-14T18:54:00Z">
              <w:rPr>
                <w:i/>
                <w:iCs/>
              </w:rPr>
            </w:rPrChange>
          </w:rPr>
          <w:delText>Figaro</w:delText>
        </w:r>
        <w:r w:rsidRPr="00364F66" w:rsidDel="000A11D6">
          <w:rPr>
            <w:sz w:val="16"/>
            <w:szCs w:val="16"/>
            <w:rPrChange w:id="658" w:author="emmanuel blezes" w:date="2026-05-14T20:54:00Z" w16du:dateUtc="2026-05-14T18:54:00Z">
              <w:rPr/>
            </w:rPrChange>
          </w:rPr>
          <w:delText xml:space="preserve">, 21 mai 2025, dans le cadre de la nouvelle phase de concertation sur les retraites ouverte par le gouvernement Bayrou. Voir </w:delText>
        </w:r>
        <w:r w:rsidRPr="00364F66" w:rsidDel="000A11D6">
          <w:rPr>
            <w:i/>
            <w:iCs/>
            <w:sz w:val="16"/>
            <w:szCs w:val="16"/>
            <w:rPrChange w:id="659" w:author="emmanuel blezes" w:date="2026-05-14T20:54:00Z" w16du:dateUtc="2026-05-14T18:54:00Z">
              <w:rPr>
                <w:i/>
                <w:iCs/>
              </w:rPr>
            </w:rPrChange>
          </w:rPr>
          <w:delText>Titrespresse</w:delText>
        </w:r>
        <w:r w:rsidRPr="00364F66" w:rsidDel="000A11D6">
          <w:rPr>
            <w:sz w:val="16"/>
            <w:szCs w:val="16"/>
            <w:rPrChange w:id="660" w:author="emmanuel blezes" w:date="2026-05-14T20:54:00Z" w16du:dateUtc="2026-05-14T18:54:00Z">
              <w:rPr/>
            </w:rPrChange>
          </w:rPr>
          <w:delText xml:space="preserve">, </w:delText>
        </w:r>
        <w:r w:rsidRPr="00364F66" w:rsidDel="000A11D6">
          <w:rPr>
            <w:i/>
            <w:iCs/>
            <w:sz w:val="16"/>
            <w:szCs w:val="16"/>
            <w:rPrChange w:id="661" w:author="emmanuel blezes" w:date="2026-05-14T20:54:00Z" w16du:dateUtc="2026-05-14T18:54:00Z">
              <w:rPr>
                <w:i/>
                <w:iCs/>
              </w:rPr>
            </w:rPrChange>
          </w:rPr>
          <w:delText>Marylise Léon : pas de tabou sur la capitalisation</w:delText>
        </w:r>
        <w:r w:rsidRPr="00364F66" w:rsidDel="000A11D6">
          <w:rPr>
            <w:sz w:val="16"/>
            <w:szCs w:val="16"/>
            <w:rPrChange w:id="662" w:author="emmanuel blezes" w:date="2026-05-14T20:54:00Z" w16du:dateUtc="2026-05-14T18:54:00Z">
              <w:rPr/>
            </w:rPrChange>
          </w:rPr>
          <w:delText>, 2025 (https://www.titrespresse.com/fr/article/cfdt-marylise-leon/123922506).</w:delText>
        </w:r>
      </w:del>
    </w:p>
  </w:footnote>
  <w:footnote w:id="71">
    <w:p w14:paraId="4F7E54B9" w14:textId="77777777" w:rsidR="003D2FCA" w:rsidRPr="00364F66" w:rsidDel="000A11D6" w:rsidRDefault="00000000">
      <w:pPr>
        <w:pStyle w:val="FootnoteText"/>
        <w:rPr>
          <w:del w:id="663" w:author="emmanuel blezes" w:date="2026-05-14T22:39:00Z" w16du:dateUtc="2026-05-14T20:39:00Z"/>
          <w:sz w:val="16"/>
          <w:szCs w:val="16"/>
          <w:rPrChange w:id="664" w:author="emmanuel blezes" w:date="2026-05-14T20:54:00Z" w16du:dateUtc="2026-05-14T18:54:00Z">
            <w:rPr>
              <w:del w:id="665" w:author="emmanuel blezes" w:date="2026-05-14T22:39:00Z" w16du:dateUtc="2026-05-14T20:39:00Z"/>
            </w:rPr>
          </w:rPrChange>
        </w:rPr>
      </w:pPr>
      <w:del w:id="666" w:author="emmanuel blezes" w:date="2026-05-14T22:39:00Z" w16du:dateUtc="2026-05-14T20:39:00Z">
        <w:r w:rsidRPr="00364F66" w:rsidDel="000A11D6">
          <w:rPr>
            <w:rStyle w:val="FootnoteReference"/>
            <w:sz w:val="16"/>
            <w:szCs w:val="16"/>
            <w:rPrChange w:id="667" w:author="emmanuel blezes" w:date="2026-05-14T20:54:00Z" w16du:dateUtc="2026-05-14T18:54:00Z">
              <w:rPr>
                <w:rStyle w:val="FootnoteReference"/>
              </w:rPr>
            </w:rPrChange>
          </w:rPr>
          <w:footnoteRef/>
        </w:r>
        <w:r w:rsidRPr="00364F66" w:rsidDel="000A11D6">
          <w:rPr>
            <w:sz w:val="16"/>
            <w:szCs w:val="16"/>
            <w:rPrChange w:id="668" w:author="emmanuel blezes" w:date="2026-05-14T20:54:00Z" w16du:dateUtc="2026-05-14T18:54:00Z">
              <w:rPr/>
            </w:rPrChange>
          </w:rPr>
          <w:delText xml:space="preserve"> Gilbert Cette, président du Conseil d’orientation des retraites depuis le 31 octobre 2023, en remplacement de Pierre-Louis Bras. Bras avait déclaré au Sénat le 14 février 2023 que « les dépenses de retraite ne dérapent pas » (</w:delText>
        </w:r>
        <w:r w:rsidRPr="00364F66" w:rsidDel="000A11D6">
          <w:rPr>
            <w:i/>
            <w:iCs/>
            <w:sz w:val="16"/>
            <w:szCs w:val="16"/>
            <w:rPrChange w:id="669" w:author="emmanuel blezes" w:date="2026-05-14T20:54:00Z" w16du:dateUtc="2026-05-14T18:54:00Z">
              <w:rPr>
                <w:i/>
                <w:iCs/>
              </w:rPr>
            </w:rPrChange>
          </w:rPr>
          <w:delText>Public Sénat</w:delText>
        </w:r>
        <w:r w:rsidRPr="00364F66" w:rsidDel="000A11D6">
          <w:rPr>
            <w:sz w:val="16"/>
            <w:szCs w:val="16"/>
            <w:rPrChange w:id="670" w:author="emmanuel blezes" w:date="2026-05-14T20:54:00Z" w16du:dateUtc="2026-05-14T18:54:00Z">
              <w:rPr/>
            </w:rPrChange>
          </w:rPr>
          <w:delText xml:space="preserve">, 15 février 2023, https://www.publicsenat.fr/actualites/politique/les-depenses-de-retraite-ne-derapent-pas-maintient-le-president-du-conseil-d). Son mandat n’a pas été renouvelé. Voir </w:delText>
        </w:r>
        <w:r w:rsidRPr="00364F66" w:rsidDel="000A11D6">
          <w:rPr>
            <w:i/>
            <w:iCs/>
            <w:sz w:val="16"/>
            <w:szCs w:val="16"/>
            <w:rPrChange w:id="671" w:author="emmanuel blezes" w:date="2026-05-14T20:54:00Z" w16du:dateUtc="2026-05-14T18:54:00Z">
              <w:rPr>
                <w:i/>
                <w:iCs/>
              </w:rPr>
            </w:rPrChange>
          </w:rPr>
          <w:delText>France Info</w:delText>
        </w:r>
        <w:r w:rsidRPr="00364F66" w:rsidDel="000A11D6">
          <w:rPr>
            <w:sz w:val="16"/>
            <w:szCs w:val="16"/>
            <w:rPrChange w:id="672" w:author="emmanuel blezes" w:date="2026-05-14T20:54:00Z" w16du:dateUtc="2026-05-14T18:54:00Z">
              <w:rPr/>
            </w:rPrChange>
          </w:rPr>
          <w:delText xml:space="preserve">, </w:delText>
        </w:r>
        <w:r w:rsidRPr="00364F66" w:rsidDel="000A11D6">
          <w:rPr>
            <w:i/>
            <w:iCs/>
            <w:sz w:val="16"/>
            <w:szCs w:val="16"/>
            <w:rPrChange w:id="673" w:author="emmanuel blezes" w:date="2026-05-14T20:54:00Z" w16du:dateUtc="2026-05-14T18:54:00Z">
              <w:rPr>
                <w:i/>
                <w:iCs/>
              </w:rPr>
            </w:rPrChange>
          </w:rPr>
          <w:delText>L’économiste Gilbert Cette nommé président du COR</w:delText>
        </w:r>
        <w:r w:rsidRPr="00364F66" w:rsidDel="000A11D6">
          <w:rPr>
            <w:sz w:val="16"/>
            <w:szCs w:val="16"/>
            <w:rPrChange w:id="674" w:author="emmanuel blezes" w:date="2026-05-14T20:54:00Z" w16du:dateUtc="2026-05-14T18:54:00Z">
              <w:rPr/>
            </w:rPrChange>
          </w:rPr>
          <w:delText>, 31 octobre 2023 (https://www.franceinfo.fr/economie/retraite/reforme-des-retraites/l-economiste-gilbert-cette-nomme-president-du-conseil-d-orientation-des-retraites_6155673.html).</w:delText>
        </w:r>
      </w:del>
    </w:p>
  </w:footnote>
  <w:footnote w:id="72">
    <w:p w14:paraId="3C85250F" w14:textId="77777777" w:rsidR="003D2FCA" w:rsidRPr="00364F66" w:rsidRDefault="00000000">
      <w:pPr>
        <w:pStyle w:val="FootnoteText"/>
        <w:rPr>
          <w:sz w:val="16"/>
          <w:szCs w:val="16"/>
          <w:rPrChange w:id="675" w:author="emmanuel blezes" w:date="2026-05-14T20:54:00Z" w16du:dateUtc="2026-05-14T18:54:00Z">
            <w:rPr/>
          </w:rPrChange>
        </w:rPr>
      </w:pPr>
      <w:r w:rsidRPr="00364F66">
        <w:rPr>
          <w:rStyle w:val="FootnoteReference"/>
          <w:sz w:val="16"/>
          <w:szCs w:val="16"/>
          <w:rPrChange w:id="676" w:author="emmanuel blezes" w:date="2026-05-14T20:54:00Z" w16du:dateUtc="2026-05-14T18:54:00Z">
            <w:rPr>
              <w:rStyle w:val="FootnoteReference"/>
            </w:rPr>
          </w:rPrChange>
        </w:rPr>
        <w:footnoteRef/>
      </w:r>
      <w:r w:rsidRPr="00364F66">
        <w:rPr>
          <w:sz w:val="16"/>
          <w:szCs w:val="16"/>
          <w:rPrChange w:id="677" w:author="emmanuel blezes" w:date="2026-05-14T20:54:00Z" w16du:dateUtc="2026-05-14T18:54:00Z">
            <w:rPr/>
          </w:rPrChange>
        </w:rPr>
        <w:t xml:space="preserve"> OCDE, </w:t>
      </w:r>
      <w:r w:rsidRPr="00364F66">
        <w:rPr>
          <w:i/>
          <w:iCs/>
          <w:sz w:val="16"/>
          <w:szCs w:val="16"/>
          <w:rPrChange w:id="678" w:author="emmanuel blezes" w:date="2026-05-14T20:54:00Z" w16du:dateUtc="2026-05-14T18:54:00Z">
            <w:rPr>
              <w:i/>
              <w:iCs/>
            </w:rPr>
          </w:rPrChange>
        </w:rPr>
        <w:t>Pensions at a Glance 2024</w:t>
      </w:r>
      <w:r w:rsidRPr="00364F66">
        <w:rPr>
          <w:sz w:val="16"/>
          <w:szCs w:val="16"/>
          <w:rPrChange w:id="679" w:author="emmanuel blezes" w:date="2026-05-14T20:54:00Z" w16du:dateUtc="2026-05-14T18:54:00Z">
            <w:rPr/>
          </w:rPrChange>
        </w:rPr>
        <w:t>, novembre 2024. Âge légal de départ à la retraite dans les principaux pays comparables (cible 2030) : Allemagne 67, Italie 67, Suisse 65 (en transition vers 67), Royaume-Uni 67 (transition de 66 à 67 d’ici 2028), Danemark 67 (puis 68 en 2030, 69 en 2035), Pays-Bas 67 et 3 mois, France 64.</w:t>
      </w:r>
    </w:p>
  </w:footnote>
  <w:footnote w:id="73">
    <w:p w14:paraId="5AEB80D9" w14:textId="77777777" w:rsidR="003D2FCA" w:rsidRPr="00364F66" w:rsidRDefault="00000000">
      <w:pPr>
        <w:pStyle w:val="FootnoteText"/>
        <w:rPr>
          <w:sz w:val="16"/>
          <w:szCs w:val="16"/>
          <w:rPrChange w:id="682" w:author="emmanuel blezes" w:date="2026-05-14T20:54:00Z" w16du:dateUtc="2026-05-14T18:54:00Z">
            <w:rPr/>
          </w:rPrChange>
        </w:rPr>
      </w:pPr>
      <w:r w:rsidRPr="00364F66">
        <w:rPr>
          <w:rStyle w:val="FootnoteReference"/>
          <w:sz w:val="16"/>
          <w:szCs w:val="16"/>
          <w:rPrChange w:id="683" w:author="emmanuel blezes" w:date="2026-05-14T20:54:00Z" w16du:dateUtc="2026-05-14T18:54:00Z">
            <w:rPr>
              <w:rStyle w:val="FootnoteReference"/>
            </w:rPr>
          </w:rPrChange>
        </w:rPr>
        <w:footnoteRef/>
      </w:r>
      <w:r w:rsidRPr="00364F66">
        <w:rPr>
          <w:sz w:val="16"/>
          <w:szCs w:val="16"/>
          <w:rPrChange w:id="684" w:author="emmanuel blezes" w:date="2026-05-14T20:54:00Z" w16du:dateUtc="2026-05-14T18:54:00Z">
            <w:rPr/>
          </w:rPrChange>
        </w:rPr>
        <w:t xml:space="preserve"> INSEE, </w:t>
      </w:r>
      <w:r w:rsidRPr="00364F66">
        <w:rPr>
          <w:i/>
          <w:iCs/>
          <w:sz w:val="16"/>
          <w:szCs w:val="16"/>
          <w:rPrChange w:id="685" w:author="emmanuel blezes" w:date="2026-05-14T20:54:00Z" w16du:dateUtc="2026-05-14T18:54:00Z">
            <w:rPr>
              <w:i/>
              <w:iCs/>
            </w:rPr>
          </w:rPrChange>
        </w:rPr>
        <w:t>Emploi, chômage, revenus du travail — Édition 2024</w:t>
      </w:r>
      <w:r w:rsidRPr="00364F66">
        <w:rPr>
          <w:sz w:val="16"/>
          <w:szCs w:val="16"/>
          <w:rPrChange w:id="686" w:author="emmanuel blezes" w:date="2026-05-14T20:54:00Z" w16du:dateUtc="2026-05-14T18:54:00Z">
            <w:rPr/>
          </w:rPrChange>
        </w:rPr>
        <w:t>, novembre 2024 (https://www.insee.fr/fr/statistiques/8351566). Taux d’emploi des 55-64 ans en 2024 : 60,4 %, dont 77,8 % pour les 55-59 ans et 42,4 % pour les 60-64 ans.</w:t>
      </w:r>
    </w:p>
  </w:footnote>
  <w:footnote w:id="74">
    <w:p w14:paraId="17BADADA" w14:textId="77777777" w:rsidR="003D2FCA" w:rsidRPr="00364F66" w:rsidRDefault="00000000">
      <w:pPr>
        <w:pStyle w:val="FootnoteText"/>
        <w:rPr>
          <w:sz w:val="16"/>
          <w:szCs w:val="16"/>
          <w:rPrChange w:id="689" w:author="emmanuel blezes" w:date="2026-05-14T20:54:00Z" w16du:dateUtc="2026-05-14T18:54:00Z">
            <w:rPr/>
          </w:rPrChange>
        </w:rPr>
      </w:pPr>
      <w:r w:rsidRPr="00364F66">
        <w:rPr>
          <w:rStyle w:val="FootnoteReference"/>
          <w:sz w:val="16"/>
          <w:szCs w:val="16"/>
          <w:rPrChange w:id="690" w:author="emmanuel blezes" w:date="2026-05-14T20:54:00Z" w16du:dateUtc="2026-05-14T18:54:00Z">
            <w:rPr>
              <w:rStyle w:val="FootnoteReference"/>
            </w:rPr>
          </w:rPrChange>
        </w:rPr>
        <w:footnoteRef/>
      </w:r>
      <w:r w:rsidRPr="00364F66">
        <w:rPr>
          <w:sz w:val="16"/>
          <w:szCs w:val="16"/>
          <w:rPrChange w:id="691" w:author="emmanuel blezes" w:date="2026-05-14T20:54:00Z" w16du:dateUtc="2026-05-14T18:54:00Z">
            <w:rPr/>
          </w:rPrChange>
        </w:rPr>
        <w:t xml:space="preserve"> France Travail / APEC, </w:t>
      </w:r>
      <w:r w:rsidRPr="00364F66">
        <w:rPr>
          <w:i/>
          <w:iCs/>
          <w:sz w:val="16"/>
          <w:szCs w:val="16"/>
          <w:rPrChange w:id="692" w:author="emmanuel blezes" w:date="2026-05-14T20:54:00Z" w16du:dateUtc="2026-05-14T18:54:00Z">
            <w:rPr>
              <w:i/>
              <w:iCs/>
            </w:rPr>
          </w:rPrChange>
        </w:rPr>
        <w:t>26 % des cadres seniors en chômage de longue durée</w:t>
      </w:r>
      <w:r w:rsidRPr="00364F66">
        <w:rPr>
          <w:sz w:val="16"/>
          <w:szCs w:val="16"/>
          <w:rPrChange w:id="693" w:author="emmanuel blezes" w:date="2026-05-14T20:54:00Z" w16du:dateUtc="2026-05-14T18:54:00Z">
            <w:rPr/>
          </w:rPrChange>
        </w:rPr>
        <w:t>, communiqué et étude conjointe, 2026 (https://www.francetravail.org/accueil/communiques/2026/26-des-cadres-seniors-en-chomage-de-longue-duree-l-apec-et-france-travail-dressent-un-constat-et-proposent-des-solutions.html).</w:t>
      </w:r>
    </w:p>
  </w:footnote>
  <w:footnote w:id="75">
    <w:p w14:paraId="766AA4C0" w14:textId="77777777" w:rsidR="003D2FCA" w:rsidRPr="00364F66" w:rsidRDefault="00000000">
      <w:pPr>
        <w:pStyle w:val="FootnoteText"/>
        <w:rPr>
          <w:sz w:val="16"/>
          <w:szCs w:val="16"/>
          <w:rPrChange w:id="694" w:author="emmanuel blezes" w:date="2026-05-14T20:54:00Z" w16du:dateUtc="2026-05-14T18:54:00Z">
            <w:rPr/>
          </w:rPrChange>
        </w:rPr>
      </w:pPr>
      <w:r w:rsidRPr="00364F66">
        <w:rPr>
          <w:rStyle w:val="FootnoteReference"/>
          <w:sz w:val="16"/>
          <w:szCs w:val="16"/>
          <w:rPrChange w:id="695" w:author="emmanuel blezes" w:date="2026-05-14T20:54:00Z" w16du:dateUtc="2026-05-14T18:54:00Z">
            <w:rPr>
              <w:rStyle w:val="FootnoteReference"/>
            </w:rPr>
          </w:rPrChange>
        </w:rPr>
        <w:footnoteRef/>
      </w:r>
      <w:r w:rsidRPr="00364F66">
        <w:rPr>
          <w:sz w:val="16"/>
          <w:szCs w:val="16"/>
          <w:rPrChange w:id="696" w:author="emmanuel blezes" w:date="2026-05-14T20:54:00Z" w16du:dateUtc="2026-05-14T18:54:00Z">
            <w:rPr/>
          </w:rPrChange>
        </w:rPr>
        <w:t xml:space="preserve"> Frédéric Souillot, secrétaire général de Force ouvrière, interview à </w:t>
      </w:r>
      <w:r w:rsidRPr="00364F66">
        <w:rPr>
          <w:i/>
          <w:iCs/>
          <w:sz w:val="16"/>
          <w:szCs w:val="16"/>
          <w:rPrChange w:id="697" w:author="emmanuel blezes" w:date="2026-05-14T20:54:00Z" w16du:dateUtc="2026-05-14T18:54:00Z">
            <w:rPr>
              <w:i/>
              <w:iCs/>
            </w:rPr>
          </w:rPrChange>
        </w:rPr>
        <w:t>France Info</w:t>
      </w:r>
      <w:r w:rsidRPr="00364F66">
        <w:rPr>
          <w:sz w:val="16"/>
          <w:szCs w:val="16"/>
          <w:rPrChange w:id="698" w:author="emmanuel blezes" w:date="2026-05-14T20:54:00Z" w16du:dateUtc="2026-05-14T18:54:00Z">
            <w:rPr/>
          </w:rPrChange>
        </w:rPr>
        <w:t>, février 2023 (https://www.franceinfo.fr/economie/retraite/reforme-des-retraites/reforme-des-retraites-est-ce-que-j-ai-l-air-de-vouloir-tourner-la-page-dit-frederic-souillot-fo-a-propos-de-la-suite-de-la-mobilisation_5871173.html).</w:t>
      </w:r>
    </w:p>
  </w:footnote>
  <w:footnote w:id="76">
    <w:p w14:paraId="743F457E" w14:textId="77777777" w:rsidR="003D2FCA" w:rsidRPr="00364F66" w:rsidRDefault="00000000">
      <w:pPr>
        <w:pStyle w:val="FootnoteText"/>
        <w:rPr>
          <w:sz w:val="16"/>
          <w:szCs w:val="16"/>
          <w:rPrChange w:id="699" w:author="emmanuel blezes" w:date="2026-05-14T20:54:00Z" w16du:dateUtc="2026-05-14T18:54:00Z">
            <w:rPr/>
          </w:rPrChange>
        </w:rPr>
      </w:pPr>
      <w:r w:rsidRPr="00364F66">
        <w:rPr>
          <w:rStyle w:val="FootnoteReference"/>
          <w:sz w:val="16"/>
          <w:szCs w:val="16"/>
          <w:rPrChange w:id="700" w:author="emmanuel blezes" w:date="2026-05-14T20:54:00Z" w16du:dateUtc="2026-05-14T18:54:00Z">
            <w:rPr>
              <w:rStyle w:val="FootnoteReference"/>
            </w:rPr>
          </w:rPrChange>
        </w:rPr>
        <w:footnoteRef/>
      </w:r>
      <w:r w:rsidRPr="00364F66">
        <w:rPr>
          <w:sz w:val="16"/>
          <w:szCs w:val="16"/>
          <w:rPrChange w:id="701" w:author="emmanuel blezes" w:date="2026-05-14T20:54:00Z" w16du:dateUtc="2026-05-14T18:54:00Z">
            <w:rPr/>
          </w:rPrChange>
        </w:rPr>
        <w:t xml:space="preserve"> OCDE, </w:t>
      </w:r>
      <w:r w:rsidRPr="00364F66">
        <w:rPr>
          <w:i/>
          <w:iCs/>
          <w:sz w:val="16"/>
          <w:szCs w:val="16"/>
          <w:rPrChange w:id="702" w:author="emmanuel blezes" w:date="2026-05-14T20:54:00Z" w16du:dateUtc="2026-05-14T18:54:00Z">
            <w:rPr>
              <w:i/>
              <w:iCs/>
            </w:rPr>
          </w:rPrChange>
        </w:rPr>
        <w:t>Pensions at a Glance 2024</w:t>
      </w:r>
      <w:r w:rsidRPr="00364F66">
        <w:rPr>
          <w:sz w:val="16"/>
          <w:szCs w:val="16"/>
          <w:rPrChange w:id="703" w:author="emmanuel blezes" w:date="2026-05-14T20:54:00Z" w16du:dateUtc="2026-05-14T18:54:00Z">
            <w:rPr/>
          </w:rPrChange>
        </w:rPr>
        <w:t>, op. cit. Durée minimum requise pour le taux plein chez les principaux pays comparables : France 43 ans (génération 1965+), Belgique 45 ans, Allemagne 45 ans (mais avec un taux plein modulable), Italie 41 ans 10 mois (hommes) et 40 ans 10 mois (femmes), Royaume-Uni 35 ans (régime de base), Pays-Bas 50 ans en théorie pour le régime de base, mais sans condition de durée pour le pilier capitalisé.</w:t>
      </w:r>
    </w:p>
  </w:footnote>
  <w:footnote w:id="77">
    <w:p w14:paraId="3A59FA9E" w14:textId="77777777" w:rsidR="003D2FCA" w:rsidRPr="00364F66" w:rsidDel="00A93ECF" w:rsidRDefault="00000000">
      <w:pPr>
        <w:pStyle w:val="FootnoteText"/>
        <w:rPr>
          <w:del w:id="712" w:author="emmanuel blezes" w:date="2026-05-14T22:36:00Z" w16du:dateUtc="2026-05-14T20:36:00Z"/>
          <w:sz w:val="16"/>
          <w:szCs w:val="16"/>
          <w:rPrChange w:id="713" w:author="emmanuel blezes" w:date="2026-05-14T20:54:00Z" w16du:dateUtc="2026-05-14T18:54:00Z">
            <w:rPr>
              <w:del w:id="714" w:author="emmanuel blezes" w:date="2026-05-14T22:36:00Z" w16du:dateUtc="2026-05-14T20:36:00Z"/>
            </w:rPr>
          </w:rPrChange>
        </w:rPr>
      </w:pPr>
      <w:del w:id="715" w:author="emmanuel blezes" w:date="2026-05-14T22:36:00Z" w16du:dateUtc="2026-05-14T20:36:00Z">
        <w:r w:rsidRPr="00364F66" w:rsidDel="00A93ECF">
          <w:rPr>
            <w:rStyle w:val="FootnoteReference"/>
            <w:sz w:val="16"/>
            <w:szCs w:val="16"/>
            <w:rPrChange w:id="716" w:author="emmanuel blezes" w:date="2026-05-14T20:54:00Z" w16du:dateUtc="2026-05-14T18:54:00Z">
              <w:rPr>
                <w:rStyle w:val="FootnoteReference"/>
              </w:rPr>
            </w:rPrChange>
          </w:rPr>
          <w:footnoteRef/>
        </w:r>
        <w:r w:rsidRPr="00364F66" w:rsidDel="00A93ECF">
          <w:rPr>
            <w:sz w:val="16"/>
            <w:szCs w:val="16"/>
            <w:rPrChange w:id="717" w:author="emmanuel blezes" w:date="2026-05-14T20:54:00Z" w16du:dateUtc="2026-05-14T18:54:00Z">
              <w:rPr/>
            </w:rPrChange>
          </w:rPr>
          <w:delText xml:space="preserve"> Sur le statut de catégorie active de la fonction publique hospitalière et les âges de départ associés, voir CNRACL (Caisse nationale de retraites des agents des collectivités locales), </w:delText>
        </w:r>
        <w:r w:rsidRPr="00364F66" w:rsidDel="00A93ECF">
          <w:rPr>
            <w:i/>
            <w:iCs/>
            <w:sz w:val="16"/>
            <w:szCs w:val="16"/>
            <w:rPrChange w:id="718" w:author="emmanuel blezes" w:date="2026-05-14T20:54:00Z" w16du:dateUtc="2026-05-14T18:54:00Z">
              <w:rPr>
                <w:i/>
                <w:iCs/>
              </w:rPr>
            </w:rPrChange>
          </w:rPr>
          <w:delText>Guide pratique des fonctionnaires en catégorie active</w:delText>
        </w:r>
        <w:r w:rsidRPr="00364F66" w:rsidDel="00A93ECF">
          <w:rPr>
            <w:sz w:val="16"/>
            <w:szCs w:val="16"/>
            <w:rPrChange w:id="719" w:author="emmanuel blezes" w:date="2026-05-14T20:54:00Z" w16du:dateUtc="2026-05-14T18:54:00Z">
              <w:rPr/>
            </w:rPrChange>
          </w:rPr>
          <w:delText>, dernière édition. URL : https://www.cnracl.retraites.fr.</w:delText>
        </w:r>
      </w:del>
    </w:p>
  </w:footnote>
  <w:footnote w:id="78">
    <w:p w14:paraId="28F06561" w14:textId="77777777" w:rsidR="003D2FCA" w:rsidRPr="00364F66" w:rsidDel="00A93ECF" w:rsidRDefault="00000000">
      <w:pPr>
        <w:pStyle w:val="FootnoteText"/>
        <w:rPr>
          <w:del w:id="726" w:author="emmanuel blezes" w:date="2026-05-14T22:36:00Z" w16du:dateUtc="2026-05-14T20:36:00Z"/>
          <w:sz w:val="16"/>
          <w:szCs w:val="16"/>
          <w:rPrChange w:id="727" w:author="emmanuel blezes" w:date="2026-05-14T20:54:00Z" w16du:dateUtc="2026-05-14T18:54:00Z">
            <w:rPr>
              <w:del w:id="728" w:author="emmanuel blezes" w:date="2026-05-14T22:36:00Z" w16du:dateUtc="2026-05-14T20:36:00Z"/>
            </w:rPr>
          </w:rPrChange>
        </w:rPr>
      </w:pPr>
      <w:del w:id="729" w:author="emmanuel blezes" w:date="2026-05-14T22:36:00Z" w16du:dateUtc="2026-05-14T20:36:00Z">
        <w:r w:rsidRPr="00364F66" w:rsidDel="00A93ECF">
          <w:rPr>
            <w:rStyle w:val="FootnoteReference"/>
            <w:sz w:val="16"/>
            <w:szCs w:val="16"/>
            <w:rPrChange w:id="730" w:author="emmanuel blezes" w:date="2026-05-14T20:54:00Z" w16du:dateUtc="2026-05-14T18:54:00Z">
              <w:rPr>
                <w:rStyle w:val="FootnoteReference"/>
              </w:rPr>
            </w:rPrChange>
          </w:rPr>
          <w:footnoteRef/>
        </w:r>
        <w:r w:rsidRPr="00364F66" w:rsidDel="00A93ECF">
          <w:rPr>
            <w:sz w:val="16"/>
            <w:szCs w:val="16"/>
            <w:rPrChange w:id="731" w:author="emmanuel blezes" w:date="2026-05-14T20:54:00Z" w16du:dateUtc="2026-05-14T18:54:00Z">
              <w:rPr/>
            </w:rPrChange>
          </w:rPr>
          <w:delText xml:space="preserve"> Calcul OVLA, sur la base des règles AGIRC-ARRCO en vigueur en 2025-2026 et du barème CNRACL pour la fonction publique hospitalière (catégorie active). Hypothèses : carrière complète de 43 ans, salaire de référence d’infirmière cadre tournant autour de 3 200 €/mois bruts en fin de carrière, départ à 64 ans (taux plein) ou 59 ans (décote 5 trimestres × 1,25 % = 6,25 %, plafonnée à 25 % maximum). Méthodologie détaillée disponible dans les annexes du présent ouvrage.</w:delText>
        </w:r>
      </w:del>
    </w:p>
  </w:footnote>
  <w:footnote w:id="79">
    <w:p w14:paraId="296DF5E2" w14:textId="77777777" w:rsidR="003D2FCA" w:rsidRPr="00364F66" w:rsidDel="00A93ECF" w:rsidRDefault="00000000">
      <w:pPr>
        <w:pStyle w:val="FootnoteText"/>
        <w:rPr>
          <w:del w:id="732" w:author="emmanuel blezes" w:date="2026-05-14T22:36:00Z" w16du:dateUtc="2026-05-14T20:36:00Z"/>
          <w:sz w:val="16"/>
          <w:szCs w:val="16"/>
          <w:rPrChange w:id="733" w:author="emmanuel blezes" w:date="2026-05-14T20:54:00Z" w16du:dateUtc="2026-05-14T18:54:00Z">
            <w:rPr>
              <w:del w:id="734" w:author="emmanuel blezes" w:date="2026-05-14T22:36:00Z" w16du:dateUtc="2026-05-14T20:36:00Z"/>
            </w:rPr>
          </w:rPrChange>
        </w:rPr>
      </w:pPr>
      <w:del w:id="735" w:author="emmanuel blezes" w:date="2026-05-14T22:36:00Z" w16du:dateUtc="2026-05-14T20:36:00Z">
        <w:r w:rsidRPr="00364F66" w:rsidDel="00A93ECF">
          <w:rPr>
            <w:rStyle w:val="FootnoteReference"/>
            <w:sz w:val="16"/>
            <w:szCs w:val="16"/>
            <w:rPrChange w:id="736" w:author="emmanuel blezes" w:date="2026-05-14T20:54:00Z" w16du:dateUtc="2026-05-14T18:54:00Z">
              <w:rPr>
                <w:rStyle w:val="FootnoteReference"/>
              </w:rPr>
            </w:rPrChange>
          </w:rPr>
          <w:footnoteRef/>
        </w:r>
        <w:r w:rsidRPr="00364F66" w:rsidDel="00A93ECF">
          <w:rPr>
            <w:sz w:val="16"/>
            <w:szCs w:val="16"/>
            <w:rPrChange w:id="737" w:author="emmanuel blezes" w:date="2026-05-14T20:54:00Z" w16du:dateUtc="2026-05-14T18:54:00Z">
              <w:rPr/>
            </w:rPrChange>
          </w:rPr>
          <w:delText xml:space="preserve"> OCDE, </w:delText>
        </w:r>
        <w:r w:rsidRPr="00364F66" w:rsidDel="00A93ECF">
          <w:rPr>
            <w:i/>
            <w:iCs/>
            <w:sz w:val="16"/>
            <w:szCs w:val="16"/>
            <w:rPrChange w:id="738" w:author="emmanuel blezes" w:date="2026-05-14T20:54:00Z" w16du:dateUtc="2026-05-14T18:54:00Z">
              <w:rPr>
                <w:i/>
                <w:iCs/>
              </w:rPr>
            </w:rPrChange>
          </w:rPr>
          <w:delText>Net Pension Replacement Rates</w:delText>
        </w:r>
        <w:r w:rsidRPr="00364F66" w:rsidDel="00A93ECF">
          <w:rPr>
            <w:sz w:val="16"/>
            <w:szCs w:val="16"/>
            <w:rPrChange w:id="739" w:author="emmanuel blezes" w:date="2026-05-14T20:54:00Z" w16du:dateUtc="2026-05-14T18:54:00Z">
              <w:rPr/>
            </w:rPrChange>
          </w:rPr>
          <w:delText>, indicateurs 2024 (https://www.oecd.org/en/data/indicators/net-pension-replacement-rates.html). Pour une infirmière allemande à carrière équivalente, le taux de remplacement net du régime de base (</w:delText>
        </w:r>
        <w:r w:rsidRPr="00364F66" w:rsidDel="00A93ECF">
          <w:rPr>
            <w:i/>
            <w:iCs/>
            <w:sz w:val="16"/>
            <w:szCs w:val="16"/>
            <w:rPrChange w:id="740" w:author="emmanuel blezes" w:date="2026-05-14T20:54:00Z" w16du:dateUtc="2026-05-14T18:54:00Z">
              <w:rPr>
                <w:i/>
                <w:iCs/>
              </w:rPr>
            </w:rPrChange>
          </w:rPr>
          <w:delText>gesetzliche Rentenversicherung</w:delText>
        </w:r>
        <w:r w:rsidRPr="00364F66" w:rsidDel="00A93ECF">
          <w:rPr>
            <w:sz w:val="16"/>
            <w:szCs w:val="16"/>
            <w:rPrChange w:id="741" w:author="emmanuel blezes" w:date="2026-05-14T20:54:00Z" w16du:dateUtc="2026-05-14T18:54:00Z">
              <w:rPr/>
            </w:rPrChange>
          </w:rPr>
          <w:delText xml:space="preserve">) est de 53 %, complété en moyenne par 25 à 30 points de </w:delText>
        </w:r>
        <w:r w:rsidRPr="00364F66" w:rsidDel="00A93ECF">
          <w:rPr>
            <w:i/>
            <w:iCs/>
            <w:sz w:val="16"/>
            <w:szCs w:val="16"/>
            <w:rPrChange w:id="742" w:author="emmanuel blezes" w:date="2026-05-14T20:54:00Z" w16du:dateUtc="2026-05-14T18:54:00Z">
              <w:rPr>
                <w:i/>
                <w:iCs/>
              </w:rPr>
            </w:rPrChange>
          </w:rPr>
          <w:delText>Betriebsrente</w:delText>
        </w:r>
        <w:r w:rsidRPr="00364F66" w:rsidDel="00A93ECF">
          <w:rPr>
            <w:sz w:val="16"/>
            <w:szCs w:val="16"/>
            <w:rPrChange w:id="743" w:author="emmanuel blezes" w:date="2026-05-14T20:54:00Z" w16du:dateUtc="2026-05-14T18:54:00Z">
              <w:rPr/>
            </w:rPrChange>
          </w:rPr>
          <w:delText xml:space="preserve"> (retraite d’entreprise capitalisée obligatoire dans le secteur public depuis 2002) et de </w:delText>
        </w:r>
        <w:r w:rsidRPr="00364F66" w:rsidDel="00A93ECF">
          <w:rPr>
            <w:i/>
            <w:iCs/>
            <w:sz w:val="16"/>
            <w:szCs w:val="16"/>
            <w:rPrChange w:id="744" w:author="emmanuel blezes" w:date="2026-05-14T20:54:00Z" w16du:dateUtc="2026-05-14T18:54:00Z">
              <w:rPr>
                <w:i/>
                <w:iCs/>
              </w:rPr>
            </w:rPrChange>
          </w:rPr>
          <w:delText>Riester-Rente</w:delText>
        </w:r>
        <w:r w:rsidRPr="00364F66" w:rsidDel="00A93ECF">
          <w:rPr>
            <w:sz w:val="16"/>
            <w:szCs w:val="16"/>
            <w:rPrChange w:id="745" w:author="emmanuel blezes" w:date="2026-05-14T20:54:00Z" w16du:dateUtc="2026-05-14T18:54:00Z">
              <w:rPr/>
            </w:rPrChange>
          </w:rPr>
          <w:delText xml:space="preserve"> facultative. Total : 78 à 83 %. Revenu supplémentaire mensuel : 700 à 1 000 € selon l’employeur.</w:delText>
        </w:r>
      </w:del>
    </w:p>
  </w:footnote>
  <w:footnote w:id="80">
    <w:p w14:paraId="7A7EA90D" w14:textId="77777777" w:rsidR="003D2FCA" w:rsidRPr="00364F66" w:rsidDel="00A93ECF" w:rsidRDefault="00000000">
      <w:pPr>
        <w:pStyle w:val="FootnoteText"/>
        <w:rPr>
          <w:del w:id="748" w:author="emmanuel blezes" w:date="2026-05-14T22:36:00Z" w16du:dateUtc="2026-05-14T20:36:00Z"/>
          <w:sz w:val="16"/>
          <w:szCs w:val="16"/>
          <w:rPrChange w:id="749" w:author="emmanuel blezes" w:date="2026-05-14T20:54:00Z" w16du:dateUtc="2026-05-14T18:54:00Z">
            <w:rPr>
              <w:del w:id="750" w:author="emmanuel blezes" w:date="2026-05-14T22:36:00Z" w16du:dateUtc="2026-05-14T20:36:00Z"/>
            </w:rPr>
          </w:rPrChange>
        </w:rPr>
      </w:pPr>
      <w:del w:id="751" w:author="emmanuel blezes" w:date="2026-05-14T22:36:00Z" w16du:dateUtc="2026-05-14T20:36:00Z">
        <w:r w:rsidRPr="00364F66" w:rsidDel="00A93ECF">
          <w:rPr>
            <w:rStyle w:val="FootnoteReference"/>
            <w:sz w:val="16"/>
            <w:szCs w:val="16"/>
            <w:rPrChange w:id="752" w:author="emmanuel blezes" w:date="2026-05-14T20:54:00Z" w16du:dateUtc="2026-05-14T18:54:00Z">
              <w:rPr>
                <w:rStyle w:val="FootnoteReference"/>
              </w:rPr>
            </w:rPrChange>
          </w:rPr>
          <w:footnoteRef/>
        </w:r>
        <w:r w:rsidRPr="00364F66" w:rsidDel="00A93ECF">
          <w:rPr>
            <w:sz w:val="16"/>
            <w:szCs w:val="16"/>
            <w:rPrChange w:id="753" w:author="emmanuel blezes" w:date="2026-05-14T20:54:00Z" w16du:dateUtc="2026-05-14T18:54:00Z">
              <w:rPr/>
            </w:rPrChange>
          </w:rPr>
          <w:delText xml:space="preserve"> DREES, </w:delText>
        </w:r>
        <w:r w:rsidRPr="00364F66" w:rsidDel="00A93ECF">
          <w:rPr>
            <w:i/>
            <w:iCs/>
            <w:sz w:val="16"/>
            <w:szCs w:val="16"/>
            <w:rPrChange w:id="754" w:author="emmanuel blezes" w:date="2026-05-14T20:54:00Z" w16du:dateUtc="2026-05-14T18:54:00Z">
              <w:rPr>
                <w:i/>
                <w:iCs/>
              </w:rPr>
            </w:rPrChange>
          </w:rPr>
          <w:delText>Conditions de travail dans le secteur sanitaire et social</w:delText>
        </w:r>
        <w:r w:rsidRPr="00364F66" w:rsidDel="00A93ECF">
          <w:rPr>
            <w:sz w:val="16"/>
            <w:szCs w:val="16"/>
            <w:rPrChange w:id="755" w:author="emmanuel blezes" w:date="2026-05-14T20:54:00Z" w16du:dateUtc="2026-05-14T18:54:00Z">
              <w:rPr/>
            </w:rPrChange>
          </w:rPr>
          <w:delText>, études et résultats, 2024.</w:delText>
        </w:r>
      </w:del>
    </w:p>
  </w:footnote>
  <w:footnote w:id="81">
    <w:p w14:paraId="682862A3" w14:textId="77777777" w:rsidR="003D2FCA" w:rsidRPr="00364F66" w:rsidDel="00A93ECF" w:rsidRDefault="00000000">
      <w:pPr>
        <w:pStyle w:val="FootnoteText"/>
        <w:rPr>
          <w:del w:id="756" w:author="emmanuel blezes" w:date="2026-05-14T22:36:00Z" w16du:dateUtc="2026-05-14T20:36:00Z"/>
          <w:sz w:val="16"/>
          <w:szCs w:val="16"/>
          <w:rPrChange w:id="757" w:author="emmanuel blezes" w:date="2026-05-14T20:54:00Z" w16du:dateUtc="2026-05-14T18:54:00Z">
            <w:rPr>
              <w:del w:id="758" w:author="emmanuel blezes" w:date="2026-05-14T22:36:00Z" w16du:dateUtc="2026-05-14T20:36:00Z"/>
            </w:rPr>
          </w:rPrChange>
        </w:rPr>
      </w:pPr>
      <w:del w:id="759" w:author="emmanuel blezes" w:date="2026-05-14T22:36:00Z" w16du:dateUtc="2026-05-14T20:36:00Z">
        <w:r w:rsidRPr="00364F66" w:rsidDel="00A93ECF">
          <w:rPr>
            <w:rStyle w:val="FootnoteReference"/>
            <w:sz w:val="16"/>
            <w:szCs w:val="16"/>
            <w:rPrChange w:id="760" w:author="emmanuel blezes" w:date="2026-05-14T20:54:00Z" w16du:dateUtc="2026-05-14T18:54:00Z">
              <w:rPr>
                <w:rStyle w:val="FootnoteReference"/>
              </w:rPr>
            </w:rPrChange>
          </w:rPr>
          <w:footnoteRef/>
        </w:r>
        <w:r w:rsidRPr="00364F66" w:rsidDel="00A93ECF">
          <w:rPr>
            <w:sz w:val="16"/>
            <w:szCs w:val="16"/>
            <w:rPrChange w:id="761" w:author="emmanuel blezes" w:date="2026-05-14T20:54:00Z" w16du:dateUtc="2026-05-14T18:54:00Z">
              <w:rPr/>
            </w:rPrChange>
          </w:rPr>
          <w:delText xml:space="preserve"> Ordre national des infirmiers, </w:delText>
        </w:r>
        <w:r w:rsidRPr="00364F66" w:rsidDel="00A93ECF">
          <w:rPr>
            <w:i/>
            <w:iCs/>
            <w:sz w:val="16"/>
            <w:szCs w:val="16"/>
            <w:rPrChange w:id="762" w:author="emmanuel blezes" w:date="2026-05-14T20:54:00Z" w16du:dateUtc="2026-05-14T18:54:00Z">
              <w:rPr>
                <w:i/>
                <w:iCs/>
              </w:rPr>
            </w:rPrChange>
          </w:rPr>
          <w:delText>Rapport annuel 2024 sur la démographie infirmière</w:delText>
        </w:r>
        <w:r w:rsidRPr="00364F66" w:rsidDel="00A93ECF">
          <w:rPr>
            <w:sz w:val="16"/>
            <w:szCs w:val="16"/>
            <w:rPrChange w:id="763" w:author="emmanuel blezes" w:date="2026-05-14T20:54:00Z" w16du:dateUtc="2026-05-14T18:54:00Z">
              <w:rPr/>
            </w:rPrChange>
          </w:rPr>
          <w:delText xml:space="preserve"> ; ActuSoins, </w:delText>
        </w:r>
        <w:r w:rsidRPr="00364F66" w:rsidDel="00A93ECF">
          <w:rPr>
            <w:i/>
            <w:iCs/>
            <w:sz w:val="16"/>
            <w:szCs w:val="16"/>
            <w:rPrChange w:id="764" w:author="emmanuel blezes" w:date="2026-05-14T20:54:00Z" w16du:dateUtc="2026-05-14T18:54:00Z">
              <w:rPr>
                <w:i/>
                <w:iCs/>
              </w:rPr>
            </w:rPrChange>
          </w:rPr>
          <w:delText>État des lieux du secteur infirmier</w:delText>
        </w:r>
        <w:r w:rsidRPr="00364F66" w:rsidDel="00A93ECF">
          <w:rPr>
            <w:sz w:val="16"/>
            <w:szCs w:val="16"/>
            <w:rPrChange w:id="765" w:author="emmanuel blezes" w:date="2026-05-14T20:54:00Z" w16du:dateUtc="2026-05-14T18:54:00Z">
              <w:rPr/>
            </w:rPrChange>
          </w:rPr>
          <w:delText>, 2024 (https://www.actusoins.com). Postes vacants estimés à 60 000 dans le secteur hospitalier français en 2024.</w:delText>
        </w:r>
      </w:del>
    </w:p>
  </w:footnote>
  <w:footnote w:id="82">
    <w:p w14:paraId="705CFE46" w14:textId="77777777" w:rsidR="003D2FCA" w:rsidRPr="00364F66" w:rsidDel="00A93ECF" w:rsidRDefault="00000000">
      <w:pPr>
        <w:pStyle w:val="FootnoteText"/>
        <w:rPr>
          <w:del w:id="766" w:author="emmanuel blezes" w:date="2026-05-14T22:36:00Z" w16du:dateUtc="2026-05-14T20:36:00Z"/>
          <w:sz w:val="16"/>
          <w:szCs w:val="16"/>
          <w:rPrChange w:id="767" w:author="emmanuel blezes" w:date="2026-05-14T20:54:00Z" w16du:dateUtc="2026-05-14T18:54:00Z">
            <w:rPr>
              <w:del w:id="768" w:author="emmanuel blezes" w:date="2026-05-14T22:36:00Z" w16du:dateUtc="2026-05-14T20:36:00Z"/>
            </w:rPr>
          </w:rPrChange>
        </w:rPr>
      </w:pPr>
      <w:del w:id="769" w:author="emmanuel blezes" w:date="2026-05-14T22:36:00Z" w16du:dateUtc="2026-05-14T20:36:00Z">
        <w:r w:rsidRPr="00364F66" w:rsidDel="00A93ECF">
          <w:rPr>
            <w:rStyle w:val="FootnoteReference"/>
            <w:sz w:val="16"/>
            <w:szCs w:val="16"/>
            <w:rPrChange w:id="770" w:author="emmanuel blezes" w:date="2026-05-14T20:54:00Z" w16du:dateUtc="2026-05-14T18:54:00Z">
              <w:rPr>
                <w:rStyle w:val="FootnoteReference"/>
              </w:rPr>
            </w:rPrChange>
          </w:rPr>
          <w:footnoteRef/>
        </w:r>
        <w:r w:rsidRPr="00364F66" w:rsidDel="00A93ECF">
          <w:rPr>
            <w:sz w:val="16"/>
            <w:szCs w:val="16"/>
            <w:rPrChange w:id="771" w:author="emmanuel blezes" w:date="2026-05-14T20:54:00Z" w16du:dateUtc="2026-05-14T18:54:00Z">
              <w:rPr/>
            </w:rPrChange>
          </w:rPr>
          <w:delText xml:space="preserve"> Valérie Maintbert, interview à </w:delText>
        </w:r>
        <w:r w:rsidRPr="00364F66" w:rsidDel="00A93ECF">
          <w:rPr>
            <w:i/>
            <w:iCs/>
            <w:sz w:val="16"/>
            <w:szCs w:val="16"/>
            <w:rPrChange w:id="772" w:author="emmanuel blezes" w:date="2026-05-14T20:54:00Z" w16du:dateUtc="2026-05-14T18:54:00Z">
              <w:rPr>
                <w:i/>
                <w:iCs/>
              </w:rPr>
            </w:rPrChange>
          </w:rPr>
          <w:delText>France Info</w:delText>
        </w:r>
        <w:r w:rsidRPr="00364F66" w:rsidDel="00A93ECF">
          <w:rPr>
            <w:sz w:val="16"/>
            <w:szCs w:val="16"/>
            <w:rPrChange w:id="773" w:author="emmanuel blezes" w:date="2026-05-14T20:54:00Z" w16du:dateUtc="2026-05-14T18:54:00Z">
              <w:rPr/>
            </w:rPrChange>
          </w:rPr>
          <w:delText>, mars 2023 (https://www.franceinfo.fr/economie/retraite/reforme-des-retraites/temoignage-reforme-des-retraites-j-ai-peur-de-ces-deux-annees-supplementaires-redoute-une-infimiere-qui-a-vu-son-age-de-depart-repousse-a-63-ans_6032228.html).</w:delText>
        </w:r>
      </w:del>
    </w:p>
  </w:footnote>
  <w:footnote w:id="83">
    <w:p w14:paraId="3A93B552" w14:textId="77777777" w:rsidR="003D2FCA" w:rsidRPr="00364F66" w:rsidDel="00A93ECF" w:rsidRDefault="00000000">
      <w:pPr>
        <w:pStyle w:val="FootnoteText"/>
        <w:rPr>
          <w:del w:id="781" w:author="emmanuel blezes" w:date="2026-05-14T22:36:00Z" w16du:dateUtc="2026-05-14T20:36:00Z"/>
          <w:sz w:val="16"/>
          <w:szCs w:val="16"/>
          <w:rPrChange w:id="782" w:author="emmanuel blezes" w:date="2026-05-14T20:54:00Z" w16du:dateUtc="2026-05-14T18:54:00Z">
            <w:rPr>
              <w:del w:id="783" w:author="emmanuel blezes" w:date="2026-05-14T22:36:00Z" w16du:dateUtc="2026-05-14T20:36:00Z"/>
            </w:rPr>
          </w:rPrChange>
        </w:rPr>
      </w:pPr>
      <w:del w:id="784" w:author="emmanuel blezes" w:date="2026-05-14T22:36:00Z" w16du:dateUtc="2026-05-14T20:36:00Z">
        <w:r w:rsidRPr="00364F66" w:rsidDel="00A93ECF">
          <w:rPr>
            <w:rStyle w:val="FootnoteReference"/>
            <w:sz w:val="16"/>
            <w:szCs w:val="16"/>
            <w:rPrChange w:id="785" w:author="emmanuel blezes" w:date="2026-05-14T20:54:00Z" w16du:dateUtc="2026-05-14T18:54:00Z">
              <w:rPr>
                <w:rStyle w:val="FootnoteReference"/>
              </w:rPr>
            </w:rPrChange>
          </w:rPr>
          <w:footnoteRef/>
        </w:r>
        <w:r w:rsidRPr="00364F66" w:rsidDel="00A93ECF">
          <w:rPr>
            <w:sz w:val="16"/>
            <w:szCs w:val="16"/>
            <w:rPrChange w:id="786" w:author="emmanuel blezes" w:date="2026-05-14T20:54:00Z" w16du:dateUtc="2026-05-14T18:54:00Z">
              <w:rPr/>
            </w:rPrChange>
          </w:rPr>
          <w:delText xml:space="preserve"> Banque de France, </w:delText>
        </w:r>
        <w:r w:rsidRPr="00364F66" w:rsidDel="00A93ECF">
          <w:rPr>
            <w:i/>
            <w:iCs/>
            <w:sz w:val="16"/>
            <w:szCs w:val="16"/>
            <w:rPrChange w:id="787" w:author="emmanuel blezes" w:date="2026-05-14T20:54:00Z" w16du:dateUtc="2026-05-14T18:54:00Z">
              <w:rPr>
                <w:i/>
                <w:iCs/>
              </w:rPr>
            </w:rPrChange>
          </w:rPr>
          <w:delText>Comptes nationaux financiers — patrimoine des ménages</w:delText>
        </w:r>
        <w:r w:rsidRPr="00364F66" w:rsidDel="00A93ECF">
          <w:rPr>
            <w:sz w:val="16"/>
            <w:szCs w:val="16"/>
            <w:rPrChange w:id="788" w:author="emmanuel blezes" w:date="2026-05-14T20:54:00Z" w16du:dateUtc="2026-05-14T18:54:00Z">
              <w:rPr/>
            </w:rPrChange>
          </w:rPr>
          <w:delText>, T4 2024 : patrimoine financier brut des ménages français ≈ 6 000 Md€. COR juin 2025 : réserves cumulées de l’ensemble des régimes de retraite à fin 2024 = 213,8 Md€ (dont Fonds de réserve pour les retraites 20,4 Md€). Détails de la décomposition de l’épargne financière française au chapitre 2.</w:delText>
        </w:r>
      </w:del>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91856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12627106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manuel blezes">
    <w15:presenceInfo w15:providerId="Windows Live" w15:userId="d56bfe70683df4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D2FCA"/>
    <w:rsid w:val="000A11D6"/>
    <w:rsid w:val="000F1AF3"/>
    <w:rsid w:val="00122EEA"/>
    <w:rsid w:val="001C0226"/>
    <w:rsid w:val="002043C9"/>
    <w:rsid w:val="00211381"/>
    <w:rsid w:val="00260C02"/>
    <w:rsid w:val="00266E51"/>
    <w:rsid w:val="002B609D"/>
    <w:rsid w:val="0031638A"/>
    <w:rsid w:val="00364F66"/>
    <w:rsid w:val="003716B4"/>
    <w:rsid w:val="003A3DF1"/>
    <w:rsid w:val="003C05A1"/>
    <w:rsid w:val="003D2FCA"/>
    <w:rsid w:val="00425A29"/>
    <w:rsid w:val="0046054B"/>
    <w:rsid w:val="00492E19"/>
    <w:rsid w:val="00537A25"/>
    <w:rsid w:val="005942C8"/>
    <w:rsid w:val="00614278"/>
    <w:rsid w:val="00655175"/>
    <w:rsid w:val="007303DD"/>
    <w:rsid w:val="00787FC1"/>
    <w:rsid w:val="007D36EB"/>
    <w:rsid w:val="00844D9C"/>
    <w:rsid w:val="00851CB2"/>
    <w:rsid w:val="00854333"/>
    <w:rsid w:val="00854BAB"/>
    <w:rsid w:val="008E420F"/>
    <w:rsid w:val="008E62C3"/>
    <w:rsid w:val="009D7D89"/>
    <w:rsid w:val="009F6221"/>
    <w:rsid w:val="00A157D6"/>
    <w:rsid w:val="00A6103B"/>
    <w:rsid w:val="00A93ECF"/>
    <w:rsid w:val="00AB3D7D"/>
    <w:rsid w:val="00AF6C52"/>
    <w:rsid w:val="00C068E9"/>
    <w:rsid w:val="00C36011"/>
    <w:rsid w:val="00C633A4"/>
    <w:rsid w:val="00CE4146"/>
    <w:rsid w:val="00CF41A9"/>
    <w:rsid w:val="00D524D8"/>
    <w:rsid w:val="00DA499D"/>
    <w:rsid w:val="00DE4E2D"/>
    <w:rsid w:val="00DF0684"/>
    <w:rsid w:val="00E00235"/>
    <w:rsid w:val="00E118C3"/>
    <w:rsid w:val="00EE4C85"/>
    <w:rsid w:val="00F30F66"/>
    <w:rsid w:val="00F34409"/>
    <w:rsid w:val="00F72570"/>
    <w:rsid w:val="00FB4656"/>
    <w:rsid w:val="00FD10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CC709"/>
  <w15:docId w15:val="{FF2E4743-6133-E045-ADE7-2909D0B22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r-FR"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31638A"/>
    <w:pPr>
      <w:spacing w:after="100"/>
    </w:pPr>
  </w:style>
  <w:style w:type="paragraph" w:styleId="TOC2">
    <w:name w:val="toc 2"/>
    <w:basedOn w:val="Normal"/>
    <w:next w:val="Normal"/>
    <w:autoRedefine/>
    <w:uiPriority w:val="39"/>
    <w:rsid w:val="0031638A"/>
    <w:pPr>
      <w:spacing w:after="100"/>
      <w:ind w:left="240"/>
    </w:pPr>
  </w:style>
  <w:style w:type="paragraph" w:styleId="Revision">
    <w:name w:val="Revision"/>
    <w:hidden/>
    <w:rsid w:val="0031638A"/>
    <w:pPr>
      <w:spacing w:after="0"/>
    </w:pPr>
  </w:style>
  <w:style w:type="paragraph" w:styleId="Header">
    <w:name w:val="header"/>
    <w:basedOn w:val="Normal"/>
    <w:link w:val="HeaderChar"/>
    <w:rsid w:val="008E62C3"/>
    <w:pPr>
      <w:tabs>
        <w:tab w:val="center" w:pos="4513"/>
        <w:tab w:val="right" w:pos="9026"/>
      </w:tabs>
      <w:spacing w:after="0"/>
    </w:pPr>
  </w:style>
  <w:style w:type="character" w:customStyle="1" w:styleId="HeaderChar">
    <w:name w:val="Header Char"/>
    <w:basedOn w:val="DefaultParagraphFont"/>
    <w:link w:val="Header"/>
    <w:rsid w:val="008E62C3"/>
  </w:style>
  <w:style w:type="paragraph" w:styleId="Footer">
    <w:name w:val="footer"/>
    <w:basedOn w:val="Normal"/>
    <w:link w:val="FooterChar"/>
    <w:rsid w:val="008E62C3"/>
    <w:pPr>
      <w:tabs>
        <w:tab w:val="center" w:pos="4513"/>
        <w:tab w:val="right" w:pos="9026"/>
      </w:tabs>
      <w:spacing w:after="0"/>
    </w:pPr>
  </w:style>
  <w:style w:type="character" w:customStyle="1" w:styleId="FooterChar">
    <w:name w:val="Footer Char"/>
    <w:basedOn w:val="DefaultParagraphFont"/>
    <w:link w:val="Footer"/>
    <w:rsid w:val="008E62C3"/>
  </w:style>
  <w:style w:type="character" w:styleId="CommentReference">
    <w:name w:val="annotation reference"/>
    <w:basedOn w:val="DefaultParagraphFont"/>
    <w:rsid w:val="00854333"/>
    <w:rPr>
      <w:sz w:val="16"/>
      <w:szCs w:val="16"/>
    </w:rPr>
  </w:style>
  <w:style w:type="paragraph" w:styleId="CommentText">
    <w:name w:val="annotation text"/>
    <w:basedOn w:val="Normal"/>
    <w:link w:val="CommentTextChar"/>
    <w:rsid w:val="00854333"/>
    <w:rPr>
      <w:sz w:val="20"/>
      <w:szCs w:val="20"/>
    </w:rPr>
  </w:style>
  <w:style w:type="character" w:customStyle="1" w:styleId="CommentTextChar">
    <w:name w:val="Comment Text Char"/>
    <w:basedOn w:val="DefaultParagraphFont"/>
    <w:link w:val="CommentText"/>
    <w:rsid w:val="00854333"/>
    <w:rPr>
      <w:sz w:val="20"/>
      <w:szCs w:val="20"/>
    </w:rPr>
  </w:style>
  <w:style w:type="paragraph" w:styleId="CommentSubject">
    <w:name w:val="annotation subject"/>
    <w:basedOn w:val="CommentText"/>
    <w:next w:val="CommentText"/>
    <w:link w:val="CommentSubjectChar"/>
    <w:rsid w:val="00854333"/>
    <w:rPr>
      <w:b/>
      <w:bCs/>
    </w:rPr>
  </w:style>
  <w:style w:type="character" w:customStyle="1" w:styleId="CommentSubjectChar">
    <w:name w:val="Comment Subject Char"/>
    <w:basedOn w:val="CommentTextChar"/>
    <w:link w:val="CommentSubject"/>
    <w:rsid w:val="00854333"/>
    <w:rPr>
      <w:b/>
      <w:bCs/>
      <w:sz w:val="20"/>
      <w:szCs w:val="20"/>
    </w:rPr>
  </w:style>
  <w:style w:type="character" w:styleId="PageNumber">
    <w:name w:val="page number"/>
    <w:basedOn w:val="DefaultParagraphFont"/>
    <w:rsid w:val="00614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7E02001-E142-074F-91FC-56E386242928}">
  <we:reference id="wa200010453" version="1.0.0.1" store="en-GB" storeType="OMEX"/>
  <we:alternateReferences>
    <we:reference id="wa200010453" version="1.0.0.1" store="wa200010453" storeType="OMEX"/>
  </we:alternateReferences>
  <we:properties>
    <we:property name="claude.fileId" value="&quot;06df570d-6244-4754-ae7e-45401ce2809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188</TotalTime>
  <Pages>16</Pages>
  <Words>7496</Words>
  <Characters>38006</Characters>
  <Application>Microsoft Office Word</Application>
  <DocSecurity>0</DocSecurity>
  <Lines>584</Lines>
  <Paragraphs>125</Paragraphs>
  <ScaleCrop>false</ScaleCrop>
  <HeadingPairs>
    <vt:vector size="2" baseType="variant">
      <vt:variant>
        <vt:lpstr>Title</vt:lpstr>
      </vt:variant>
      <vt:variant>
        <vt:i4>1</vt:i4>
      </vt:variant>
    </vt:vector>
  </HeadingPairs>
  <TitlesOfParts>
    <vt:vector size="1" baseType="lpstr">
      <vt:lpstr>Capitalisons</vt:lpstr>
    </vt:vector>
  </TitlesOfParts>
  <Company/>
  <LinksUpToDate>false</LinksUpToDate>
  <CharactersWithSpaces>45377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Capitalisons</dc:title>
  <dc:creator>Où Va l’Argent</dc:creator>
  <cp:keywords/>
  <cp:lastModifiedBy>emmanuel blezes</cp:lastModifiedBy>
  <cp:revision>46</cp:revision>
  <dcterms:created xsi:type="dcterms:W3CDTF">2026-05-14T12:39:00Z</dcterms:created>
  <dcterms:modified xsi:type="dcterms:W3CDTF">2026-05-14T20:42:00Z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documentclass">
    <vt:lpwstr>book</vt:lpwstr>
  </property>
  <property fmtid="{D5CDD505-2E9C-101B-9397-08002B2CF9AE}" pid="4" name="fontsize">
    <vt:lpwstr>11pt</vt:lpwstr>
  </property>
  <property fmtid="{D5CDD505-2E9C-101B-9397-08002B2CF9AE}" pid="5" name="geometry">
    <vt:lpwstr/>
  </property>
  <property fmtid="{D5CDD505-2E9C-101B-9397-08002B2CF9AE}" pid="6" name="linestretch">
    <vt:lpwstr>1.4</vt:lpwstr>
  </property>
  <property fmtid="{D5CDD505-2E9C-101B-9397-08002B2CF9AE}" pid="7" name="links-as-notes">
    <vt:lpwstr>True</vt:lpwstr>
  </property>
  <property fmtid="{D5CDD505-2E9C-101B-9397-08002B2CF9AE}" pid="8" name="mainfont">
    <vt:lpwstr>Cambria</vt:lpwstr>
  </property>
  <property fmtid="{D5CDD505-2E9C-101B-9397-08002B2CF9AE}" pid="9" name="notes-after-punctuation">
    <vt:lpwstr>True</vt:lpwstr>
  </property>
  <property fmtid="{D5CDD505-2E9C-101B-9397-08002B2CF9AE}" pid="10" name="numbersections">
    <vt:lpwstr>False</vt:lpwstr>
  </property>
  <property fmtid="{D5CDD505-2E9C-101B-9397-08002B2CF9AE}" pid="11" name="reference-section-title">
    <vt:lpwstr>Notes</vt:lpwstr>
  </property>
  <property fmtid="{D5CDD505-2E9C-101B-9397-08002B2CF9AE}" pid="12" name="secnumdepth">
    <vt:lpwstr>0</vt:lpwstr>
  </property>
  <property fmtid="{D5CDD505-2E9C-101B-9397-08002B2CF9AE}" pid="13" name="subtitle">
    <vt:lpwstr>La France et son capital absent</vt:lpwstr>
  </property>
  <property fmtid="{D5CDD505-2E9C-101B-9397-08002B2CF9AE}" pid="14" name="toc">
    <vt:lpwstr>True</vt:lpwstr>
  </property>
  <property fmtid="{D5CDD505-2E9C-101B-9397-08002B2CF9AE}" pid="15" name="toc-depth">
    <vt:lpwstr>2</vt:lpwstr>
  </property>
</Properties>
</file>