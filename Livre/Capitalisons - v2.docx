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3A41" w14:textId="77777777" w:rsidR="00B437D0" w:rsidRDefault="00000000">
      <w:pPr>
        <w:pStyle w:val="Title"/>
      </w:pPr>
      <w:r>
        <w:t>Capitalisons</w:t>
      </w:r>
    </w:p>
    <w:p w14:paraId="09F7AB7B" w14:textId="77777777" w:rsidR="00B437D0" w:rsidRDefault="00000000" w:rsidP="0056027E">
      <w:pPr>
        <w:pStyle w:val="Subtitle"/>
      </w:pPr>
      <w:r>
        <w:t>La France et son capital absent</w:t>
      </w:r>
    </w:p>
    <w:p w14:paraId="7D7A3551" w14:textId="77777777" w:rsidR="00B437D0" w:rsidRDefault="00000000">
      <w:pPr>
        <w:pStyle w:val="Author"/>
      </w:pPr>
      <w:r>
        <w:t>Où Va l’Argent</w:t>
      </w:r>
    </w:p>
    <w:p w14:paraId="545C6800" w14:textId="77777777" w:rsidR="00B437D0" w:rsidRDefault="00000000">
      <w:pPr>
        <w:pStyle w:val="Date"/>
      </w:pPr>
      <w:r>
        <w:t>2026</w:t>
      </w:r>
    </w:p>
    <w:sdt>
      <w:sdtPr>
        <w:rPr>
          <w:rFonts w:asciiTheme="minorHAnsi" w:eastAsiaTheme="minorEastAsia" w:hAnsiTheme="minorHAnsi" w:cstheme="minorBidi"/>
          <w:color w:val="auto"/>
          <w:sz w:val="24"/>
          <w:szCs w:val="24"/>
        </w:rPr>
        <w:id w:val="-1199308405"/>
        <w:docPartObj>
          <w:docPartGallery w:val="Table of Contents"/>
          <w:docPartUnique/>
        </w:docPartObj>
      </w:sdtPr>
      <w:sdtContent>
        <w:p w14:paraId="780EA056" w14:textId="77777777" w:rsidR="00B437D0" w:rsidRDefault="00000000">
          <w:pPr>
            <w:pStyle w:val="TOCHeading"/>
          </w:pPr>
          <w:r>
            <w:t>Table of Contents</w:t>
          </w:r>
        </w:p>
        <w:p w14:paraId="1E96A42A" w14:textId="72B4ADDA" w:rsidR="003F3A2A" w:rsidRDefault="00000000">
          <w:pPr>
            <w:pStyle w:val="TOC1"/>
            <w:tabs>
              <w:tab w:val="right" w:leader="dot" w:pos="9350"/>
            </w:tabs>
            <w:rPr>
              <w:ins w:id="0" w:author="emmanuel blezes" w:date="2026-05-28T19:16:00Z" w16du:dateUtc="2026-05-28T17:16:00Z"/>
              <w:noProof/>
              <w:kern w:val="2"/>
              <w:lang w:val="en-FR" w:eastAsia="en-GB"/>
              <w14:ligatures w14:val="standardContextual"/>
            </w:rPr>
          </w:pPr>
          <w:r>
            <w:fldChar w:fldCharType="begin"/>
          </w:r>
          <w:r>
            <w:instrText>TOC \o "1-3" \h \z \u</w:instrText>
          </w:r>
          <w:r>
            <w:fldChar w:fldCharType="separate"/>
          </w:r>
          <w:ins w:id="1" w:author="emmanuel blezes" w:date="2026-05-28T19:16:00Z" w16du:dateUtc="2026-05-28T17:16:00Z">
            <w:r w:rsidR="003F3A2A" w:rsidRPr="00100BD7">
              <w:rPr>
                <w:rStyle w:val="Hyperlink"/>
                <w:noProof/>
              </w:rPr>
              <w:fldChar w:fldCharType="begin"/>
            </w:r>
            <w:r w:rsidR="003F3A2A" w:rsidRPr="00100BD7">
              <w:rPr>
                <w:rStyle w:val="Hyperlink"/>
                <w:noProof/>
              </w:rPr>
              <w:instrText xml:space="preserve"> </w:instrText>
            </w:r>
            <w:r w:rsidR="003F3A2A">
              <w:rPr>
                <w:noProof/>
              </w:rPr>
              <w:instrText>HYPERLINK \l "_Toc230888222"</w:instrText>
            </w:r>
            <w:r w:rsidR="003F3A2A" w:rsidRPr="00100BD7">
              <w:rPr>
                <w:rStyle w:val="Hyperlink"/>
                <w:noProof/>
              </w:rPr>
              <w:instrText xml:space="preserve"> </w:instrText>
            </w:r>
            <w:r w:rsidR="003F3A2A" w:rsidRPr="00100BD7">
              <w:rPr>
                <w:rStyle w:val="Hyperlink"/>
                <w:noProof/>
              </w:rPr>
            </w:r>
            <w:r w:rsidR="003F3A2A" w:rsidRPr="00100BD7">
              <w:rPr>
                <w:rStyle w:val="Hyperlink"/>
                <w:noProof/>
              </w:rPr>
              <w:fldChar w:fldCharType="separate"/>
            </w:r>
            <w:r w:rsidR="003F3A2A" w:rsidRPr="00100BD7">
              <w:rPr>
                <w:rStyle w:val="Hyperlink"/>
                <w:noProof/>
              </w:rPr>
              <w:t>Avant-propos</w:t>
            </w:r>
            <w:r w:rsidR="003F3A2A">
              <w:rPr>
                <w:noProof/>
                <w:webHidden/>
              </w:rPr>
              <w:tab/>
            </w:r>
            <w:r w:rsidR="003F3A2A">
              <w:rPr>
                <w:noProof/>
                <w:webHidden/>
              </w:rPr>
              <w:fldChar w:fldCharType="begin"/>
            </w:r>
            <w:r w:rsidR="003F3A2A">
              <w:rPr>
                <w:noProof/>
                <w:webHidden/>
              </w:rPr>
              <w:instrText xml:space="preserve"> PAGEREF _Toc230888222 \h </w:instrText>
            </w:r>
            <w:r w:rsidR="003F3A2A">
              <w:rPr>
                <w:noProof/>
                <w:webHidden/>
              </w:rPr>
            </w:r>
            <w:r w:rsidR="003F3A2A">
              <w:rPr>
                <w:noProof/>
                <w:webHidden/>
              </w:rPr>
              <w:fldChar w:fldCharType="separate"/>
            </w:r>
            <w:r w:rsidR="003F3A2A">
              <w:rPr>
                <w:noProof/>
                <w:webHidden/>
              </w:rPr>
              <w:t>3</w:t>
            </w:r>
            <w:r w:rsidR="003F3A2A">
              <w:rPr>
                <w:noProof/>
                <w:webHidden/>
              </w:rPr>
              <w:fldChar w:fldCharType="end"/>
            </w:r>
            <w:r w:rsidR="003F3A2A" w:rsidRPr="00100BD7">
              <w:rPr>
                <w:rStyle w:val="Hyperlink"/>
                <w:noProof/>
              </w:rPr>
              <w:fldChar w:fldCharType="end"/>
            </w:r>
          </w:ins>
        </w:p>
        <w:p w14:paraId="1424901D" w14:textId="48E38C37" w:rsidR="003F3A2A" w:rsidRDefault="003F3A2A">
          <w:pPr>
            <w:pStyle w:val="TOC2"/>
            <w:tabs>
              <w:tab w:val="right" w:leader="dot" w:pos="9350"/>
            </w:tabs>
            <w:rPr>
              <w:ins w:id="2" w:author="emmanuel blezes" w:date="2026-05-28T19:16:00Z" w16du:dateUtc="2026-05-28T17:16:00Z"/>
              <w:noProof/>
              <w:kern w:val="2"/>
              <w:lang w:val="en-FR" w:eastAsia="en-GB"/>
              <w14:ligatures w14:val="standardContextual"/>
            </w:rPr>
          </w:pPr>
          <w:ins w:id="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"_Toc230888223"</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Le paradoxe Doliprane</w:t>
            </w:r>
            <w:r>
              <w:rPr>
                <w:noProof/>
                <w:webHidden/>
              </w:rPr>
              <w:tab/>
            </w:r>
            <w:r>
              <w:rPr>
                <w:noProof/>
                <w:webHidden/>
              </w:rPr>
              <w:fldChar w:fldCharType="begin"/>
            </w:r>
            <w:r>
              <w:rPr>
                <w:noProof/>
                <w:webHidden/>
              </w:rPr>
              <w:instrText xml:space="preserve"> PAGEREF _Toc230888223 \h </w:instrText>
            </w:r>
            <w:r>
              <w:rPr>
                <w:noProof/>
                <w:webHidden/>
              </w:rPr>
            </w:r>
            <w:r>
              <w:rPr>
                <w:noProof/>
                <w:webHidden/>
              </w:rPr>
              <w:fldChar w:fldCharType="separate"/>
            </w:r>
            <w:r>
              <w:rPr>
                <w:noProof/>
                <w:webHidden/>
              </w:rPr>
              <w:t>3</w:t>
            </w:r>
            <w:r>
              <w:rPr>
                <w:noProof/>
                <w:webHidden/>
              </w:rPr>
              <w:fldChar w:fldCharType="end"/>
            </w:r>
            <w:r w:rsidRPr="00100BD7">
              <w:rPr>
                <w:rStyle w:val="Hyperlink"/>
                <w:noProof/>
              </w:rPr>
              <w:fldChar w:fldCharType="end"/>
            </w:r>
          </w:ins>
        </w:p>
        <w:p w14:paraId="59B96C7E" w14:textId="40642F8A" w:rsidR="003F3A2A" w:rsidRDefault="003F3A2A">
          <w:pPr>
            <w:pStyle w:val="TOC1"/>
            <w:tabs>
              <w:tab w:val="right" w:leader="dot" w:pos="9350"/>
            </w:tabs>
            <w:rPr>
              <w:ins w:id="4" w:author="emmanuel blezes" w:date="2026-05-28T19:16:00Z" w16du:dateUtc="2026-05-28T17:16:00Z"/>
              <w:noProof/>
              <w:kern w:val="2"/>
              <w:lang w:val="en-FR" w:eastAsia="en-GB"/>
              <w14:ligatures w14:val="standardContextual"/>
            </w:rPr>
          </w:pPr>
          <w:ins w:id="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"_Toc230888224"</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highlight w:val="green"/>
              </w:rPr>
              <w:t>Introduction</w:t>
            </w:r>
            <w:r>
              <w:rPr>
                <w:noProof/>
                <w:webHidden/>
              </w:rPr>
              <w:tab/>
            </w:r>
            <w:r>
              <w:rPr>
                <w:noProof/>
                <w:webHidden/>
              </w:rPr>
              <w:fldChar w:fldCharType="begin"/>
            </w:r>
            <w:r>
              <w:rPr>
                <w:noProof/>
                <w:webHidden/>
              </w:rPr>
              <w:instrText xml:space="preserve"> PAGEREF _Toc230888224 \h </w:instrText>
            </w:r>
            <w:r>
              <w:rPr>
                <w:noProof/>
                <w:webHidden/>
              </w:rPr>
            </w:r>
            <w:r>
              <w:rPr>
                <w:noProof/>
                <w:webHidden/>
              </w:rPr>
              <w:fldChar w:fldCharType="separate"/>
            </w:r>
            <w:r>
              <w:rPr>
                <w:noProof/>
                <w:webHidden/>
              </w:rPr>
              <w:t>7</w:t>
            </w:r>
            <w:r>
              <w:rPr>
                <w:noProof/>
                <w:webHidden/>
              </w:rPr>
              <w:fldChar w:fldCharType="end"/>
            </w:r>
            <w:r w:rsidRPr="00100BD7">
              <w:rPr>
                <w:rStyle w:val="Hyperlink"/>
                <w:noProof/>
              </w:rPr>
              <w:fldChar w:fldCharType="end"/>
            </w:r>
          </w:ins>
        </w:p>
        <w:p w14:paraId="39841450" w14:textId="05A980F0" w:rsidR="003F3A2A" w:rsidRDefault="003F3A2A">
          <w:pPr>
            <w:pStyle w:val="TOC2"/>
            <w:tabs>
              <w:tab w:val="right" w:leader="dot" w:pos="9350"/>
            </w:tabs>
            <w:rPr>
              <w:ins w:id="6" w:author="emmanuel blezes" w:date="2026-05-28T19:16:00Z" w16du:dateUtc="2026-05-28T17:16:00Z"/>
              <w:noProof/>
              <w:kern w:val="2"/>
              <w:lang w:val="en-FR" w:eastAsia="en-GB"/>
              <w14:ligatures w14:val="standardContextual"/>
            </w:rPr>
          </w:pPr>
          <w:ins w:id="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"_Toc230888225"</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highlight w:val="green"/>
              </w:rPr>
              <w:t>Trois chiffres</w:t>
            </w:r>
            <w:r>
              <w:rPr>
                <w:noProof/>
                <w:webHidden/>
              </w:rPr>
              <w:tab/>
            </w:r>
            <w:r>
              <w:rPr>
                <w:noProof/>
                <w:webHidden/>
              </w:rPr>
              <w:fldChar w:fldCharType="begin"/>
            </w:r>
            <w:r>
              <w:rPr>
                <w:noProof/>
                <w:webHidden/>
              </w:rPr>
              <w:instrText xml:space="preserve"> PAGEREF _Toc230888225 \h </w:instrText>
            </w:r>
            <w:r>
              <w:rPr>
                <w:noProof/>
                <w:webHidden/>
              </w:rPr>
            </w:r>
            <w:r>
              <w:rPr>
                <w:noProof/>
                <w:webHidden/>
              </w:rPr>
              <w:fldChar w:fldCharType="separate"/>
            </w:r>
            <w:r>
              <w:rPr>
                <w:noProof/>
                <w:webHidden/>
              </w:rPr>
              <w:t>7</w:t>
            </w:r>
            <w:r>
              <w:rPr>
                <w:noProof/>
                <w:webHidden/>
              </w:rPr>
              <w:fldChar w:fldCharType="end"/>
            </w:r>
            <w:r w:rsidRPr="00100BD7">
              <w:rPr>
                <w:rStyle w:val="Hyperlink"/>
                <w:noProof/>
              </w:rPr>
              <w:fldChar w:fldCharType="end"/>
            </w:r>
          </w:ins>
        </w:p>
        <w:p w14:paraId="1B0C022E" w14:textId="487AC664" w:rsidR="003F3A2A" w:rsidRDefault="003F3A2A">
          <w:pPr>
            <w:pStyle w:val="TOC2"/>
            <w:tabs>
              <w:tab w:val="right" w:leader="dot" w:pos="9350"/>
            </w:tabs>
            <w:rPr>
              <w:ins w:id="8" w:author="emmanuel blezes" w:date="2026-05-28T19:16:00Z" w16du:dateUtc="2026-05-28T17:16:00Z"/>
              <w:noProof/>
              <w:kern w:val="2"/>
              <w:lang w:val="en-FR" w:eastAsia="en-GB"/>
              <w14:ligatures w14:val="standardContextual"/>
            </w:rPr>
          </w:pPr>
          <w:ins w:id="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highlight w:val="green"/>
              </w:rPr>
              <w:t>La grande illusion</w:t>
            </w:r>
            <w:r>
              <w:rPr>
                <w:noProof/>
                <w:webHidden/>
              </w:rPr>
              <w:tab/>
            </w:r>
            <w:r>
              <w:rPr>
                <w:noProof/>
                <w:webHidden/>
              </w:rPr>
              <w:fldChar w:fldCharType="begin"/>
            </w:r>
            <w:r>
              <w:rPr>
                <w:noProof/>
                <w:webHidden/>
              </w:rPr>
              <w:instrText xml:space="preserve"> PAGEREF _Toc230888226 \h </w:instrText>
            </w:r>
            <w:r>
              <w:rPr>
                <w:noProof/>
                <w:webHidden/>
              </w:rPr>
            </w:r>
            <w:r>
              <w:rPr>
                <w:noProof/>
                <w:webHidden/>
              </w:rPr>
              <w:fldChar w:fldCharType="separate"/>
            </w:r>
            <w:r>
              <w:rPr>
                <w:noProof/>
                <w:webHidden/>
              </w:rPr>
              <w:t>9</w:t>
            </w:r>
            <w:r>
              <w:rPr>
                <w:noProof/>
                <w:webHidden/>
              </w:rPr>
              <w:fldChar w:fldCharType="end"/>
            </w:r>
            <w:r w:rsidRPr="00100BD7">
              <w:rPr>
                <w:rStyle w:val="Hyperlink"/>
                <w:noProof/>
              </w:rPr>
              <w:fldChar w:fldCharType="end"/>
            </w:r>
          </w:ins>
        </w:p>
        <w:p w14:paraId="36BC4C45" w14:textId="5AEC69C9" w:rsidR="003F3A2A" w:rsidRDefault="003F3A2A">
          <w:pPr>
            <w:pStyle w:val="TOC2"/>
            <w:tabs>
              <w:tab w:val="right" w:leader="dot" w:pos="9350"/>
            </w:tabs>
            <w:rPr>
              <w:ins w:id="10" w:author="emmanuel blezes" w:date="2026-05-28T19:16:00Z" w16du:dateUtc="2026-05-28T17:16:00Z"/>
              <w:noProof/>
              <w:kern w:val="2"/>
              <w:lang w:val="en-FR" w:eastAsia="en-GB"/>
              <w14:ligatures w14:val="standardContextual"/>
            </w:rPr>
          </w:pPr>
          <w:ins w:id="1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"_Toc230888227"</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L’objectif du livre</w:t>
            </w:r>
            <w:r>
              <w:rPr>
                <w:noProof/>
                <w:webHidden/>
              </w:rPr>
              <w:tab/>
            </w:r>
            <w:r>
              <w:rPr>
                <w:noProof/>
                <w:webHidden/>
              </w:rPr>
              <w:fldChar w:fldCharType="begin"/>
            </w:r>
            <w:r>
              <w:rPr>
                <w:noProof/>
                <w:webHidden/>
              </w:rPr>
              <w:instrText xml:space="preserve"> PAGEREF _Toc230888227 \h </w:instrText>
            </w:r>
            <w:r>
              <w:rPr>
                <w:noProof/>
                <w:webHidden/>
              </w:rPr>
            </w:r>
            <w:r>
              <w:rPr>
                <w:noProof/>
                <w:webHidden/>
              </w:rPr>
              <w:fldChar w:fldCharType="separate"/>
            </w:r>
            <w:r>
              <w:rPr>
                <w:noProof/>
                <w:webHidden/>
              </w:rPr>
              <w:t>10</w:t>
            </w:r>
            <w:r>
              <w:rPr>
                <w:noProof/>
                <w:webHidden/>
              </w:rPr>
              <w:fldChar w:fldCharType="end"/>
            </w:r>
            <w:r w:rsidRPr="00100BD7">
              <w:rPr>
                <w:rStyle w:val="Hyperlink"/>
                <w:noProof/>
              </w:rPr>
              <w:fldChar w:fldCharType="end"/>
            </w:r>
          </w:ins>
        </w:p>
        <w:p w14:paraId="70C6B753" w14:textId="20BFDB72" w:rsidR="003F3A2A" w:rsidRDefault="003F3A2A">
          <w:pPr>
            <w:pStyle w:val="TOC1"/>
            <w:tabs>
              <w:tab w:val="right" w:leader="dot" w:pos="9350"/>
            </w:tabs>
            <w:rPr>
              <w:ins w:id="12" w:author="emmanuel blezes" w:date="2026-05-28T19:16:00Z" w16du:dateUtc="2026-05-28T17:16:00Z"/>
              <w:noProof/>
              <w:kern w:val="2"/>
              <w:lang w:val="en-FR" w:eastAsia="en-GB"/>
              <w14:ligatures w14:val="standardContextual"/>
            </w:rPr>
          </w:pPr>
          <w:ins w:id="1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"_Toc230888228"</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Partie 1 - « Nous n’aurons pas de retraite »</w:t>
            </w:r>
            <w:r>
              <w:rPr>
                <w:noProof/>
                <w:webHidden/>
              </w:rPr>
              <w:tab/>
            </w:r>
            <w:r>
              <w:rPr>
                <w:noProof/>
                <w:webHidden/>
              </w:rPr>
              <w:fldChar w:fldCharType="begin"/>
            </w:r>
            <w:r>
              <w:rPr>
                <w:noProof/>
                <w:webHidden/>
              </w:rPr>
              <w:instrText xml:space="preserve"> PAGEREF _Toc230888228 \h </w:instrText>
            </w:r>
            <w:r>
              <w:rPr>
                <w:noProof/>
                <w:webHidden/>
              </w:rPr>
            </w:r>
            <w:r>
              <w:rPr>
                <w:noProof/>
                <w:webHidden/>
              </w:rPr>
              <w:fldChar w:fldCharType="separate"/>
            </w:r>
            <w:r>
              <w:rPr>
                <w:noProof/>
                <w:webHidden/>
              </w:rPr>
              <w:t>11</w:t>
            </w:r>
            <w:r>
              <w:rPr>
                <w:noProof/>
                <w:webHidden/>
              </w:rPr>
              <w:fldChar w:fldCharType="end"/>
            </w:r>
            <w:r w:rsidRPr="00100BD7">
              <w:rPr>
                <w:rStyle w:val="Hyperlink"/>
                <w:noProof/>
              </w:rPr>
              <w:fldChar w:fldCharType="end"/>
            </w:r>
          </w:ins>
        </w:p>
        <w:p w14:paraId="1273D734" w14:textId="2560C532" w:rsidR="003F3A2A" w:rsidRDefault="003F3A2A">
          <w:pPr>
            <w:pStyle w:val="TOC2"/>
            <w:tabs>
              <w:tab w:val="left" w:pos="720"/>
              <w:tab w:val="right" w:leader="dot" w:pos="9350"/>
            </w:tabs>
            <w:rPr>
              <w:ins w:id="14" w:author="emmanuel blezes" w:date="2026-05-28T19:16:00Z" w16du:dateUtc="2026-05-28T17:16:00Z"/>
              <w:noProof/>
              <w:kern w:val="2"/>
              <w:lang w:val="en-FR" w:eastAsia="en-GB"/>
              <w14:ligatures w14:val="standardContextual"/>
            </w:rPr>
          </w:pPr>
          <w:ins w:id="1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"_Toc230888229"</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highlight w:val="green"/>
              </w:rPr>
              <w:t>1.</w:t>
            </w:r>
            <w:r>
              <w:rPr>
                <w:noProof/>
                <w:kern w:val="2"/>
                <w:lang w:val="en-FR" w:eastAsia="en-GB"/>
                <w14:ligatures w14:val="standardContextual"/>
              </w:rPr>
              <w:tab/>
            </w:r>
            <w:r w:rsidRPr="00100BD7">
              <w:rPr>
                <w:rStyle w:val="Hyperlink"/>
                <w:noProof/>
                <w:highlight w:val="green"/>
              </w:rPr>
              <w:t>Le grand vieillissement : quand la pyramide s’inverse</w:t>
            </w:r>
            <w:r>
              <w:rPr>
                <w:noProof/>
                <w:webHidden/>
              </w:rPr>
              <w:tab/>
            </w:r>
            <w:r>
              <w:rPr>
                <w:noProof/>
                <w:webHidden/>
              </w:rPr>
              <w:fldChar w:fldCharType="begin"/>
            </w:r>
            <w:r>
              <w:rPr>
                <w:noProof/>
                <w:webHidden/>
              </w:rPr>
              <w:instrText xml:space="preserve"> PAGEREF _Toc230888229 \h </w:instrText>
            </w:r>
            <w:r>
              <w:rPr>
                <w:noProof/>
                <w:webHidden/>
              </w:rPr>
            </w:r>
            <w:r>
              <w:rPr>
                <w:noProof/>
                <w:webHidden/>
              </w:rPr>
              <w:fldChar w:fldCharType="separate"/>
            </w:r>
            <w:r>
              <w:rPr>
                <w:noProof/>
                <w:webHidden/>
              </w:rPr>
              <w:t>11</w:t>
            </w:r>
            <w:r>
              <w:rPr>
                <w:noProof/>
                <w:webHidden/>
              </w:rPr>
              <w:fldChar w:fldCharType="end"/>
            </w:r>
            <w:r w:rsidRPr="00100BD7">
              <w:rPr>
                <w:rStyle w:val="Hyperlink"/>
                <w:noProof/>
              </w:rPr>
              <w:fldChar w:fldCharType="end"/>
            </w:r>
          </w:ins>
        </w:p>
        <w:p w14:paraId="01139686" w14:textId="3757D1CD" w:rsidR="003F3A2A" w:rsidRDefault="003F3A2A">
          <w:pPr>
            <w:pStyle w:val="TOC2"/>
            <w:tabs>
              <w:tab w:val="left" w:pos="720"/>
              <w:tab w:val="right" w:leader="dot" w:pos="9350"/>
            </w:tabs>
            <w:rPr>
              <w:ins w:id="16" w:author="emmanuel blezes" w:date="2026-05-28T19:16:00Z" w16du:dateUtc="2026-05-28T17:16:00Z"/>
              <w:noProof/>
              <w:kern w:val="2"/>
              <w:lang w:val="en-FR" w:eastAsia="en-GB"/>
              <w14:ligatures w14:val="standardContextual"/>
            </w:rPr>
          </w:pPr>
          <w:ins w:id="1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"_Toc230888230"</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2.</w:t>
            </w:r>
            <w:r>
              <w:rPr>
                <w:noProof/>
                <w:kern w:val="2"/>
                <w:lang w:val="en-FR" w:eastAsia="en-GB"/>
                <w14:ligatures w14:val="standardContextual"/>
              </w:rPr>
              <w:tab/>
            </w:r>
            <w:r w:rsidRPr="00100BD7">
              <w:rPr>
                <w:rStyle w:val="Hyperlink"/>
                <w:noProof/>
              </w:rPr>
              <w:t>Le déficit caché</w:t>
            </w:r>
            <w:r>
              <w:rPr>
                <w:noProof/>
                <w:webHidden/>
              </w:rPr>
              <w:tab/>
            </w:r>
            <w:r>
              <w:rPr>
                <w:noProof/>
                <w:webHidden/>
              </w:rPr>
              <w:fldChar w:fldCharType="begin"/>
            </w:r>
            <w:r>
              <w:rPr>
                <w:noProof/>
                <w:webHidden/>
              </w:rPr>
              <w:instrText xml:space="preserve"> PAGEREF _Toc230888230 \h </w:instrText>
            </w:r>
            <w:r>
              <w:rPr>
                <w:noProof/>
                <w:webHidden/>
              </w:rPr>
            </w:r>
            <w:r>
              <w:rPr>
                <w:noProof/>
                <w:webHidden/>
              </w:rPr>
              <w:fldChar w:fldCharType="separate"/>
            </w:r>
            <w:r>
              <w:rPr>
                <w:noProof/>
                <w:webHidden/>
              </w:rPr>
              <w:t>14</w:t>
            </w:r>
            <w:r>
              <w:rPr>
                <w:noProof/>
                <w:webHidden/>
              </w:rPr>
              <w:fldChar w:fldCharType="end"/>
            </w:r>
            <w:r w:rsidRPr="00100BD7">
              <w:rPr>
                <w:rStyle w:val="Hyperlink"/>
                <w:noProof/>
              </w:rPr>
              <w:fldChar w:fldCharType="end"/>
            </w:r>
          </w:ins>
        </w:p>
        <w:p w14:paraId="678241BC" w14:textId="28CABDE5" w:rsidR="003F3A2A" w:rsidRDefault="003F3A2A">
          <w:pPr>
            <w:pStyle w:val="TOC2"/>
            <w:tabs>
              <w:tab w:val="left" w:pos="720"/>
              <w:tab w:val="right" w:leader="dot" w:pos="9350"/>
            </w:tabs>
            <w:rPr>
              <w:ins w:id="18" w:author="emmanuel blezes" w:date="2026-05-28T19:16:00Z" w16du:dateUtc="2026-05-28T17:16:00Z"/>
              <w:noProof/>
              <w:kern w:val="2"/>
              <w:lang w:val="en-FR" w:eastAsia="en-GB"/>
              <w14:ligatures w14:val="standardContextual"/>
            </w:rPr>
          </w:pPr>
          <w:ins w:id="1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"_Toc230888231"</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3.</w:t>
            </w:r>
            <w:r>
              <w:rPr>
                <w:noProof/>
                <w:kern w:val="2"/>
                <w:lang w:val="en-FR" w:eastAsia="en-GB"/>
                <w14:ligatures w14:val="standardContextual"/>
              </w:rPr>
              <w:tab/>
            </w:r>
            <w:r w:rsidRPr="00100BD7">
              <w:rPr>
                <w:rStyle w:val="Hyperlink"/>
                <w:noProof/>
              </w:rPr>
              <w:t>Comment on en est arrivé là</w:t>
            </w:r>
            <w:r>
              <w:rPr>
                <w:noProof/>
                <w:webHidden/>
              </w:rPr>
              <w:tab/>
            </w:r>
            <w:r>
              <w:rPr>
                <w:noProof/>
                <w:webHidden/>
              </w:rPr>
              <w:fldChar w:fldCharType="begin"/>
            </w:r>
            <w:r>
              <w:rPr>
                <w:noProof/>
                <w:webHidden/>
              </w:rPr>
              <w:instrText xml:space="preserve"> PAGEREF _Toc230888231 \h </w:instrText>
            </w:r>
            <w:r>
              <w:rPr>
                <w:noProof/>
                <w:webHidden/>
              </w:rPr>
            </w:r>
            <w:r>
              <w:rPr>
                <w:noProof/>
                <w:webHidden/>
              </w:rPr>
              <w:fldChar w:fldCharType="separate"/>
            </w:r>
            <w:r>
              <w:rPr>
                <w:noProof/>
                <w:webHidden/>
              </w:rPr>
              <w:t>16</w:t>
            </w:r>
            <w:r>
              <w:rPr>
                <w:noProof/>
                <w:webHidden/>
              </w:rPr>
              <w:fldChar w:fldCharType="end"/>
            </w:r>
            <w:r w:rsidRPr="00100BD7">
              <w:rPr>
                <w:rStyle w:val="Hyperlink"/>
                <w:noProof/>
              </w:rPr>
              <w:fldChar w:fldCharType="end"/>
            </w:r>
          </w:ins>
        </w:p>
        <w:p w14:paraId="0B20A5D7" w14:textId="2E08C51B" w:rsidR="003F3A2A" w:rsidRDefault="003F3A2A">
          <w:pPr>
            <w:pStyle w:val="TOC2"/>
            <w:tabs>
              <w:tab w:val="left" w:pos="720"/>
              <w:tab w:val="right" w:leader="dot" w:pos="9350"/>
            </w:tabs>
            <w:rPr>
              <w:ins w:id="20" w:author="emmanuel blezes" w:date="2026-05-28T19:16:00Z" w16du:dateUtc="2026-05-28T17:16:00Z"/>
              <w:noProof/>
              <w:kern w:val="2"/>
              <w:lang w:val="en-FR" w:eastAsia="en-GB"/>
              <w14:ligatures w14:val="standardContextual"/>
            </w:rPr>
          </w:pPr>
          <w:ins w:id="2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"_Toc230888232"</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4.</w:t>
            </w:r>
            <w:r>
              <w:rPr>
                <w:noProof/>
                <w:kern w:val="2"/>
                <w:lang w:val="en-FR" w:eastAsia="en-GB"/>
                <w14:ligatures w14:val="standardContextual"/>
              </w:rPr>
              <w:tab/>
            </w:r>
            <w:r w:rsidRPr="00100BD7">
              <w:rPr>
                <w:rStyle w:val="Hyperlink"/>
                <w:noProof/>
              </w:rPr>
              <w:t>Ces réformes qui n’en sont pas</w:t>
            </w:r>
            <w:r>
              <w:rPr>
                <w:noProof/>
                <w:webHidden/>
              </w:rPr>
              <w:tab/>
            </w:r>
            <w:r>
              <w:rPr>
                <w:noProof/>
                <w:webHidden/>
              </w:rPr>
              <w:fldChar w:fldCharType="begin"/>
            </w:r>
            <w:r>
              <w:rPr>
                <w:noProof/>
                <w:webHidden/>
              </w:rPr>
              <w:instrText xml:space="preserve"> PAGEREF _Toc230888232 \h </w:instrText>
            </w:r>
            <w:r>
              <w:rPr>
                <w:noProof/>
                <w:webHidden/>
              </w:rPr>
            </w:r>
            <w:r>
              <w:rPr>
                <w:noProof/>
                <w:webHidden/>
              </w:rPr>
              <w:fldChar w:fldCharType="separate"/>
            </w:r>
            <w:r>
              <w:rPr>
                <w:noProof/>
                <w:webHidden/>
              </w:rPr>
              <w:t>19</w:t>
            </w:r>
            <w:r>
              <w:rPr>
                <w:noProof/>
                <w:webHidden/>
              </w:rPr>
              <w:fldChar w:fldCharType="end"/>
            </w:r>
            <w:r w:rsidRPr="00100BD7">
              <w:rPr>
                <w:rStyle w:val="Hyperlink"/>
                <w:noProof/>
              </w:rPr>
              <w:fldChar w:fldCharType="end"/>
            </w:r>
          </w:ins>
        </w:p>
        <w:p w14:paraId="7E86CE31" w14:textId="075C00DE" w:rsidR="003F3A2A" w:rsidRDefault="003F3A2A">
          <w:pPr>
            <w:pStyle w:val="TOC2"/>
            <w:tabs>
              <w:tab w:val="left" w:pos="720"/>
              <w:tab w:val="right" w:leader="dot" w:pos="9350"/>
            </w:tabs>
            <w:rPr>
              <w:ins w:id="22" w:author="emmanuel blezes" w:date="2026-05-28T19:16:00Z" w16du:dateUtc="2026-05-28T17:16:00Z"/>
              <w:noProof/>
              <w:kern w:val="2"/>
              <w:lang w:val="en-FR" w:eastAsia="en-GB"/>
              <w14:ligatures w14:val="standardContextual"/>
            </w:rPr>
          </w:pPr>
          <w:ins w:id="2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"_Toc230888233"</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5.</w:t>
            </w:r>
            <w:r>
              <w:rPr>
                <w:noProof/>
                <w:kern w:val="2"/>
                <w:lang w:val="en-FR" w:eastAsia="en-GB"/>
                <w14:ligatures w14:val="standardContextual"/>
              </w:rPr>
              <w:tab/>
            </w:r>
            <w:r w:rsidRPr="00100BD7">
              <w:rPr>
                <w:rStyle w:val="Hyperlink"/>
                <w:noProof/>
              </w:rPr>
              <w:t>C’est Nicolas qui paie</w:t>
            </w:r>
            <w:r>
              <w:rPr>
                <w:noProof/>
                <w:webHidden/>
              </w:rPr>
              <w:tab/>
            </w:r>
            <w:r>
              <w:rPr>
                <w:noProof/>
                <w:webHidden/>
              </w:rPr>
              <w:fldChar w:fldCharType="begin"/>
            </w:r>
            <w:r>
              <w:rPr>
                <w:noProof/>
                <w:webHidden/>
              </w:rPr>
              <w:instrText xml:space="preserve"> PAGEREF _Toc230888233 \h </w:instrText>
            </w:r>
            <w:r>
              <w:rPr>
                <w:noProof/>
                <w:webHidden/>
              </w:rPr>
            </w:r>
            <w:r>
              <w:rPr>
                <w:noProof/>
                <w:webHidden/>
              </w:rPr>
              <w:fldChar w:fldCharType="separate"/>
            </w:r>
            <w:r>
              <w:rPr>
                <w:noProof/>
                <w:webHidden/>
              </w:rPr>
              <w:t>21</w:t>
            </w:r>
            <w:r>
              <w:rPr>
                <w:noProof/>
                <w:webHidden/>
              </w:rPr>
              <w:fldChar w:fldCharType="end"/>
            </w:r>
            <w:r w:rsidRPr="00100BD7">
              <w:rPr>
                <w:rStyle w:val="Hyperlink"/>
                <w:noProof/>
              </w:rPr>
              <w:fldChar w:fldCharType="end"/>
            </w:r>
          </w:ins>
        </w:p>
        <w:p w14:paraId="14A12AA2" w14:textId="7E7AD031" w:rsidR="003F3A2A" w:rsidRDefault="003F3A2A">
          <w:pPr>
            <w:pStyle w:val="TOC1"/>
            <w:tabs>
              <w:tab w:val="right" w:leader="dot" w:pos="9350"/>
            </w:tabs>
            <w:rPr>
              <w:ins w:id="24" w:author="emmanuel blezes" w:date="2026-05-28T19:16:00Z" w16du:dateUtc="2026-05-28T17:16:00Z"/>
              <w:noProof/>
              <w:kern w:val="2"/>
              <w:lang w:val="en-FR" w:eastAsia="en-GB"/>
              <w14:ligatures w14:val="standardContextual"/>
            </w:rPr>
          </w:pPr>
          <w:ins w:id="2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"_Toc230888234"</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Partie 2 - Comprendre la capitalisation : quand l’argent travaille dans le temps</w:t>
            </w:r>
            <w:r>
              <w:rPr>
                <w:noProof/>
                <w:webHidden/>
              </w:rPr>
              <w:tab/>
            </w:r>
            <w:r>
              <w:rPr>
                <w:noProof/>
                <w:webHidden/>
              </w:rPr>
              <w:fldChar w:fldCharType="begin"/>
            </w:r>
            <w:r>
              <w:rPr>
                <w:noProof/>
                <w:webHidden/>
              </w:rPr>
              <w:instrText xml:space="preserve"> PAGEREF _Toc230888234 \h </w:instrText>
            </w:r>
            <w:r>
              <w:rPr>
                <w:noProof/>
                <w:webHidden/>
              </w:rPr>
            </w:r>
            <w:r>
              <w:rPr>
                <w:noProof/>
                <w:webHidden/>
              </w:rPr>
              <w:fldChar w:fldCharType="separate"/>
            </w:r>
            <w:r>
              <w:rPr>
                <w:noProof/>
                <w:webHidden/>
              </w:rPr>
              <w:t>26</w:t>
            </w:r>
            <w:r>
              <w:rPr>
                <w:noProof/>
                <w:webHidden/>
              </w:rPr>
              <w:fldChar w:fldCharType="end"/>
            </w:r>
            <w:r w:rsidRPr="00100BD7">
              <w:rPr>
                <w:rStyle w:val="Hyperlink"/>
                <w:noProof/>
              </w:rPr>
              <w:fldChar w:fldCharType="end"/>
            </w:r>
          </w:ins>
        </w:p>
        <w:p w14:paraId="05ED53DC" w14:textId="2266EA20" w:rsidR="003F3A2A" w:rsidRDefault="003F3A2A">
          <w:pPr>
            <w:pStyle w:val="TOC2"/>
            <w:tabs>
              <w:tab w:val="left" w:pos="720"/>
              <w:tab w:val="right" w:leader="dot" w:pos="9350"/>
            </w:tabs>
            <w:rPr>
              <w:ins w:id="26" w:author="emmanuel blezes" w:date="2026-05-28T19:16:00Z" w16du:dateUtc="2026-05-28T17:16:00Z"/>
              <w:noProof/>
              <w:kern w:val="2"/>
              <w:lang w:val="en-FR" w:eastAsia="en-GB"/>
              <w14:ligatures w14:val="standardContextual"/>
            </w:rPr>
          </w:pPr>
          <w:ins w:id="2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"_Toc230888235"</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1.</w:t>
            </w:r>
            <w:r>
              <w:rPr>
                <w:noProof/>
                <w:kern w:val="2"/>
                <w:lang w:val="en-FR" w:eastAsia="en-GB"/>
                <w14:ligatures w14:val="standardContextual"/>
              </w:rPr>
              <w:tab/>
            </w:r>
            <w:r w:rsidRPr="00100BD7">
              <w:rPr>
                <w:rStyle w:val="Hyperlink"/>
                <w:noProof/>
              </w:rPr>
              <w:t>Anatomie d’un euro cotisé</w:t>
            </w:r>
            <w:r>
              <w:rPr>
                <w:noProof/>
                <w:webHidden/>
              </w:rPr>
              <w:tab/>
            </w:r>
            <w:r>
              <w:rPr>
                <w:noProof/>
                <w:webHidden/>
              </w:rPr>
              <w:fldChar w:fldCharType="begin"/>
            </w:r>
            <w:r>
              <w:rPr>
                <w:noProof/>
                <w:webHidden/>
              </w:rPr>
              <w:instrText xml:space="preserve"> PAGEREF _Toc230888235 \h </w:instrText>
            </w:r>
            <w:r>
              <w:rPr>
                <w:noProof/>
                <w:webHidden/>
              </w:rPr>
            </w:r>
            <w:r>
              <w:rPr>
                <w:noProof/>
                <w:webHidden/>
              </w:rPr>
              <w:fldChar w:fldCharType="separate"/>
            </w:r>
            <w:r>
              <w:rPr>
                <w:noProof/>
                <w:webHidden/>
              </w:rPr>
              <w:t>27</w:t>
            </w:r>
            <w:r>
              <w:rPr>
                <w:noProof/>
                <w:webHidden/>
              </w:rPr>
              <w:fldChar w:fldCharType="end"/>
            </w:r>
            <w:r w:rsidRPr="00100BD7">
              <w:rPr>
                <w:rStyle w:val="Hyperlink"/>
                <w:noProof/>
              </w:rPr>
              <w:fldChar w:fldCharType="end"/>
            </w:r>
          </w:ins>
        </w:p>
        <w:p w14:paraId="7CB6CB93" w14:textId="220E37FC" w:rsidR="003F3A2A" w:rsidRDefault="003F3A2A">
          <w:pPr>
            <w:pStyle w:val="TOC2"/>
            <w:tabs>
              <w:tab w:val="left" w:pos="720"/>
              <w:tab w:val="right" w:leader="dot" w:pos="9350"/>
            </w:tabs>
            <w:rPr>
              <w:ins w:id="28" w:author="emmanuel blezes" w:date="2026-05-28T19:16:00Z" w16du:dateUtc="2026-05-28T17:16:00Z"/>
              <w:noProof/>
              <w:kern w:val="2"/>
              <w:lang w:val="en-FR" w:eastAsia="en-GB"/>
              <w14:ligatures w14:val="standardContextual"/>
            </w:rPr>
          </w:pPr>
          <w:ins w:id="2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"_Toc230888236"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2.</w:t>
            </w:r>
            <w:r>
              <w:rPr>
                <w:noProof/>
                <w:kern w:val="2"/>
                <w:lang w:val="en-FR" w:eastAsia="en-GB"/>
                <w14:ligatures w14:val="standardContextual"/>
              </w:rPr>
              <w:tab/>
            </w:r>
            <w:r w:rsidRPr="00100BD7">
              <w:rPr>
                <w:rStyle w:val="Hyperlink"/>
                <w:noProof/>
              </w:rPr>
              <w:t>Ce que la capitalisation n’est pas</w:t>
            </w:r>
            <w:r>
              <w:rPr>
                <w:noProof/>
                <w:webHidden/>
              </w:rPr>
              <w:tab/>
            </w:r>
            <w:r>
              <w:rPr>
                <w:noProof/>
                <w:webHidden/>
              </w:rPr>
              <w:fldChar w:fldCharType="begin"/>
            </w:r>
            <w:r>
              <w:rPr>
                <w:noProof/>
                <w:webHidden/>
              </w:rPr>
              <w:instrText xml:space="preserve"> PAGEREF _Toc230888236 \h </w:instrText>
            </w:r>
            <w:r>
              <w:rPr>
                <w:noProof/>
                <w:webHidden/>
              </w:rPr>
            </w:r>
            <w:r>
              <w:rPr>
                <w:noProof/>
                <w:webHidden/>
              </w:rPr>
              <w:fldChar w:fldCharType="separate"/>
            </w:r>
            <w:r>
              <w:rPr>
                <w:noProof/>
                <w:webHidden/>
              </w:rPr>
              <w:t>30</w:t>
            </w:r>
            <w:r>
              <w:rPr>
                <w:noProof/>
                <w:webHidden/>
              </w:rPr>
              <w:fldChar w:fldCharType="end"/>
            </w:r>
            <w:r w:rsidRPr="00100BD7">
              <w:rPr>
                <w:rStyle w:val="Hyperlink"/>
                <w:noProof/>
              </w:rPr>
              <w:fldChar w:fldCharType="end"/>
            </w:r>
          </w:ins>
        </w:p>
        <w:p w14:paraId="0BACD080" w14:textId="3F07BF65" w:rsidR="003F3A2A" w:rsidRDefault="003F3A2A">
          <w:pPr>
            <w:pStyle w:val="TOC2"/>
            <w:tabs>
              <w:tab w:val="left" w:pos="720"/>
              <w:tab w:val="right" w:leader="dot" w:pos="9350"/>
            </w:tabs>
            <w:rPr>
              <w:ins w:id="30" w:author="emmanuel blezes" w:date="2026-05-28T19:16:00Z" w16du:dateUtc="2026-05-28T17:16:00Z"/>
              <w:noProof/>
              <w:kern w:val="2"/>
              <w:lang w:val="en-FR" w:eastAsia="en-GB"/>
              <w14:ligatures w14:val="standardContextual"/>
            </w:rPr>
          </w:pPr>
          <w:ins w:id="3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"_Toc230888246"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3.</w:t>
            </w:r>
            <w:r>
              <w:rPr>
                <w:noProof/>
                <w:kern w:val="2"/>
                <w:lang w:val="en-FR" w:eastAsia="en-GB"/>
                <w14:ligatures w14:val="standardContextual"/>
              </w:rPr>
              <w:tab/>
            </w:r>
            <w:r w:rsidRPr="00100BD7">
              <w:rPr>
                <w:rStyle w:val="Hyperlink"/>
                <w:noProof/>
              </w:rPr>
              <w:t>Cotiser moins pour gagner plus</w:t>
            </w:r>
            <w:r>
              <w:rPr>
                <w:noProof/>
                <w:webHidden/>
              </w:rPr>
              <w:tab/>
            </w:r>
            <w:r>
              <w:rPr>
                <w:noProof/>
                <w:webHidden/>
              </w:rPr>
              <w:fldChar w:fldCharType="begin"/>
            </w:r>
            <w:r>
              <w:rPr>
                <w:noProof/>
                <w:webHidden/>
              </w:rPr>
              <w:instrText xml:space="preserve"> PAGEREF _Toc230888246 \h </w:instrText>
            </w:r>
            <w:r>
              <w:rPr>
                <w:noProof/>
                <w:webHidden/>
              </w:rPr>
            </w:r>
            <w:r>
              <w:rPr>
                <w:noProof/>
                <w:webHidden/>
              </w:rPr>
              <w:fldChar w:fldCharType="separate"/>
            </w:r>
            <w:r>
              <w:rPr>
                <w:noProof/>
                <w:webHidden/>
              </w:rPr>
              <w:t>33</w:t>
            </w:r>
            <w:r>
              <w:rPr>
                <w:noProof/>
                <w:webHidden/>
              </w:rPr>
              <w:fldChar w:fldCharType="end"/>
            </w:r>
            <w:r w:rsidRPr="00100BD7">
              <w:rPr>
                <w:rStyle w:val="Hyperlink"/>
                <w:noProof/>
              </w:rPr>
              <w:fldChar w:fldCharType="end"/>
            </w:r>
          </w:ins>
        </w:p>
        <w:p w14:paraId="7FC768FB" w14:textId="517E1992" w:rsidR="003F3A2A" w:rsidRDefault="003F3A2A">
          <w:pPr>
            <w:pStyle w:val="TOC1"/>
            <w:tabs>
              <w:tab w:val="right" w:leader="dot" w:pos="9350"/>
            </w:tabs>
            <w:rPr>
              <w:ins w:id="32" w:author="emmanuel blezes" w:date="2026-05-28T19:16:00Z" w16du:dateUtc="2026-05-28T17:16:00Z"/>
              <w:noProof/>
              <w:kern w:val="2"/>
              <w:lang w:val="en-FR" w:eastAsia="en-GB"/>
              <w14:ligatures w14:val="standardContextual"/>
            </w:rPr>
          </w:pPr>
          <w:ins w:id="3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"_Toc230888247"</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Partie 3 – La France a besoin de fonds de pensions</w:t>
            </w:r>
            <w:r>
              <w:rPr>
                <w:noProof/>
                <w:webHidden/>
              </w:rPr>
              <w:tab/>
            </w:r>
            <w:r>
              <w:rPr>
                <w:noProof/>
                <w:webHidden/>
              </w:rPr>
              <w:fldChar w:fldCharType="begin"/>
            </w:r>
            <w:r>
              <w:rPr>
                <w:noProof/>
                <w:webHidden/>
              </w:rPr>
              <w:instrText xml:space="preserve"> PAGEREF _Toc230888247 \h </w:instrText>
            </w:r>
            <w:r>
              <w:rPr>
                <w:noProof/>
                <w:webHidden/>
              </w:rPr>
            </w:r>
            <w:r>
              <w:rPr>
                <w:noProof/>
                <w:webHidden/>
              </w:rPr>
              <w:fldChar w:fldCharType="separate"/>
            </w:r>
            <w:r>
              <w:rPr>
                <w:noProof/>
                <w:webHidden/>
              </w:rPr>
              <w:t>39</w:t>
            </w:r>
            <w:r>
              <w:rPr>
                <w:noProof/>
                <w:webHidden/>
              </w:rPr>
              <w:fldChar w:fldCharType="end"/>
            </w:r>
            <w:r w:rsidRPr="00100BD7">
              <w:rPr>
                <w:rStyle w:val="Hyperlink"/>
                <w:noProof/>
              </w:rPr>
              <w:fldChar w:fldCharType="end"/>
            </w:r>
          </w:ins>
        </w:p>
        <w:p w14:paraId="20136503" w14:textId="593AE3C8" w:rsidR="003F3A2A" w:rsidRDefault="003F3A2A">
          <w:pPr>
            <w:pStyle w:val="TOC2"/>
            <w:tabs>
              <w:tab w:val="left" w:pos="720"/>
              <w:tab w:val="right" w:leader="dot" w:pos="9350"/>
            </w:tabs>
            <w:rPr>
              <w:ins w:id="34" w:author="emmanuel blezes" w:date="2026-05-28T19:16:00Z" w16du:dateUtc="2026-05-28T17:16:00Z"/>
              <w:noProof/>
              <w:kern w:val="2"/>
              <w:lang w:val="en-FR" w:eastAsia="en-GB"/>
              <w14:ligatures w14:val="standardContextual"/>
            </w:rPr>
          </w:pPr>
          <w:ins w:id="3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"_Toc230888248"</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1.</w:t>
            </w:r>
            <w:r>
              <w:rPr>
                <w:noProof/>
                <w:kern w:val="2"/>
                <w:lang w:val="en-FR" w:eastAsia="en-GB"/>
                <w14:ligatures w14:val="standardContextual"/>
              </w:rPr>
              <w:tab/>
            </w:r>
            <w:r w:rsidRPr="00100BD7">
              <w:rPr>
                <w:rStyle w:val="Hyperlink"/>
                <w:noProof/>
              </w:rPr>
              <w:t>Trois familles dans le monde</w:t>
            </w:r>
            <w:r>
              <w:rPr>
                <w:noProof/>
                <w:webHidden/>
              </w:rPr>
              <w:tab/>
            </w:r>
            <w:r>
              <w:rPr>
                <w:noProof/>
                <w:webHidden/>
              </w:rPr>
              <w:fldChar w:fldCharType="begin"/>
            </w:r>
            <w:r>
              <w:rPr>
                <w:noProof/>
                <w:webHidden/>
              </w:rPr>
              <w:instrText xml:space="preserve"> PAGEREF _Toc230888248 \h </w:instrText>
            </w:r>
            <w:r>
              <w:rPr>
                <w:noProof/>
                <w:webHidden/>
              </w:rPr>
            </w:r>
            <w:r>
              <w:rPr>
                <w:noProof/>
                <w:webHidden/>
              </w:rPr>
              <w:fldChar w:fldCharType="separate"/>
            </w:r>
            <w:r>
              <w:rPr>
                <w:noProof/>
                <w:webHidden/>
              </w:rPr>
              <w:t>39</w:t>
            </w:r>
            <w:r>
              <w:rPr>
                <w:noProof/>
                <w:webHidden/>
              </w:rPr>
              <w:fldChar w:fldCharType="end"/>
            </w:r>
            <w:r w:rsidRPr="00100BD7">
              <w:rPr>
                <w:rStyle w:val="Hyperlink"/>
                <w:noProof/>
              </w:rPr>
              <w:fldChar w:fldCharType="end"/>
            </w:r>
          </w:ins>
        </w:p>
        <w:p w14:paraId="2316F949" w14:textId="3B54174F" w:rsidR="003F3A2A" w:rsidRDefault="003F3A2A">
          <w:pPr>
            <w:pStyle w:val="TOC2"/>
            <w:tabs>
              <w:tab w:val="left" w:pos="720"/>
              <w:tab w:val="right" w:leader="dot" w:pos="9350"/>
            </w:tabs>
            <w:rPr>
              <w:ins w:id="36" w:author="emmanuel blezes" w:date="2026-05-28T19:16:00Z" w16du:dateUtc="2026-05-28T17:16:00Z"/>
              <w:noProof/>
              <w:kern w:val="2"/>
              <w:lang w:val="en-FR" w:eastAsia="en-GB"/>
              <w14:ligatures w14:val="standardContextual"/>
            </w:rPr>
          </w:pPr>
          <w:ins w:id="3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"_Toc230888250"</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2.</w:t>
            </w:r>
            <w:r>
              <w:rPr>
                <w:noProof/>
                <w:kern w:val="2"/>
                <w:lang w:val="en-FR" w:eastAsia="en-GB"/>
                <w14:ligatures w14:val="standardContextual"/>
              </w:rPr>
              <w:tab/>
            </w:r>
            <w:r w:rsidRPr="00100BD7">
              <w:rPr>
                <w:rStyle w:val="Hyperlink"/>
                <w:noProof/>
              </w:rPr>
              <w:t>Six mille milliards qui dorment</w:t>
            </w:r>
            <w:r>
              <w:rPr>
                <w:noProof/>
                <w:webHidden/>
              </w:rPr>
              <w:tab/>
            </w:r>
            <w:r>
              <w:rPr>
                <w:noProof/>
                <w:webHidden/>
              </w:rPr>
              <w:fldChar w:fldCharType="begin"/>
            </w:r>
            <w:r>
              <w:rPr>
                <w:noProof/>
                <w:webHidden/>
              </w:rPr>
              <w:instrText xml:space="preserve"> PAGEREF _Toc230888250 \h </w:instrText>
            </w:r>
            <w:r>
              <w:rPr>
                <w:noProof/>
                <w:webHidden/>
              </w:rPr>
            </w:r>
            <w:r>
              <w:rPr>
                <w:noProof/>
                <w:webHidden/>
              </w:rPr>
              <w:fldChar w:fldCharType="separate"/>
            </w:r>
            <w:r>
              <w:rPr>
                <w:noProof/>
                <w:webHidden/>
              </w:rPr>
              <w:t>41</w:t>
            </w:r>
            <w:r>
              <w:rPr>
                <w:noProof/>
                <w:webHidden/>
              </w:rPr>
              <w:fldChar w:fldCharType="end"/>
            </w:r>
            <w:r w:rsidRPr="00100BD7">
              <w:rPr>
                <w:rStyle w:val="Hyperlink"/>
                <w:noProof/>
              </w:rPr>
              <w:fldChar w:fldCharType="end"/>
            </w:r>
          </w:ins>
        </w:p>
        <w:p w14:paraId="43662D27" w14:textId="6ED60ED7" w:rsidR="003F3A2A" w:rsidRDefault="003F3A2A">
          <w:pPr>
            <w:pStyle w:val="TOC2"/>
            <w:tabs>
              <w:tab w:val="left" w:pos="720"/>
              <w:tab w:val="right" w:leader="dot" w:pos="9350"/>
            </w:tabs>
            <w:rPr>
              <w:ins w:id="38" w:author="emmanuel blezes" w:date="2026-05-28T19:16:00Z" w16du:dateUtc="2026-05-28T17:16:00Z"/>
              <w:noProof/>
              <w:kern w:val="2"/>
              <w:lang w:val="en-FR" w:eastAsia="en-GB"/>
              <w14:ligatures w14:val="standardContextual"/>
            </w:rPr>
          </w:pPr>
          <w:ins w:id="3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"_Toc230888251"</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3.</w:t>
            </w:r>
            <w:r>
              <w:rPr>
                <w:noProof/>
                <w:kern w:val="2"/>
                <w:lang w:val="en-FR" w:eastAsia="en-GB"/>
                <w14:ligatures w14:val="standardContextual"/>
              </w:rPr>
              <w:tab/>
            </w:r>
            <w:r w:rsidRPr="00100BD7">
              <w:rPr>
                <w:rStyle w:val="Hyperlink"/>
                <w:noProof/>
              </w:rPr>
              <w:t>240 000 entreprises sans repreneur français</w:t>
            </w:r>
            <w:r>
              <w:rPr>
                <w:noProof/>
                <w:webHidden/>
              </w:rPr>
              <w:tab/>
            </w:r>
            <w:r>
              <w:rPr>
                <w:noProof/>
                <w:webHidden/>
              </w:rPr>
              <w:fldChar w:fldCharType="begin"/>
            </w:r>
            <w:r>
              <w:rPr>
                <w:noProof/>
                <w:webHidden/>
              </w:rPr>
              <w:instrText xml:space="preserve"> PAGEREF _Toc230888251 \h </w:instrText>
            </w:r>
            <w:r>
              <w:rPr>
                <w:noProof/>
                <w:webHidden/>
              </w:rPr>
            </w:r>
            <w:r>
              <w:rPr>
                <w:noProof/>
                <w:webHidden/>
              </w:rPr>
              <w:fldChar w:fldCharType="separate"/>
            </w:r>
            <w:r>
              <w:rPr>
                <w:noProof/>
                <w:webHidden/>
              </w:rPr>
              <w:t>47</w:t>
            </w:r>
            <w:r>
              <w:rPr>
                <w:noProof/>
                <w:webHidden/>
              </w:rPr>
              <w:fldChar w:fldCharType="end"/>
            </w:r>
            <w:r w:rsidRPr="00100BD7">
              <w:rPr>
                <w:rStyle w:val="Hyperlink"/>
                <w:noProof/>
              </w:rPr>
              <w:fldChar w:fldCharType="end"/>
            </w:r>
          </w:ins>
        </w:p>
        <w:p w14:paraId="41DEFD85" w14:textId="2D436C3B" w:rsidR="003F3A2A" w:rsidRDefault="003F3A2A">
          <w:pPr>
            <w:pStyle w:val="TOC2"/>
            <w:tabs>
              <w:tab w:val="left" w:pos="720"/>
              <w:tab w:val="right" w:leader="dot" w:pos="9350"/>
            </w:tabs>
            <w:rPr>
              <w:ins w:id="40" w:author="emmanuel blezes" w:date="2026-05-28T19:16:00Z" w16du:dateUtc="2026-05-28T17:16:00Z"/>
              <w:noProof/>
              <w:kern w:val="2"/>
              <w:lang w:val="en-FR" w:eastAsia="en-GB"/>
              <w14:ligatures w14:val="standardContextual"/>
            </w:rPr>
          </w:pPr>
          <w:ins w:id="4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"_Toc230888252"</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4.</w:t>
            </w:r>
            <w:r>
              <w:rPr>
                <w:noProof/>
                <w:kern w:val="2"/>
                <w:lang w:val="en-FR" w:eastAsia="en-GB"/>
                <w14:ligatures w14:val="standardContextual"/>
              </w:rPr>
              <w:tab/>
            </w:r>
            <w:r w:rsidRPr="00100BD7">
              <w:rPr>
                <w:rStyle w:val="Hyperlink"/>
                <w:noProof/>
              </w:rPr>
              <w:t>Le hold-up silencieux</w:t>
            </w:r>
            <w:r>
              <w:rPr>
                <w:noProof/>
                <w:webHidden/>
              </w:rPr>
              <w:tab/>
            </w:r>
            <w:r>
              <w:rPr>
                <w:noProof/>
                <w:webHidden/>
              </w:rPr>
              <w:fldChar w:fldCharType="begin"/>
            </w:r>
            <w:r>
              <w:rPr>
                <w:noProof/>
                <w:webHidden/>
              </w:rPr>
              <w:instrText xml:space="preserve"> PAGEREF _Toc230888252 \h </w:instrText>
            </w:r>
            <w:r>
              <w:rPr>
                <w:noProof/>
                <w:webHidden/>
              </w:rPr>
            </w:r>
            <w:r>
              <w:rPr>
                <w:noProof/>
                <w:webHidden/>
              </w:rPr>
              <w:fldChar w:fldCharType="separate"/>
            </w:r>
            <w:r>
              <w:rPr>
                <w:noProof/>
                <w:webHidden/>
              </w:rPr>
              <w:t>51</w:t>
            </w:r>
            <w:r>
              <w:rPr>
                <w:noProof/>
                <w:webHidden/>
              </w:rPr>
              <w:fldChar w:fldCharType="end"/>
            </w:r>
            <w:r w:rsidRPr="00100BD7">
              <w:rPr>
                <w:rStyle w:val="Hyperlink"/>
                <w:noProof/>
              </w:rPr>
              <w:fldChar w:fldCharType="end"/>
            </w:r>
          </w:ins>
        </w:p>
        <w:p w14:paraId="22B0B4AE" w14:textId="0A4CFD42" w:rsidR="003F3A2A" w:rsidRDefault="003F3A2A">
          <w:pPr>
            <w:pStyle w:val="TOC2"/>
            <w:tabs>
              <w:tab w:val="left" w:pos="720"/>
              <w:tab w:val="right" w:leader="dot" w:pos="9350"/>
            </w:tabs>
            <w:rPr>
              <w:ins w:id="42" w:author="emmanuel blezes" w:date="2026-05-28T19:16:00Z" w16du:dateUtc="2026-05-28T17:16:00Z"/>
              <w:noProof/>
              <w:kern w:val="2"/>
              <w:lang w:val="en-FR" w:eastAsia="en-GB"/>
              <w14:ligatures w14:val="standardContextual"/>
            </w:rPr>
          </w:pPr>
          <w:ins w:id="4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"_Toc230888253"</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5.</w:t>
            </w:r>
            <w:r>
              <w:rPr>
                <w:noProof/>
                <w:kern w:val="2"/>
                <w:lang w:val="en-FR" w:eastAsia="en-GB"/>
                <w14:ligatures w14:val="standardContextual"/>
              </w:rPr>
              <w:tab/>
            </w:r>
            <w:r w:rsidRPr="00100BD7">
              <w:rPr>
                <w:rStyle w:val="Hyperlink"/>
                <w:noProof/>
              </w:rPr>
              <w:t>Si la France avait des fonds de pension</w:t>
            </w:r>
            <w:r>
              <w:rPr>
                <w:noProof/>
                <w:webHidden/>
              </w:rPr>
              <w:tab/>
            </w:r>
            <w:r>
              <w:rPr>
                <w:noProof/>
                <w:webHidden/>
              </w:rPr>
              <w:fldChar w:fldCharType="begin"/>
            </w:r>
            <w:r>
              <w:rPr>
                <w:noProof/>
                <w:webHidden/>
              </w:rPr>
              <w:instrText xml:space="preserve"> PAGEREF _Toc230888253 \h </w:instrText>
            </w:r>
            <w:r>
              <w:rPr>
                <w:noProof/>
                <w:webHidden/>
              </w:rPr>
            </w:r>
            <w:r>
              <w:rPr>
                <w:noProof/>
                <w:webHidden/>
              </w:rPr>
              <w:fldChar w:fldCharType="separate"/>
            </w:r>
            <w:r>
              <w:rPr>
                <w:noProof/>
                <w:webHidden/>
              </w:rPr>
              <w:t>55</w:t>
            </w:r>
            <w:r>
              <w:rPr>
                <w:noProof/>
                <w:webHidden/>
              </w:rPr>
              <w:fldChar w:fldCharType="end"/>
            </w:r>
            <w:r w:rsidRPr="00100BD7">
              <w:rPr>
                <w:rStyle w:val="Hyperlink"/>
                <w:noProof/>
              </w:rPr>
              <w:fldChar w:fldCharType="end"/>
            </w:r>
          </w:ins>
        </w:p>
        <w:p w14:paraId="7010371F" w14:textId="7DC4CAA0" w:rsidR="003F3A2A" w:rsidRDefault="003F3A2A">
          <w:pPr>
            <w:pStyle w:val="TOC2"/>
            <w:tabs>
              <w:tab w:val="right" w:leader="dot" w:pos="9350"/>
            </w:tabs>
            <w:rPr>
              <w:ins w:id="44" w:author="emmanuel blezes" w:date="2026-05-28T19:16:00Z" w16du:dateUtc="2026-05-28T17:16:00Z"/>
              <w:noProof/>
              <w:kern w:val="2"/>
              <w:lang w:val="en-FR" w:eastAsia="en-GB"/>
              <w14:ligatures w14:val="standardContextual"/>
            </w:rPr>
          </w:pPr>
          <w:ins w:id="4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"_Toc230888254"</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Alléger les dépenses publiques de retraite</w:t>
            </w:r>
            <w:r>
              <w:rPr>
                <w:noProof/>
                <w:webHidden/>
              </w:rPr>
              <w:tab/>
            </w:r>
            <w:r>
              <w:rPr>
                <w:noProof/>
                <w:webHidden/>
              </w:rPr>
              <w:fldChar w:fldCharType="begin"/>
            </w:r>
            <w:r>
              <w:rPr>
                <w:noProof/>
                <w:webHidden/>
              </w:rPr>
              <w:instrText xml:space="preserve"> PAGEREF _Toc230888254 \h </w:instrText>
            </w:r>
            <w:r>
              <w:rPr>
                <w:noProof/>
                <w:webHidden/>
              </w:rPr>
            </w:r>
            <w:r>
              <w:rPr>
                <w:noProof/>
                <w:webHidden/>
              </w:rPr>
              <w:fldChar w:fldCharType="separate"/>
            </w:r>
            <w:r>
              <w:rPr>
                <w:noProof/>
                <w:webHidden/>
              </w:rPr>
              <w:t>61</w:t>
            </w:r>
            <w:r>
              <w:rPr>
                <w:noProof/>
                <w:webHidden/>
              </w:rPr>
              <w:fldChar w:fldCharType="end"/>
            </w:r>
            <w:r w:rsidRPr="00100BD7">
              <w:rPr>
                <w:rStyle w:val="Hyperlink"/>
                <w:noProof/>
              </w:rPr>
              <w:fldChar w:fldCharType="end"/>
            </w:r>
          </w:ins>
        </w:p>
        <w:p w14:paraId="391F9E24" w14:textId="355C9C43" w:rsidR="003F3A2A" w:rsidRDefault="003F3A2A">
          <w:pPr>
            <w:pStyle w:val="TOC3"/>
            <w:tabs>
              <w:tab w:val="right" w:leader="dot" w:pos="9350"/>
            </w:tabs>
            <w:rPr>
              <w:ins w:id="46" w:author="emmanuel blezes" w:date="2026-05-28T19:16:00Z" w16du:dateUtc="2026-05-28T17:16:00Z"/>
              <w:noProof/>
              <w:kern w:val="2"/>
              <w:lang w:val="en-FR" w:eastAsia="en-GB"/>
              <w14:ligatures w14:val="standardContextual"/>
            </w:rPr>
          </w:pPr>
          <w:ins w:id="4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"_Toc230888255"</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Les recettes fiscales augmentent</w:t>
            </w:r>
            <w:r>
              <w:rPr>
                <w:noProof/>
                <w:webHidden/>
              </w:rPr>
              <w:tab/>
            </w:r>
            <w:r>
              <w:rPr>
                <w:noProof/>
                <w:webHidden/>
              </w:rPr>
              <w:fldChar w:fldCharType="begin"/>
            </w:r>
            <w:r>
              <w:rPr>
                <w:noProof/>
                <w:webHidden/>
              </w:rPr>
              <w:instrText xml:space="preserve"> PAGEREF _Toc230888255 \h </w:instrText>
            </w:r>
            <w:r>
              <w:rPr>
                <w:noProof/>
                <w:webHidden/>
              </w:rPr>
            </w:r>
            <w:r>
              <w:rPr>
                <w:noProof/>
                <w:webHidden/>
              </w:rPr>
              <w:fldChar w:fldCharType="separate"/>
            </w:r>
            <w:r>
              <w:rPr>
                <w:noProof/>
                <w:webHidden/>
              </w:rPr>
              <w:t>62</w:t>
            </w:r>
            <w:r>
              <w:rPr>
                <w:noProof/>
                <w:webHidden/>
              </w:rPr>
              <w:fldChar w:fldCharType="end"/>
            </w:r>
            <w:r w:rsidRPr="00100BD7">
              <w:rPr>
                <w:rStyle w:val="Hyperlink"/>
                <w:noProof/>
              </w:rPr>
              <w:fldChar w:fldCharType="end"/>
            </w:r>
          </w:ins>
        </w:p>
        <w:p w14:paraId="0D02AAEA" w14:textId="01C8AA42" w:rsidR="003F3A2A" w:rsidRDefault="003F3A2A">
          <w:pPr>
            <w:pStyle w:val="TOC3"/>
            <w:tabs>
              <w:tab w:val="right" w:leader="dot" w:pos="9350"/>
            </w:tabs>
            <w:rPr>
              <w:ins w:id="48" w:author="emmanuel blezes" w:date="2026-05-28T19:16:00Z" w16du:dateUtc="2026-05-28T17:16:00Z"/>
              <w:noProof/>
              <w:kern w:val="2"/>
              <w:lang w:val="en-FR" w:eastAsia="en-GB"/>
              <w14:ligatures w14:val="standardContextual"/>
            </w:rPr>
          </w:pPr>
          <w:ins w:id="4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Le PIB croît, l’économie se reconstitue</w:t>
            </w:r>
            <w:r>
              <w:rPr>
                <w:noProof/>
                <w:webHidden/>
              </w:rPr>
              <w:tab/>
            </w:r>
            <w:r>
              <w:rPr>
                <w:noProof/>
                <w:webHidden/>
              </w:rPr>
              <w:fldChar w:fldCharType="begin"/>
            </w:r>
            <w:r>
              <w:rPr>
                <w:noProof/>
                <w:webHidden/>
              </w:rPr>
              <w:instrText xml:space="preserve"> PAGEREF _Toc230888256 \h </w:instrText>
            </w:r>
            <w:r>
              <w:rPr>
                <w:noProof/>
                <w:webHidden/>
              </w:rPr>
            </w:r>
            <w:r>
              <w:rPr>
                <w:noProof/>
                <w:webHidden/>
              </w:rPr>
              <w:fldChar w:fldCharType="separate"/>
            </w:r>
            <w:r>
              <w:rPr>
                <w:noProof/>
                <w:webHidden/>
              </w:rPr>
              <w:t>63</w:t>
            </w:r>
            <w:r>
              <w:rPr>
                <w:noProof/>
                <w:webHidden/>
              </w:rPr>
              <w:fldChar w:fldCharType="end"/>
            </w:r>
            <w:r w:rsidRPr="00100BD7">
              <w:rPr>
                <w:rStyle w:val="Hyperlink"/>
                <w:noProof/>
              </w:rPr>
              <w:fldChar w:fldCharType="end"/>
            </w:r>
          </w:ins>
        </w:p>
        <w:p w14:paraId="3A6392B3" w14:textId="2EFD669E" w:rsidR="003F3A2A" w:rsidRDefault="003F3A2A">
          <w:pPr>
            <w:pStyle w:val="TOC1"/>
            <w:tabs>
              <w:tab w:val="right" w:leader="dot" w:pos="9350"/>
            </w:tabs>
            <w:rPr>
              <w:ins w:id="50" w:author="emmanuel blezes" w:date="2026-05-28T19:16:00Z" w16du:dateUtc="2026-05-28T17:16:00Z"/>
              <w:noProof/>
              <w:kern w:val="2"/>
              <w:lang w:val="en-FR" w:eastAsia="en-GB"/>
              <w14:ligatures w14:val="standardContextual"/>
            </w:rPr>
          </w:pPr>
          <w:ins w:id="5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"_Toc230888257"</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Partie 4 - Suède, Australie, Singapour, Chili : 4 expériences comparées</w:t>
            </w:r>
            <w:r>
              <w:rPr>
                <w:noProof/>
                <w:webHidden/>
              </w:rPr>
              <w:tab/>
            </w:r>
            <w:r>
              <w:rPr>
                <w:noProof/>
                <w:webHidden/>
              </w:rPr>
              <w:fldChar w:fldCharType="begin"/>
            </w:r>
            <w:r>
              <w:rPr>
                <w:noProof/>
                <w:webHidden/>
              </w:rPr>
              <w:instrText xml:space="preserve"> PAGEREF _Toc230888257 \h </w:instrText>
            </w:r>
            <w:r>
              <w:rPr>
                <w:noProof/>
                <w:webHidden/>
              </w:rPr>
            </w:r>
            <w:r>
              <w:rPr>
                <w:noProof/>
                <w:webHidden/>
              </w:rPr>
              <w:fldChar w:fldCharType="separate"/>
            </w:r>
            <w:r>
              <w:rPr>
                <w:noProof/>
                <w:webHidden/>
              </w:rPr>
              <w:t>64</w:t>
            </w:r>
            <w:r>
              <w:rPr>
                <w:noProof/>
                <w:webHidden/>
              </w:rPr>
              <w:fldChar w:fldCharType="end"/>
            </w:r>
            <w:r w:rsidRPr="00100BD7">
              <w:rPr>
                <w:rStyle w:val="Hyperlink"/>
                <w:noProof/>
              </w:rPr>
              <w:fldChar w:fldCharType="end"/>
            </w:r>
          </w:ins>
        </w:p>
        <w:p w14:paraId="18FF9FA4" w14:textId="75490AA2" w:rsidR="003F3A2A" w:rsidRDefault="003F3A2A">
          <w:pPr>
            <w:pStyle w:val="TOC2"/>
            <w:tabs>
              <w:tab w:val="left" w:pos="720"/>
              <w:tab w:val="right" w:leader="dot" w:pos="9350"/>
            </w:tabs>
            <w:rPr>
              <w:ins w:id="52" w:author="emmanuel blezes" w:date="2026-05-28T19:16:00Z" w16du:dateUtc="2026-05-28T17:16:00Z"/>
              <w:noProof/>
              <w:kern w:val="2"/>
              <w:lang w:val="en-FR" w:eastAsia="en-GB"/>
              <w14:ligatures w14:val="standardContextual"/>
            </w:rPr>
          </w:pPr>
          <w:ins w:id="53" w:author="emmanuel blezes" w:date="2026-05-28T19:16:00Z" w16du:dateUtc="2026-05-28T17:16:00Z">
            <w:r w:rsidRPr="00100BD7">
              <w:rPr>
                <w:rStyle w:val="Hyperlink"/>
                <w:noProof/>
              </w:rPr>
              <w:lastRenderedPageBreak/>
              <w:fldChar w:fldCharType="begin"/>
            </w:r>
            <w:r w:rsidRPr="00100BD7">
              <w:rPr>
                <w:rStyle w:val="Hyperlink"/>
                <w:noProof/>
              </w:rPr>
              <w:instrText xml:space="preserve"> </w:instrText>
            </w:r>
            <w:r>
              <w:rPr>
                <w:noProof/>
              </w:rPr>
              <w:instrText>HYPERLINK \l "_Toc230888258"</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1.</w:t>
            </w:r>
            <w:r>
              <w:rPr>
                <w:noProof/>
                <w:kern w:val="2"/>
                <w:lang w:val="en-FR" w:eastAsia="en-GB"/>
                <w14:ligatures w14:val="standardContextual"/>
              </w:rPr>
              <w:tab/>
            </w:r>
            <w:r w:rsidRPr="00100BD7">
              <w:rPr>
                <w:rStyle w:val="Hyperlink"/>
                <w:noProof/>
              </w:rPr>
              <w:t>Suède : la preuve par neuf</w:t>
            </w:r>
            <w:r>
              <w:rPr>
                <w:noProof/>
                <w:webHidden/>
              </w:rPr>
              <w:tab/>
            </w:r>
            <w:r>
              <w:rPr>
                <w:noProof/>
                <w:webHidden/>
              </w:rPr>
              <w:fldChar w:fldCharType="begin"/>
            </w:r>
            <w:r>
              <w:rPr>
                <w:noProof/>
                <w:webHidden/>
              </w:rPr>
              <w:instrText xml:space="preserve"> PAGEREF _Toc230888258 \h </w:instrText>
            </w:r>
            <w:r>
              <w:rPr>
                <w:noProof/>
                <w:webHidden/>
              </w:rPr>
            </w:r>
            <w:r>
              <w:rPr>
                <w:noProof/>
                <w:webHidden/>
              </w:rPr>
              <w:fldChar w:fldCharType="separate"/>
            </w:r>
            <w:r>
              <w:rPr>
                <w:noProof/>
                <w:webHidden/>
              </w:rPr>
              <w:t>64</w:t>
            </w:r>
            <w:r>
              <w:rPr>
                <w:noProof/>
                <w:webHidden/>
              </w:rPr>
              <w:fldChar w:fldCharType="end"/>
            </w:r>
            <w:r w:rsidRPr="00100BD7">
              <w:rPr>
                <w:rStyle w:val="Hyperlink"/>
                <w:noProof/>
              </w:rPr>
              <w:fldChar w:fldCharType="end"/>
            </w:r>
          </w:ins>
        </w:p>
        <w:p w14:paraId="219C1C6A" w14:textId="76BF4833" w:rsidR="003F3A2A" w:rsidRDefault="003F3A2A">
          <w:pPr>
            <w:pStyle w:val="TOC2"/>
            <w:tabs>
              <w:tab w:val="left" w:pos="720"/>
              <w:tab w:val="right" w:leader="dot" w:pos="9350"/>
            </w:tabs>
            <w:rPr>
              <w:ins w:id="54" w:author="emmanuel blezes" w:date="2026-05-28T19:16:00Z" w16du:dateUtc="2026-05-28T17:16:00Z"/>
              <w:noProof/>
              <w:kern w:val="2"/>
              <w:lang w:val="en-FR" w:eastAsia="en-GB"/>
              <w14:ligatures w14:val="standardContextual"/>
            </w:rPr>
          </w:pPr>
          <w:ins w:id="5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"_Toc230888259"</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2.</w:t>
            </w:r>
            <w:r>
              <w:rPr>
                <w:noProof/>
                <w:kern w:val="2"/>
                <w:lang w:val="en-FR" w:eastAsia="en-GB"/>
                <w14:ligatures w14:val="standardContextual"/>
              </w:rPr>
              <w:tab/>
            </w:r>
            <w:r w:rsidRPr="00100BD7">
              <w:rPr>
                <w:rStyle w:val="Hyperlink"/>
                <w:noProof/>
              </w:rPr>
              <w:t>Australie : l’auto-enrolment patronal</w:t>
            </w:r>
            <w:r>
              <w:rPr>
                <w:noProof/>
                <w:webHidden/>
              </w:rPr>
              <w:tab/>
            </w:r>
            <w:r>
              <w:rPr>
                <w:noProof/>
                <w:webHidden/>
              </w:rPr>
              <w:fldChar w:fldCharType="begin"/>
            </w:r>
            <w:r>
              <w:rPr>
                <w:noProof/>
                <w:webHidden/>
              </w:rPr>
              <w:instrText xml:space="preserve"> PAGEREF _Toc230888259 \h </w:instrText>
            </w:r>
            <w:r>
              <w:rPr>
                <w:noProof/>
                <w:webHidden/>
              </w:rPr>
            </w:r>
            <w:r>
              <w:rPr>
                <w:noProof/>
                <w:webHidden/>
              </w:rPr>
              <w:fldChar w:fldCharType="separate"/>
            </w:r>
            <w:r>
              <w:rPr>
                <w:noProof/>
                <w:webHidden/>
              </w:rPr>
              <w:t>69</w:t>
            </w:r>
            <w:r>
              <w:rPr>
                <w:noProof/>
                <w:webHidden/>
              </w:rPr>
              <w:fldChar w:fldCharType="end"/>
            </w:r>
            <w:r w:rsidRPr="00100BD7">
              <w:rPr>
                <w:rStyle w:val="Hyperlink"/>
                <w:noProof/>
              </w:rPr>
              <w:fldChar w:fldCharType="end"/>
            </w:r>
          </w:ins>
        </w:p>
        <w:p w14:paraId="7CFACD12" w14:textId="2A44828D" w:rsidR="003F3A2A" w:rsidRDefault="003F3A2A">
          <w:pPr>
            <w:pStyle w:val="TOC2"/>
            <w:tabs>
              <w:tab w:val="left" w:pos="720"/>
              <w:tab w:val="right" w:leader="dot" w:pos="9350"/>
            </w:tabs>
            <w:rPr>
              <w:ins w:id="56" w:author="emmanuel blezes" w:date="2026-05-28T19:16:00Z" w16du:dateUtc="2026-05-28T17:16:00Z"/>
              <w:noProof/>
              <w:kern w:val="2"/>
              <w:lang w:val="en-FR" w:eastAsia="en-GB"/>
              <w14:ligatures w14:val="standardContextual"/>
            </w:rPr>
          </w:pPr>
          <w:ins w:id="5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"_Toc230888260"</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3.</w:t>
            </w:r>
            <w:r>
              <w:rPr>
                <w:noProof/>
                <w:kern w:val="2"/>
                <w:lang w:val="en-FR" w:eastAsia="en-GB"/>
                <w14:ligatures w14:val="standardContextual"/>
              </w:rPr>
              <w:tab/>
            </w:r>
            <w:r w:rsidRPr="00100BD7">
              <w:rPr>
                <w:rStyle w:val="Hyperlink"/>
                <w:noProof/>
              </w:rPr>
              <w:t>Singapour : le modèle asiatique mature</w:t>
            </w:r>
            <w:r>
              <w:rPr>
                <w:noProof/>
                <w:webHidden/>
              </w:rPr>
              <w:tab/>
            </w:r>
            <w:r>
              <w:rPr>
                <w:noProof/>
                <w:webHidden/>
              </w:rPr>
              <w:fldChar w:fldCharType="begin"/>
            </w:r>
            <w:r>
              <w:rPr>
                <w:noProof/>
                <w:webHidden/>
              </w:rPr>
              <w:instrText xml:space="preserve"> PAGEREF _Toc230888260 \h </w:instrText>
            </w:r>
            <w:r>
              <w:rPr>
                <w:noProof/>
                <w:webHidden/>
              </w:rPr>
            </w:r>
            <w:r>
              <w:rPr>
                <w:noProof/>
                <w:webHidden/>
              </w:rPr>
              <w:fldChar w:fldCharType="separate"/>
            </w:r>
            <w:r>
              <w:rPr>
                <w:noProof/>
                <w:webHidden/>
              </w:rPr>
              <w:t>73</w:t>
            </w:r>
            <w:r>
              <w:rPr>
                <w:noProof/>
                <w:webHidden/>
              </w:rPr>
              <w:fldChar w:fldCharType="end"/>
            </w:r>
            <w:r w:rsidRPr="00100BD7">
              <w:rPr>
                <w:rStyle w:val="Hyperlink"/>
                <w:noProof/>
              </w:rPr>
              <w:fldChar w:fldCharType="end"/>
            </w:r>
          </w:ins>
        </w:p>
        <w:p w14:paraId="3C9A1F14" w14:textId="435399A6" w:rsidR="003F3A2A" w:rsidRDefault="003F3A2A">
          <w:pPr>
            <w:pStyle w:val="TOC2"/>
            <w:tabs>
              <w:tab w:val="left" w:pos="720"/>
              <w:tab w:val="right" w:leader="dot" w:pos="9350"/>
            </w:tabs>
            <w:rPr>
              <w:ins w:id="58" w:author="emmanuel blezes" w:date="2026-05-28T19:16:00Z" w16du:dateUtc="2026-05-28T17:16:00Z"/>
              <w:noProof/>
              <w:kern w:val="2"/>
              <w:lang w:val="en-FR" w:eastAsia="en-GB"/>
              <w14:ligatures w14:val="standardContextual"/>
            </w:rPr>
          </w:pPr>
          <w:ins w:id="5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"_Toc230888261"</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4.</w:t>
            </w:r>
            <w:r>
              <w:rPr>
                <w:noProof/>
                <w:kern w:val="2"/>
                <w:lang w:val="en-FR" w:eastAsia="en-GB"/>
                <w14:ligatures w14:val="standardContextual"/>
              </w:rPr>
              <w:tab/>
            </w:r>
            <w:r w:rsidRPr="00100BD7">
              <w:rPr>
                <w:rStyle w:val="Hyperlink"/>
                <w:noProof/>
              </w:rPr>
              <w:t>Chili : l’expérience unique du tout-capitalisation</w:t>
            </w:r>
            <w:r>
              <w:rPr>
                <w:noProof/>
                <w:webHidden/>
              </w:rPr>
              <w:tab/>
            </w:r>
            <w:r>
              <w:rPr>
                <w:noProof/>
                <w:webHidden/>
              </w:rPr>
              <w:fldChar w:fldCharType="begin"/>
            </w:r>
            <w:r>
              <w:rPr>
                <w:noProof/>
                <w:webHidden/>
              </w:rPr>
              <w:instrText xml:space="preserve"> PAGEREF _Toc230888261 \h </w:instrText>
            </w:r>
            <w:r>
              <w:rPr>
                <w:noProof/>
                <w:webHidden/>
              </w:rPr>
            </w:r>
            <w:r>
              <w:rPr>
                <w:noProof/>
                <w:webHidden/>
              </w:rPr>
              <w:fldChar w:fldCharType="separate"/>
            </w:r>
            <w:r>
              <w:rPr>
                <w:noProof/>
                <w:webHidden/>
              </w:rPr>
              <w:t>77</w:t>
            </w:r>
            <w:r>
              <w:rPr>
                <w:noProof/>
                <w:webHidden/>
              </w:rPr>
              <w:fldChar w:fldCharType="end"/>
            </w:r>
            <w:r w:rsidRPr="00100BD7">
              <w:rPr>
                <w:rStyle w:val="Hyperlink"/>
                <w:noProof/>
              </w:rPr>
              <w:fldChar w:fldCharType="end"/>
            </w:r>
          </w:ins>
        </w:p>
        <w:p w14:paraId="7FA71F8C" w14:textId="4CB8F316" w:rsidR="003F3A2A" w:rsidRDefault="003F3A2A">
          <w:pPr>
            <w:pStyle w:val="TOC2"/>
            <w:tabs>
              <w:tab w:val="left" w:pos="720"/>
              <w:tab w:val="right" w:leader="dot" w:pos="9350"/>
            </w:tabs>
            <w:rPr>
              <w:ins w:id="60" w:author="emmanuel blezes" w:date="2026-05-28T19:16:00Z" w16du:dateUtc="2026-05-28T17:16:00Z"/>
              <w:noProof/>
              <w:kern w:val="2"/>
              <w:lang w:val="en-FR" w:eastAsia="en-GB"/>
              <w14:ligatures w14:val="standardContextual"/>
            </w:rPr>
          </w:pPr>
          <w:ins w:id="6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"_Toc230888262"</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5.</w:t>
            </w:r>
            <w:r>
              <w:rPr>
                <w:noProof/>
                <w:kern w:val="2"/>
                <w:lang w:val="en-FR" w:eastAsia="en-GB"/>
                <w14:ligatures w14:val="standardContextual"/>
              </w:rPr>
              <w:tab/>
            </w:r>
            <w:r w:rsidRPr="00100BD7">
              <w:rPr>
                <w:rStyle w:val="Hyperlink"/>
                <w:noProof/>
              </w:rPr>
              <w:t>Leçons pour la France</w:t>
            </w:r>
            <w:r>
              <w:rPr>
                <w:noProof/>
                <w:webHidden/>
              </w:rPr>
              <w:tab/>
            </w:r>
            <w:r>
              <w:rPr>
                <w:noProof/>
                <w:webHidden/>
              </w:rPr>
              <w:fldChar w:fldCharType="begin"/>
            </w:r>
            <w:r>
              <w:rPr>
                <w:noProof/>
                <w:webHidden/>
              </w:rPr>
              <w:instrText xml:space="preserve"> PAGEREF _Toc230888262 \h </w:instrText>
            </w:r>
            <w:r>
              <w:rPr>
                <w:noProof/>
                <w:webHidden/>
              </w:rPr>
            </w:r>
            <w:r>
              <w:rPr>
                <w:noProof/>
                <w:webHidden/>
              </w:rPr>
              <w:fldChar w:fldCharType="separate"/>
            </w:r>
            <w:r>
              <w:rPr>
                <w:noProof/>
                <w:webHidden/>
              </w:rPr>
              <w:t>85</w:t>
            </w:r>
            <w:r>
              <w:rPr>
                <w:noProof/>
                <w:webHidden/>
              </w:rPr>
              <w:fldChar w:fldCharType="end"/>
            </w:r>
            <w:r w:rsidRPr="00100BD7">
              <w:rPr>
                <w:rStyle w:val="Hyperlink"/>
                <w:noProof/>
              </w:rPr>
              <w:fldChar w:fldCharType="end"/>
            </w:r>
          </w:ins>
        </w:p>
        <w:p w14:paraId="49724388" w14:textId="6DCC5A87" w:rsidR="003F3A2A" w:rsidRDefault="003F3A2A">
          <w:pPr>
            <w:pStyle w:val="TOC1"/>
            <w:tabs>
              <w:tab w:val="right" w:leader="dot" w:pos="9350"/>
            </w:tabs>
            <w:rPr>
              <w:ins w:id="62" w:author="emmanuel blezes" w:date="2026-05-28T19:16:00Z" w16du:dateUtc="2026-05-28T17:16:00Z"/>
              <w:noProof/>
              <w:kern w:val="2"/>
              <w:lang w:val="en-FR" w:eastAsia="en-GB"/>
              <w14:ligatures w14:val="standardContextual"/>
            </w:rPr>
          </w:pPr>
          <w:ins w:id="6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"_Toc230888263"</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Partie 5 - Vers la capitalisation : la réforme qui n’a jamais été faite</w:t>
            </w:r>
            <w:r>
              <w:rPr>
                <w:noProof/>
                <w:webHidden/>
              </w:rPr>
              <w:tab/>
            </w:r>
            <w:r>
              <w:rPr>
                <w:noProof/>
                <w:webHidden/>
              </w:rPr>
              <w:fldChar w:fldCharType="begin"/>
            </w:r>
            <w:r>
              <w:rPr>
                <w:noProof/>
                <w:webHidden/>
              </w:rPr>
              <w:instrText xml:space="preserve"> PAGEREF _Toc230888263 \h </w:instrText>
            </w:r>
            <w:r>
              <w:rPr>
                <w:noProof/>
                <w:webHidden/>
              </w:rPr>
            </w:r>
            <w:r>
              <w:rPr>
                <w:noProof/>
                <w:webHidden/>
              </w:rPr>
              <w:fldChar w:fldCharType="separate"/>
            </w:r>
            <w:r>
              <w:rPr>
                <w:noProof/>
                <w:webHidden/>
              </w:rPr>
              <w:t>88</w:t>
            </w:r>
            <w:r>
              <w:rPr>
                <w:noProof/>
                <w:webHidden/>
              </w:rPr>
              <w:fldChar w:fldCharType="end"/>
            </w:r>
            <w:r w:rsidRPr="00100BD7">
              <w:rPr>
                <w:rStyle w:val="Hyperlink"/>
                <w:noProof/>
              </w:rPr>
              <w:fldChar w:fldCharType="end"/>
            </w:r>
          </w:ins>
        </w:p>
        <w:p w14:paraId="3F95940B" w14:textId="1CB8B3B1" w:rsidR="003F3A2A" w:rsidRDefault="003F3A2A">
          <w:pPr>
            <w:pStyle w:val="TOC2"/>
            <w:tabs>
              <w:tab w:val="left" w:pos="720"/>
              <w:tab w:val="right" w:leader="dot" w:pos="9350"/>
            </w:tabs>
            <w:rPr>
              <w:ins w:id="64" w:author="emmanuel blezes" w:date="2026-05-28T19:16:00Z" w16du:dateUtc="2026-05-28T17:16:00Z"/>
              <w:noProof/>
              <w:kern w:val="2"/>
              <w:lang w:val="en-FR" w:eastAsia="en-GB"/>
              <w14:ligatures w14:val="standardContextual"/>
            </w:rPr>
          </w:pPr>
          <w:ins w:id="6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"_Toc230888264"</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1.</w:t>
            </w:r>
            <w:r>
              <w:rPr>
                <w:noProof/>
                <w:kern w:val="2"/>
                <w:lang w:val="en-FR" w:eastAsia="en-GB"/>
                <w14:ligatures w14:val="standardContextual"/>
              </w:rPr>
              <w:tab/>
            </w:r>
            <w:r w:rsidRPr="00100BD7">
              <w:rPr>
                <w:rStyle w:val="Hyperlink"/>
                <w:noProof/>
              </w:rPr>
              <w:t>Les enjeux à lever</w:t>
            </w:r>
            <w:r>
              <w:rPr>
                <w:noProof/>
                <w:webHidden/>
              </w:rPr>
              <w:tab/>
            </w:r>
            <w:r>
              <w:rPr>
                <w:noProof/>
                <w:webHidden/>
              </w:rPr>
              <w:fldChar w:fldCharType="begin"/>
            </w:r>
            <w:r>
              <w:rPr>
                <w:noProof/>
                <w:webHidden/>
              </w:rPr>
              <w:instrText xml:space="preserve"> PAGEREF _Toc230888264 \h </w:instrText>
            </w:r>
            <w:r>
              <w:rPr>
                <w:noProof/>
                <w:webHidden/>
              </w:rPr>
            </w:r>
            <w:r>
              <w:rPr>
                <w:noProof/>
                <w:webHidden/>
              </w:rPr>
              <w:fldChar w:fldCharType="separate"/>
            </w:r>
            <w:r>
              <w:rPr>
                <w:noProof/>
                <w:webHidden/>
              </w:rPr>
              <w:t>88</w:t>
            </w:r>
            <w:r>
              <w:rPr>
                <w:noProof/>
                <w:webHidden/>
              </w:rPr>
              <w:fldChar w:fldCharType="end"/>
            </w:r>
            <w:r w:rsidRPr="00100BD7">
              <w:rPr>
                <w:rStyle w:val="Hyperlink"/>
                <w:noProof/>
              </w:rPr>
              <w:fldChar w:fldCharType="end"/>
            </w:r>
          </w:ins>
        </w:p>
        <w:p w14:paraId="685D4974" w14:textId="41E93A02" w:rsidR="003F3A2A" w:rsidRDefault="003F3A2A">
          <w:pPr>
            <w:pStyle w:val="TOC2"/>
            <w:tabs>
              <w:tab w:val="right" w:leader="dot" w:pos="9350"/>
            </w:tabs>
            <w:rPr>
              <w:ins w:id="66" w:author="emmanuel blezes" w:date="2026-05-28T19:16:00Z" w16du:dateUtc="2026-05-28T17:16:00Z"/>
              <w:noProof/>
              <w:kern w:val="2"/>
              <w:lang w:val="en-FR" w:eastAsia="en-GB"/>
              <w14:ligatures w14:val="standardContextual"/>
            </w:rPr>
          </w:pPr>
          <w:ins w:id="6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"_Toc230888265"</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Section B - La méthode politique</w:t>
            </w:r>
            <w:r>
              <w:rPr>
                <w:noProof/>
                <w:webHidden/>
              </w:rPr>
              <w:tab/>
            </w:r>
            <w:r>
              <w:rPr>
                <w:noProof/>
                <w:webHidden/>
              </w:rPr>
              <w:fldChar w:fldCharType="begin"/>
            </w:r>
            <w:r>
              <w:rPr>
                <w:noProof/>
                <w:webHidden/>
              </w:rPr>
              <w:instrText xml:space="preserve"> PAGEREF _Toc230888265 \h </w:instrText>
            </w:r>
            <w:r>
              <w:rPr>
                <w:noProof/>
                <w:webHidden/>
              </w:rPr>
            </w:r>
            <w:r>
              <w:rPr>
                <w:noProof/>
                <w:webHidden/>
              </w:rPr>
              <w:fldChar w:fldCharType="separate"/>
            </w:r>
            <w:r>
              <w:rPr>
                <w:noProof/>
                <w:webHidden/>
              </w:rPr>
              <w:t>94</w:t>
            </w:r>
            <w:r>
              <w:rPr>
                <w:noProof/>
                <w:webHidden/>
              </w:rPr>
              <w:fldChar w:fldCharType="end"/>
            </w:r>
            <w:r w:rsidRPr="00100BD7">
              <w:rPr>
                <w:rStyle w:val="Hyperlink"/>
                <w:noProof/>
              </w:rPr>
              <w:fldChar w:fldCharType="end"/>
            </w:r>
          </w:ins>
        </w:p>
        <w:p w14:paraId="5DD7D0B7" w14:textId="16DFF6F9" w:rsidR="003F3A2A" w:rsidRDefault="003F3A2A">
          <w:pPr>
            <w:pStyle w:val="TOC2"/>
            <w:tabs>
              <w:tab w:val="right" w:leader="dot" w:pos="9350"/>
            </w:tabs>
            <w:rPr>
              <w:ins w:id="68" w:author="emmanuel blezes" w:date="2026-05-28T19:16:00Z" w16du:dateUtc="2026-05-28T17:16:00Z"/>
              <w:noProof/>
              <w:kern w:val="2"/>
              <w:lang w:val="en-FR" w:eastAsia="en-GB"/>
              <w14:ligatures w14:val="standardContextual"/>
            </w:rPr>
          </w:pPr>
          <w:ins w:id="6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Section C - L’agenda 2027-2052 en quatre phases</w:t>
            </w:r>
            <w:r>
              <w:rPr>
                <w:noProof/>
                <w:webHidden/>
              </w:rPr>
              <w:tab/>
            </w:r>
            <w:r>
              <w:rPr>
                <w:noProof/>
                <w:webHidden/>
              </w:rPr>
              <w:fldChar w:fldCharType="begin"/>
            </w:r>
            <w:r>
              <w:rPr>
                <w:noProof/>
                <w:webHidden/>
              </w:rPr>
              <w:instrText xml:space="preserve"> PAGEREF _Toc230888266 \h </w:instrText>
            </w:r>
            <w:r>
              <w:rPr>
                <w:noProof/>
                <w:webHidden/>
              </w:rPr>
            </w:r>
            <w:r>
              <w:rPr>
                <w:noProof/>
                <w:webHidden/>
              </w:rPr>
              <w:fldChar w:fldCharType="separate"/>
            </w:r>
            <w:r>
              <w:rPr>
                <w:noProof/>
                <w:webHidden/>
              </w:rPr>
              <w:t>98</w:t>
            </w:r>
            <w:r>
              <w:rPr>
                <w:noProof/>
                <w:webHidden/>
              </w:rPr>
              <w:fldChar w:fldCharType="end"/>
            </w:r>
            <w:r w:rsidRPr="00100BD7">
              <w:rPr>
                <w:rStyle w:val="Hyperlink"/>
                <w:noProof/>
              </w:rPr>
              <w:fldChar w:fldCharType="end"/>
            </w:r>
          </w:ins>
        </w:p>
        <w:p w14:paraId="3B6ED3B3" w14:textId="43E4813C" w:rsidR="003F3A2A" w:rsidRDefault="003F3A2A">
          <w:pPr>
            <w:pStyle w:val="TOC3"/>
            <w:tabs>
              <w:tab w:val="right" w:leader="dot" w:pos="9350"/>
            </w:tabs>
            <w:rPr>
              <w:ins w:id="70" w:author="emmanuel blezes" w:date="2026-05-28T19:16:00Z" w16du:dateUtc="2026-05-28T17:16:00Z"/>
              <w:noProof/>
              <w:kern w:val="2"/>
              <w:lang w:val="en-FR" w:eastAsia="en-GB"/>
              <w14:ligatures w14:val="standardContextual"/>
            </w:rPr>
          </w:pPr>
          <w:ins w:id="7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"_Toc230888267"</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Phase 4 - Maturation (2043-2052)</w:t>
            </w:r>
            <w:r>
              <w:rPr>
                <w:noProof/>
                <w:webHidden/>
              </w:rPr>
              <w:tab/>
            </w:r>
            <w:r>
              <w:rPr>
                <w:noProof/>
                <w:webHidden/>
              </w:rPr>
              <w:fldChar w:fldCharType="begin"/>
            </w:r>
            <w:r>
              <w:rPr>
                <w:noProof/>
                <w:webHidden/>
              </w:rPr>
              <w:instrText xml:space="preserve"> PAGEREF _Toc230888267 \h </w:instrText>
            </w:r>
            <w:r>
              <w:rPr>
                <w:noProof/>
                <w:webHidden/>
              </w:rPr>
            </w:r>
            <w:r>
              <w:rPr>
                <w:noProof/>
                <w:webHidden/>
              </w:rPr>
              <w:fldChar w:fldCharType="separate"/>
            </w:r>
            <w:r>
              <w:rPr>
                <w:noProof/>
                <w:webHidden/>
              </w:rPr>
              <w:t>102</w:t>
            </w:r>
            <w:r>
              <w:rPr>
                <w:noProof/>
                <w:webHidden/>
              </w:rPr>
              <w:fldChar w:fldCharType="end"/>
            </w:r>
            <w:r w:rsidRPr="00100BD7">
              <w:rPr>
                <w:rStyle w:val="Hyperlink"/>
                <w:noProof/>
              </w:rPr>
              <w:fldChar w:fldCharType="end"/>
            </w:r>
          </w:ins>
        </w:p>
        <w:p w14:paraId="25BC3DFD" w14:textId="6FCA2CB6" w:rsidR="003F3A2A" w:rsidRDefault="003F3A2A">
          <w:pPr>
            <w:pStyle w:val="TOC3"/>
            <w:tabs>
              <w:tab w:val="right" w:leader="dot" w:pos="9350"/>
            </w:tabs>
            <w:rPr>
              <w:ins w:id="72" w:author="emmanuel blezes" w:date="2026-05-28T19:16:00Z" w16du:dateUtc="2026-05-28T17:16:00Z"/>
              <w:noProof/>
              <w:kern w:val="2"/>
              <w:lang w:val="en-FR" w:eastAsia="en-GB"/>
              <w14:ligatures w14:val="standardContextual"/>
            </w:rPr>
          </w:pPr>
          <w:ins w:id="7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"_Toc230888268"</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Ce que le système atteint en 2052</w:t>
            </w:r>
            <w:r>
              <w:rPr>
                <w:noProof/>
                <w:webHidden/>
              </w:rPr>
              <w:tab/>
            </w:r>
            <w:r>
              <w:rPr>
                <w:noProof/>
                <w:webHidden/>
              </w:rPr>
              <w:fldChar w:fldCharType="begin"/>
            </w:r>
            <w:r>
              <w:rPr>
                <w:noProof/>
                <w:webHidden/>
              </w:rPr>
              <w:instrText xml:space="preserve"> PAGEREF _Toc230888268 \h </w:instrText>
            </w:r>
            <w:r>
              <w:rPr>
                <w:noProof/>
                <w:webHidden/>
              </w:rPr>
            </w:r>
            <w:r>
              <w:rPr>
                <w:noProof/>
                <w:webHidden/>
              </w:rPr>
              <w:fldChar w:fldCharType="separate"/>
            </w:r>
            <w:r>
              <w:rPr>
                <w:noProof/>
                <w:webHidden/>
              </w:rPr>
              <w:t>102</w:t>
            </w:r>
            <w:r>
              <w:rPr>
                <w:noProof/>
                <w:webHidden/>
              </w:rPr>
              <w:fldChar w:fldCharType="end"/>
            </w:r>
            <w:r w:rsidRPr="00100BD7">
              <w:rPr>
                <w:rStyle w:val="Hyperlink"/>
                <w:noProof/>
              </w:rPr>
              <w:fldChar w:fldCharType="end"/>
            </w:r>
          </w:ins>
        </w:p>
        <w:p w14:paraId="41A2E315" w14:textId="50374B73" w:rsidR="003F3A2A" w:rsidRDefault="003F3A2A">
          <w:pPr>
            <w:pStyle w:val="TOC1"/>
            <w:tabs>
              <w:tab w:val="right" w:leader="dot" w:pos="9350"/>
            </w:tabs>
            <w:rPr>
              <w:ins w:id="74" w:author="emmanuel blezes" w:date="2026-05-28T19:16:00Z" w16du:dateUtc="2026-05-28T17:16:00Z"/>
              <w:noProof/>
              <w:kern w:val="2"/>
              <w:lang w:val="en-FR" w:eastAsia="en-GB"/>
              <w14:ligatures w14:val="standardContextual"/>
            </w:rPr>
          </w:pPr>
          <w:ins w:id="7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"_Toc230888269"</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Conclusion - Choisir, enfin</w:t>
            </w:r>
            <w:r>
              <w:rPr>
                <w:noProof/>
                <w:webHidden/>
              </w:rPr>
              <w:tab/>
            </w:r>
            <w:r>
              <w:rPr>
                <w:noProof/>
                <w:webHidden/>
              </w:rPr>
              <w:fldChar w:fldCharType="begin"/>
            </w:r>
            <w:r>
              <w:rPr>
                <w:noProof/>
                <w:webHidden/>
              </w:rPr>
              <w:instrText xml:space="preserve"> PAGEREF _Toc230888269 \h </w:instrText>
            </w:r>
            <w:r>
              <w:rPr>
                <w:noProof/>
                <w:webHidden/>
              </w:rPr>
            </w:r>
            <w:r>
              <w:rPr>
                <w:noProof/>
                <w:webHidden/>
              </w:rPr>
              <w:fldChar w:fldCharType="separate"/>
            </w:r>
            <w:r>
              <w:rPr>
                <w:noProof/>
                <w:webHidden/>
              </w:rPr>
              <w:t>104</w:t>
            </w:r>
            <w:r>
              <w:rPr>
                <w:noProof/>
                <w:webHidden/>
              </w:rPr>
              <w:fldChar w:fldCharType="end"/>
            </w:r>
            <w:r w:rsidRPr="00100BD7">
              <w:rPr>
                <w:rStyle w:val="Hyperlink"/>
                <w:noProof/>
              </w:rPr>
              <w:fldChar w:fldCharType="end"/>
            </w:r>
          </w:ins>
        </w:p>
        <w:p w14:paraId="20EE841B" w14:textId="2DC570E9" w:rsidR="003F3A2A" w:rsidRDefault="003F3A2A">
          <w:pPr>
            <w:pStyle w:val="TOC1"/>
            <w:tabs>
              <w:tab w:val="right" w:leader="dot" w:pos="9350"/>
            </w:tabs>
            <w:rPr>
              <w:ins w:id="76" w:author="emmanuel blezes" w:date="2026-05-28T19:16:00Z" w16du:dateUtc="2026-05-28T17:16:00Z"/>
              <w:noProof/>
              <w:kern w:val="2"/>
              <w:lang w:val="en-FR" w:eastAsia="en-GB"/>
              <w14:ligatures w14:val="standardContextual"/>
            </w:rPr>
          </w:pPr>
          <w:ins w:id="7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"_Toc230888270"</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Appendice — Cinq mensonges qui ont coûté trente ans</w:t>
            </w:r>
            <w:r>
              <w:rPr>
                <w:noProof/>
                <w:webHidden/>
              </w:rPr>
              <w:tab/>
            </w:r>
            <w:r>
              <w:rPr>
                <w:noProof/>
                <w:webHidden/>
              </w:rPr>
              <w:fldChar w:fldCharType="begin"/>
            </w:r>
            <w:r>
              <w:rPr>
                <w:noProof/>
                <w:webHidden/>
              </w:rPr>
              <w:instrText xml:space="preserve"> PAGEREF _Toc230888270 \h </w:instrText>
            </w:r>
            <w:r>
              <w:rPr>
                <w:noProof/>
                <w:webHidden/>
              </w:rPr>
            </w:r>
            <w:r>
              <w:rPr>
                <w:noProof/>
                <w:webHidden/>
              </w:rPr>
              <w:fldChar w:fldCharType="separate"/>
            </w:r>
            <w:r>
              <w:rPr>
                <w:noProof/>
                <w:webHidden/>
              </w:rPr>
              <w:t>106</w:t>
            </w:r>
            <w:r>
              <w:rPr>
                <w:noProof/>
                <w:webHidden/>
              </w:rPr>
              <w:fldChar w:fldCharType="end"/>
            </w:r>
            <w:r w:rsidRPr="00100BD7">
              <w:rPr>
                <w:rStyle w:val="Hyperlink"/>
                <w:noProof/>
              </w:rPr>
              <w:fldChar w:fldCharType="end"/>
            </w:r>
          </w:ins>
        </w:p>
        <w:p w14:paraId="794ED3BA" w14:textId="534FACDC" w:rsidR="003F3A2A" w:rsidRDefault="003F3A2A">
          <w:pPr>
            <w:pStyle w:val="TOC2"/>
            <w:tabs>
              <w:tab w:val="right" w:leader="dot" w:pos="9350"/>
            </w:tabs>
            <w:rPr>
              <w:ins w:id="78" w:author="emmanuel blezes" w:date="2026-05-28T19:16:00Z" w16du:dateUtc="2026-05-28T17:16:00Z"/>
              <w:noProof/>
              <w:kern w:val="2"/>
              <w:lang w:val="en-FR" w:eastAsia="en-GB"/>
              <w14:ligatures w14:val="standardContextual"/>
            </w:rPr>
          </w:pPr>
          <w:ins w:id="7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"_Toc230888271"</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Q.1 - « La bourse, c’est le casino : et si tout s’effondre ? »</w:t>
            </w:r>
            <w:r>
              <w:rPr>
                <w:noProof/>
                <w:webHidden/>
              </w:rPr>
              <w:tab/>
            </w:r>
            <w:r>
              <w:rPr>
                <w:noProof/>
                <w:webHidden/>
              </w:rPr>
              <w:fldChar w:fldCharType="begin"/>
            </w:r>
            <w:r>
              <w:rPr>
                <w:noProof/>
                <w:webHidden/>
              </w:rPr>
              <w:instrText xml:space="preserve"> PAGEREF _Toc230888271 \h </w:instrText>
            </w:r>
            <w:r>
              <w:rPr>
                <w:noProof/>
                <w:webHidden/>
              </w:rPr>
            </w:r>
            <w:r>
              <w:rPr>
                <w:noProof/>
                <w:webHidden/>
              </w:rPr>
              <w:fldChar w:fldCharType="separate"/>
            </w:r>
            <w:r>
              <w:rPr>
                <w:noProof/>
                <w:webHidden/>
              </w:rPr>
              <w:t>106</w:t>
            </w:r>
            <w:r>
              <w:rPr>
                <w:noProof/>
                <w:webHidden/>
              </w:rPr>
              <w:fldChar w:fldCharType="end"/>
            </w:r>
            <w:r w:rsidRPr="00100BD7">
              <w:rPr>
                <w:rStyle w:val="Hyperlink"/>
                <w:noProof/>
              </w:rPr>
              <w:fldChar w:fldCharType="end"/>
            </w:r>
          </w:ins>
        </w:p>
        <w:p w14:paraId="601D7131" w14:textId="595EAC7E" w:rsidR="003F3A2A" w:rsidRDefault="003F3A2A">
          <w:pPr>
            <w:pStyle w:val="TOC2"/>
            <w:tabs>
              <w:tab w:val="right" w:leader="dot" w:pos="9350"/>
            </w:tabs>
            <w:rPr>
              <w:ins w:id="80" w:author="emmanuel blezes" w:date="2026-05-28T19:16:00Z" w16du:dateUtc="2026-05-28T17:16:00Z"/>
              <w:noProof/>
              <w:kern w:val="2"/>
              <w:lang w:val="en-FR" w:eastAsia="en-GB"/>
              <w14:ligatures w14:val="standardContextual"/>
            </w:rPr>
          </w:pPr>
          <w:ins w:id="8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"_Toc230888272"</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Q.2 - « Et Enron, Madoff, Detroit ? »</w:t>
            </w:r>
            <w:r>
              <w:rPr>
                <w:noProof/>
                <w:webHidden/>
              </w:rPr>
              <w:tab/>
            </w:r>
            <w:r>
              <w:rPr>
                <w:noProof/>
                <w:webHidden/>
              </w:rPr>
              <w:fldChar w:fldCharType="begin"/>
            </w:r>
            <w:r>
              <w:rPr>
                <w:noProof/>
                <w:webHidden/>
              </w:rPr>
              <w:instrText xml:space="preserve"> PAGEREF _Toc230888272 \h </w:instrText>
            </w:r>
            <w:r>
              <w:rPr>
                <w:noProof/>
                <w:webHidden/>
              </w:rPr>
            </w:r>
            <w:r>
              <w:rPr>
                <w:noProof/>
                <w:webHidden/>
              </w:rPr>
              <w:fldChar w:fldCharType="separate"/>
            </w:r>
            <w:r>
              <w:rPr>
                <w:noProof/>
                <w:webHidden/>
              </w:rPr>
              <w:t>108</w:t>
            </w:r>
            <w:r>
              <w:rPr>
                <w:noProof/>
                <w:webHidden/>
              </w:rPr>
              <w:fldChar w:fldCharType="end"/>
            </w:r>
            <w:r w:rsidRPr="00100BD7">
              <w:rPr>
                <w:rStyle w:val="Hyperlink"/>
                <w:noProof/>
              </w:rPr>
              <w:fldChar w:fldCharType="end"/>
            </w:r>
          </w:ins>
        </w:p>
        <w:p w14:paraId="648C50EC" w14:textId="0EFADC81" w:rsidR="003F3A2A" w:rsidRDefault="003F3A2A">
          <w:pPr>
            <w:pStyle w:val="TOC2"/>
            <w:tabs>
              <w:tab w:val="right" w:leader="dot" w:pos="9350"/>
            </w:tabs>
            <w:rPr>
              <w:ins w:id="82" w:author="emmanuel blezes" w:date="2026-05-28T19:16:00Z" w16du:dateUtc="2026-05-28T17:16:00Z"/>
              <w:noProof/>
              <w:kern w:val="2"/>
              <w:lang w:val="en-FR" w:eastAsia="en-GB"/>
              <w14:ligatures w14:val="standardContextual"/>
            </w:rPr>
          </w:pPr>
          <w:ins w:id="83"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"_Toc230888273"</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Q.3 - « C’est anti-social : ça profite aux riches »</w:t>
            </w:r>
            <w:r>
              <w:rPr>
                <w:noProof/>
                <w:webHidden/>
              </w:rPr>
              <w:tab/>
            </w:r>
            <w:r>
              <w:rPr>
                <w:noProof/>
                <w:webHidden/>
              </w:rPr>
              <w:fldChar w:fldCharType="begin"/>
            </w:r>
            <w:r>
              <w:rPr>
                <w:noProof/>
                <w:webHidden/>
              </w:rPr>
              <w:instrText xml:space="preserve"> PAGEREF _Toc230888273 \h </w:instrText>
            </w:r>
            <w:r>
              <w:rPr>
                <w:noProof/>
                <w:webHidden/>
              </w:rPr>
            </w:r>
            <w:r>
              <w:rPr>
                <w:noProof/>
                <w:webHidden/>
              </w:rPr>
              <w:fldChar w:fldCharType="separate"/>
            </w:r>
            <w:r>
              <w:rPr>
                <w:noProof/>
                <w:webHidden/>
              </w:rPr>
              <w:t>109</w:t>
            </w:r>
            <w:r>
              <w:rPr>
                <w:noProof/>
                <w:webHidden/>
              </w:rPr>
              <w:fldChar w:fldCharType="end"/>
            </w:r>
            <w:r w:rsidRPr="00100BD7">
              <w:rPr>
                <w:rStyle w:val="Hyperlink"/>
                <w:noProof/>
              </w:rPr>
              <w:fldChar w:fldCharType="end"/>
            </w:r>
          </w:ins>
        </w:p>
        <w:p w14:paraId="76094BB1" w14:textId="53FEABE1" w:rsidR="003F3A2A" w:rsidRDefault="003F3A2A">
          <w:pPr>
            <w:pStyle w:val="TOC2"/>
            <w:tabs>
              <w:tab w:val="right" w:leader="dot" w:pos="9350"/>
            </w:tabs>
            <w:rPr>
              <w:ins w:id="84" w:author="emmanuel blezes" w:date="2026-05-28T19:16:00Z" w16du:dateUtc="2026-05-28T17:16:00Z"/>
              <w:noProof/>
              <w:kern w:val="2"/>
              <w:lang w:val="en-FR" w:eastAsia="en-GB"/>
              <w14:ligatures w14:val="standardContextual"/>
            </w:rPr>
          </w:pPr>
          <w:ins w:id="85"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"_Toc230888274"</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Q.4 - « Le double paiement est insurmontable »</w:t>
            </w:r>
            <w:r>
              <w:rPr>
                <w:noProof/>
                <w:webHidden/>
              </w:rPr>
              <w:tab/>
            </w:r>
            <w:r>
              <w:rPr>
                <w:noProof/>
                <w:webHidden/>
              </w:rPr>
              <w:fldChar w:fldCharType="begin"/>
            </w:r>
            <w:r>
              <w:rPr>
                <w:noProof/>
                <w:webHidden/>
              </w:rPr>
              <w:instrText xml:space="preserve"> PAGEREF _Toc230888274 \h </w:instrText>
            </w:r>
            <w:r>
              <w:rPr>
                <w:noProof/>
                <w:webHidden/>
              </w:rPr>
            </w:r>
            <w:r>
              <w:rPr>
                <w:noProof/>
                <w:webHidden/>
              </w:rPr>
              <w:fldChar w:fldCharType="separate"/>
            </w:r>
            <w:r>
              <w:rPr>
                <w:noProof/>
                <w:webHidden/>
              </w:rPr>
              <w:t>110</w:t>
            </w:r>
            <w:r>
              <w:rPr>
                <w:noProof/>
                <w:webHidden/>
              </w:rPr>
              <w:fldChar w:fldCharType="end"/>
            </w:r>
            <w:r w:rsidRPr="00100BD7">
              <w:rPr>
                <w:rStyle w:val="Hyperlink"/>
                <w:noProof/>
              </w:rPr>
              <w:fldChar w:fldCharType="end"/>
            </w:r>
          </w:ins>
        </w:p>
        <w:p w14:paraId="5DA9BCF6" w14:textId="700EF7B6" w:rsidR="003F3A2A" w:rsidRDefault="003F3A2A">
          <w:pPr>
            <w:pStyle w:val="TOC2"/>
            <w:tabs>
              <w:tab w:val="right" w:leader="dot" w:pos="9350"/>
            </w:tabs>
            <w:rPr>
              <w:ins w:id="86" w:author="emmanuel blezes" w:date="2026-05-28T19:16:00Z" w16du:dateUtc="2026-05-28T17:16:00Z"/>
              <w:noProof/>
              <w:kern w:val="2"/>
              <w:lang w:val="en-FR" w:eastAsia="en-GB"/>
              <w14:ligatures w14:val="standardContextual"/>
            </w:rPr>
          </w:pPr>
          <w:ins w:id="87"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"_Toc230888275"</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Q.5 - « On a déjà essayé : le PER, ça ne marche pas »</w:t>
            </w:r>
            <w:r>
              <w:rPr>
                <w:noProof/>
                <w:webHidden/>
              </w:rPr>
              <w:tab/>
            </w:r>
            <w:r>
              <w:rPr>
                <w:noProof/>
                <w:webHidden/>
              </w:rPr>
              <w:fldChar w:fldCharType="begin"/>
            </w:r>
            <w:r>
              <w:rPr>
                <w:noProof/>
                <w:webHidden/>
              </w:rPr>
              <w:instrText xml:space="preserve"> PAGEREF _Toc230888275 \h </w:instrText>
            </w:r>
            <w:r>
              <w:rPr>
                <w:noProof/>
                <w:webHidden/>
              </w:rPr>
            </w:r>
            <w:r>
              <w:rPr>
                <w:noProof/>
                <w:webHidden/>
              </w:rPr>
              <w:fldChar w:fldCharType="separate"/>
            </w:r>
            <w:r>
              <w:rPr>
                <w:noProof/>
                <w:webHidden/>
              </w:rPr>
              <w:t>112</w:t>
            </w:r>
            <w:r>
              <w:rPr>
                <w:noProof/>
                <w:webHidden/>
              </w:rPr>
              <w:fldChar w:fldCharType="end"/>
            </w:r>
            <w:r w:rsidRPr="00100BD7">
              <w:rPr>
                <w:rStyle w:val="Hyperlink"/>
                <w:noProof/>
              </w:rPr>
              <w:fldChar w:fldCharType="end"/>
            </w:r>
          </w:ins>
        </w:p>
        <w:p w14:paraId="53C3065A" w14:textId="43704197" w:rsidR="003F3A2A" w:rsidRDefault="003F3A2A">
          <w:pPr>
            <w:pStyle w:val="TOC2"/>
            <w:tabs>
              <w:tab w:val="right" w:leader="dot" w:pos="9350"/>
            </w:tabs>
            <w:rPr>
              <w:ins w:id="88" w:author="emmanuel blezes" w:date="2026-05-28T19:16:00Z" w16du:dateUtc="2026-05-28T17:16:00Z"/>
              <w:noProof/>
              <w:kern w:val="2"/>
              <w:lang w:val="en-FR" w:eastAsia="en-GB"/>
              <w14:ligatures w14:val="standardContextual"/>
            </w:rPr>
          </w:pPr>
          <w:ins w:id="89"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"_Toc230888276"</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Q.6 - « La France n’a pas la culture financière »</w:t>
            </w:r>
            <w:r>
              <w:rPr>
                <w:noProof/>
                <w:webHidden/>
              </w:rPr>
              <w:tab/>
            </w:r>
            <w:r>
              <w:rPr>
                <w:noProof/>
                <w:webHidden/>
              </w:rPr>
              <w:fldChar w:fldCharType="begin"/>
            </w:r>
            <w:r>
              <w:rPr>
                <w:noProof/>
                <w:webHidden/>
              </w:rPr>
              <w:instrText xml:space="preserve"> PAGEREF _Toc230888276 \h </w:instrText>
            </w:r>
            <w:r>
              <w:rPr>
                <w:noProof/>
                <w:webHidden/>
              </w:rPr>
            </w:r>
            <w:r>
              <w:rPr>
                <w:noProof/>
                <w:webHidden/>
              </w:rPr>
              <w:fldChar w:fldCharType="separate"/>
            </w:r>
            <w:r>
              <w:rPr>
                <w:noProof/>
                <w:webHidden/>
              </w:rPr>
              <w:t>112</w:t>
            </w:r>
            <w:r>
              <w:rPr>
                <w:noProof/>
                <w:webHidden/>
              </w:rPr>
              <w:fldChar w:fldCharType="end"/>
            </w:r>
            <w:r w:rsidRPr="00100BD7">
              <w:rPr>
                <w:rStyle w:val="Hyperlink"/>
                <w:noProof/>
              </w:rPr>
              <w:fldChar w:fldCharType="end"/>
            </w:r>
          </w:ins>
        </w:p>
        <w:p w14:paraId="7BD7947E" w14:textId="0B7DCDE7" w:rsidR="003F3A2A" w:rsidRDefault="003F3A2A">
          <w:pPr>
            <w:pStyle w:val="TOC2"/>
            <w:tabs>
              <w:tab w:val="right" w:leader="dot" w:pos="9350"/>
            </w:tabs>
            <w:rPr>
              <w:ins w:id="90" w:author="emmanuel blezes" w:date="2026-05-28T19:16:00Z" w16du:dateUtc="2026-05-28T17:16:00Z"/>
              <w:noProof/>
              <w:kern w:val="2"/>
              <w:lang w:val="en-FR" w:eastAsia="en-GB"/>
              <w14:ligatures w14:val="standardContextual"/>
            </w:rPr>
          </w:pPr>
          <w:ins w:id="91" w:author="emmanuel blezes" w:date="2026-05-28T19:16:00Z" w16du:dateUtc="2026-05-28T17:16:00Z">
            <w:r w:rsidRPr="00100BD7">
              <w:rPr>
                <w:rStyle w:val="Hyperlink"/>
                <w:noProof/>
              </w:rPr>
              <w:fldChar w:fldCharType="begin"/>
            </w:r>
            <w:r w:rsidRPr="00100BD7">
              <w:rPr>
                <w:rStyle w:val="Hyperlink"/>
                <w:noProof/>
              </w:rPr>
              <w:instrText xml:space="preserve"> </w:instrText>
            </w:r>
            <w:r>
              <w:rPr>
                <w:noProof/>
              </w:rPr>
              <w:instrText>HYPERLINK \l "_Toc230888277"</w:instrText>
            </w:r>
            <w:r w:rsidRPr="00100BD7">
              <w:rPr>
                <w:rStyle w:val="Hyperlink"/>
                <w:noProof/>
              </w:rPr>
              <w:instrText xml:space="preserve"> </w:instrText>
            </w:r>
            <w:r w:rsidRPr="00100BD7">
              <w:rPr>
                <w:rStyle w:val="Hyperlink"/>
                <w:noProof/>
              </w:rPr>
            </w:r>
            <w:r w:rsidRPr="00100BD7">
              <w:rPr>
                <w:rStyle w:val="Hyperlink"/>
                <w:noProof/>
              </w:rPr>
              <w:fldChar w:fldCharType="separate"/>
            </w:r>
            <w:r w:rsidRPr="00100BD7">
              <w:rPr>
                <w:rStyle w:val="Hyperlink"/>
                <w:noProof/>
              </w:rPr>
              <w:t>Conclusion : la fenêtre est ouverte</w:t>
            </w:r>
            <w:r>
              <w:rPr>
                <w:noProof/>
                <w:webHidden/>
              </w:rPr>
              <w:tab/>
            </w:r>
            <w:r>
              <w:rPr>
                <w:noProof/>
                <w:webHidden/>
              </w:rPr>
              <w:fldChar w:fldCharType="begin"/>
            </w:r>
            <w:r>
              <w:rPr>
                <w:noProof/>
                <w:webHidden/>
              </w:rPr>
              <w:instrText xml:space="preserve"> PAGEREF _Toc230888277 \h </w:instrText>
            </w:r>
            <w:r>
              <w:rPr>
                <w:noProof/>
                <w:webHidden/>
              </w:rPr>
            </w:r>
            <w:r>
              <w:rPr>
                <w:noProof/>
                <w:webHidden/>
              </w:rPr>
              <w:fldChar w:fldCharType="separate"/>
            </w:r>
            <w:r>
              <w:rPr>
                <w:noProof/>
                <w:webHidden/>
              </w:rPr>
              <w:t>113</w:t>
            </w:r>
            <w:r>
              <w:rPr>
                <w:noProof/>
                <w:webHidden/>
              </w:rPr>
              <w:fldChar w:fldCharType="end"/>
            </w:r>
            <w:r w:rsidRPr="00100BD7">
              <w:rPr>
                <w:rStyle w:val="Hyperlink"/>
                <w:noProof/>
              </w:rPr>
              <w:fldChar w:fldCharType="end"/>
            </w:r>
          </w:ins>
        </w:p>
        <w:p w14:paraId="033DB9E2" w14:textId="186891E6" w:rsidR="00571C30" w:rsidDel="00EA3FF1" w:rsidRDefault="00571C30">
          <w:pPr>
            <w:pStyle w:val="TOC1"/>
            <w:tabs>
              <w:tab w:val="right" w:leader="dot" w:pos="9350"/>
            </w:tabs>
            <w:rPr>
              <w:del w:id="92" w:author="emmanuel blezes" w:date="2026-05-23T19:05:00Z" w16du:dateUtc="2026-05-23T17:05:00Z"/>
              <w:noProof/>
              <w:kern w:val="2"/>
              <w:lang w:val="en-FR" w:eastAsia="en-GB"/>
              <w14:ligatures w14:val="standardContextual"/>
            </w:rPr>
          </w:pPr>
          <w:del w:id="93" w:author="emmanuel blezes" w:date="2026-05-23T19:05:00Z" w16du:dateUtc="2026-05-23T17:05:00Z">
            <w:r w:rsidRPr="00EA3FF1" w:rsidDel="00EA3FF1">
              <w:rPr>
                <w:noProof/>
                <w:rPrChange w:id="94" w:author="emmanuel blezes" w:date="2026-05-23T19:05:00Z" w16du:dateUtc="2026-05-23T17:05:00Z">
                  <w:rPr>
                    <w:rStyle w:val="Hyperlink"/>
                    <w:noProof/>
                  </w:rPr>
                </w:rPrChange>
              </w:rPr>
              <w:delText>Avant-propos</w:delText>
            </w:r>
            <w:r w:rsidDel="00EA3FF1">
              <w:rPr>
                <w:noProof/>
                <w:webHidden/>
              </w:rPr>
              <w:tab/>
              <w:delText>3</w:delText>
            </w:r>
          </w:del>
        </w:p>
        <w:p w14:paraId="7210B2B8" w14:textId="77777777" w:rsidR="00571C30" w:rsidDel="00EA3FF1" w:rsidRDefault="00571C30">
          <w:pPr>
            <w:pStyle w:val="TOC2"/>
            <w:tabs>
              <w:tab w:val="right" w:leader="dot" w:pos="9350"/>
            </w:tabs>
            <w:rPr>
              <w:del w:id="95" w:author="emmanuel blezes" w:date="2026-05-23T19:05:00Z" w16du:dateUtc="2026-05-23T17:05:00Z"/>
              <w:noProof/>
              <w:kern w:val="2"/>
              <w:lang w:val="en-FR" w:eastAsia="en-GB"/>
              <w14:ligatures w14:val="standardContextual"/>
            </w:rPr>
          </w:pPr>
          <w:del w:id="96" w:author="emmanuel blezes" w:date="2026-05-23T19:05:00Z" w16du:dateUtc="2026-05-23T17:05:00Z">
            <w:r w:rsidRPr="00EA3FF1" w:rsidDel="00EA3FF1">
              <w:rPr>
                <w:noProof/>
                <w:rPrChange w:id="97" w:author="emmanuel blezes" w:date="2026-05-23T19:05:00Z" w16du:dateUtc="2026-05-23T17:05:00Z">
                  <w:rPr>
                    <w:rStyle w:val="Hyperlink"/>
                    <w:noProof/>
                  </w:rPr>
                </w:rPrChange>
              </w:rPr>
              <w:delText>Le paradoxe Doliprane</w:delText>
            </w:r>
            <w:r w:rsidDel="00EA3FF1">
              <w:rPr>
                <w:noProof/>
                <w:webHidden/>
              </w:rPr>
              <w:tab/>
              <w:delText>3</w:delText>
            </w:r>
          </w:del>
        </w:p>
        <w:p w14:paraId="05A52FB7" w14:textId="77777777" w:rsidR="00571C30" w:rsidDel="00EA3FF1" w:rsidRDefault="00571C30">
          <w:pPr>
            <w:pStyle w:val="TOC1"/>
            <w:tabs>
              <w:tab w:val="right" w:leader="dot" w:pos="9350"/>
            </w:tabs>
            <w:rPr>
              <w:del w:id="98" w:author="emmanuel blezes" w:date="2026-05-23T19:05:00Z" w16du:dateUtc="2026-05-23T17:05:00Z"/>
              <w:noProof/>
              <w:kern w:val="2"/>
              <w:lang w:val="en-FR" w:eastAsia="en-GB"/>
              <w14:ligatures w14:val="standardContextual"/>
            </w:rPr>
          </w:pPr>
          <w:del w:id="99" w:author="emmanuel blezes" w:date="2026-05-23T19:05:00Z" w16du:dateUtc="2026-05-23T17:05:00Z">
            <w:r w:rsidRPr="00EA3FF1" w:rsidDel="00EA3FF1">
              <w:rPr>
                <w:noProof/>
                <w:rPrChange w:id="100" w:author="emmanuel blezes" w:date="2026-05-23T19:05:00Z" w16du:dateUtc="2026-05-23T17:05:00Z">
                  <w:rPr>
                    <w:rStyle w:val="Hyperlink"/>
                    <w:noProof/>
                  </w:rPr>
                </w:rPrChange>
              </w:rPr>
              <w:delText>Introduction</w:delText>
            </w:r>
            <w:r w:rsidDel="00EA3FF1">
              <w:rPr>
                <w:noProof/>
                <w:webHidden/>
              </w:rPr>
              <w:tab/>
              <w:delText>7</w:delText>
            </w:r>
          </w:del>
        </w:p>
        <w:p w14:paraId="2D24350E" w14:textId="77777777" w:rsidR="00571C30" w:rsidDel="00EA3FF1" w:rsidRDefault="00571C30">
          <w:pPr>
            <w:pStyle w:val="TOC2"/>
            <w:tabs>
              <w:tab w:val="right" w:leader="dot" w:pos="9350"/>
            </w:tabs>
            <w:rPr>
              <w:del w:id="101" w:author="emmanuel blezes" w:date="2026-05-23T19:05:00Z" w16du:dateUtc="2026-05-23T17:05:00Z"/>
              <w:noProof/>
              <w:kern w:val="2"/>
              <w:lang w:val="en-FR" w:eastAsia="en-GB"/>
              <w14:ligatures w14:val="standardContextual"/>
            </w:rPr>
          </w:pPr>
          <w:del w:id="102" w:author="emmanuel blezes" w:date="2026-05-23T19:05:00Z" w16du:dateUtc="2026-05-23T17:05:00Z">
            <w:r w:rsidRPr="00EA3FF1" w:rsidDel="00EA3FF1">
              <w:rPr>
                <w:noProof/>
                <w:rPrChange w:id="103" w:author="emmanuel blezes" w:date="2026-05-23T19:05:00Z" w16du:dateUtc="2026-05-23T17:05:00Z">
                  <w:rPr>
                    <w:rStyle w:val="Hyperlink"/>
                    <w:noProof/>
                  </w:rPr>
                </w:rPrChange>
              </w:rPr>
              <w:delText>L’angle mort</w:delText>
            </w:r>
            <w:r w:rsidDel="00EA3FF1">
              <w:rPr>
                <w:noProof/>
                <w:webHidden/>
              </w:rPr>
              <w:tab/>
              <w:delText>7</w:delText>
            </w:r>
          </w:del>
        </w:p>
        <w:p w14:paraId="61142F0E" w14:textId="77777777" w:rsidR="00571C30" w:rsidDel="00EA3FF1" w:rsidRDefault="00571C30">
          <w:pPr>
            <w:pStyle w:val="TOC2"/>
            <w:tabs>
              <w:tab w:val="right" w:leader="dot" w:pos="9350"/>
            </w:tabs>
            <w:rPr>
              <w:del w:id="104" w:author="emmanuel blezes" w:date="2026-05-23T19:05:00Z" w16du:dateUtc="2026-05-23T17:05:00Z"/>
              <w:noProof/>
              <w:kern w:val="2"/>
              <w:lang w:val="en-FR" w:eastAsia="en-GB"/>
              <w14:ligatures w14:val="standardContextual"/>
            </w:rPr>
          </w:pPr>
          <w:del w:id="105" w:author="emmanuel blezes" w:date="2026-05-23T19:05:00Z" w16du:dateUtc="2026-05-23T17:05:00Z">
            <w:r w:rsidRPr="00EA3FF1" w:rsidDel="00EA3FF1">
              <w:rPr>
                <w:noProof/>
                <w:rPrChange w:id="106" w:author="emmanuel blezes" w:date="2026-05-23T19:05:00Z" w16du:dateUtc="2026-05-23T17:05:00Z">
                  <w:rPr>
                    <w:rStyle w:val="Hyperlink"/>
                    <w:noProof/>
                  </w:rPr>
                </w:rPrChange>
              </w:rPr>
              <w:delText>Trois chiffres</w:delText>
            </w:r>
            <w:r w:rsidDel="00EA3FF1">
              <w:rPr>
                <w:noProof/>
                <w:webHidden/>
              </w:rPr>
              <w:tab/>
              <w:delText>8</w:delText>
            </w:r>
          </w:del>
        </w:p>
        <w:p w14:paraId="5E5E052D" w14:textId="77777777" w:rsidR="00571C30" w:rsidDel="00EA3FF1" w:rsidRDefault="00571C30">
          <w:pPr>
            <w:pStyle w:val="TOC2"/>
            <w:tabs>
              <w:tab w:val="right" w:leader="dot" w:pos="9350"/>
            </w:tabs>
            <w:rPr>
              <w:del w:id="107" w:author="emmanuel blezes" w:date="2026-05-23T19:05:00Z" w16du:dateUtc="2026-05-23T17:05:00Z"/>
              <w:noProof/>
              <w:kern w:val="2"/>
              <w:lang w:val="en-FR" w:eastAsia="en-GB"/>
              <w14:ligatures w14:val="standardContextual"/>
            </w:rPr>
          </w:pPr>
          <w:del w:id="108" w:author="emmanuel blezes" w:date="2026-05-23T19:05:00Z" w16du:dateUtc="2026-05-23T17:05:00Z">
            <w:r w:rsidRPr="00EA3FF1" w:rsidDel="00EA3FF1">
              <w:rPr>
                <w:noProof/>
                <w:rPrChange w:id="109" w:author="emmanuel blezes" w:date="2026-05-23T19:05:00Z" w16du:dateUtc="2026-05-23T17:05:00Z">
                  <w:rPr>
                    <w:rStyle w:val="Hyperlink"/>
                    <w:noProof/>
                  </w:rPr>
                </w:rPrChange>
              </w:rPr>
              <w:delText>La grande illusion</w:delText>
            </w:r>
            <w:r w:rsidDel="00EA3FF1">
              <w:rPr>
                <w:noProof/>
                <w:webHidden/>
              </w:rPr>
              <w:tab/>
              <w:delText>11</w:delText>
            </w:r>
          </w:del>
        </w:p>
        <w:p w14:paraId="57F96810" w14:textId="77777777" w:rsidR="00571C30" w:rsidDel="00EA3FF1" w:rsidRDefault="00571C30">
          <w:pPr>
            <w:pStyle w:val="TOC2"/>
            <w:tabs>
              <w:tab w:val="right" w:leader="dot" w:pos="9350"/>
            </w:tabs>
            <w:rPr>
              <w:del w:id="110" w:author="emmanuel blezes" w:date="2026-05-23T19:05:00Z" w16du:dateUtc="2026-05-23T17:05:00Z"/>
              <w:noProof/>
              <w:kern w:val="2"/>
              <w:lang w:val="en-FR" w:eastAsia="en-GB"/>
              <w14:ligatures w14:val="standardContextual"/>
            </w:rPr>
          </w:pPr>
          <w:del w:id="111" w:author="emmanuel blezes" w:date="2026-05-23T19:05:00Z" w16du:dateUtc="2026-05-23T17:05:00Z">
            <w:r w:rsidRPr="00EA3FF1" w:rsidDel="00EA3FF1">
              <w:rPr>
                <w:noProof/>
                <w:rPrChange w:id="112" w:author="emmanuel blezes" w:date="2026-05-23T19:05:00Z" w16du:dateUtc="2026-05-23T17:05:00Z">
                  <w:rPr>
                    <w:rStyle w:val="Hyperlink"/>
                    <w:noProof/>
                  </w:rPr>
                </w:rPrChange>
              </w:rPr>
              <w:delText>Ce que ce livre démontre</w:delText>
            </w:r>
            <w:r w:rsidDel="00EA3FF1">
              <w:rPr>
                <w:noProof/>
                <w:webHidden/>
              </w:rPr>
              <w:tab/>
              <w:delText>13</w:delText>
            </w:r>
          </w:del>
        </w:p>
        <w:p w14:paraId="161A0A0D" w14:textId="77777777" w:rsidR="00571C30" w:rsidDel="00EA3FF1" w:rsidRDefault="00571C30">
          <w:pPr>
            <w:pStyle w:val="TOC2"/>
            <w:tabs>
              <w:tab w:val="right" w:leader="dot" w:pos="9350"/>
            </w:tabs>
            <w:rPr>
              <w:del w:id="113" w:author="emmanuel blezes" w:date="2026-05-23T19:05:00Z" w16du:dateUtc="2026-05-23T17:05:00Z"/>
              <w:noProof/>
              <w:kern w:val="2"/>
              <w:lang w:val="en-FR" w:eastAsia="en-GB"/>
              <w14:ligatures w14:val="standardContextual"/>
            </w:rPr>
          </w:pPr>
          <w:del w:id="114" w:author="emmanuel blezes" w:date="2026-05-23T19:05:00Z" w16du:dateUtc="2026-05-23T17:05:00Z">
            <w:r w:rsidRPr="00EA3FF1" w:rsidDel="00EA3FF1">
              <w:rPr>
                <w:noProof/>
                <w:rPrChange w:id="115" w:author="emmanuel blezes" w:date="2026-05-23T19:05:00Z" w16du:dateUtc="2026-05-23T17:05:00Z">
                  <w:rPr>
                    <w:rStyle w:val="Hyperlink"/>
                    <w:noProof/>
                  </w:rPr>
                </w:rPrChange>
              </w:rPr>
              <w:delText>Plan de l’ouvrage</w:delText>
            </w:r>
            <w:r w:rsidDel="00EA3FF1">
              <w:rPr>
                <w:noProof/>
                <w:webHidden/>
              </w:rPr>
              <w:tab/>
              <w:delText>14</w:delText>
            </w:r>
          </w:del>
        </w:p>
        <w:p w14:paraId="00005F35" w14:textId="77777777" w:rsidR="00571C30" w:rsidDel="00EA3FF1" w:rsidRDefault="00571C30">
          <w:pPr>
            <w:pStyle w:val="TOC1"/>
            <w:tabs>
              <w:tab w:val="left" w:pos="480"/>
              <w:tab w:val="right" w:leader="dot" w:pos="9350"/>
            </w:tabs>
            <w:rPr>
              <w:del w:id="116" w:author="emmanuel blezes" w:date="2026-05-23T19:05:00Z" w16du:dateUtc="2026-05-23T17:05:00Z"/>
              <w:noProof/>
              <w:kern w:val="2"/>
              <w:lang w:val="en-FR" w:eastAsia="en-GB"/>
              <w14:ligatures w14:val="standardContextual"/>
            </w:rPr>
          </w:pPr>
          <w:del w:id="117" w:author="emmanuel blezes" w:date="2026-05-23T19:05:00Z" w16du:dateUtc="2026-05-23T17:05:00Z">
            <w:r w:rsidRPr="00EA3FF1" w:rsidDel="00EA3FF1">
              <w:rPr>
                <w:noProof/>
                <w:rPrChange w:id="118" w:author="emmanuel blezes" w:date="2026-05-23T19:05:00Z" w16du:dateUtc="2026-05-23T17:05:00Z">
                  <w:rPr>
                    <w:rStyle w:val="Hyperlink"/>
                    <w:noProof/>
                  </w:rPr>
                </w:rPrChange>
              </w:rPr>
              <w:delText>1.</w:delText>
            </w:r>
            <w:r w:rsidDel="00EA3FF1">
              <w:rPr>
                <w:noProof/>
                <w:kern w:val="2"/>
                <w:lang w:val="en-FR" w:eastAsia="en-GB"/>
                <w14:ligatures w14:val="standardContextual"/>
              </w:rPr>
              <w:tab/>
            </w:r>
            <w:r w:rsidRPr="00EA3FF1" w:rsidDel="00EA3FF1">
              <w:rPr>
                <w:noProof/>
                <w:rPrChange w:id="119" w:author="emmanuel blezes" w:date="2026-05-23T19:05:00Z" w16du:dateUtc="2026-05-23T17:05:00Z">
                  <w:rPr>
                    <w:rStyle w:val="Hyperlink"/>
                    <w:noProof/>
                  </w:rPr>
                </w:rPrChange>
              </w:rPr>
              <w:delText>Anatomie d’un système à bout de souffle</w:delText>
            </w:r>
            <w:r w:rsidDel="00EA3FF1">
              <w:rPr>
                <w:noProof/>
                <w:webHidden/>
              </w:rPr>
              <w:tab/>
              <w:delText>15</w:delText>
            </w:r>
          </w:del>
        </w:p>
        <w:p w14:paraId="2951167F" w14:textId="77777777" w:rsidR="00571C30" w:rsidDel="00EA3FF1" w:rsidRDefault="00571C30">
          <w:pPr>
            <w:pStyle w:val="TOC2"/>
            <w:tabs>
              <w:tab w:val="right" w:leader="dot" w:pos="9350"/>
            </w:tabs>
            <w:rPr>
              <w:del w:id="120" w:author="emmanuel blezes" w:date="2026-05-23T19:05:00Z" w16du:dateUtc="2026-05-23T17:05:00Z"/>
              <w:noProof/>
              <w:kern w:val="2"/>
              <w:lang w:val="en-FR" w:eastAsia="en-GB"/>
              <w14:ligatures w14:val="standardContextual"/>
            </w:rPr>
          </w:pPr>
          <w:del w:id="121" w:author="emmanuel blezes" w:date="2026-05-23T19:05:00Z" w16du:dateUtc="2026-05-23T17:05:00Z">
            <w:r w:rsidRPr="00EA3FF1" w:rsidDel="00EA3FF1">
              <w:rPr>
                <w:noProof/>
                <w:rPrChange w:id="122" w:author="emmanuel blezes" w:date="2026-05-23T19:05:00Z" w16du:dateUtc="2026-05-23T17:05:00Z">
                  <w:rPr>
                    <w:rStyle w:val="Hyperlink"/>
                    <w:noProof/>
                  </w:rPr>
                </w:rPrChange>
              </w:rPr>
              <w:delText>1.1 Le grand vieillissement : quand la pyramide s’inverse</w:delText>
            </w:r>
            <w:r w:rsidDel="00EA3FF1">
              <w:rPr>
                <w:noProof/>
                <w:webHidden/>
              </w:rPr>
              <w:tab/>
              <w:delText>17</w:delText>
            </w:r>
          </w:del>
        </w:p>
        <w:p w14:paraId="26D8E05B" w14:textId="77777777" w:rsidR="00571C30" w:rsidDel="00EA3FF1" w:rsidRDefault="00571C30">
          <w:pPr>
            <w:pStyle w:val="TOC2"/>
            <w:tabs>
              <w:tab w:val="right" w:leader="dot" w:pos="9350"/>
            </w:tabs>
            <w:rPr>
              <w:del w:id="123" w:author="emmanuel blezes" w:date="2026-05-23T19:05:00Z" w16du:dateUtc="2026-05-23T17:05:00Z"/>
              <w:noProof/>
              <w:kern w:val="2"/>
              <w:lang w:val="en-FR" w:eastAsia="en-GB"/>
              <w14:ligatures w14:val="standardContextual"/>
            </w:rPr>
          </w:pPr>
          <w:del w:id="124" w:author="emmanuel blezes" w:date="2026-05-23T19:05:00Z" w16du:dateUtc="2026-05-23T17:05:00Z">
            <w:r w:rsidRPr="00EA3FF1" w:rsidDel="00EA3FF1">
              <w:rPr>
                <w:noProof/>
                <w:rPrChange w:id="125" w:author="emmanuel blezes" w:date="2026-05-23T19:05:00Z" w16du:dateUtc="2026-05-23T17:05:00Z">
                  <w:rPr>
                    <w:rStyle w:val="Hyperlink"/>
                    <w:noProof/>
                  </w:rPr>
                </w:rPrChange>
              </w:rPr>
              <w:delText>1.2 Le déficit caché</w:delText>
            </w:r>
            <w:r w:rsidDel="00EA3FF1">
              <w:rPr>
                <w:noProof/>
                <w:webHidden/>
              </w:rPr>
              <w:tab/>
              <w:delText>20</w:delText>
            </w:r>
          </w:del>
        </w:p>
        <w:p w14:paraId="6923B8A1" w14:textId="77777777" w:rsidR="00571C30" w:rsidDel="00EA3FF1" w:rsidRDefault="00571C30">
          <w:pPr>
            <w:pStyle w:val="TOC2"/>
            <w:tabs>
              <w:tab w:val="right" w:leader="dot" w:pos="9350"/>
            </w:tabs>
            <w:rPr>
              <w:del w:id="126" w:author="emmanuel blezes" w:date="2026-05-23T19:05:00Z" w16du:dateUtc="2026-05-23T17:05:00Z"/>
              <w:noProof/>
              <w:kern w:val="2"/>
              <w:lang w:val="en-FR" w:eastAsia="en-GB"/>
              <w14:ligatures w14:val="standardContextual"/>
            </w:rPr>
          </w:pPr>
          <w:del w:id="127" w:author="emmanuel blezes" w:date="2026-05-23T19:05:00Z" w16du:dateUtc="2026-05-23T17:05:00Z">
            <w:r w:rsidRPr="00EA3FF1" w:rsidDel="00EA3FF1">
              <w:rPr>
                <w:noProof/>
                <w:rPrChange w:id="128" w:author="emmanuel blezes" w:date="2026-05-23T19:05:00Z" w16du:dateUtc="2026-05-23T17:05:00Z">
                  <w:rPr>
                    <w:rStyle w:val="Hyperlink"/>
                    <w:noProof/>
                  </w:rPr>
                </w:rPrChange>
              </w:rPr>
              <w:delText>1.3 Comment on en est arrivé là</w:delText>
            </w:r>
            <w:r w:rsidDel="00EA3FF1">
              <w:rPr>
                <w:noProof/>
                <w:webHidden/>
              </w:rPr>
              <w:tab/>
              <w:delText>23</w:delText>
            </w:r>
          </w:del>
        </w:p>
        <w:p w14:paraId="1A6EF3D3" w14:textId="77777777" w:rsidR="00571C30" w:rsidDel="00EA3FF1" w:rsidRDefault="00571C30">
          <w:pPr>
            <w:pStyle w:val="TOC2"/>
            <w:tabs>
              <w:tab w:val="right" w:leader="dot" w:pos="9350"/>
            </w:tabs>
            <w:rPr>
              <w:del w:id="129" w:author="emmanuel blezes" w:date="2026-05-23T19:05:00Z" w16du:dateUtc="2026-05-23T17:05:00Z"/>
              <w:noProof/>
              <w:kern w:val="2"/>
              <w:lang w:val="en-FR" w:eastAsia="en-GB"/>
              <w14:ligatures w14:val="standardContextual"/>
            </w:rPr>
          </w:pPr>
          <w:del w:id="130" w:author="emmanuel blezes" w:date="2026-05-23T19:05:00Z" w16du:dateUtc="2026-05-23T17:05:00Z">
            <w:r w:rsidRPr="00EA3FF1" w:rsidDel="00EA3FF1">
              <w:rPr>
                <w:noProof/>
                <w:rPrChange w:id="131" w:author="emmanuel blezes" w:date="2026-05-23T19:05:00Z" w16du:dateUtc="2026-05-23T17:05:00Z">
                  <w:rPr>
                    <w:rStyle w:val="Hyperlink"/>
                    <w:noProof/>
                  </w:rPr>
                </w:rPrChange>
              </w:rPr>
              <w:delText>1.4 Ces réformes qui n’en sont pas</w:delText>
            </w:r>
            <w:r w:rsidDel="00EA3FF1">
              <w:rPr>
                <w:noProof/>
                <w:webHidden/>
              </w:rPr>
              <w:tab/>
              <w:delText>27</w:delText>
            </w:r>
          </w:del>
        </w:p>
        <w:p w14:paraId="2D8C9861" w14:textId="77777777" w:rsidR="00571C30" w:rsidDel="00EA3FF1" w:rsidRDefault="00571C30">
          <w:pPr>
            <w:pStyle w:val="TOC2"/>
            <w:tabs>
              <w:tab w:val="right" w:leader="dot" w:pos="9350"/>
            </w:tabs>
            <w:rPr>
              <w:del w:id="132" w:author="emmanuel blezes" w:date="2026-05-23T19:05:00Z" w16du:dateUtc="2026-05-23T17:05:00Z"/>
              <w:noProof/>
              <w:kern w:val="2"/>
              <w:lang w:val="en-FR" w:eastAsia="en-GB"/>
              <w14:ligatures w14:val="standardContextual"/>
            </w:rPr>
          </w:pPr>
          <w:del w:id="133" w:author="emmanuel blezes" w:date="2026-05-23T19:05:00Z" w16du:dateUtc="2026-05-23T17:05:00Z">
            <w:r w:rsidRPr="00EA3FF1" w:rsidDel="00EA3FF1">
              <w:rPr>
                <w:noProof/>
                <w:rPrChange w:id="134" w:author="emmanuel blezes" w:date="2026-05-23T19:05:00Z" w16du:dateUtc="2026-05-23T17:05:00Z">
                  <w:rPr>
                    <w:rStyle w:val="Hyperlink"/>
                    <w:noProof/>
                  </w:rPr>
                </w:rPrChange>
              </w:rPr>
              <w:delText>1.5 C’est Nicolas qui paie</w:delText>
            </w:r>
            <w:r w:rsidDel="00EA3FF1">
              <w:rPr>
                <w:noProof/>
                <w:webHidden/>
              </w:rPr>
              <w:tab/>
              <w:delText>29</w:delText>
            </w:r>
          </w:del>
        </w:p>
        <w:p w14:paraId="05BE99F5" w14:textId="77777777" w:rsidR="00571C30" w:rsidDel="00EA3FF1" w:rsidRDefault="00571C30">
          <w:pPr>
            <w:pStyle w:val="TOC1"/>
            <w:tabs>
              <w:tab w:val="right" w:leader="dot" w:pos="9350"/>
            </w:tabs>
            <w:rPr>
              <w:del w:id="135" w:author="emmanuel blezes" w:date="2026-05-23T19:05:00Z" w16du:dateUtc="2026-05-23T17:05:00Z"/>
              <w:noProof/>
              <w:kern w:val="2"/>
              <w:lang w:val="en-FR" w:eastAsia="en-GB"/>
              <w14:ligatures w14:val="standardContextual"/>
            </w:rPr>
          </w:pPr>
          <w:del w:id="136" w:author="emmanuel blezes" w:date="2026-05-23T19:05:00Z" w16du:dateUtc="2026-05-23T17:05:00Z">
            <w:r w:rsidRPr="00EA3FF1" w:rsidDel="00EA3FF1">
              <w:rPr>
                <w:noProof/>
                <w:rPrChange w:id="137" w:author="emmanuel blezes" w:date="2026-05-23T19:05:00Z" w16du:dateUtc="2026-05-23T17:05:00Z">
                  <w:rPr>
                    <w:rStyle w:val="Hyperlink"/>
                    <w:noProof/>
                  </w:rPr>
                </w:rPrChange>
              </w:rPr>
              <w:delText>2. Comprendre la capitalisation</w:delText>
            </w:r>
            <w:r w:rsidDel="00EA3FF1">
              <w:rPr>
                <w:noProof/>
                <w:webHidden/>
              </w:rPr>
              <w:tab/>
              <w:delText>34</w:delText>
            </w:r>
          </w:del>
        </w:p>
        <w:p w14:paraId="7C2501E0" w14:textId="77777777" w:rsidR="00571C30" w:rsidDel="00EA3FF1" w:rsidRDefault="00571C30">
          <w:pPr>
            <w:pStyle w:val="TOC2"/>
            <w:tabs>
              <w:tab w:val="right" w:leader="dot" w:pos="9350"/>
            </w:tabs>
            <w:rPr>
              <w:del w:id="138" w:author="emmanuel blezes" w:date="2026-05-23T19:05:00Z" w16du:dateUtc="2026-05-23T17:05:00Z"/>
              <w:noProof/>
              <w:kern w:val="2"/>
              <w:lang w:val="en-FR" w:eastAsia="en-GB"/>
              <w14:ligatures w14:val="standardContextual"/>
            </w:rPr>
          </w:pPr>
          <w:del w:id="139" w:author="emmanuel blezes" w:date="2026-05-23T19:05:00Z" w16du:dateUtc="2026-05-23T17:05:00Z">
            <w:r w:rsidRPr="00EA3FF1" w:rsidDel="00EA3FF1">
              <w:rPr>
                <w:noProof/>
                <w:rPrChange w:id="140" w:author="emmanuel blezes" w:date="2026-05-23T19:05:00Z" w16du:dateUtc="2026-05-23T17:05:00Z">
                  <w:rPr>
                    <w:rStyle w:val="Hyperlink"/>
                    <w:noProof/>
                  </w:rPr>
                </w:rPrChange>
              </w:rPr>
              <w:delText>Le mot tabou</w:delText>
            </w:r>
            <w:r w:rsidDel="00EA3FF1">
              <w:rPr>
                <w:noProof/>
                <w:webHidden/>
              </w:rPr>
              <w:tab/>
              <w:delText>34</w:delText>
            </w:r>
          </w:del>
        </w:p>
        <w:p w14:paraId="32C5DF38" w14:textId="77777777" w:rsidR="00571C30" w:rsidDel="00EA3FF1" w:rsidRDefault="00571C30">
          <w:pPr>
            <w:pStyle w:val="TOC2"/>
            <w:tabs>
              <w:tab w:val="right" w:leader="dot" w:pos="9350"/>
            </w:tabs>
            <w:rPr>
              <w:del w:id="141" w:author="emmanuel blezes" w:date="2026-05-23T19:05:00Z" w16du:dateUtc="2026-05-23T17:05:00Z"/>
              <w:noProof/>
              <w:kern w:val="2"/>
              <w:lang w:val="en-FR" w:eastAsia="en-GB"/>
              <w14:ligatures w14:val="standardContextual"/>
            </w:rPr>
          </w:pPr>
          <w:del w:id="142" w:author="emmanuel blezes" w:date="2026-05-23T19:05:00Z" w16du:dateUtc="2026-05-23T17:05:00Z">
            <w:r w:rsidRPr="00EA3FF1" w:rsidDel="00EA3FF1">
              <w:rPr>
                <w:noProof/>
                <w:rPrChange w:id="143" w:author="emmanuel blezes" w:date="2026-05-23T19:05:00Z" w16du:dateUtc="2026-05-23T17:05:00Z">
                  <w:rPr>
                    <w:rStyle w:val="Hyperlink"/>
                    <w:noProof/>
                  </w:rPr>
                </w:rPrChange>
              </w:rPr>
              <w:delText>Anatomie d’un euro cotisé</w:delText>
            </w:r>
            <w:r w:rsidDel="00EA3FF1">
              <w:rPr>
                <w:noProof/>
                <w:webHidden/>
              </w:rPr>
              <w:tab/>
              <w:delText>35</w:delText>
            </w:r>
          </w:del>
        </w:p>
        <w:p w14:paraId="6C112FF2" w14:textId="77777777" w:rsidR="00571C30" w:rsidDel="00EA3FF1" w:rsidRDefault="00571C30">
          <w:pPr>
            <w:pStyle w:val="TOC2"/>
            <w:tabs>
              <w:tab w:val="right" w:leader="dot" w:pos="9350"/>
            </w:tabs>
            <w:rPr>
              <w:del w:id="144" w:author="emmanuel blezes" w:date="2026-05-23T19:05:00Z" w16du:dateUtc="2026-05-23T17:05:00Z"/>
              <w:noProof/>
              <w:kern w:val="2"/>
              <w:lang w:val="en-FR" w:eastAsia="en-GB"/>
              <w14:ligatures w14:val="standardContextual"/>
            </w:rPr>
          </w:pPr>
          <w:del w:id="145" w:author="emmanuel blezes" w:date="2026-05-23T19:05:00Z" w16du:dateUtc="2026-05-23T17:05:00Z">
            <w:r w:rsidRPr="00EA3FF1" w:rsidDel="00EA3FF1">
              <w:rPr>
                <w:noProof/>
                <w:rPrChange w:id="146" w:author="emmanuel blezes" w:date="2026-05-23T19:05:00Z" w16du:dateUtc="2026-05-23T17:05:00Z">
                  <w:rPr>
                    <w:rStyle w:val="Hyperlink"/>
                    <w:noProof/>
                  </w:rPr>
                </w:rPrChange>
              </w:rPr>
              <w:delText>Ce que la capitalisation n’est pas</w:delText>
            </w:r>
            <w:r w:rsidDel="00EA3FF1">
              <w:rPr>
                <w:noProof/>
                <w:webHidden/>
              </w:rPr>
              <w:tab/>
              <w:delText>40</w:delText>
            </w:r>
          </w:del>
        </w:p>
        <w:p w14:paraId="6A69577D" w14:textId="77777777" w:rsidR="00571C30" w:rsidDel="00EA3FF1" w:rsidRDefault="00571C30">
          <w:pPr>
            <w:pStyle w:val="TOC2"/>
            <w:tabs>
              <w:tab w:val="right" w:leader="dot" w:pos="9350"/>
            </w:tabs>
            <w:rPr>
              <w:del w:id="147" w:author="emmanuel blezes" w:date="2026-05-23T19:05:00Z" w16du:dateUtc="2026-05-23T17:05:00Z"/>
              <w:noProof/>
              <w:kern w:val="2"/>
              <w:lang w:val="en-FR" w:eastAsia="en-GB"/>
              <w14:ligatures w14:val="standardContextual"/>
            </w:rPr>
          </w:pPr>
          <w:del w:id="148" w:author="emmanuel blezes" w:date="2026-05-23T19:05:00Z" w16du:dateUtc="2026-05-23T17:05:00Z">
            <w:r w:rsidRPr="00EA3FF1" w:rsidDel="00EA3FF1">
              <w:rPr>
                <w:noProof/>
                <w:rPrChange w:id="149" w:author="emmanuel blezes" w:date="2026-05-23T19:05:00Z" w16du:dateUtc="2026-05-23T17:05:00Z">
                  <w:rPr>
                    <w:rStyle w:val="Hyperlink"/>
                    <w:noProof/>
                  </w:rPr>
                </w:rPrChange>
              </w:rPr>
              <w:delText>Trois familles dans le monde</w:delText>
            </w:r>
            <w:r w:rsidDel="00EA3FF1">
              <w:rPr>
                <w:noProof/>
                <w:webHidden/>
              </w:rPr>
              <w:tab/>
              <w:delText>42</w:delText>
            </w:r>
          </w:del>
        </w:p>
        <w:p w14:paraId="664E4AEC" w14:textId="77777777" w:rsidR="00571C30" w:rsidDel="00EA3FF1" w:rsidRDefault="00571C30">
          <w:pPr>
            <w:pStyle w:val="TOC2"/>
            <w:tabs>
              <w:tab w:val="right" w:leader="dot" w:pos="9350"/>
            </w:tabs>
            <w:rPr>
              <w:del w:id="150" w:author="emmanuel blezes" w:date="2026-05-23T19:05:00Z" w16du:dateUtc="2026-05-23T17:05:00Z"/>
              <w:noProof/>
              <w:kern w:val="2"/>
              <w:lang w:val="en-FR" w:eastAsia="en-GB"/>
              <w14:ligatures w14:val="standardContextual"/>
            </w:rPr>
          </w:pPr>
          <w:del w:id="151" w:author="emmanuel blezes" w:date="2026-05-23T19:05:00Z" w16du:dateUtc="2026-05-23T17:05:00Z">
            <w:r w:rsidRPr="00EA3FF1" w:rsidDel="00EA3FF1">
              <w:rPr>
                <w:noProof/>
                <w:rPrChange w:id="152" w:author="emmanuel blezes" w:date="2026-05-23T19:05:00Z" w16du:dateUtc="2026-05-23T17:05:00Z">
                  <w:rPr>
                    <w:rStyle w:val="Hyperlink"/>
                    <w:noProof/>
                  </w:rPr>
                </w:rPrChange>
              </w:rPr>
              <w:delText>Combien ça vaut, concrètement ?</w:delText>
            </w:r>
            <w:r w:rsidDel="00EA3FF1">
              <w:rPr>
                <w:noProof/>
                <w:webHidden/>
              </w:rPr>
              <w:tab/>
              <w:delText>46</w:delText>
            </w:r>
          </w:del>
        </w:p>
        <w:p w14:paraId="649D2AE1" w14:textId="77777777" w:rsidR="00571C30" w:rsidDel="00EA3FF1" w:rsidRDefault="00571C30">
          <w:pPr>
            <w:pStyle w:val="TOC1"/>
            <w:tabs>
              <w:tab w:val="right" w:leader="dot" w:pos="9350"/>
            </w:tabs>
            <w:rPr>
              <w:del w:id="153" w:author="emmanuel blezes" w:date="2026-05-23T19:05:00Z" w16du:dateUtc="2026-05-23T17:05:00Z"/>
              <w:noProof/>
              <w:kern w:val="2"/>
              <w:lang w:val="en-FR" w:eastAsia="en-GB"/>
              <w14:ligatures w14:val="standardContextual"/>
            </w:rPr>
          </w:pPr>
          <w:del w:id="154" w:author="emmanuel blezes" w:date="2026-05-23T19:05:00Z" w16du:dateUtc="2026-05-23T17:05:00Z">
            <w:r w:rsidRPr="00EA3FF1" w:rsidDel="00EA3FF1">
              <w:rPr>
                <w:noProof/>
                <w:rPrChange w:id="155" w:author="emmanuel blezes" w:date="2026-05-23T19:05:00Z" w16du:dateUtc="2026-05-23T17:05:00Z">
                  <w:rPr>
                    <w:rStyle w:val="Hyperlink"/>
                    <w:noProof/>
                  </w:rPr>
                </w:rPrChange>
              </w:rPr>
              <w:delText>3. De la nécessité de fonds de pension français</w:delText>
            </w:r>
            <w:r w:rsidDel="00EA3FF1">
              <w:rPr>
                <w:noProof/>
                <w:webHidden/>
              </w:rPr>
              <w:tab/>
              <w:delText>49</w:delText>
            </w:r>
          </w:del>
        </w:p>
        <w:p w14:paraId="7C82F032" w14:textId="77777777" w:rsidR="00571C30" w:rsidDel="00EA3FF1" w:rsidRDefault="00571C30">
          <w:pPr>
            <w:pStyle w:val="TOC2"/>
            <w:tabs>
              <w:tab w:val="right" w:leader="dot" w:pos="9350"/>
            </w:tabs>
            <w:rPr>
              <w:del w:id="156" w:author="emmanuel blezes" w:date="2026-05-23T19:05:00Z" w16du:dateUtc="2026-05-23T17:05:00Z"/>
              <w:noProof/>
              <w:kern w:val="2"/>
              <w:lang w:val="en-FR" w:eastAsia="en-GB"/>
              <w14:ligatures w14:val="standardContextual"/>
            </w:rPr>
          </w:pPr>
          <w:del w:id="157" w:author="emmanuel blezes" w:date="2026-05-23T19:05:00Z" w16du:dateUtc="2026-05-23T17:05:00Z">
            <w:r w:rsidRPr="00EA3FF1" w:rsidDel="00EA3FF1">
              <w:rPr>
                <w:noProof/>
                <w:rPrChange w:id="158" w:author="emmanuel blezes" w:date="2026-05-23T19:05:00Z" w16du:dateUtc="2026-05-23T17:05:00Z">
                  <w:rPr>
                    <w:rStyle w:val="Hyperlink"/>
                    <w:noProof/>
                  </w:rPr>
                </w:rPrChange>
              </w:rPr>
              <w:delText>3.1 Six mille milliards qui dorment</w:delText>
            </w:r>
            <w:r w:rsidDel="00EA3FF1">
              <w:rPr>
                <w:noProof/>
                <w:webHidden/>
              </w:rPr>
              <w:tab/>
              <w:delText>50</w:delText>
            </w:r>
          </w:del>
        </w:p>
        <w:p w14:paraId="4645B509" w14:textId="77777777" w:rsidR="00571C30" w:rsidDel="00EA3FF1" w:rsidRDefault="00571C30">
          <w:pPr>
            <w:pStyle w:val="TOC2"/>
            <w:tabs>
              <w:tab w:val="right" w:leader="dot" w:pos="9350"/>
            </w:tabs>
            <w:rPr>
              <w:del w:id="159" w:author="emmanuel blezes" w:date="2026-05-23T19:05:00Z" w16du:dateUtc="2026-05-23T17:05:00Z"/>
              <w:noProof/>
              <w:kern w:val="2"/>
              <w:lang w:val="en-FR" w:eastAsia="en-GB"/>
              <w14:ligatures w14:val="standardContextual"/>
            </w:rPr>
          </w:pPr>
          <w:del w:id="160" w:author="emmanuel blezes" w:date="2026-05-23T19:05:00Z" w16du:dateUtc="2026-05-23T17:05:00Z">
            <w:r w:rsidRPr="00EA3FF1" w:rsidDel="00EA3FF1">
              <w:rPr>
                <w:noProof/>
                <w:rPrChange w:id="161" w:author="emmanuel blezes" w:date="2026-05-23T19:05:00Z" w16du:dateUtc="2026-05-23T17:05:00Z">
                  <w:rPr>
                    <w:rStyle w:val="Hyperlink"/>
                    <w:noProof/>
                  </w:rPr>
                </w:rPrChange>
              </w:rPr>
              <w:delText>3.2 240 000 entreprises sans repreneur français</w:delText>
            </w:r>
            <w:r w:rsidDel="00EA3FF1">
              <w:rPr>
                <w:noProof/>
                <w:webHidden/>
              </w:rPr>
              <w:tab/>
              <w:delText>56</w:delText>
            </w:r>
          </w:del>
        </w:p>
        <w:p w14:paraId="7B3EF24F" w14:textId="77777777" w:rsidR="00571C30" w:rsidDel="00EA3FF1" w:rsidRDefault="00571C30">
          <w:pPr>
            <w:pStyle w:val="TOC2"/>
            <w:tabs>
              <w:tab w:val="right" w:leader="dot" w:pos="9350"/>
            </w:tabs>
            <w:rPr>
              <w:del w:id="162" w:author="emmanuel blezes" w:date="2026-05-23T19:05:00Z" w16du:dateUtc="2026-05-23T17:05:00Z"/>
              <w:noProof/>
              <w:kern w:val="2"/>
              <w:lang w:val="en-FR" w:eastAsia="en-GB"/>
              <w14:ligatures w14:val="standardContextual"/>
            </w:rPr>
          </w:pPr>
          <w:del w:id="163" w:author="emmanuel blezes" w:date="2026-05-23T19:05:00Z" w16du:dateUtc="2026-05-23T17:05:00Z">
            <w:r w:rsidRPr="00EA3FF1" w:rsidDel="00EA3FF1">
              <w:rPr>
                <w:noProof/>
                <w:rPrChange w:id="164" w:author="emmanuel blezes" w:date="2026-05-23T19:05:00Z" w16du:dateUtc="2026-05-23T17:05:00Z">
                  <w:rPr>
                    <w:rStyle w:val="Hyperlink"/>
                    <w:noProof/>
                  </w:rPr>
                </w:rPrChange>
              </w:rPr>
              <w:delText>3.3 Doliprane, Alstom, Lafarge : dix ans de cessions</w:delText>
            </w:r>
            <w:r w:rsidDel="00EA3FF1">
              <w:rPr>
                <w:noProof/>
                <w:webHidden/>
              </w:rPr>
              <w:tab/>
              <w:delText>59</w:delText>
            </w:r>
          </w:del>
        </w:p>
        <w:p w14:paraId="38E2AAF3" w14:textId="77777777" w:rsidR="00571C30" w:rsidDel="00EA3FF1" w:rsidRDefault="00571C30">
          <w:pPr>
            <w:pStyle w:val="TOC2"/>
            <w:tabs>
              <w:tab w:val="right" w:leader="dot" w:pos="9350"/>
            </w:tabs>
            <w:rPr>
              <w:del w:id="165" w:author="emmanuel blezes" w:date="2026-05-23T19:05:00Z" w16du:dateUtc="2026-05-23T17:05:00Z"/>
              <w:noProof/>
              <w:kern w:val="2"/>
              <w:lang w:val="en-FR" w:eastAsia="en-GB"/>
              <w14:ligatures w14:val="standardContextual"/>
            </w:rPr>
          </w:pPr>
          <w:del w:id="166" w:author="emmanuel blezes" w:date="2026-05-23T19:05:00Z" w16du:dateUtc="2026-05-23T17:05:00Z">
            <w:r w:rsidRPr="00EA3FF1" w:rsidDel="00EA3FF1">
              <w:rPr>
                <w:noProof/>
                <w:rPrChange w:id="167" w:author="emmanuel blezes" w:date="2026-05-23T19:05:00Z" w16du:dateUtc="2026-05-23T17:05:00Z">
                  <w:rPr>
                    <w:rStyle w:val="Hyperlink"/>
                    <w:noProof/>
                  </w:rPr>
                </w:rPrChange>
              </w:rPr>
              <w:delText>3.4 36 milliards de dividendes vers l’étranger</w:delText>
            </w:r>
            <w:r w:rsidDel="00EA3FF1">
              <w:rPr>
                <w:noProof/>
                <w:webHidden/>
              </w:rPr>
              <w:tab/>
              <w:delText>63</w:delText>
            </w:r>
          </w:del>
        </w:p>
        <w:p w14:paraId="6AC4F57B" w14:textId="77777777" w:rsidR="00571C30" w:rsidDel="00EA3FF1" w:rsidRDefault="00571C30">
          <w:pPr>
            <w:pStyle w:val="TOC2"/>
            <w:tabs>
              <w:tab w:val="right" w:leader="dot" w:pos="9350"/>
            </w:tabs>
            <w:rPr>
              <w:del w:id="168" w:author="emmanuel blezes" w:date="2026-05-23T19:05:00Z" w16du:dateUtc="2026-05-23T17:05:00Z"/>
              <w:noProof/>
              <w:kern w:val="2"/>
              <w:lang w:val="en-FR" w:eastAsia="en-GB"/>
              <w14:ligatures w14:val="standardContextual"/>
            </w:rPr>
          </w:pPr>
          <w:del w:id="169" w:author="emmanuel blezes" w:date="2026-05-23T19:05:00Z" w16du:dateUtc="2026-05-23T17:05:00Z">
            <w:r w:rsidRPr="00EA3FF1" w:rsidDel="00EA3FF1">
              <w:rPr>
                <w:noProof/>
                <w:rPrChange w:id="170" w:author="emmanuel blezes" w:date="2026-05-23T19:05:00Z" w16du:dateUtc="2026-05-23T17:05:00Z">
                  <w:rPr>
                    <w:rStyle w:val="Hyperlink"/>
                    <w:noProof/>
                  </w:rPr>
                </w:rPrChange>
              </w:rPr>
              <w:delText>3.5 Ce que feraient 1 500 milliards en fonds de pension français</w:delText>
            </w:r>
            <w:r w:rsidDel="00EA3FF1">
              <w:rPr>
                <w:noProof/>
                <w:webHidden/>
              </w:rPr>
              <w:tab/>
              <w:delText>65</w:delText>
            </w:r>
          </w:del>
        </w:p>
        <w:p w14:paraId="210A5B48" w14:textId="77777777" w:rsidR="00571C30" w:rsidDel="00EA3FF1" w:rsidRDefault="00571C30">
          <w:pPr>
            <w:pStyle w:val="TOC2"/>
            <w:tabs>
              <w:tab w:val="right" w:leader="dot" w:pos="9350"/>
            </w:tabs>
            <w:rPr>
              <w:del w:id="171" w:author="emmanuel blezes" w:date="2026-05-23T19:05:00Z" w16du:dateUtc="2026-05-23T17:05:00Z"/>
              <w:noProof/>
              <w:kern w:val="2"/>
              <w:lang w:val="en-FR" w:eastAsia="en-GB"/>
              <w14:ligatures w14:val="standardContextual"/>
            </w:rPr>
          </w:pPr>
          <w:del w:id="172" w:author="emmanuel blezes" w:date="2026-05-23T19:05:00Z" w16du:dateUtc="2026-05-23T17:05:00Z">
            <w:r w:rsidRPr="00EA3FF1" w:rsidDel="00EA3FF1">
              <w:rPr>
                <w:noProof/>
                <w:rPrChange w:id="173" w:author="emmanuel blezes" w:date="2026-05-23T19:05:00Z" w16du:dateUtc="2026-05-23T17:05:00Z">
                  <w:rPr>
                    <w:rStyle w:val="Hyperlink"/>
                    <w:noProof/>
                  </w:rPr>
                </w:rPrChange>
              </w:rPr>
              <w:delText>Une décision politique, pas une fatalité</w:delText>
            </w:r>
            <w:r w:rsidDel="00EA3FF1">
              <w:rPr>
                <w:noProof/>
                <w:webHidden/>
              </w:rPr>
              <w:tab/>
              <w:delText>70</w:delText>
            </w:r>
          </w:del>
        </w:p>
        <w:p w14:paraId="255CACB4" w14:textId="77777777" w:rsidR="00571C30" w:rsidDel="00EA3FF1" w:rsidRDefault="00571C30">
          <w:pPr>
            <w:pStyle w:val="TOC1"/>
            <w:tabs>
              <w:tab w:val="right" w:leader="dot" w:pos="9350"/>
            </w:tabs>
            <w:rPr>
              <w:del w:id="174" w:author="emmanuel blezes" w:date="2026-05-23T19:05:00Z" w16du:dateUtc="2026-05-23T17:05:00Z"/>
              <w:noProof/>
              <w:kern w:val="2"/>
              <w:lang w:val="en-FR" w:eastAsia="en-GB"/>
              <w14:ligatures w14:val="standardContextual"/>
            </w:rPr>
          </w:pPr>
          <w:del w:id="175" w:author="emmanuel blezes" w:date="2026-05-23T19:05:00Z" w16du:dateUtc="2026-05-23T17:05:00Z">
            <w:r w:rsidRPr="00EA3FF1" w:rsidDel="00EA3FF1">
              <w:rPr>
                <w:noProof/>
                <w:rPrChange w:id="176" w:author="emmanuel blezes" w:date="2026-05-23T19:05:00Z" w16du:dateUtc="2026-05-23T17:05:00Z">
                  <w:rPr>
                    <w:rStyle w:val="Hyperlink"/>
                    <w:noProof/>
                  </w:rPr>
                </w:rPrChange>
              </w:rPr>
              <w:delText>4. Quatre modèles, une boussole</w:delText>
            </w:r>
            <w:r w:rsidDel="00EA3FF1">
              <w:rPr>
                <w:noProof/>
                <w:webHidden/>
              </w:rPr>
              <w:tab/>
              <w:delText>71</w:delText>
            </w:r>
          </w:del>
        </w:p>
        <w:p w14:paraId="6F5A3D2B" w14:textId="77777777" w:rsidR="00571C30" w:rsidDel="00EA3FF1" w:rsidRDefault="00571C30">
          <w:pPr>
            <w:pStyle w:val="TOC2"/>
            <w:tabs>
              <w:tab w:val="right" w:leader="dot" w:pos="9350"/>
            </w:tabs>
            <w:rPr>
              <w:del w:id="177" w:author="emmanuel blezes" w:date="2026-05-23T19:05:00Z" w16du:dateUtc="2026-05-23T17:05:00Z"/>
              <w:noProof/>
              <w:kern w:val="2"/>
              <w:lang w:val="en-FR" w:eastAsia="en-GB"/>
              <w14:ligatures w14:val="standardContextual"/>
            </w:rPr>
          </w:pPr>
          <w:del w:id="178" w:author="emmanuel blezes" w:date="2026-05-23T19:05:00Z" w16du:dateUtc="2026-05-23T17:05:00Z">
            <w:r w:rsidRPr="00EA3FF1" w:rsidDel="00EA3FF1">
              <w:rPr>
                <w:noProof/>
                <w:rPrChange w:id="179" w:author="emmanuel blezes" w:date="2026-05-23T19:05:00Z" w16du:dateUtc="2026-05-23T17:05:00Z">
                  <w:rPr>
                    <w:rStyle w:val="Hyperlink"/>
                    <w:noProof/>
                  </w:rPr>
                </w:rPrChange>
              </w:rPr>
              <w:delText>4.1 Suède : la preuve par neuf</w:delText>
            </w:r>
            <w:r w:rsidDel="00EA3FF1">
              <w:rPr>
                <w:noProof/>
                <w:webHidden/>
              </w:rPr>
              <w:tab/>
              <w:delText>72</w:delText>
            </w:r>
          </w:del>
        </w:p>
        <w:p w14:paraId="73E99B45" w14:textId="77777777" w:rsidR="00571C30" w:rsidDel="00EA3FF1" w:rsidRDefault="00571C30">
          <w:pPr>
            <w:pStyle w:val="TOC2"/>
            <w:tabs>
              <w:tab w:val="right" w:leader="dot" w:pos="9350"/>
            </w:tabs>
            <w:rPr>
              <w:del w:id="180" w:author="emmanuel blezes" w:date="2026-05-23T19:05:00Z" w16du:dateUtc="2026-05-23T17:05:00Z"/>
              <w:noProof/>
              <w:kern w:val="2"/>
              <w:lang w:val="en-FR" w:eastAsia="en-GB"/>
              <w14:ligatures w14:val="standardContextual"/>
            </w:rPr>
          </w:pPr>
          <w:del w:id="181" w:author="emmanuel blezes" w:date="2026-05-23T19:05:00Z" w16du:dateUtc="2026-05-23T17:05:00Z">
            <w:r w:rsidRPr="00EA3FF1" w:rsidDel="00EA3FF1">
              <w:rPr>
                <w:noProof/>
                <w:rPrChange w:id="182" w:author="emmanuel blezes" w:date="2026-05-23T19:05:00Z" w16du:dateUtc="2026-05-23T17:05:00Z">
                  <w:rPr>
                    <w:rStyle w:val="Hyperlink"/>
                    <w:noProof/>
                  </w:rPr>
                </w:rPrChange>
              </w:rPr>
              <w:delText>4.2 Australie : l’auto-enrolment patronal</w:delText>
            </w:r>
            <w:r w:rsidDel="00EA3FF1">
              <w:rPr>
                <w:noProof/>
                <w:webHidden/>
              </w:rPr>
              <w:tab/>
              <w:delText>76</w:delText>
            </w:r>
          </w:del>
        </w:p>
        <w:p w14:paraId="63F6A19F" w14:textId="77777777" w:rsidR="00571C30" w:rsidDel="00EA3FF1" w:rsidRDefault="00571C30">
          <w:pPr>
            <w:pStyle w:val="TOC2"/>
            <w:tabs>
              <w:tab w:val="right" w:leader="dot" w:pos="9350"/>
            </w:tabs>
            <w:rPr>
              <w:del w:id="183" w:author="emmanuel blezes" w:date="2026-05-23T19:05:00Z" w16du:dateUtc="2026-05-23T17:05:00Z"/>
              <w:noProof/>
              <w:kern w:val="2"/>
              <w:lang w:val="en-FR" w:eastAsia="en-GB"/>
              <w14:ligatures w14:val="standardContextual"/>
            </w:rPr>
          </w:pPr>
          <w:del w:id="184" w:author="emmanuel blezes" w:date="2026-05-23T19:05:00Z" w16du:dateUtc="2026-05-23T17:05:00Z">
            <w:r w:rsidRPr="00EA3FF1" w:rsidDel="00EA3FF1">
              <w:rPr>
                <w:noProof/>
                <w:rPrChange w:id="185" w:author="emmanuel blezes" w:date="2026-05-23T19:05:00Z" w16du:dateUtc="2026-05-23T17:05:00Z">
                  <w:rPr>
                    <w:rStyle w:val="Hyperlink"/>
                    <w:noProof/>
                  </w:rPr>
                </w:rPrChange>
              </w:rPr>
              <w:delText>4.3 Singapour : le modèle asiatique mature</w:delText>
            </w:r>
            <w:r w:rsidDel="00EA3FF1">
              <w:rPr>
                <w:noProof/>
                <w:webHidden/>
              </w:rPr>
              <w:tab/>
              <w:delText>80</w:delText>
            </w:r>
          </w:del>
        </w:p>
        <w:p w14:paraId="07A33ED6" w14:textId="77777777" w:rsidR="00571C30" w:rsidDel="00EA3FF1" w:rsidRDefault="00571C30">
          <w:pPr>
            <w:pStyle w:val="TOC2"/>
            <w:tabs>
              <w:tab w:val="right" w:leader="dot" w:pos="9350"/>
            </w:tabs>
            <w:rPr>
              <w:del w:id="186" w:author="emmanuel blezes" w:date="2026-05-23T19:05:00Z" w16du:dateUtc="2026-05-23T17:05:00Z"/>
              <w:noProof/>
              <w:kern w:val="2"/>
              <w:lang w:val="en-FR" w:eastAsia="en-GB"/>
              <w14:ligatures w14:val="standardContextual"/>
            </w:rPr>
          </w:pPr>
          <w:del w:id="187" w:author="emmanuel blezes" w:date="2026-05-23T19:05:00Z" w16du:dateUtc="2026-05-23T17:05:00Z">
            <w:r w:rsidRPr="00EA3FF1" w:rsidDel="00EA3FF1">
              <w:rPr>
                <w:noProof/>
                <w:rPrChange w:id="188" w:author="emmanuel blezes" w:date="2026-05-23T19:05:00Z" w16du:dateUtc="2026-05-23T17:05:00Z">
                  <w:rPr>
                    <w:rStyle w:val="Hyperlink"/>
                    <w:noProof/>
                  </w:rPr>
                </w:rPrChange>
              </w:rPr>
              <w:delText>4.4 Chili : l’expérience unique du tout-capitalisation</w:delText>
            </w:r>
            <w:r w:rsidDel="00EA3FF1">
              <w:rPr>
                <w:noProof/>
                <w:webHidden/>
              </w:rPr>
              <w:tab/>
              <w:delText>84</w:delText>
            </w:r>
          </w:del>
        </w:p>
        <w:p w14:paraId="1CAE44B4" w14:textId="77777777" w:rsidR="00571C30" w:rsidDel="00EA3FF1" w:rsidRDefault="00571C30">
          <w:pPr>
            <w:pStyle w:val="TOC3"/>
            <w:tabs>
              <w:tab w:val="right" w:leader="dot" w:pos="9350"/>
            </w:tabs>
            <w:rPr>
              <w:del w:id="189" w:author="emmanuel blezes" w:date="2026-05-23T19:05:00Z" w16du:dateUtc="2026-05-23T17:05:00Z"/>
              <w:noProof/>
              <w:kern w:val="2"/>
              <w:lang w:val="en-FR" w:eastAsia="en-GB"/>
              <w14:ligatures w14:val="standardContextual"/>
            </w:rPr>
          </w:pPr>
          <w:del w:id="190" w:author="emmanuel blezes" w:date="2026-05-23T19:05:00Z" w16du:dateUtc="2026-05-23T17:05:00Z">
            <w:r w:rsidRPr="00EA3FF1" w:rsidDel="00EA3FF1">
              <w:rPr>
                <w:noProof/>
                <w:rPrChange w:id="191" w:author="emmanuel blezes" w:date="2026-05-23T19:05:00Z" w16du:dateUtc="2026-05-23T17:05:00Z">
                  <w:rPr>
                    <w:rStyle w:val="Hyperlink"/>
                    <w:noProof/>
                  </w:rPr>
                </w:rPrChange>
              </w:rPr>
              <w:delText>Une réforme préméditée, signée à la pointe du fusil</w:delText>
            </w:r>
            <w:r w:rsidDel="00EA3FF1">
              <w:rPr>
                <w:noProof/>
                <w:webHidden/>
              </w:rPr>
              <w:tab/>
              <w:delText>84</w:delText>
            </w:r>
          </w:del>
        </w:p>
        <w:p w14:paraId="648E6044" w14:textId="77777777" w:rsidR="00571C30" w:rsidDel="00EA3FF1" w:rsidRDefault="00571C30">
          <w:pPr>
            <w:pStyle w:val="TOC3"/>
            <w:tabs>
              <w:tab w:val="right" w:leader="dot" w:pos="9350"/>
            </w:tabs>
            <w:rPr>
              <w:del w:id="192" w:author="emmanuel blezes" w:date="2026-05-23T19:05:00Z" w16du:dateUtc="2026-05-23T17:05:00Z"/>
              <w:noProof/>
              <w:kern w:val="2"/>
              <w:lang w:val="en-FR" w:eastAsia="en-GB"/>
              <w14:ligatures w14:val="standardContextual"/>
            </w:rPr>
          </w:pPr>
          <w:del w:id="193" w:author="emmanuel blezes" w:date="2026-05-23T19:05:00Z" w16du:dateUtc="2026-05-23T17:05:00Z">
            <w:r w:rsidRPr="00EA3FF1" w:rsidDel="00EA3FF1">
              <w:rPr>
                <w:noProof/>
                <w:rPrChange w:id="194" w:author="emmanuel blezes" w:date="2026-05-23T19:05:00Z" w16du:dateUtc="2026-05-23T17:05:00Z">
                  <w:rPr>
                    <w:rStyle w:val="Hyperlink"/>
                    <w:noProof/>
                  </w:rPr>
                </w:rPrChange>
              </w:rPr>
              <w:delText>Une singularité mondiale</w:delText>
            </w:r>
            <w:r w:rsidDel="00EA3FF1">
              <w:rPr>
                <w:noProof/>
                <w:webHidden/>
              </w:rPr>
              <w:tab/>
              <w:delText>86</w:delText>
            </w:r>
          </w:del>
        </w:p>
        <w:p w14:paraId="450FF75B" w14:textId="77777777" w:rsidR="00571C30" w:rsidDel="00EA3FF1" w:rsidRDefault="00571C30">
          <w:pPr>
            <w:pStyle w:val="TOC3"/>
            <w:tabs>
              <w:tab w:val="right" w:leader="dot" w:pos="9350"/>
            </w:tabs>
            <w:rPr>
              <w:del w:id="195" w:author="emmanuel blezes" w:date="2026-05-23T19:05:00Z" w16du:dateUtc="2026-05-23T17:05:00Z"/>
              <w:noProof/>
              <w:kern w:val="2"/>
              <w:lang w:val="en-FR" w:eastAsia="en-GB"/>
              <w14:ligatures w14:val="standardContextual"/>
            </w:rPr>
          </w:pPr>
          <w:del w:id="196" w:author="emmanuel blezes" w:date="2026-05-23T19:05:00Z" w16du:dateUtc="2026-05-23T17:05:00Z">
            <w:r w:rsidRPr="00EA3FF1" w:rsidDel="00EA3FF1">
              <w:rPr>
                <w:noProof/>
                <w:rPrChange w:id="197" w:author="emmanuel blezes" w:date="2026-05-23T19:05:00Z" w16du:dateUtc="2026-05-23T17:05:00Z">
                  <w:rPr>
                    <w:rStyle w:val="Hyperlink"/>
                    <w:noProof/>
                  </w:rPr>
                </w:rPrChange>
              </w:rPr>
              <w:delText>Quarante-cinq ans plus tard, les chiffres</w:delText>
            </w:r>
            <w:r w:rsidDel="00EA3FF1">
              <w:rPr>
                <w:noProof/>
                <w:webHidden/>
              </w:rPr>
              <w:tab/>
              <w:delText>87</w:delText>
            </w:r>
          </w:del>
        </w:p>
        <w:p w14:paraId="1091320E" w14:textId="77777777" w:rsidR="00571C30" w:rsidDel="00EA3FF1" w:rsidRDefault="00571C30">
          <w:pPr>
            <w:pStyle w:val="TOC3"/>
            <w:tabs>
              <w:tab w:val="right" w:leader="dot" w:pos="9350"/>
            </w:tabs>
            <w:rPr>
              <w:del w:id="198" w:author="emmanuel blezes" w:date="2026-05-23T19:05:00Z" w16du:dateUtc="2026-05-23T17:05:00Z"/>
              <w:noProof/>
              <w:kern w:val="2"/>
              <w:lang w:val="en-FR" w:eastAsia="en-GB"/>
              <w14:ligatures w14:val="standardContextual"/>
            </w:rPr>
          </w:pPr>
          <w:del w:id="199" w:author="emmanuel blezes" w:date="2026-05-23T19:05:00Z" w16du:dateUtc="2026-05-23T17:05:00Z">
            <w:r w:rsidRPr="00EA3FF1" w:rsidDel="00EA3FF1">
              <w:rPr>
                <w:noProof/>
                <w:rPrChange w:id="200" w:author="emmanuel blezes" w:date="2026-05-23T19:05:00Z" w16du:dateUtc="2026-05-23T17:05:00Z">
                  <w:rPr>
                    <w:rStyle w:val="Hyperlink"/>
                    <w:noProof/>
                  </w:rPr>
                </w:rPrChange>
              </w:rPr>
              <w:delText>L’estallido, les retraits, et la perte de confiance</w:delText>
            </w:r>
            <w:r w:rsidDel="00EA3FF1">
              <w:rPr>
                <w:noProof/>
                <w:webHidden/>
              </w:rPr>
              <w:tab/>
              <w:delText>89</w:delText>
            </w:r>
          </w:del>
        </w:p>
        <w:p w14:paraId="2D3A0E51" w14:textId="77777777" w:rsidR="00571C30" w:rsidDel="00EA3FF1" w:rsidRDefault="00571C30">
          <w:pPr>
            <w:pStyle w:val="TOC3"/>
            <w:tabs>
              <w:tab w:val="right" w:leader="dot" w:pos="9350"/>
            </w:tabs>
            <w:rPr>
              <w:del w:id="201" w:author="emmanuel blezes" w:date="2026-05-23T19:05:00Z" w16du:dateUtc="2026-05-23T17:05:00Z"/>
              <w:noProof/>
              <w:kern w:val="2"/>
              <w:lang w:val="en-FR" w:eastAsia="en-GB"/>
              <w14:ligatures w14:val="standardContextual"/>
            </w:rPr>
          </w:pPr>
          <w:del w:id="202" w:author="emmanuel blezes" w:date="2026-05-23T19:05:00Z" w16du:dateUtc="2026-05-23T17:05:00Z">
            <w:r w:rsidRPr="00EA3FF1" w:rsidDel="00EA3FF1">
              <w:rPr>
                <w:noProof/>
                <w:rPrChange w:id="203" w:author="emmanuel blezes" w:date="2026-05-23T19:05:00Z" w16du:dateUtc="2026-05-23T17:05:00Z">
                  <w:rPr>
                    <w:rStyle w:val="Hyperlink"/>
                    <w:noProof/>
                  </w:rPr>
                </w:rPrChange>
              </w:rPr>
              <w:delText>Boric et la loi 21735 : le demi-tour officiel</w:delText>
            </w:r>
            <w:r w:rsidDel="00EA3FF1">
              <w:rPr>
                <w:noProof/>
                <w:webHidden/>
              </w:rPr>
              <w:tab/>
              <w:delText>90</w:delText>
            </w:r>
          </w:del>
        </w:p>
        <w:p w14:paraId="2743FAFD" w14:textId="77777777" w:rsidR="00571C30" w:rsidDel="00EA3FF1" w:rsidRDefault="00571C30">
          <w:pPr>
            <w:pStyle w:val="TOC3"/>
            <w:tabs>
              <w:tab w:val="right" w:leader="dot" w:pos="9350"/>
            </w:tabs>
            <w:rPr>
              <w:del w:id="204" w:author="emmanuel blezes" w:date="2026-05-23T19:05:00Z" w16du:dateUtc="2026-05-23T17:05:00Z"/>
              <w:noProof/>
              <w:kern w:val="2"/>
              <w:lang w:val="en-FR" w:eastAsia="en-GB"/>
              <w14:ligatures w14:val="standardContextual"/>
            </w:rPr>
          </w:pPr>
          <w:del w:id="205" w:author="emmanuel blezes" w:date="2026-05-23T19:05:00Z" w16du:dateUtc="2026-05-23T17:05:00Z">
            <w:r w:rsidRPr="00EA3FF1" w:rsidDel="00EA3FF1">
              <w:rPr>
                <w:noProof/>
                <w:rPrChange w:id="206" w:author="emmanuel blezes" w:date="2026-05-23T19:05:00Z" w16du:dateUtc="2026-05-23T17:05:00Z">
                  <w:rPr>
                    <w:rStyle w:val="Hyperlink"/>
                    <w:noProof/>
                  </w:rPr>
                </w:rPrChange>
              </w:rPr>
              <w:delText>Leçon française</w:delText>
            </w:r>
            <w:r w:rsidDel="00EA3FF1">
              <w:rPr>
                <w:noProof/>
                <w:webHidden/>
              </w:rPr>
              <w:tab/>
              <w:delText>92</w:delText>
            </w:r>
          </w:del>
        </w:p>
        <w:p w14:paraId="76009346" w14:textId="77777777" w:rsidR="00571C30" w:rsidDel="00EA3FF1" w:rsidRDefault="00571C30">
          <w:pPr>
            <w:pStyle w:val="TOC2"/>
            <w:tabs>
              <w:tab w:val="right" w:leader="dot" w:pos="9350"/>
            </w:tabs>
            <w:rPr>
              <w:del w:id="207" w:author="emmanuel blezes" w:date="2026-05-23T19:05:00Z" w16du:dateUtc="2026-05-23T17:05:00Z"/>
              <w:noProof/>
              <w:kern w:val="2"/>
              <w:lang w:val="en-FR" w:eastAsia="en-GB"/>
              <w14:ligatures w14:val="standardContextual"/>
            </w:rPr>
          </w:pPr>
          <w:del w:id="208" w:author="emmanuel blezes" w:date="2026-05-23T19:05:00Z" w16du:dateUtc="2026-05-23T17:05:00Z">
            <w:r w:rsidRPr="00EA3FF1" w:rsidDel="00EA3FF1">
              <w:rPr>
                <w:noProof/>
                <w:rPrChange w:id="209" w:author="emmanuel blezes" w:date="2026-05-23T19:05:00Z" w16du:dateUtc="2026-05-23T17:05:00Z">
                  <w:rPr>
                    <w:rStyle w:val="Hyperlink"/>
                    <w:noProof/>
                  </w:rPr>
                </w:rPrChange>
              </w:rPr>
              <w:delText>4.5 Quatre leçons pour la France</w:delText>
            </w:r>
            <w:r w:rsidDel="00EA3FF1">
              <w:rPr>
                <w:noProof/>
                <w:webHidden/>
              </w:rPr>
              <w:tab/>
              <w:delText>93</w:delText>
            </w:r>
          </w:del>
        </w:p>
        <w:p w14:paraId="0F1EDCB1" w14:textId="77777777" w:rsidR="00571C30" w:rsidDel="00EA3FF1" w:rsidRDefault="00571C30">
          <w:pPr>
            <w:pStyle w:val="TOC1"/>
            <w:tabs>
              <w:tab w:val="right" w:leader="dot" w:pos="9350"/>
            </w:tabs>
            <w:rPr>
              <w:del w:id="210" w:author="emmanuel blezes" w:date="2026-05-23T19:05:00Z" w16du:dateUtc="2026-05-23T17:05:00Z"/>
              <w:noProof/>
              <w:kern w:val="2"/>
              <w:lang w:val="en-FR" w:eastAsia="en-GB"/>
              <w14:ligatures w14:val="standardContextual"/>
            </w:rPr>
          </w:pPr>
          <w:del w:id="211" w:author="emmanuel blezes" w:date="2026-05-23T19:05:00Z" w16du:dateUtc="2026-05-23T17:05:00Z">
            <w:r w:rsidRPr="00EA3FF1" w:rsidDel="00EA3FF1">
              <w:rPr>
                <w:noProof/>
                <w:rPrChange w:id="212" w:author="emmanuel blezes" w:date="2026-05-23T19:05:00Z" w16du:dateUtc="2026-05-23T17:05:00Z">
                  <w:rPr>
                    <w:rStyle w:val="Hyperlink"/>
                    <w:noProof/>
                  </w:rPr>
                </w:rPrChange>
              </w:rPr>
              <w:delText>5. Vingt-cinq ans pour basculer</w:delText>
            </w:r>
            <w:r w:rsidDel="00EA3FF1">
              <w:rPr>
                <w:noProof/>
                <w:webHidden/>
              </w:rPr>
              <w:tab/>
              <w:delText>95</w:delText>
            </w:r>
          </w:del>
        </w:p>
        <w:p w14:paraId="2E053A4F" w14:textId="77777777" w:rsidR="00571C30" w:rsidDel="00EA3FF1" w:rsidRDefault="00571C30">
          <w:pPr>
            <w:pStyle w:val="TOC2"/>
            <w:tabs>
              <w:tab w:val="right" w:leader="dot" w:pos="9350"/>
            </w:tabs>
            <w:rPr>
              <w:del w:id="213" w:author="emmanuel blezes" w:date="2026-05-23T19:05:00Z" w16du:dateUtc="2026-05-23T17:05:00Z"/>
              <w:noProof/>
              <w:kern w:val="2"/>
              <w:lang w:val="en-FR" w:eastAsia="en-GB"/>
              <w14:ligatures w14:val="standardContextual"/>
            </w:rPr>
          </w:pPr>
          <w:del w:id="214" w:author="emmanuel blezes" w:date="2026-05-23T19:05:00Z" w16du:dateUtc="2026-05-23T17:05:00Z">
            <w:r w:rsidRPr="00EA3FF1" w:rsidDel="00EA3FF1">
              <w:rPr>
                <w:rStyle w:val="Hyperlink"/>
                <w:noProof/>
              </w:rPr>
              <w:delText xml:space="preserve">Section A </w:delText>
            </w:r>
          </w:del>
          <w:del w:id="215" w:author="emmanuel blezes" w:date="2026-05-18T20:04:00Z" w16du:dateUtc="2026-05-18T18:04:00Z">
            <w:r w:rsidRPr="00EA3FF1" w:rsidDel="00146C66">
              <w:rPr>
                <w:rStyle w:val="Hyperlink"/>
                <w:noProof/>
              </w:rPr>
              <w:delText>—</w:delText>
            </w:r>
          </w:del>
          <w:del w:id="216" w:author="emmanuel blezes" w:date="2026-05-23T19:05:00Z" w16du:dateUtc="2026-05-23T17:05:00Z">
            <w:r w:rsidRPr="00EA3FF1" w:rsidDel="00EA3FF1">
              <w:rPr>
                <w:rStyle w:val="Hyperlink"/>
                <w:noProof/>
              </w:rPr>
              <w:delText xml:space="preserve"> Les grands enjeux structurels</w:delText>
            </w:r>
            <w:r w:rsidDel="00EA3FF1">
              <w:rPr>
                <w:noProof/>
                <w:webHidden/>
              </w:rPr>
              <w:tab/>
              <w:delText>95</w:delText>
            </w:r>
          </w:del>
        </w:p>
        <w:p w14:paraId="199AB188" w14:textId="77777777" w:rsidR="00571C30" w:rsidDel="00EA3FF1" w:rsidRDefault="00571C30">
          <w:pPr>
            <w:pStyle w:val="TOC3"/>
            <w:tabs>
              <w:tab w:val="right" w:leader="dot" w:pos="9350"/>
            </w:tabs>
            <w:rPr>
              <w:del w:id="217" w:author="emmanuel blezes" w:date="2026-05-23T19:05:00Z" w16du:dateUtc="2026-05-23T17:05:00Z"/>
              <w:noProof/>
              <w:kern w:val="2"/>
              <w:lang w:val="en-FR" w:eastAsia="en-GB"/>
              <w14:ligatures w14:val="standardContextual"/>
            </w:rPr>
          </w:pPr>
          <w:del w:id="218" w:author="emmanuel blezes" w:date="2026-05-23T19:05:00Z" w16du:dateUtc="2026-05-23T17:05:00Z">
            <w:r w:rsidRPr="00EA3FF1" w:rsidDel="00EA3FF1">
              <w:rPr>
                <w:noProof/>
                <w:rPrChange w:id="219" w:author="emmanuel blezes" w:date="2026-05-23T19:05:00Z" w16du:dateUtc="2026-05-23T17:05:00Z">
                  <w:rPr>
                    <w:rStyle w:val="Hyperlink"/>
                    <w:noProof/>
                  </w:rPr>
                </w:rPrChange>
              </w:rPr>
              <w:delText>5.1 L’enjeu de la temporalité</w:delText>
            </w:r>
            <w:r w:rsidDel="00EA3FF1">
              <w:rPr>
                <w:noProof/>
                <w:webHidden/>
              </w:rPr>
              <w:tab/>
              <w:delText>95</w:delText>
            </w:r>
          </w:del>
        </w:p>
        <w:p w14:paraId="5E997729" w14:textId="77777777" w:rsidR="00571C30" w:rsidDel="00EA3FF1" w:rsidRDefault="00571C30">
          <w:pPr>
            <w:pStyle w:val="TOC3"/>
            <w:tabs>
              <w:tab w:val="right" w:leader="dot" w:pos="9350"/>
            </w:tabs>
            <w:rPr>
              <w:del w:id="220" w:author="emmanuel blezes" w:date="2026-05-23T19:05:00Z" w16du:dateUtc="2026-05-23T17:05:00Z"/>
              <w:noProof/>
              <w:kern w:val="2"/>
              <w:lang w:val="en-FR" w:eastAsia="en-GB"/>
              <w14:ligatures w14:val="standardContextual"/>
            </w:rPr>
          </w:pPr>
          <w:del w:id="221" w:author="emmanuel blezes" w:date="2026-05-23T19:05:00Z" w16du:dateUtc="2026-05-23T17:05:00Z">
            <w:r w:rsidRPr="00EA3FF1" w:rsidDel="00EA3FF1">
              <w:rPr>
                <w:noProof/>
                <w:rPrChange w:id="222" w:author="emmanuel blezes" w:date="2026-05-23T19:05:00Z" w16du:dateUtc="2026-05-23T17:05:00Z">
                  <w:rPr>
                    <w:rStyle w:val="Hyperlink"/>
                    <w:noProof/>
                  </w:rPr>
                </w:rPrChange>
              </w:rPr>
              <w:delText>5.2 L’enjeu du double paiement</w:delText>
            </w:r>
            <w:r w:rsidDel="00EA3FF1">
              <w:rPr>
                <w:noProof/>
                <w:webHidden/>
              </w:rPr>
              <w:tab/>
              <w:delText>96</w:delText>
            </w:r>
          </w:del>
        </w:p>
        <w:p w14:paraId="407D480C" w14:textId="77777777" w:rsidR="00571C30" w:rsidDel="00EA3FF1" w:rsidRDefault="00571C30">
          <w:pPr>
            <w:pStyle w:val="TOC3"/>
            <w:tabs>
              <w:tab w:val="right" w:leader="dot" w:pos="9350"/>
            </w:tabs>
            <w:rPr>
              <w:del w:id="223" w:author="emmanuel blezes" w:date="2026-05-23T19:05:00Z" w16du:dateUtc="2026-05-23T17:05:00Z"/>
              <w:noProof/>
              <w:kern w:val="2"/>
              <w:lang w:val="en-FR" w:eastAsia="en-GB"/>
              <w14:ligatures w14:val="standardContextual"/>
            </w:rPr>
          </w:pPr>
          <w:del w:id="224" w:author="emmanuel blezes" w:date="2026-05-23T19:05:00Z" w16du:dateUtc="2026-05-23T17:05:00Z">
            <w:r w:rsidRPr="00EA3FF1" w:rsidDel="00EA3FF1">
              <w:rPr>
                <w:noProof/>
                <w:rPrChange w:id="225" w:author="emmanuel blezes" w:date="2026-05-23T19:05:00Z" w16du:dateUtc="2026-05-23T17:05:00Z">
                  <w:rPr>
                    <w:rStyle w:val="Hyperlink"/>
                    <w:noProof/>
                  </w:rPr>
                </w:rPrChange>
              </w:rPr>
              <w:delText>5.3 L’enjeu de la segmentation</w:delText>
            </w:r>
            <w:r w:rsidDel="00EA3FF1">
              <w:rPr>
                <w:noProof/>
                <w:webHidden/>
              </w:rPr>
              <w:tab/>
              <w:delText>98</w:delText>
            </w:r>
          </w:del>
        </w:p>
        <w:p w14:paraId="2141BA45" w14:textId="77777777" w:rsidR="00571C30" w:rsidDel="00EA3FF1" w:rsidRDefault="00571C30">
          <w:pPr>
            <w:pStyle w:val="TOC3"/>
            <w:tabs>
              <w:tab w:val="right" w:leader="dot" w:pos="9350"/>
            </w:tabs>
            <w:rPr>
              <w:del w:id="226" w:author="emmanuel blezes" w:date="2026-05-23T19:05:00Z" w16du:dateUtc="2026-05-23T17:05:00Z"/>
              <w:noProof/>
              <w:kern w:val="2"/>
              <w:lang w:val="en-FR" w:eastAsia="en-GB"/>
              <w14:ligatures w14:val="standardContextual"/>
            </w:rPr>
          </w:pPr>
          <w:del w:id="227" w:author="emmanuel blezes" w:date="2026-05-23T19:05:00Z" w16du:dateUtc="2026-05-23T17:05:00Z">
            <w:r w:rsidRPr="00EA3FF1" w:rsidDel="00EA3FF1">
              <w:rPr>
                <w:noProof/>
                <w:rPrChange w:id="228" w:author="emmanuel blezes" w:date="2026-05-23T19:05:00Z" w16du:dateUtc="2026-05-23T17:05:00Z">
                  <w:rPr>
                    <w:rStyle w:val="Hyperlink"/>
                    <w:noProof/>
                  </w:rPr>
                </w:rPrChange>
              </w:rPr>
              <w:delText>5.4 L’enjeu de l’acceptabilité sociale</w:delText>
            </w:r>
            <w:r w:rsidDel="00EA3FF1">
              <w:rPr>
                <w:noProof/>
                <w:webHidden/>
              </w:rPr>
              <w:tab/>
              <w:delText>99</w:delText>
            </w:r>
          </w:del>
        </w:p>
        <w:p w14:paraId="7193AE99" w14:textId="77777777" w:rsidR="00571C30" w:rsidDel="00EA3FF1" w:rsidRDefault="00571C30">
          <w:pPr>
            <w:pStyle w:val="TOC3"/>
            <w:tabs>
              <w:tab w:val="right" w:leader="dot" w:pos="9350"/>
            </w:tabs>
            <w:rPr>
              <w:del w:id="229" w:author="emmanuel blezes" w:date="2026-05-23T19:05:00Z" w16du:dateUtc="2026-05-23T17:05:00Z"/>
              <w:noProof/>
              <w:kern w:val="2"/>
              <w:lang w:val="en-FR" w:eastAsia="en-GB"/>
              <w14:ligatures w14:val="standardContextual"/>
            </w:rPr>
          </w:pPr>
          <w:del w:id="230" w:author="emmanuel blezes" w:date="2026-05-23T19:05:00Z" w16du:dateUtc="2026-05-23T17:05:00Z">
            <w:r w:rsidRPr="00EA3FF1" w:rsidDel="00EA3FF1">
              <w:rPr>
                <w:noProof/>
                <w:rPrChange w:id="231" w:author="emmanuel blezes" w:date="2026-05-23T19:05:00Z" w16du:dateUtc="2026-05-23T17:05:00Z">
                  <w:rPr>
                    <w:rStyle w:val="Hyperlink"/>
                    <w:noProof/>
                  </w:rPr>
                </w:rPrChange>
              </w:rPr>
              <w:delText>5.5 L’enjeu juridique et constitutionnel</w:delText>
            </w:r>
            <w:r w:rsidDel="00EA3FF1">
              <w:rPr>
                <w:noProof/>
                <w:webHidden/>
              </w:rPr>
              <w:tab/>
              <w:delText>100</w:delText>
            </w:r>
          </w:del>
        </w:p>
        <w:p w14:paraId="499E1300" w14:textId="77777777" w:rsidR="00571C30" w:rsidDel="00EA3FF1" w:rsidRDefault="00571C30">
          <w:pPr>
            <w:pStyle w:val="TOC2"/>
            <w:tabs>
              <w:tab w:val="right" w:leader="dot" w:pos="9350"/>
            </w:tabs>
            <w:rPr>
              <w:del w:id="232" w:author="emmanuel blezes" w:date="2026-05-23T19:05:00Z" w16du:dateUtc="2026-05-23T17:05:00Z"/>
              <w:noProof/>
              <w:kern w:val="2"/>
              <w:lang w:val="en-FR" w:eastAsia="en-GB"/>
              <w14:ligatures w14:val="standardContextual"/>
            </w:rPr>
          </w:pPr>
          <w:del w:id="233" w:author="emmanuel blezes" w:date="2026-05-23T19:05:00Z" w16du:dateUtc="2026-05-23T17:05:00Z">
            <w:r w:rsidRPr="00EA3FF1" w:rsidDel="00EA3FF1">
              <w:rPr>
                <w:rStyle w:val="Hyperlink"/>
                <w:noProof/>
              </w:rPr>
              <w:delText xml:space="preserve">Section B </w:delText>
            </w:r>
          </w:del>
          <w:del w:id="234" w:author="emmanuel blezes" w:date="2026-05-18T20:04:00Z" w16du:dateUtc="2026-05-18T18:04:00Z">
            <w:r w:rsidRPr="00EA3FF1" w:rsidDel="00146C66">
              <w:rPr>
                <w:rStyle w:val="Hyperlink"/>
                <w:noProof/>
              </w:rPr>
              <w:delText>—</w:delText>
            </w:r>
          </w:del>
          <w:del w:id="235" w:author="emmanuel blezes" w:date="2026-05-23T19:05:00Z" w16du:dateUtc="2026-05-23T17:05:00Z">
            <w:r w:rsidRPr="00EA3FF1" w:rsidDel="00EA3FF1">
              <w:rPr>
                <w:rStyle w:val="Hyperlink"/>
                <w:noProof/>
              </w:rPr>
              <w:delText xml:space="preserve"> La méthode politique</w:delText>
            </w:r>
            <w:r w:rsidDel="00EA3FF1">
              <w:rPr>
                <w:noProof/>
                <w:webHidden/>
              </w:rPr>
              <w:tab/>
              <w:delText>102</w:delText>
            </w:r>
          </w:del>
        </w:p>
        <w:p w14:paraId="504BC4BC" w14:textId="77777777" w:rsidR="00571C30" w:rsidDel="00EA3FF1" w:rsidRDefault="00571C30">
          <w:pPr>
            <w:pStyle w:val="TOC3"/>
            <w:tabs>
              <w:tab w:val="right" w:leader="dot" w:pos="9350"/>
            </w:tabs>
            <w:rPr>
              <w:del w:id="236" w:author="emmanuel blezes" w:date="2026-05-23T19:05:00Z" w16du:dateUtc="2026-05-23T17:05:00Z"/>
              <w:noProof/>
              <w:kern w:val="2"/>
              <w:lang w:val="en-FR" w:eastAsia="en-GB"/>
              <w14:ligatures w14:val="standardContextual"/>
            </w:rPr>
          </w:pPr>
          <w:del w:id="237" w:author="emmanuel blezes" w:date="2026-05-23T19:05:00Z" w16du:dateUtc="2026-05-23T17:05:00Z">
            <w:r w:rsidRPr="00EA3FF1" w:rsidDel="00EA3FF1">
              <w:rPr>
                <w:noProof/>
                <w:rPrChange w:id="238" w:author="emmanuel blezes" w:date="2026-05-23T19:05:00Z" w16du:dateUtc="2026-05-23T17:05:00Z">
                  <w:rPr>
                    <w:rStyle w:val="Hyperlink"/>
                    <w:noProof/>
                  </w:rPr>
                </w:rPrChange>
              </w:rPr>
              <w:delText>5.6 Les deux voies viables</w:delText>
            </w:r>
            <w:r w:rsidDel="00EA3FF1">
              <w:rPr>
                <w:noProof/>
                <w:webHidden/>
              </w:rPr>
              <w:tab/>
              <w:delText>102</w:delText>
            </w:r>
          </w:del>
        </w:p>
        <w:p w14:paraId="05C7430E" w14:textId="77777777" w:rsidR="00571C30" w:rsidDel="00EA3FF1" w:rsidRDefault="00571C30">
          <w:pPr>
            <w:pStyle w:val="TOC3"/>
            <w:tabs>
              <w:tab w:val="right" w:leader="dot" w:pos="9350"/>
            </w:tabs>
            <w:rPr>
              <w:del w:id="239" w:author="emmanuel blezes" w:date="2026-05-23T19:05:00Z" w16du:dateUtc="2026-05-23T17:05:00Z"/>
              <w:noProof/>
              <w:kern w:val="2"/>
              <w:lang w:val="en-FR" w:eastAsia="en-GB"/>
              <w14:ligatures w14:val="standardContextual"/>
            </w:rPr>
          </w:pPr>
          <w:del w:id="240" w:author="emmanuel blezes" w:date="2026-05-23T19:05:00Z" w16du:dateUtc="2026-05-23T17:05:00Z">
            <w:r w:rsidRPr="00EA3FF1" w:rsidDel="00EA3FF1">
              <w:rPr>
                <w:noProof/>
                <w:rPrChange w:id="241" w:author="emmanuel blezes" w:date="2026-05-23T19:05:00Z" w16du:dateUtc="2026-05-23T17:05:00Z">
                  <w:rPr>
                    <w:rStyle w:val="Hyperlink"/>
                    <w:noProof/>
                  </w:rPr>
                </w:rPrChange>
              </w:rPr>
              <w:delText>5.7 La gouvernance institutionnelle</w:delText>
            </w:r>
            <w:r w:rsidDel="00EA3FF1">
              <w:rPr>
                <w:noProof/>
                <w:webHidden/>
              </w:rPr>
              <w:tab/>
              <w:delText>104</w:delText>
            </w:r>
          </w:del>
        </w:p>
        <w:p w14:paraId="486432FF" w14:textId="77777777" w:rsidR="00571C30" w:rsidDel="00EA3FF1" w:rsidRDefault="00571C30">
          <w:pPr>
            <w:pStyle w:val="TOC3"/>
            <w:tabs>
              <w:tab w:val="right" w:leader="dot" w:pos="9350"/>
            </w:tabs>
            <w:rPr>
              <w:del w:id="242" w:author="emmanuel blezes" w:date="2026-05-23T19:05:00Z" w16du:dateUtc="2026-05-23T17:05:00Z"/>
              <w:noProof/>
              <w:kern w:val="2"/>
              <w:lang w:val="en-FR" w:eastAsia="en-GB"/>
              <w14:ligatures w14:val="standardContextual"/>
            </w:rPr>
          </w:pPr>
          <w:del w:id="243" w:author="emmanuel blezes" w:date="2026-05-23T19:05:00Z" w16du:dateUtc="2026-05-23T17:05:00Z">
            <w:r w:rsidRPr="00EA3FF1" w:rsidDel="00EA3FF1">
              <w:rPr>
                <w:noProof/>
                <w:rPrChange w:id="244" w:author="emmanuel blezes" w:date="2026-05-23T19:05:00Z" w16du:dateUtc="2026-05-23T17:05:00Z">
                  <w:rPr>
                    <w:rStyle w:val="Hyperlink"/>
                    <w:noProof/>
                  </w:rPr>
                </w:rPrChange>
              </w:rPr>
              <w:delText>5.8 Les conditions de réussite politique</w:delText>
            </w:r>
            <w:r w:rsidDel="00EA3FF1">
              <w:rPr>
                <w:noProof/>
                <w:webHidden/>
              </w:rPr>
              <w:tab/>
              <w:delText>107</w:delText>
            </w:r>
          </w:del>
        </w:p>
        <w:p w14:paraId="47054258" w14:textId="77777777" w:rsidR="00571C30" w:rsidDel="00EA3FF1" w:rsidRDefault="00571C30">
          <w:pPr>
            <w:pStyle w:val="TOC2"/>
            <w:tabs>
              <w:tab w:val="right" w:leader="dot" w:pos="9350"/>
            </w:tabs>
            <w:rPr>
              <w:del w:id="245" w:author="emmanuel blezes" w:date="2026-05-23T19:05:00Z" w16du:dateUtc="2026-05-23T17:05:00Z"/>
              <w:noProof/>
              <w:kern w:val="2"/>
              <w:lang w:val="en-FR" w:eastAsia="en-GB"/>
              <w14:ligatures w14:val="standardContextual"/>
            </w:rPr>
          </w:pPr>
          <w:del w:id="246" w:author="emmanuel blezes" w:date="2026-05-23T19:05:00Z" w16du:dateUtc="2026-05-23T17:05:00Z">
            <w:r w:rsidRPr="00EA3FF1" w:rsidDel="00EA3FF1">
              <w:rPr>
                <w:rStyle w:val="Hyperlink"/>
                <w:noProof/>
              </w:rPr>
              <w:delText xml:space="preserve">Section C </w:delText>
            </w:r>
          </w:del>
          <w:del w:id="247" w:author="emmanuel blezes" w:date="2026-05-18T20:04:00Z" w16du:dateUtc="2026-05-18T18:04:00Z">
            <w:r w:rsidRPr="00EA3FF1" w:rsidDel="00146C66">
              <w:rPr>
                <w:rStyle w:val="Hyperlink"/>
                <w:noProof/>
              </w:rPr>
              <w:delText>—</w:delText>
            </w:r>
          </w:del>
          <w:del w:id="248" w:author="emmanuel blezes" w:date="2026-05-23T19:05:00Z" w16du:dateUtc="2026-05-23T17:05:00Z">
            <w:r w:rsidRPr="00EA3FF1" w:rsidDel="00EA3FF1">
              <w:rPr>
                <w:rStyle w:val="Hyperlink"/>
                <w:noProof/>
              </w:rPr>
              <w:delText xml:space="preserve"> L’agenda 2027-2052 en quatre phases</w:delText>
            </w:r>
            <w:r w:rsidDel="00EA3FF1">
              <w:rPr>
                <w:noProof/>
                <w:webHidden/>
              </w:rPr>
              <w:tab/>
              <w:delText>108</w:delText>
            </w:r>
          </w:del>
        </w:p>
        <w:p w14:paraId="2FCEFE6A" w14:textId="77777777" w:rsidR="00571C30" w:rsidDel="00EA3FF1" w:rsidRDefault="00571C30">
          <w:pPr>
            <w:pStyle w:val="TOC3"/>
            <w:tabs>
              <w:tab w:val="right" w:leader="dot" w:pos="9350"/>
            </w:tabs>
            <w:rPr>
              <w:del w:id="249" w:author="emmanuel blezes" w:date="2026-05-23T19:05:00Z" w16du:dateUtc="2026-05-23T17:05:00Z"/>
              <w:noProof/>
              <w:kern w:val="2"/>
              <w:lang w:val="en-FR" w:eastAsia="en-GB"/>
              <w14:ligatures w14:val="standardContextual"/>
            </w:rPr>
          </w:pPr>
          <w:del w:id="250" w:author="emmanuel blezes" w:date="2026-05-23T19:05:00Z" w16du:dateUtc="2026-05-23T17:05:00Z">
            <w:r w:rsidRPr="00EA3FF1" w:rsidDel="00EA3FF1">
              <w:rPr>
                <w:rStyle w:val="Hyperlink"/>
                <w:noProof/>
              </w:rPr>
              <w:delText xml:space="preserve">Phase 1 </w:delText>
            </w:r>
          </w:del>
          <w:del w:id="251" w:author="emmanuel blezes" w:date="2026-05-18T20:04:00Z" w16du:dateUtc="2026-05-18T18:04:00Z">
            <w:r w:rsidRPr="00EA3FF1" w:rsidDel="00146C66">
              <w:rPr>
                <w:rStyle w:val="Hyperlink"/>
                <w:noProof/>
              </w:rPr>
              <w:delText>—</w:delText>
            </w:r>
          </w:del>
          <w:del w:id="252" w:author="emmanuel blezes" w:date="2026-05-23T19:05:00Z" w16du:dateUtc="2026-05-23T17:05:00Z">
            <w:r w:rsidRPr="00EA3FF1" w:rsidDel="00EA3FF1">
              <w:rPr>
                <w:rStyle w:val="Hyperlink"/>
                <w:noProof/>
              </w:rPr>
              <w:delText xml:space="preserve"> Préparation (2027-2028)</w:delText>
            </w:r>
            <w:r w:rsidDel="00EA3FF1">
              <w:rPr>
                <w:noProof/>
                <w:webHidden/>
              </w:rPr>
              <w:tab/>
              <w:delText>108</w:delText>
            </w:r>
          </w:del>
        </w:p>
        <w:p w14:paraId="3302F72F" w14:textId="77777777" w:rsidR="00571C30" w:rsidDel="00EA3FF1" w:rsidRDefault="00571C30">
          <w:pPr>
            <w:pStyle w:val="TOC3"/>
            <w:tabs>
              <w:tab w:val="right" w:leader="dot" w:pos="9350"/>
            </w:tabs>
            <w:rPr>
              <w:del w:id="253" w:author="emmanuel blezes" w:date="2026-05-23T19:05:00Z" w16du:dateUtc="2026-05-23T17:05:00Z"/>
              <w:noProof/>
              <w:kern w:val="2"/>
              <w:lang w:val="en-FR" w:eastAsia="en-GB"/>
              <w14:ligatures w14:val="standardContextual"/>
            </w:rPr>
          </w:pPr>
          <w:del w:id="254" w:author="emmanuel blezes" w:date="2026-05-23T19:05:00Z" w16du:dateUtc="2026-05-23T17:05:00Z">
            <w:r w:rsidRPr="00EA3FF1" w:rsidDel="00EA3FF1">
              <w:rPr>
                <w:rStyle w:val="Hyperlink"/>
                <w:noProof/>
              </w:rPr>
              <w:delText xml:space="preserve">Phase 2 </w:delText>
            </w:r>
          </w:del>
          <w:del w:id="255" w:author="emmanuel blezes" w:date="2026-05-18T20:04:00Z" w16du:dateUtc="2026-05-18T18:04:00Z">
            <w:r w:rsidRPr="00EA3FF1" w:rsidDel="00146C66">
              <w:rPr>
                <w:rStyle w:val="Hyperlink"/>
                <w:noProof/>
              </w:rPr>
              <w:delText>—</w:delText>
            </w:r>
          </w:del>
          <w:del w:id="256" w:author="emmanuel blezes" w:date="2026-05-23T19:05:00Z" w16du:dateUtc="2026-05-23T17:05:00Z">
            <w:r w:rsidRPr="00EA3FF1" w:rsidDel="00EA3FF1">
              <w:rPr>
                <w:rStyle w:val="Hyperlink"/>
                <w:noProof/>
              </w:rPr>
              <w:delText xml:space="preserve"> Lancement (2029-2032)</w:delText>
            </w:r>
            <w:r w:rsidDel="00EA3FF1">
              <w:rPr>
                <w:noProof/>
                <w:webHidden/>
              </w:rPr>
              <w:tab/>
              <w:delText>109</w:delText>
            </w:r>
          </w:del>
        </w:p>
        <w:p w14:paraId="13D19547" w14:textId="77777777" w:rsidR="00571C30" w:rsidDel="00EA3FF1" w:rsidRDefault="00571C30">
          <w:pPr>
            <w:pStyle w:val="TOC3"/>
            <w:tabs>
              <w:tab w:val="right" w:leader="dot" w:pos="9350"/>
            </w:tabs>
            <w:rPr>
              <w:del w:id="257" w:author="emmanuel blezes" w:date="2026-05-23T19:05:00Z" w16du:dateUtc="2026-05-23T17:05:00Z"/>
              <w:noProof/>
              <w:kern w:val="2"/>
              <w:lang w:val="en-FR" w:eastAsia="en-GB"/>
              <w14:ligatures w14:val="standardContextual"/>
            </w:rPr>
          </w:pPr>
          <w:del w:id="258" w:author="emmanuel blezes" w:date="2026-05-23T19:05:00Z" w16du:dateUtc="2026-05-23T17:05:00Z">
            <w:r w:rsidRPr="00EA3FF1" w:rsidDel="00EA3FF1">
              <w:rPr>
                <w:rStyle w:val="Hyperlink"/>
                <w:noProof/>
              </w:rPr>
              <w:delText xml:space="preserve">Phase 3 </w:delText>
            </w:r>
          </w:del>
          <w:del w:id="259" w:author="emmanuel blezes" w:date="2026-05-18T20:04:00Z" w16du:dateUtc="2026-05-18T18:04:00Z">
            <w:r w:rsidRPr="00EA3FF1" w:rsidDel="00146C66">
              <w:rPr>
                <w:rStyle w:val="Hyperlink"/>
                <w:noProof/>
              </w:rPr>
              <w:delText>—</w:delText>
            </w:r>
          </w:del>
          <w:del w:id="260" w:author="emmanuel blezes" w:date="2026-05-23T19:05:00Z" w16du:dateUtc="2026-05-23T17:05:00Z">
            <w:r w:rsidRPr="00EA3FF1" w:rsidDel="00EA3FF1">
              <w:rPr>
                <w:rStyle w:val="Hyperlink"/>
                <w:noProof/>
              </w:rPr>
              <w:delText xml:space="preserve"> Déploiement (2033-2042)</w:delText>
            </w:r>
            <w:r w:rsidDel="00EA3FF1">
              <w:rPr>
                <w:noProof/>
                <w:webHidden/>
              </w:rPr>
              <w:tab/>
              <w:delText>110</w:delText>
            </w:r>
          </w:del>
        </w:p>
        <w:p w14:paraId="6A58780B" w14:textId="77777777" w:rsidR="00571C30" w:rsidDel="00EA3FF1" w:rsidRDefault="00571C30">
          <w:pPr>
            <w:pStyle w:val="TOC3"/>
            <w:tabs>
              <w:tab w:val="right" w:leader="dot" w:pos="9350"/>
            </w:tabs>
            <w:rPr>
              <w:del w:id="261" w:author="emmanuel blezes" w:date="2026-05-23T19:05:00Z" w16du:dateUtc="2026-05-23T17:05:00Z"/>
              <w:noProof/>
              <w:kern w:val="2"/>
              <w:lang w:val="en-FR" w:eastAsia="en-GB"/>
              <w14:ligatures w14:val="standardContextual"/>
            </w:rPr>
          </w:pPr>
          <w:del w:id="262" w:author="emmanuel blezes" w:date="2026-05-23T19:05:00Z" w16du:dateUtc="2026-05-23T17:05:00Z">
            <w:r w:rsidRPr="00EA3FF1" w:rsidDel="00EA3FF1">
              <w:rPr>
                <w:rStyle w:val="Hyperlink"/>
                <w:noProof/>
              </w:rPr>
              <w:delText xml:space="preserve">Phase 4 </w:delText>
            </w:r>
          </w:del>
          <w:del w:id="263" w:author="emmanuel blezes" w:date="2026-05-18T20:04:00Z" w16du:dateUtc="2026-05-18T18:04:00Z">
            <w:r w:rsidRPr="00EA3FF1" w:rsidDel="00146C66">
              <w:rPr>
                <w:rStyle w:val="Hyperlink"/>
                <w:noProof/>
              </w:rPr>
              <w:delText>—</w:delText>
            </w:r>
          </w:del>
          <w:del w:id="264" w:author="emmanuel blezes" w:date="2026-05-23T19:05:00Z" w16du:dateUtc="2026-05-23T17:05:00Z">
            <w:r w:rsidRPr="00EA3FF1" w:rsidDel="00EA3FF1">
              <w:rPr>
                <w:rStyle w:val="Hyperlink"/>
                <w:noProof/>
              </w:rPr>
              <w:delText xml:space="preserve"> Maturation (2043-2052)</w:delText>
            </w:r>
            <w:r w:rsidDel="00EA3FF1">
              <w:rPr>
                <w:noProof/>
                <w:webHidden/>
              </w:rPr>
              <w:tab/>
              <w:delText>111</w:delText>
            </w:r>
          </w:del>
        </w:p>
        <w:p w14:paraId="5F022120" w14:textId="77777777" w:rsidR="00571C30" w:rsidDel="00EA3FF1" w:rsidRDefault="00571C30">
          <w:pPr>
            <w:pStyle w:val="TOC3"/>
            <w:tabs>
              <w:tab w:val="right" w:leader="dot" w:pos="9350"/>
            </w:tabs>
            <w:rPr>
              <w:del w:id="265" w:author="emmanuel blezes" w:date="2026-05-23T19:05:00Z" w16du:dateUtc="2026-05-23T17:05:00Z"/>
              <w:noProof/>
              <w:kern w:val="2"/>
              <w:lang w:val="en-FR" w:eastAsia="en-GB"/>
              <w14:ligatures w14:val="standardContextual"/>
            </w:rPr>
          </w:pPr>
          <w:del w:id="266" w:author="emmanuel blezes" w:date="2026-05-23T19:05:00Z" w16du:dateUtc="2026-05-23T17:05:00Z">
            <w:r w:rsidRPr="00EA3FF1" w:rsidDel="00EA3FF1">
              <w:rPr>
                <w:noProof/>
                <w:rPrChange w:id="267" w:author="emmanuel blezes" w:date="2026-05-23T19:05:00Z" w16du:dateUtc="2026-05-23T17:05:00Z">
                  <w:rPr>
                    <w:rStyle w:val="Hyperlink"/>
                    <w:noProof/>
                  </w:rPr>
                </w:rPrChange>
              </w:rPr>
              <w:delText>Ce que le système atteint en 2052</w:delText>
            </w:r>
            <w:r w:rsidDel="00EA3FF1">
              <w:rPr>
                <w:noProof/>
                <w:webHidden/>
              </w:rPr>
              <w:tab/>
              <w:delText>112</w:delText>
            </w:r>
          </w:del>
        </w:p>
        <w:p w14:paraId="6FBDAE60" w14:textId="77777777" w:rsidR="00571C30" w:rsidDel="00EA3FF1" w:rsidRDefault="00571C30">
          <w:pPr>
            <w:pStyle w:val="TOC2"/>
            <w:tabs>
              <w:tab w:val="right" w:leader="dot" w:pos="9350"/>
            </w:tabs>
            <w:rPr>
              <w:del w:id="268" w:author="emmanuel blezes" w:date="2026-05-23T19:05:00Z" w16du:dateUtc="2026-05-23T17:05:00Z"/>
              <w:noProof/>
              <w:kern w:val="2"/>
              <w:lang w:val="en-FR" w:eastAsia="en-GB"/>
              <w14:ligatures w14:val="standardContextual"/>
            </w:rPr>
          </w:pPr>
          <w:del w:id="269" w:author="emmanuel blezes" w:date="2026-05-23T19:05:00Z" w16du:dateUtc="2026-05-23T17:05:00Z">
            <w:r w:rsidRPr="00EA3FF1" w:rsidDel="00EA3FF1">
              <w:rPr>
                <w:rStyle w:val="Hyperlink"/>
                <w:noProof/>
              </w:rPr>
              <w:delText xml:space="preserve">Conclusion </w:delText>
            </w:r>
          </w:del>
          <w:del w:id="270" w:author="emmanuel blezes" w:date="2026-05-18T20:04:00Z" w16du:dateUtc="2026-05-18T18:04:00Z">
            <w:r w:rsidRPr="00EA3FF1" w:rsidDel="00146C66">
              <w:rPr>
                <w:rStyle w:val="Hyperlink"/>
                <w:noProof/>
              </w:rPr>
              <w:delText>—</w:delText>
            </w:r>
          </w:del>
          <w:del w:id="271" w:author="emmanuel blezes" w:date="2026-05-23T19:05:00Z" w16du:dateUtc="2026-05-23T17:05:00Z">
            <w:r w:rsidRPr="00EA3FF1" w:rsidDel="00EA3FF1">
              <w:rPr>
                <w:rStyle w:val="Hyperlink"/>
                <w:noProof/>
              </w:rPr>
              <w:delText xml:space="preserve"> Choisir, enfin</w:delText>
            </w:r>
            <w:r w:rsidDel="00EA3FF1">
              <w:rPr>
                <w:noProof/>
                <w:webHidden/>
              </w:rPr>
              <w:tab/>
              <w:delText>112</w:delText>
            </w:r>
          </w:del>
        </w:p>
        <w:p w14:paraId="5AD78C57" w14:textId="77777777" w:rsidR="00571C30" w:rsidDel="00EA3FF1" w:rsidRDefault="00571C30">
          <w:pPr>
            <w:pStyle w:val="TOC1"/>
            <w:tabs>
              <w:tab w:val="right" w:leader="dot" w:pos="9350"/>
            </w:tabs>
            <w:rPr>
              <w:del w:id="272" w:author="emmanuel blezes" w:date="2026-05-23T19:05:00Z" w16du:dateUtc="2026-05-23T17:05:00Z"/>
              <w:noProof/>
              <w:kern w:val="2"/>
              <w:lang w:val="en-FR" w:eastAsia="en-GB"/>
              <w14:ligatures w14:val="standardContextual"/>
            </w:rPr>
          </w:pPr>
          <w:del w:id="273" w:author="emmanuel blezes" w:date="2026-05-23T19:05:00Z" w16du:dateUtc="2026-05-23T17:05:00Z">
            <w:r w:rsidRPr="00EA3FF1" w:rsidDel="00EA3FF1">
              <w:rPr>
                <w:noProof/>
                <w:rPrChange w:id="274" w:author="emmanuel blezes" w:date="2026-05-23T19:05:00Z" w16du:dateUtc="2026-05-23T17:05:00Z">
                  <w:rPr>
                    <w:rStyle w:val="Hyperlink"/>
                    <w:noProof/>
                  </w:rPr>
                </w:rPrChange>
              </w:rPr>
              <w:delText>6. Cinq mensonges qui ont coûté trente ans</w:delText>
            </w:r>
            <w:r w:rsidDel="00EA3FF1">
              <w:rPr>
                <w:noProof/>
                <w:webHidden/>
              </w:rPr>
              <w:tab/>
              <w:delText>113</w:delText>
            </w:r>
          </w:del>
        </w:p>
        <w:p w14:paraId="1A2FBC00" w14:textId="77777777" w:rsidR="00571C30" w:rsidDel="00EA3FF1" w:rsidRDefault="00571C30">
          <w:pPr>
            <w:pStyle w:val="TOC2"/>
            <w:tabs>
              <w:tab w:val="right" w:leader="dot" w:pos="9350"/>
            </w:tabs>
            <w:rPr>
              <w:del w:id="275" w:author="emmanuel blezes" w:date="2026-05-23T19:05:00Z" w16du:dateUtc="2026-05-23T17:05:00Z"/>
              <w:noProof/>
              <w:kern w:val="2"/>
              <w:lang w:val="en-FR" w:eastAsia="en-GB"/>
              <w14:ligatures w14:val="standardContextual"/>
            </w:rPr>
          </w:pPr>
          <w:del w:id="276" w:author="emmanuel blezes" w:date="2026-05-23T19:05:00Z" w16du:dateUtc="2026-05-23T17:05:00Z">
            <w:r w:rsidRPr="00EA3FF1" w:rsidDel="00EA3FF1">
              <w:rPr>
                <w:rStyle w:val="Hyperlink"/>
                <w:noProof/>
              </w:rPr>
              <w:delText xml:space="preserve">Q.1 </w:delText>
            </w:r>
          </w:del>
          <w:del w:id="277" w:author="emmanuel blezes" w:date="2026-05-18T20:04:00Z" w16du:dateUtc="2026-05-18T18:04:00Z">
            <w:r w:rsidRPr="00EA3FF1" w:rsidDel="00146C66">
              <w:rPr>
                <w:rStyle w:val="Hyperlink"/>
                <w:noProof/>
              </w:rPr>
              <w:delText>—</w:delText>
            </w:r>
          </w:del>
          <w:del w:id="278" w:author="emmanuel blezes" w:date="2026-05-23T19:05:00Z" w16du:dateUtc="2026-05-23T17:05:00Z">
            <w:r w:rsidRPr="00EA3FF1" w:rsidDel="00EA3FF1">
              <w:rPr>
                <w:rStyle w:val="Hyperlink"/>
                <w:noProof/>
              </w:rPr>
              <w:delText xml:space="preserve"> « La bourse, c’est le casino : et si tout s’effondre ? »</w:delText>
            </w:r>
            <w:r w:rsidDel="00EA3FF1">
              <w:rPr>
                <w:noProof/>
                <w:webHidden/>
              </w:rPr>
              <w:tab/>
              <w:delText>113</w:delText>
            </w:r>
          </w:del>
        </w:p>
        <w:p w14:paraId="344C1009" w14:textId="77777777" w:rsidR="00571C30" w:rsidDel="00EA3FF1" w:rsidRDefault="00571C30">
          <w:pPr>
            <w:pStyle w:val="TOC2"/>
            <w:tabs>
              <w:tab w:val="right" w:leader="dot" w:pos="9350"/>
            </w:tabs>
            <w:rPr>
              <w:del w:id="279" w:author="emmanuel blezes" w:date="2026-05-23T19:05:00Z" w16du:dateUtc="2026-05-23T17:05:00Z"/>
              <w:noProof/>
              <w:kern w:val="2"/>
              <w:lang w:val="en-FR" w:eastAsia="en-GB"/>
              <w14:ligatures w14:val="standardContextual"/>
            </w:rPr>
          </w:pPr>
          <w:del w:id="280" w:author="emmanuel blezes" w:date="2026-05-23T19:05:00Z" w16du:dateUtc="2026-05-23T17:05:00Z">
            <w:r w:rsidRPr="00EA3FF1" w:rsidDel="00EA3FF1">
              <w:rPr>
                <w:rStyle w:val="Hyperlink"/>
                <w:noProof/>
              </w:rPr>
              <w:delText xml:space="preserve">Q.2 </w:delText>
            </w:r>
          </w:del>
          <w:del w:id="281" w:author="emmanuel blezes" w:date="2026-05-18T20:04:00Z" w16du:dateUtc="2026-05-18T18:04:00Z">
            <w:r w:rsidRPr="00EA3FF1" w:rsidDel="00146C66">
              <w:rPr>
                <w:rStyle w:val="Hyperlink"/>
                <w:noProof/>
              </w:rPr>
              <w:delText>—</w:delText>
            </w:r>
          </w:del>
          <w:del w:id="282" w:author="emmanuel blezes" w:date="2026-05-23T19:05:00Z" w16du:dateUtc="2026-05-23T17:05:00Z">
            <w:r w:rsidRPr="00EA3FF1" w:rsidDel="00EA3FF1">
              <w:rPr>
                <w:rStyle w:val="Hyperlink"/>
                <w:noProof/>
              </w:rPr>
              <w:delText xml:space="preserve"> « Et Enron, Madoff, Detroit ? »</w:delText>
            </w:r>
            <w:r w:rsidDel="00EA3FF1">
              <w:rPr>
                <w:noProof/>
                <w:webHidden/>
              </w:rPr>
              <w:tab/>
              <w:delText>115</w:delText>
            </w:r>
          </w:del>
        </w:p>
        <w:p w14:paraId="65100069" w14:textId="77777777" w:rsidR="00571C30" w:rsidDel="00EA3FF1" w:rsidRDefault="00571C30">
          <w:pPr>
            <w:pStyle w:val="TOC2"/>
            <w:tabs>
              <w:tab w:val="right" w:leader="dot" w:pos="9350"/>
            </w:tabs>
            <w:rPr>
              <w:del w:id="283" w:author="emmanuel blezes" w:date="2026-05-23T19:05:00Z" w16du:dateUtc="2026-05-23T17:05:00Z"/>
              <w:noProof/>
              <w:kern w:val="2"/>
              <w:lang w:val="en-FR" w:eastAsia="en-GB"/>
              <w14:ligatures w14:val="standardContextual"/>
            </w:rPr>
          </w:pPr>
          <w:del w:id="284" w:author="emmanuel blezes" w:date="2026-05-23T19:05:00Z" w16du:dateUtc="2026-05-23T17:05:00Z">
            <w:r w:rsidRPr="00EA3FF1" w:rsidDel="00EA3FF1">
              <w:rPr>
                <w:rStyle w:val="Hyperlink"/>
                <w:noProof/>
              </w:rPr>
              <w:delText xml:space="preserve">Q.3 </w:delText>
            </w:r>
          </w:del>
          <w:del w:id="285" w:author="emmanuel blezes" w:date="2026-05-18T20:04:00Z" w16du:dateUtc="2026-05-18T18:04:00Z">
            <w:r w:rsidRPr="00EA3FF1" w:rsidDel="00146C66">
              <w:rPr>
                <w:rStyle w:val="Hyperlink"/>
                <w:noProof/>
              </w:rPr>
              <w:delText>—</w:delText>
            </w:r>
          </w:del>
          <w:del w:id="286" w:author="emmanuel blezes" w:date="2026-05-23T19:05:00Z" w16du:dateUtc="2026-05-23T17:05:00Z">
            <w:r w:rsidRPr="00EA3FF1" w:rsidDel="00EA3FF1">
              <w:rPr>
                <w:rStyle w:val="Hyperlink"/>
                <w:noProof/>
              </w:rPr>
              <w:delText xml:space="preserve"> « C’est anti-social : ça profite aux riches »</w:delText>
            </w:r>
            <w:r w:rsidDel="00EA3FF1">
              <w:rPr>
                <w:noProof/>
                <w:webHidden/>
              </w:rPr>
              <w:tab/>
              <w:delText>116</w:delText>
            </w:r>
          </w:del>
        </w:p>
        <w:p w14:paraId="31EC9F80" w14:textId="77777777" w:rsidR="00571C30" w:rsidDel="00EA3FF1" w:rsidRDefault="00571C30">
          <w:pPr>
            <w:pStyle w:val="TOC2"/>
            <w:tabs>
              <w:tab w:val="right" w:leader="dot" w:pos="9350"/>
            </w:tabs>
            <w:rPr>
              <w:del w:id="287" w:author="emmanuel blezes" w:date="2026-05-23T19:05:00Z" w16du:dateUtc="2026-05-23T17:05:00Z"/>
              <w:noProof/>
              <w:kern w:val="2"/>
              <w:lang w:val="en-FR" w:eastAsia="en-GB"/>
              <w14:ligatures w14:val="standardContextual"/>
            </w:rPr>
          </w:pPr>
          <w:del w:id="288" w:author="emmanuel blezes" w:date="2026-05-23T19:05:00Z" w16du:dateUtc="2026-05-23T17:05:00Z">
            <w:r w:rsidRPr="00EA3FF1" w:rsidDel="00EA3FF1">
              <w:rPr>
                <w:rStyle w:val="Hyperlink"/>
                <w:noProof/>
              </w:rPr>
              <w:delText xml:space="preserve">Q.4 </w:delText>
            </w:r>
          </w:del>
          <w:del w:id="289" w:author="emmanuel blezes" w:date="2026-05-18T20:04:00Z" w16du:dateUtc="2026-05-18T18:04:00Z">
            <w:r w:rsidRPr="00EA3FF1" w:rsidDel="00146C66">
              <w:rPr>
                <w:rStyle w:val="Hyperlink"/>
                <w:noProof/>
              </w:rPr>
              <w:delText>—</w:delText>
            </w:r>
          </w:del>
          <w:del w:id="290" w:author="emmanuel blezes" w:date="2026-05-23T19:05:00Z" w16du:dateUtc="2026-05-23T17:05:00Z">
            <w:r w:rsidRPr="00EA3FF1" w:rsidDel="00EA3FF1">
              <w:rPr>
                <w:rStyle w:val="Hyperlink"/>
                <w:noProof/>
              </w:rPr>
              <w:delText xml:space="preserve"> « Le double paiement est insurmontable »</w:delText>
            </w:r>
            <w:r w:rsidDel="00EA3FF1">
              <w:rPr>
                <w:noProof/>
                <w:webHidden/>
              </w:rPr>
              <w:tab/>
              <w:delText>117</w:delText>
            </w:r>
          </w:del>
        </w:p>
        <w:p w14:paraId="5DAFC5CB" w14:textId="77777777" w:rsidR="00571C30" w:rsidDel="00EA3FF1" w:rsidRDefault="00571C30">
          <w:pPr>
            <w:pStyle w:val="TOC2"/>
            <w:tabs>
              <w:tab w:val="right" w:leader="dot" w:pos="9350"/>
            </w:tabs>
            <w:rPr>
              <w:del w:id="291" w:author="emmanuel blezes" w:date="2026-05-23T19:05:00Z" w16du:dateUtc="2026-05-23T17:05:00Z"/>
              <w:noProof/>
              <w:kern w:val="2"/>
              <w:lang w:val="en-FR" w:eastAsia="en-GB"/>
              <w14:ligatures w14:val="standardContextual"/>
            </w:rPr>
          </w:pPr>
          <w:del w:id="292" w:author="emmanuel blezes" w:date="2026-05-23T19:05:00Z" w16du:dateUtc="2026-05-23T17:05:00Z">
            <w:r w:rsidRPr="00EA3FF1" w:rsidDel="00EA3FF1">
              <w:rPr>
                <w:rStyle w:val="Hyperlink"/>
                <w:noProof/>
              </w:rPr>
              <w:delText xml:space="preserve">Q.5 </w:delText>
            </w:r>
          </w:del>
          <w:del w:id="293" w:author="emmanuel blezes" w:date="2026-05-18T20:04:00Z" w16du:dateUtc="2026-05-18T18:04:00Z">
            <w:r w:rsidRPr="00EA3FF1" w:rsidDel="00146C66">
              <w:rPr>
                <w:rStyle w:val="Hyperlink"/>
                <w:noProof/>
              </w:rPr>
              <w:delText>—</w:delText>
            </w:r>
          </w:del>
          <w:del w:id="294" w:author="emmanuel blezes" w:date="2026-05-23T19:05:00Z" w16du:dateUtc="2026-05-23T17:05:00Z">
            <w:r w:rsidRPr="00EA3FF1" w:rsidDel="00EA3FF1">
              <w:rPr>
                <w:rStyle w:val="Hyperlink"/>
                <w:noProof/>
              </w:rPr>
              <w:delText xml:space="preserve"> « On a déjà essayé : le PER, ça ne marche pas »</w:delText>
            </w:r>
            <w:r w:rsidDel="00EA3FF1">
              <w:rPr>
                <w:noProof/>
                <w:webHidden/>
              </w:rPr>
              <w:tab/>
              <w:delText>120</w:delText>
            </w:r>
          </w:del>
        </w:p>
        <w:p w14:paraId="3B43E3D9" w14:textId="77777777" w:rsidR="00571C30" w:rsidDel="00EA3FF1" w:rsidRDefault="00571C30">
          <w:pPr>
            <w:pStyle w:val="TOC2"/>
            <w:tabs>
              <w:tab w:val="right" w:leader="dot" w:pos="9350"/>
            </w:tabs>
            <w:rPr>
              <w:del w:id="295" w:author="emmanuel blezes" w:date="2026-05-23T19:05:00Z" w16du:dateUtc="2026-05-23T17:05:00Z"/>
              <w:noProof/>
              <w:kern w:val="2"/>
              <w:lang w:val="en-FR" w:eastAsia="en-GB"/>
              <w14:ligatures w14:val="standardContextual"/>
            </w:rPr>
          </w:pPr>
          <w:del w:id="296" w:author="emmanuel blezes" w:date="2026-05-23T19:05:00Z" w16du:dateUtc="2026-05-23T17:05:00Z">
            <w:r w:rsidRPr="00EA3FF1" w:rsidDel="00EA3FF1">
              <w:rPr>
                <w:rStyle w:val="Hyperlink"/>
                <w:noProof/>
              </w:rPr>
              <w:delText xml:space="preserve">Q.6 </w:delText>
            </w:r>
          </w:del>
          <w:del w:id="297" w:author="emmanuel blezes" w:date="2026-05-18T20:04:00Z" w16du:dateUtc="2026-05-18T18:04:00Z">
            <w:r w:rsidRPr="00EA3FF1" w:rsidDel="00146C66">
              <w:rPr>
                <w:rStyle w:val="Hyperlink"/>
                <w:noProof/>
              </w:rPr>
              <w:delText>—</w:delText>
            </w:r>
          </w:del>
          <w:del w:id="298" w:author="emmanuel blezes" w:date="2026-05-23T19:05:00Z" w16du:dateUtc="2026-05-23T17:05:00Z">
            <w:r w:rsidRPr="00EA3FF1" w:rsidDel="00EA3FF1">
              <w:rPr>
                <w:rStyle w:val="Hyperlink"/>
                <w:noProof/>
              </w:rPr>
              <w:delText xml:space="preserve"> « La France n’a pas la culture financière »</w:delText>
            </w:r>
            <w:r w:rsidDel="00EA3FF1">
              <w:rPr>
                <w:noProof/>
                <w:webHidden/>
              </w:rPr>
              <w:tab/>
              <w:delText>120</w:delText>
            </w:r>
          </w:del>
        </w:p>
        <w:p w14:paraId="3688D346" w14:textId="77777777" w:rsidR="00571C30" w:rsidDel="00EA3FF1" w:rsidRDefault="00571C30">
          <w:pPr>
            <w:pStyle w:val="TOC2"/>
            <w:tabs>
              <w:tab w:val="right" w:leader="dot" w:pos="9350"/>
            </w:tabs>
            <w:rPr>
              <w:del w:id="299" w:author="emmanuel blezes" w:date="2026-05-23T19:05:00Z" w16du:dateUtc="2026-05-23T17:05:00Z"/>
              <w:noProof/>
              <w:kern w:val="2"/>
              <w:lang w:val="en-FR" w:eastAsia="en-GB"/>
              <w14:ligatures w14:val="standardContextual"/>
            </w:rPr>
          </w:pPr>
          <w:del w:id="300" w:author="emmanuel blezes" w:date="2026-05-23T19:05:00Z" w16du:dateUtc="2026-05-23T17:05:00Z">
            <w:r w:rsidRPr="00EA3FF1" w:rsidDel="00EA3FF1">
              <w:rPr>
                <w:noProof/>
                <w:rPrChange w:id="301" w:author="emmanuel blezes" w:date="2026-05-23T19:05:00Z" w16du:dateUtc="2026-05-23T17:05:00Z">
                  <w:rPr>
                    <w:rStyle w:val="Hyperlink"/>
                    <w:noProof/>
                  </w:rPr>
                </w:rPrChange>
              </w:rPr>
              <w:delText>Conclusion : la fenêtre est ouverte</w:delText>
            </w:r>
            <w:r w:rsidDel="00EA3FF1">
              <w:rPr>
                <w:noProof/>
                <w:webHidden/>
              </w:rPr>
              <w:tab/>
              <w:delText>121</w:delText>
            </w:r>
          </w:del>
        </w:p>
        <w:p w14:paraId="3A1DFD4C" w14:textId="77777777" w:rsidR="00B437D0" w:rsidRDefault="00000000">
          <w:r>
            <w:fldChar w:fldCharType="end"/>
          </w:r>
        </w:p>
      </w:sdtContent>
    </w:sdt>
    <w:p w14:paraId="2B8B106C" w14:textId="77777777" w:rsidR="00C157E1" w:rsidRDefault="00C157E1">
      <w:pPr>
        <w:rPr>
          <w:ins w:id="302" w:author="emmanuel blezes" w:date="2026-05-23T12:56:00Z" w16du:dateUtc="2026-05-23T10:56:00Z"/>
          <w:rFonts w:asciiTheme="majorHAnsi" w:eastAsiaTheme="majorEastAsia" w:hAnsiTheme="majorHAnsi" w:cstheme="majorBidi"/>
          <w:color w:val="0F4761" w:themeColor="accent1" w:themeShade="BF"/>
          <w:sz w:val="40"/>
          <w:szCs w:val="40"/>
        </w:rPr>
      </w:pPr>
      <w:bookmarkStart w:id="303" w:name="avant-propos"/>
      <w:ins w:id="304" w:author="emmanuel blezes" w:date="2026-05-23T12:56:00Z" w16du:dateUtc="2026-05-23T10:56:00Z">
        <w:r>
          <w:br w:type="page"/>
        </w:r>
      </w:ins>
    </w:p>
    <w:p w14:paraId="1101C179" w14:textId="77777777" w:rsidR="00B437D0" w:rsidRDefault="00000000">
      <w:pPr>
        <w:pStyle w:val="Heading1"/>
      </w:pPr>
      <w:bookmarkStart w:id="305" w:name="_Toc230888222"/>
      <w:r>
        <w:lastRenderedPageBreak/>
        <w:t>Avant-propos</w:t>
      </w:r>
      <w:bookmarkEnd w:id="305"/>
    </w:p>
    <w:p w14:paraId="0B680851" w14:textId="77777777" w:rsidR="00B437D0" w:rsidRDefault="00000000">
      <w:pPr>
        <w:pStyle w:val="Heading2"/>
      </w:pPr>
      <w:bookmarkStart w:id="306" w:name="le-paradoxe-doliprane"/>
      <w:bookmarkStart w:id="307" w:name="_Toc230888223"/>
      <w:r>
        <w:t>Le paradoxe Doliprane</w:t>
      </w:r>
      <w:bookmarkEnd w:id="307"/>
    </w:p>
    <w:p w14:paraId="3113B83C" w14:textId="77777777" w:rsidR="00B437D0" w:rsidRPr="00067654" w:rsidRDefault="00000000">
      <w:pPr>
        <w:pStyle w:val="FirstParagraph"/>
        <w:rPr>
          <w:highlight w:val="green"/>
          <w:rPrChange w:id="308" w:author="emmanuel blezes" w:date="2026-05-18T21:01:00Z" w16du:dateUtc="2026-05-18T19:01:00Z">
            <w:rPr/>
          </w:rPrChange>
        </w:rPr>
      </w:pPr>
      <w:r w:rsidRPr="00067654">
        <w:rPr>
          <w:highlight w:val="green"/>
          <w:rPrChange w:id="309" w:author="emmanuel blezes" w:date="2026-05-18T21:01:00Z" w16du:dateUtc="2026-05-18T19:01:00Z">
            <w:rPr/>
          </w:rPrChange>
        </w:rPr>
        <w:t xml:space="preserve">Octobre 2024. Sanofi annonce la cession </w:t>
      </w:r>
      <w:ins w:id="310" w:author="emmanuel blezes" w:date="2026-05-21T15:50:00Z" w16du:dateUtc="2026-05-21T13:50:00Z">
        <w:r w:rsidR="00644AD5">
          <w:rPr>
            <w:highlight w:val="green"/>
          </w:rPr>
          <w:t xml:space="preserve">de la majorité des parts </w:t>
        </w:r>
      </w:ins>
      <w:r w:rsidRPr="00067654">
        <w:rPr>
          <w:highlight w:val="green"/>
          <w:rPrChange w:id="311" w:author="emmanuel blezes" w:date="2026-05-18T21:01:00Z" w16du:dateUtc="2026-05-18T19:01:00Z">
            <w:rPr/>
          </w:rPrChange>
        </w:rPr>
        <w:t xml:space="preserve">d’Opella, sa filiale </w:t>
      </w:r>
      <w:ins w:id="312" w:author="emmanuel blezes" w:date="2026-05-21T15:48:00Z" w16du:dateUtc="2026-05-21T13:48:00Z">
        <w:r w:rsidR="00644AD5">
          <w:rPr>
            <w:highlight w:val="green"/>
          </w:rPr>
          <w:t xml:space="preserve">santé </w:t>
        </w:r>
      </w:ins>
      <w:r w:rsidRPr="00067654">
        <w:rPr>
          <w:highlight w:val="green"/>
          <w:rPrChange w:id="313" w:author="emmanuel blezes" w:date="2026-05-18T21:01:00Z" w16du:dateUtc="2026-05-18T19:01:00Z">
            <w:rPr/>
          </w:rPrChange>
        </w:rPr>
        <w:t xml:space="preserve">grand public </w:t>
      </w:r>
      <w:del w:id="314" w:author="emmanuel blezes" w:date="2026-05-18T20:04:00Z" w16du:dateUtc="2026-05-18T18:04:00Z">
        <w:r w:rsidRPr="00067654" w:rsidDel="00146C66">
          <w:rPr>
            <w:highlight w:val="green"/>
            <w:rPrChange w:id="315" w:author="emmanuel blezes" w:date="2026-05-18T21:01:00Z" w16du:dateUtc="2026-05-18T19:01:00Z">
              <w:rPr/>
            </w:rPrChange>
          </w:rPr>
          <w:delText>—</w:delText>
        </w:r>
      </w:del>
      <w:ins w:id="316" w:author="emmanuel blezes" w:date="2026-05-18T20:04:00Z" w16du:dateUtc="2026-05-18T18:04:00Z">
        <w:r w:rsidR="00146C66" w:rsidRPr="00067654">
          <w:rPr>
            <w:highlight w:val="green"/>
            <w:rPrChange w:id="317" w:author="emmanuel blezes" w:date="2026-05-18T21:01:00Z" w16du:dateUtc="2026-05-18T19:01:00Z">
              <w:rPr/>
            </w:rPrChange>
          </w:rPr>
          <w:t>-</w:t>
        </w:r>
      </w:ins>
      <w:r w:rsidRPr="00067654">
        <w:rPr>
          <w:highlight w:val="green"/>
          <w:rPrChange w:id="318" w:author="emmanuel blezes" w:date="2026-05-18T21:01:00Z" w16du:dateUtc="2026-05-18T19:01:00Z">
            <w:rPr/>
          </w:rPrChange>
        </w:rPr>
        <w:t xml:space="preserve"> celle qui fabrique le Doliprane</w:t>
      </w:r>
      <w:ins w:id="319" w:author="emmanuel blezes" w:date="2026-05-18T20:05:00Z" w16du:dateUtc="2026-05-18T18:05:00Z">
        <w:r w:rsidR="00146C66" w:rsidRPr="00067654">
          <w:rPr>
            <w:highlight w:val="green"/>
            <w:rPrChange w:id="320" w:author="emmanuel blezes" w:date="2026-05-18T21:01:00Z" w16du:dateUtc="2026-05-18T19:01:00Z">
              <w:rPr/>
            </w:rPrChange>
          </w:rPr>
          <w:t>, le médic</w:t>
        </w:r>
      </w:ins>
      <w:ins w:id="321" w:author="emmanuel blezes" w:date="2026-05-18T20:06:00Z" w16du:dateUtc="2026-05-18T18:06:00Z">
        <w:r w:rsidR="00146C66" w:rsidRPr="00067654">
          <w:rPr>
            <w:highlight w:val="green"/>
            <w:rPrChange w:id="322" w:author="emmanuel blezes" w:date="2026-05-18T21:01:00Z" w16du:dateUtc="2026-05-18T19:01:00Z">
              <w:rPr/>
            </w:rPrChange>
          </w:rPr>
          <w:t xml:space="preserve">ament préféré des </w:t>
        </w:r>
      </w:ins>
      <w:ins w:id="323" w:author="emmanuel blezes" w:date="2026-05-21T15:49:00Z" w16du:dateUtc="2026-05-21T13:49:00Z">
        <w:r w:rsidR="00644AD5">
          <w:rPr>
            <w:highlight w:val="green"/>
          </w:rPr>
          <w:t>F</w:t>
        </w:r>
      </w:ins>
      <w:ins w:id="324" w:author="emmanuel blezes" w:date="2026-05-18T20:06:00Z" w16du:dateUtc="2026-05-18T18:06:00Z">
        <w:r w:rsidR="00146C66" w:rsidRPr="00067654">
          <w:rPr>
            <w:highlight w:val="green"/>
            <w:rPrChange w:id="325" w:author="emmanuel blezes" w:date="2026-05-18T21:01:00Z" w16du:dateUtc="2026-05-18T19:01:00Z">
              <w:rPr/>
            </w:rPrChange>
          </w:rPr>
          <w:t>rançais, quasi symbole national</w:t>
        </w:r>
      </w:ins>
      <w:r w:rsidRPr="00067654">
        <w:rPr>
          <w:highlight w:val="green"/>
          <w:rPrChange w:id="326" w:author="emmanuel blezes" w:date="2026-05-18T21:01:00Z" w16du:dateUtc="2026-05-18T19:01:00Z">
            <w:rPr/>
          </w:rPrChange>
        </w:rPr>
        <w:t xml:space="preserve">. </w:t>
      </w:r>
      <w:del w:id="327" w:author="emmanuel blezes" w:date="2026-05-21T15:50:00Z" w16du:dateUtc="2026-05-21T13:50:00Z">
        <w:r w:rsidRPr="00067654" w:rsidDel="00644AD5">
          <w:rPr>
            <w:highlight w:val="green"/>
            <w:rPrChange w:id="328" w:author="emmanuel blezes" w:date="2026-05-18T21:01:00Z" w16du:dateUtc="2026-05-18T19:01:00Z">
              <w:rPr/>
            </w:rPrChange>
          </w:rPr>
          <w:delText>Le repreneur</w:delText>
        </w:r>
      </w:del>
      <w:ins w:id="329" w:author="emmanuel blezes" w:date="2026-05-21T15:50:00Z" w16du:dateUtc="2026-05-21T13:50:00Z">
        <w:r w:rsidR="00644AD5">
          <w:rPr>
            <w:highlight w:val="green"/>
          </w:rPr>
          <w:t>L’acheteur</w:t>
        </w:r>
      </w:ins>
      <w:r w:rsidRPr="00067654">
        <w:rPr>
          <w:highlight w:val="green"/>
          <w:rPrChange w:id="330" w:author="emmanuel blezes" w:date="2026-05-18T21:01:00Z" w16du:dateUtc="2026-05-18T19:01:00Z">
            <w:rPr/>
          </w:rPrChange>
        </w:rPr>
        <w:t xml:space="preserve"> s’appelle Clayton, Dubilier &amp; Rice</w:t>
      </w:r>
      <w:ins w:id="331" w:author="emmanuel blezes" w:date="2026-05-21T15:37:00Z" w16du:dateUtc="2026-05-21T13:37:00Z">
        <w:r w:rsidR="00644AD5">
          <w:rPr>
            <w:highlight w:val="green"/>
          </w:rPr>
          <w:t>,</w:t>
        </w:r>
      </w:ins>
      <w:del w:id="332" w:author="emmanuel blezes" w:date="2026-05-21T15:37:00Z" w16du:dateUtc="2026-05-21T13:37:00Z">
        <w:r w:rsidRPr="00067654" w:rsidDel="00644AD5">
          <w:rPr>
            <w:highlight w:val="green"/>
            <w:rPrChange w:id="333" w:author="emmanuel blezes" w:date="2026-05-18T21:01:00Z" w16du:dateUtc="2026-05-18T19:01:00Z">
              <w:rPr/>
            </w:rPrChange>
          </w:rPr>
          <w:delText>. C’est</w:delText>
        </w:r>
      </w:del>
      <w:r w:rsidRPr="00067654">
        <w:rPr>
          <w:highlight w:val="green"/>
          <w:rPrChange w:id="334" w:author="emmanuel blezes" w:date="2026-05-18T21:01:00Z" w16du:dateUtc="2026-05-18T19:01:00Z">
            <w:rPr/>
          </w:rPrChange>
        </w:rPr>
        <w:t xml:space="preserve"> un fonds d’investissement américain, basé à New York. L’opération se monte à </w:t>
      </w:r>
      <w:del w:id="335" w:author="emmanuel blezes" w:date="2026-05-21T15:50:00Z" w16du:dateUtc="2026-05-21T13:50:00Z">
        <w:r w:rsidRPr="00067654" w:rsidDel="00644AD5">
          <w:rPr>
            <w:highlight w:val="green"/>
            <w:rPrChange w:id="336" w:author="emmanuel blezes" w:date="2026-05-18T21:01:00Z" w16du:dateUtc="2026-05-18T19:01:00Z">
              <w:rPr/>
            </w:rPrChange>
          </w:rPr>
          <w:delText xml:space="preserve">seize </w:delText>
        </w:r>
      </w:del>
      <w:ins w:id="337" w:author="emmanuel blezes" w:date="2026-05-21T15:50:00Z" w16du:dateUtc="2026-05-21T13:50:00Z">
        <w:r w:rsidR="00644AD5">
          <w:rPr>
            <w:highlight w:val="green"/>
          </w:rPr>
          <w:t>huit</w:t>
        </w:r>
        <w:r w:rsidR="00644AD5" w:rsidRPr="00067654">
          <w:rPr>
            <w:highlight w:val="green"/>
            <w:rPrChange w:id="338" w:author="emmanuel blezes" w:date="2026-05-18T21:01:00Z" w16du:dateUtc="2026-05-18T19:01:00Z">
              <w:rPr/>
            </w:rPrChange>
          </w:rPr>
          <w:t xml:space="preserve"> </w:t>
        </w:r>
      </w:ins>
      <w:r w:rsidRPr="00067654">
        <w:rPr>
          <w:highlight w:val="green"/>
          <w:rPrChange w:id="339" w:author="emmanuel blezes" w:date="2026-05-18T21:01:00Z" w16du:dateUtc="2026-05-18T19:01:00Z">
            <w:rPr/>
          </w:rPrChange>
        </w:rPr>
        <w:t>milliards d’euros</w:t>
      </w:r>
      <w:del w:id="340" w:author="emmanuel blezes" w:date="2026-05-21T15:54:00Z" w16du:dateUtc="2026-05-21T13:54:00Z">
        <w:r w:rsidRPr="00067654" w:rsidDel="00AE463A">
          <w:rPr>
            <w:rStyle w:val="FootnoteReference"/>
            <w:highlight w:val="green"/>
            <w:rPrChange w:id="341" w:author="emmanuel blezes" w:date="2026-05-18T21:01:00Z" w16du:dateUtc="2026-05-18T19:01:00Z">
              <w:rPr>
                <w:rStyle w:val="FootnoteReference"/>
              </w:rPr>
            </w:rPrChange>
          </w:rPr>
          <w:footnoteReference w:id="1"/>
        </w:r>
      </w:del>
      <w:r w:rsidRPr="00067654">
        <w:rPr>
          <w:highlight w:val="green"/>
          <w:rPrChange w:id="354" w:author="emmanuel blezes" w:date="2026-05-18T21:01:00Z" w16du:dateUtc="2026-05-18T19:01:00Z">
            <w:rPr/>
          </w:rPrChange>
        </w:rPr>
        <w:t xml:space="preserve">. La France </w:t>
      </w:r>
      <w:ins w:id="355" w:author="emmanuel blezes" w:date="2026-05-18T21:00:00Z" w16du:dateUtc="2026-05-18T19:00:00Z">
        <w:r w:rsidR="00521C91" w:rsidRPr="00067654">
          <w:rPr>
            <w:highlight w:val="green"/>
            <w:rPrChange w:id="356" w:author="emmanuel blezes" w:date="2026-05-18T21:01:00Z" w16du:dateUtc="2026-05-18T19:01:00Z">
              <w:rPr/>
            </w:rPrChange>
          </w:rPr>
          <w:t xml:space="preserve">réalise </w:t>
        </w:r>
      </w:ins>
      <w:del w:id="357" w:author="emmanuel blezes" w:date="2026-05-18T21:00:00Z" w16du:dateUtc="2026-05-18T19:00:00Z">
        <w:r w:rsidRPr="00067654" w:rsidDel="00521C91">
          <w:rPr>
            <w:highlight w:val="green"/>
            <w:rPrChange w:id="358" w:author="emmanuel blezes" w:date="2026-05-18T21:01:00Z" w16du:dateUtc="2026-05-18T19:01:00Z">
              <w:rPr/>
            </w:rPrChange>
          </w:rPr>
          <w:delText>apprend, en</w:delText>
        </w:r>
      </w:del>
      <w:del w:id="359" w:author="emmanuel blezes" w:date="2026-05-18T20:59:00Z" w16du:dateUtc="2026-05-18T18:59:00Z">
        <w:r w:rsidRPr="00067654" w:rsidDel="00521C91">
          <w:rPr>
            <w:highlight w:val="green"/>
            <w:rPrChange w:id="360" w:author="emmanuel blezes" w:date="2026-05-18T21:01:00Z" w16du:dateUtc="2026-05-18T19:01:00Z">
              <w:rPr/>
            </w:rPrChange>
          </w:rPr>
          <w:delText xml:space="preserve"> lisant </w:delText>
        </w:r>
        <w:r w:rsidRPr="00067654" w:rsidDel="00521C91">
          <w:rPr>
            <w:i/>
            <w:iCs/>
            <w:highlight w:val="green"/>
            <w:rPrChange w:id="361" w:author="emmanuel blezes" w:date="2026-05-18T21:01:00Z" w16du:dateUtc="2026-05-18T19:01:00Z">
              <w:rPr>
                <w:i/>
                <w:iCs/>
              </w:rPr>
            </w:rPrChange>
          </w:rPr>
          <w:delText>Les Échos</w:delText>
        </w:r>
        <w:r w:rsidRPr="00067654" w:rsidDel="00521C91">
          <w:rPr>
            <w:highlight w:val="green"/>
            <w:rPrChange w:id="362" w:author="emmanuel blezes" w:date="2026-05-18T21:01:00Z" w16du:dateUtc="2026-05-18T19:01:00Z">
              <w:rPr/>
            </w:rPrChange>
          </w:rPr>
          <w:delText>,</w:delText>
        </w:r>
      </w:del>
      <w:del w:id="363" w:author="emmanuel blezes" w:date="2026-05-18T21:00:00Z" w16du:dateUtc="2026-05-18T19:00:00Z">
        <w:r w:rsidRPr="00067654" w:rsidDel="00521C91">
          <w:rPr>
            <w:highlight w:val="green"/>
            <w:rPrChange w:id="364" w:author="emmanuel blezes" w:date="2026-05-18T21:01:00Z" w16du:dateUtc="2026-05-18T19:01:00Z">
              <w:rPr/>
            </w:rPrChange>
          </w:rPr>
          <w:delText xml:space="preserve"> </w:delText>
        </w:r>
      </w:del>
      <w:r w:rsidRPr="00067654">
        <w:rPr>
          <w:highlight w:val="green"/>
          <w:rPrChange w:id="365" w:author="emmanuel blezes" w:date="2026-05-18T21:01:00Z" w16du:dateUtc="2026-05-18T19:01:00Z">
            <w:rPr/>
          </w:rPrChange>
        </w:rPr>
        <w:t>que le médicament le plus vendu d</w:t>
      </w:r>
      <w:ins w:id="366" w:author="emmanuel blezes" w:date="2026-05-21T15:51:00Z" w16du:dateUtc="2026-05-21T13:51:00Z">
        <w:r w:rsidR="00644AD5">
          <w:rPr>
            <w:highlight w:val="green"/>
          </w:rPr>
          <w:t xml:space="preserve">u pays </w:t>
        </w:r>
      </w:ins>
      <w:del w:id="367" w:author="emmanuel blezes" w:date="2026-05-21T15:51:00Z" w16du:dateUtc="2026-05-21T13:51:00Z">
        <w:r w:rsidRPr="00067654" w:rsidDel="00644AD5">
          <w:rPr>
            <w:highlight w:val="green"/>
            <w:rPrChange w:id="368" w:author="emmanuel blezes" w:date="2026-05-18T21:01:00Z" w16du:dateUtc="2026-05-18T19:01:00Z">
              <w:rPr/>
            </w:rPrChange>
          </w:rPr>
          <w:delText xml:space="preserve">e son histoire </w:delText>
        </w:r>
      </w:del>
      <w:r w:rsidRPr="00067654">
        <w:rPr>
          <w:highlight w:val="green"/>
          <w:rPrChange w:id="369" w:author="emmanuel blezes" w:date="2026-05-18T21:01:00Z" w16du:dateUtc="2026-05-18T19:01:00Z">
            <w:rPr/>
          </w:rPrChange>
        </w:rPr>
        <w:t xml:space="preserve">vient </w:t>
      </w:r>
      <w:del w:id="370" w:author="emmanuel blezes" w:date="2026-05-18T20:09:00Z" w16du:dateUtc="2026-05-18T18:09:00Z">
        <w:r w:rsidRPr="00067654" w:rsidDel="00CE44DC">
          <w:rPr>
            <w:highlight w:val="green"/>
            <w:rPrChange w:id="371" w:author="emmanuel blezes" w:date="2026-05-18T21:01:00Z" w16du:dateUtc="2026-05-18T19:01:00Z">
              <w:rPr/>
            </w:rPrChange>
          </w:rPr>
          <w:delText xml:space="preserve">de changer </w:delText>
        </w:r>
      </w:del>
      <w:r w:rsidRPr="00067654">
        <w:rPr>
          <w:highlight w:val="green"/>
          <w:rPrChange w:id="372" w:author="emmanuel blezes" w:date="2026-05-18T21:01:00Z" w16du:dateUtc="2026-05-18T19:01:00Z">
            <w:rPr/>
          </w:rPrChange>
        </w:rPr>
        <w:t xml:space="preserve">de </w:t>
      </w:r>
      <w:del w:id="373" w:author="emmanuel blezes" w:date="2026-05-18T20:06:00Z" w16du:dateUtc="2026-05-18T18:06:00Z">
        <w:r w:rsidRPr="00067654" w:rsidDel="00146C66">
          <w:rPr>
            <w:highlight w:val="green"/>
            <w:rPrChange w:id="374" w:author="emmanuel blezes" w:date="2026-05-18T21:01:00Z" w16du:dateUtc="2026-05-18T19:01:00Z">
              <w:rPr/>
            </w:rPrChange>
          </w:rPr>
          <w:delText>mains.</w:delText>
        </w:r>
      </w:del>
      <w:ins w:id="375" w:author="emmanuel blezes" w:date="2026-05-21T15:51:00Z" w16du:dateUtc="2026-05-21T13:51:00Z">
        <w:r w:rsidR="00644AD5">
          <w:rPr>
            <w:highlight w:val="green"/>
          </w:rPr>
          <w:t>passer</w:t>
        </w:r>
      </w:ins>
      <w:ins w:id="376" w:author="emmanuel blezes" w:date="2026-05-21T15:52:00Z" w16du:dateUtc="2026-05-21T13:52:00Z">
        <w:r w:rsidR="00644AD5">
          <w:rPr>
            <w:highlight w:val="green"/>
          </w:rPr>
          <w:t xml:space="preserve"> aux mains des Américains.</w:t>
        </w:r>
      </w:ins>
    </w:p>
    <w:p w14:paraId="5C8FA119" w14:textId="77777777" w:rsidR="00B437D0" w:rsidRDefault="00000000">
      <w:pPr>
        <w:pStyle w:val="BodyText"/>
      </w:pPr>
      <w:r w:rsidRPr="00067654">
        <w:rPr>
          <w:highlight w:val="green"/>
          <w:rPrChange w:id="377" w:author="emmanuel blezes" w:date="2026-05-18T21:01:00Z" w16du:dateUtc="2026-05-18T19:01:00Z">
            <w:rPr/>
          </w:rPrChange>
        </w:rPr>
        <w:t>L’émotion est immédiate</w:t>
      </w:r>
      <w:ins w:id="378" w:author="emmanuel blezes" w:date="2026-05-18T21:00:00Z" w16du:dateUtc="2026-05-18T19:00:00Z">
        <w:r w:rsidR="00521C91" w:rsidRPr="00067654">
          <w:rPr>
            <w:highlight w:val="green"/>
            <w:rPrChange w:id="379" w:author="emmanuel blezes" w:date="2026-05-18T21:01:00Z" w16du:dateUtc="2026-05-18T19:01:00Z">
              <w:rPr/>
            </w:rPrChange>
          </w:rPr>
          <w:t> : u</w:t>
        </w:r>
      </w:ins>
      <w:del w:id="380" w:author="emmanuel blezes" w:date="2026-05-18T21:00:00Z" w16du:dateUtc="2026-05-18T19:00:00Z">
        <w:r w:rsidRPr="00067654" w:rsidDel="00521C91">
          <w:rPr>
            <w:highlight w:val="green"/>
            <w:rPrChange w:id="381" w:author="emmanuel blezes" w:date="2026-05-18T21:01:00Z" w16du:dateUtc="2026-05-18T19:01:00Z">
              <w:rPr/>
            </w:rPrChange>
          </w:rPr>
          <w:delText>. U</w:delText>
        </w:r>
      </w:del>
      <w:r w:rsidRPr="00067654">
        <w:rPr>
          <w:highlight w:val="green"/>
          <w:rPrChange w:id="382" w:author="emmanuel blezes" w:date="2026-05-18T21:01:00Z" w16du:dateUtc="2026-05-18T19:01:00Z">
            <w:rPr/>
          </w:rPrChange>
        </w:rPr>
        <w:t>ne pétition circule</w:t>
      </w:r>
      <w:ins w:id="383" w:author="emmanuel blezes" w:date="2026-05-18T20:06:00Z" w16du:dateUtc="2026-05-18T18:06:00Z">
        <w:r w:rsidR="00146C66" w:rsidRPr="00067654">
          <w:rPr>
            <w:highlight w:val="green"/>
            <w:rPrChange w:id="384" w:author="emmanuel blezes" w:date="2026-05-18T21:01:00Z" w16du:dateUtc="2026-05-18T19:01:00Z">
              <w:rPr/>
            </w:rPrChange>
          </w:rPr>
          <w:t>, d</w:t>
        </w:r>
      </w:ins>
      <w:del w:id="385" w:author="emmanuel blezes" w:date="2026-05-18T20:06:00Z" w16du:dateUtc="2026-05-18T18:06:00Z">
        <w:r w:rsidRPr="00067654" w:rsidDel="00146C66">
          <w:rPr>
            <w:highlight w:val="green"/>
            <w:rPrChange w:id="386" w:author="emmanuel blezes" w:date="2026-05-18T21:01:00Z" w16du:dateUtc="2026-05-18T19:01:00Z">
              <w:rPr/>
            </w:rPrChange>
          </w:rPr>
          <w:delText>. D</w:delText>
        </w:r>
      </w:del>
      <w:r w:rsidRPr="00067654">
        <w:rPr>
          <w:highlight w:val="green"/>
          <w:rPrChange w:id="387" w:author="emmanuel blezes" w:date="2026-05-18T21:01:00Z" w16du:dateUtc="2026-05-18T19:01:00Z">
            <w:rPr/>
          </w:rPrChange>
        </w:rPr>
        <w:t xml:space="preserve">es députés montent au créneau, </w:t>
      </w:r>
      <w:del w:id="388" w:author="emmanuel blezes" w:date="2026-05-18T20:06:00Z" w16du:dateUtc="2026-05-18T18:06:00Z">
        <w:r w:rsidRPr="00067654" w:rsidDel="00146C66">
          <w:rPr>
            <w:highlight w:val="green"/>
            <w:rPrChange w:id="389" w:author="emmanuel blezes" w:date="2026-05-18T21:01:00Z" w16du:dateUtc="2026-05-18T19:01:00Z">
              <w:rPr/>
            </w:rPrChange>
          </w:rPr>
          <w:delText>à gauche comme au Rassemblement national</w:delText>
        </w:r>
      </w:del>
      <w:ins w:id="390" w:author="emmanuel blezes" w:date="2026-05-21T15:57:00Z" w16du:dateUtc="2026-05-21T13:57:00Z">
        <w:r w:rsidR="00F07F0D">
          <w:rPr>
            <w:highlight w:val="green"/>
          </w:rPr>
          <w:t xml:space="preserve">à gauche comme à droite. </w:t>
        </w:r>
      </w:ins>
      <w:del w:id="391" w:author="emmanuel blezes" w:date="2026-05-21T15:57:00Z" w16du:dateUtc="2026-05-21T13:57:00Z">
        <w:r w:rsidRPr="00067654" w:rsidDel="00F07F0D">
          <w:rPr>
            <w:highlight w:val="green"/>
            <w:rPrChange w:id="392" w:author="emmanuel blezes" w:date="2026-05-18T21:01:00Z" w16du:dateUtc="2026-05-18T19:01:00Z">
              <w:rPr/>
            </w:rPrChange>
          </w:rPr>
          <w:delText xml:space="preserve">. </w:delText>
        </w:r>
      </w:del>
      <w:r w:rsidRPr="00067654">
        <w:rPr>
          <w:highlight w:val="green"/>
          <w:rPrChange w:id="393" w:author="emmanuel blezes" w:date="2026-05-18T21:01:00Z" w16du:dateUtc="2026-05-18T19:01:00Z">
            <w:rPr/>
          </w:rPrChange>
        </w:rPr>
        <w:t>Le</w:t>
      </w:r>
      <w:ins w:id="394" w:author="emmanuel blezes" w:date="2026-05-21T15:57:00Z" w16du:dateUtc="2026-05-21T13:57:00Z">
        <w:r w:rsidR="00F07F0D">
          <w:rPr>
            <w:highlight w:val="green"/>
          </w:rPr>
          <w:t>s</w:t>
        </w:r>
      </w:ins>
      <w:r w:rsidRPr="00067654">
        <w:rPr>
          <w:highlight w:val="green"/>
          <w:rPrChange w:id="395" w:author="emmanuel blezes" w:date="2026-05-18T21:01:00Z" w16du:dateUtc="2026-05-18T19:01:00Z">
            <w:rPr/>
          </w:rPrChange>
        </w:rPr>
        <w:t xml:space="preserve"> ministre</w:t>
      </w:r>
      <w:ins w:id="396" w:author="emmanuel blezes" w:date="2026-05-21T15:57:00Z" w16du:dateUtc="2026-05-21T13:57:00Z">
        <w:r w:rsidR="00F07F0D">
          <w:rPr>
            <w:highlight w:val="green"/>
          </w:rPr>
          <w:t>s</w:t>
        </w:r>
      </w:ins>
      <w:r w:rsidRPr="00067654">
        <w:rPr>
          <w:highlight w:val="green"/>
          <w:rPrChange w:id="397" w:author="emmanuel blezes" w:date="2026-05-18T21:01:00Z" w16du:dateUtc="2026-05-18T19:01:00Z">
            <w:rPr/>
          </w:rPrChange>
        </w:rPr>
        <w:t xml:space="preserve"> de l’Économie </w:t>
      </w:r>
      <w:ins w:id="398" w:author="emmanuel blezes" w:date="2026-05-21T15:57:00Z" w16du:dateUtc="2026-05-21T13:57:00Z">
        <w:r w:rsidR="00F07F0D">
          <w:rPr>
            <w:highlight w:val="green"/>
          </w:rPr>
          <w:t xml:space="preserve">et </w:t>
        </w:r>
      </w:ins>
      <w:ins w:id="399" w:author="emmanuel blezes" w:date="2026-05-21T15:58:00Z" w16du:dateUtc="2026-05-21T13:58:00Z">
        <w:r w:rsidR="00F07F0D">
          <w:rPr>
            <w:highlight w:val="green"/>
          </w:rPr>
          <w:t xml:space="preserve">de l’Industrie </w:t>
        </w:r>
      </w:ins>
      <w:r w:rsidRPr="00067654">
        <w:rPr>
          <w:highlight w:val="green"/>
          <w:rPrChange w:id="400" w:author="emmanuel blezes" w:date="2026-05-18T21:01:00Z" w16du:dateUtc="2026-05-18T19:01:00Z">
            <w:rPr/>
          </w:rPrChange>
        </w:rPr>
        <w:t>convoque</w:t>
      </w:r>
      <w:ins w:id="401" w:author="emmanuel blezes" w:date="2026-05-21T15:58:00Z" w16du:dateUtc="2026-05-21T13:58:00Z">
        <w:r w:rsidR="00F07F0D">
          <w:rPr>
            <w:highlight w:val="green"/>
          </w:rPr>
          <w:t>nt</w:t>
        </w:r>
      </w:ins>
      <w:r w:rsidRPr="00067654">
        <w:rPr>
          <w:highlight w:val="green"/>
          <w:rPrChange w:id="402" w:author="emmanuel blezes" w:date="2026-05-18T21:01:00Z" w16du:dateUtc="2026-05-18T19:01:00Z">
            <w:rPr/>
          </w:rPrChange>
        </w:rPr>
        <w:t xml:space="preserve"> la direction de Sanofi. La presse parle</w:t>
      </w:r>
      <w:ins w:id="403" w:author="emmanuel blezes" w:date="2026-05-18T20:06:00Z" w16du:dateUtc="2026-05-18T18:06:00Z">
        <w:r w:rsidR="00146C66" w:rsidRPr="00067654">
          <w:rPr>
            <w:highlight w:val="green"/>
            <w:rPrChange w:id="404" w:author="emmanuel blezes" w:date="2026-05-18T21:01:00Z" w16du:dateUtc="2026-05-18T19:01:00Z">
              <w:rPr/>
            </w:rPrChange>
          </w:rPr>
          <w:t xml:space="preserve"> el</w:t>
        </w:r>
      </w:ins>
      <w:ins w:id="405" w:author="emmanuel blezes" w:date="2026-05-18T20:07:00Z" w16du:dateUtc="2026-05-18T18:07:00Z">
        <w:r w:rsidR="00146C66" w:rsidRPr="00067654">
          <w:rPr>
            <w:highlight w:val="green"/>
            <w:rPrChange w:id="406" w:author="emmanuel blezes" w:date="2026-05-18T21:01:00Z" w16du:dateUtc="2026-05-18T19:01:00Z">
              <w:rPr/>
            </w:rPrChange>
          </w:rPr>
          <w:t>le aussi</w:t>
        </w:r>
      </w:ins>
      <w:r w:rsidRPr="00067654">
        <w:rPr>
          <w:highlight w:val="green"/>
          <w:rPrChange w:id="407" w:author="emmanuel blezes" w:date="2026-05-18T21:01:00Z" w16du:dateUtc="2026-05-18T19:01:00Z">
            <w:rPr/>
          </w:rPrChange>
        </w:rPr>
        <w:t xml:space="preserve"> de symbole, de bradage industriel, d’« actif stratégique ». Pendant quelques semaines, le Doliprane devient l’affaire publique numéro </w:t>
      </w:r>
      <w:del w:id="408" w:author="emmanuel blezes" w:date="2026-05-18T20:07:00Z" w16du:dateUtc="2026-05-18T18:07:00Z">
        <w:r w:rsidRPr="00067654" w:rsidDel="00146C66">
          <w:rPr>
            <w:highlight w:val="green"/>
            <w:rPrChange w:id="409" w:author="emmanuel blezes" w:date="2026-05-18T21:01:00Z" w16du:dateUtc="2026-05-18T19:01:00Z">
              <w:rPr/>
            </w:rPrChange>
          </w:rPr>
          <w:delText xml:space="preserve">un </w:delText>
        </w:r>
      </w:del>
      <w:ins w:id="410" w:author="emmanuel blezes" w:date="2026-05-18T20:07:00Z" w16du:dateUtc="2026-05-18T18:07:00Z">
        <w:r w:rsidR="00146C66" w:rsidRPr="00067654">
          <w:rPr>
            <w:highlight w:val="green"/>
            <w:rPrChange w:id="411" w:author="emmanuel blezes" w:date="2026-05-18T21:01:00Z" w16du:dateUtc="2026-05-18T19:01:00Z">
              <w:rPr/>
            </w:rPrChange>
          </w:rPr>
          <w:t xml:space="preserve">1 </w:t>
        </w:r>
      </w:ins>
      <w:del w:id="412" w:author="emmanuel blezes" w:date="2026-05-18T20:04:00Z" w16du:dateUtc="2026-05-18T18:04:00Z">
        <w:r w:rsidRPr="00067654" w:rsidDel="00146C66">
          <w:rPr>
            <w:highlight w:val="green"/>
            <w:rPrChange w:id="413" w:author="emmanuel blezes" w:date="2026-05-18T21:01:00Z" w16du:dateUtc="2026-05-18T19:01:00Z">
              <w:rPr/>
            </w:rPrChange>
          </w:rPr>
          <w:delText>—</w:delText>
        </w:r>
      </w:del>
      <w:ins w:id="414" w:author="emmanuel blezes" w:date="2026-05-21T15:58:00Z" w16du:dateUtc="2026-05-21T13:58:00Z">
        <w:r w:rsidR="00F07F0D">
          <w:rPr>
            <w:highlight w:val="green"/>
          </w:rPr>
          <w:t>–</w:t>
        </w:r>
      </w:ins>
      <w:r w:rsidRPr="00067654">
        <w:rPr>
          <w:highlight w:val="green"/>
          <w:rPrChange w:id="415" w:author="emmanuel blezes" w:date="2026-05-18T21:01:00Z" w16du:dateUtc="2026-05-18T19:01:00Z">
            <w:rPr/>
          </w:rPrChange>
        </w:rPr>
        <w:t xml:space="preserve"> </w:t>
      </w:r>
      <w:del w:id="416" w:author="emmanuel blezes" w:date="2026-05-21T15:58:00Z" w16du:dateUtc="2026-05-21T13:58:00Z">
        <w:r w:rsidRPr="00067654" w:rsidDel="00F07F0D">
          <w:rPr>
            <w:highlight w:val="green"/>
            <w:rPrChange w:id="417" w:author="emmanuel blezes" w:date="2026-05-18T21:01:00Z" w16du:dateUtc="2026-05-18T19:01:00Z">
              <w:rPr/>
            </w:rPrChange>
          </w:rPr>
          <w:delText>avant que la rentrée politique ne reprenne, et que tout le monde passe à autre chose.</w:delText>
        </w:r>
      </w:del>
      <w:ins w:id="418" w:author="emmanuel blezes" w:date="2026-05-21T15:58:00Z" w16du:dateUtc="2026-05-21T13:58:00Z">
        <w:r w:rsidR="00F07F0D">
          <w:t xml:space="preserve"> avant  que le  quotidien</w:t>
        </w:r>
      </w:ins>
      <w:ins w:id="419" w:author="emmanuel blezes" w:date="2026-05-21T15:59:00Z" w16du:dateUtc="2026-05-21T13:59:00Z">
        <w:r w:rsidR="00F07F0D">
          <w:t xml:space="preserve"> ne reprenne ses droits.</w:t>
        </w:r>
      </w:ins>
    </w:p>
    <w:p w14:paraId="0D242AFB" w14:textId="77777777" w:rsidR="00B437D0" w:rsidRPr="00F972D6" w:rsidRDefault="00000000" w:rsidP="00F972D6">
      <w:pPr>
        <w:pStyle w:val="BodyText"/>
      </w:pPr>
      <w:r w:rsidRPr="003E1B22">
        <w:rPr>
          <w:highlight w:val="green"/>
          <w:rPrChange w:id="420" w:author="emmanuel blezes" w:date="2026-05-18T21:55:00Z" w16du:dateUtc="2026-05-18T19:55:00Z">
            <w:rPr/>
          </w:rPrChange>
        </w:rPr>
        <w:t xml:space="preserve">L’épisode est emblématique pour deux raisons. La première : on </w:t>
      </w:r>
      <w:del w:id="421" w:author="emmanuel blezes" w:date="2026-05-21T16:02:00Z" w16du:dateUtc="2026-05-21T14:02:00Z">
        <w:r w:rsidRPr="003E1B22" w:rsidDel="00F972D6">
          <w:rPr>
            <w:highlight w:val="green"/>
            <w:rPrChange w:id="422" w:author="emmanuel blezes" w:date="2026-05-18T21:55:00Z" w16du:dateUtc="2026-05-18T19:55:00Z">
              <w:rPr/>
            </w:rPrChange>
          </w:rPr>
          <w:delText>est en train de regarder</w:delText>
        </w:r>
      </w:del>
      <w:ins w:id="423" w:author="emmanuel blezes" w:date="2026-05-21T16:02:00Z" w16du:dateUtc="2026-05-21T14:02:00Z">
        <w:r w:rsidR="00F972D6">
          <w:rPr>
            <w:highlight w:val="green"/>
          </w:rPr>
          <w:t>assiste</w:t>
        </w:r>
      </w:ins>
      <w:r w:rsidRPr="003E1B22">
        <w:rPr>
          <w:highlight w:val="green"/>
          <w:rPrChange w:id="424" w:author="emmanuel blezes" w:date="2026-05-18T21:55:00Z" w16du:dateUtc="2026-05-18T19:55:00Z">
            <w:rPr/>
          </w:rPrChange>
        </w:rPr>
        <w:t xml:space="preserve">, en direct, </w:t>
      </w:r>
      <w:ins w:id="425" w:author="emmanuel blezes" w:date="2026-05-21T16:02:00Z" w16du:dateUtc="2026-05-21T14:02:00Z">
        <w:r w:rsidR="00F972D6">
          <w:rPr>
            <w:highlight w:val="green"/>
          </w:rPr>
          <w:t>au passage d’</w:t>
        </w:r>
      </w:ins>
      <w:r w:rsidRPr="003E1B22">
        <w:rPr>
          <w:highlight w:val="green"/>
          <w:rPrChange w:id="426" w:author="emmanuel blezes" w:date="2026-05-18T21:55:00Z" w16du:dateUtc="2026-05-18T19:55:00Z">
            <w:rPr/>
          </w:rPrChange>
        </w:rPr>
        <w:t xml:space="preserve">un actif industriel français </w:t>
      </w:r>
      <w:del w:id="427" w:author="emmanuel blezes" w:date="2026-05-21T16:02:00Z" w16du:dateUtc="2026-05-21T14:02:00Z">
        <w:r w:rsidRPr="003E1B22" w:rsidDel="00F972D6">
          <w:rPr>
            <w:highlight w:val="green"/>
            <w:rPrChange w:id="428" w:author="emmanuel blezes" w:date="2026-05-18T21:55:00Z" w16du:dateUtc="2026-05-18T19:55:00Z">
              <w:rPr/>
            </w:rPrChange>
          </w:rPr>
          <w:delText xml:space="preserve">passer </w:delText>
        </w:r>
      </w:del>
      <w:r w:rsidRPr="003E1B22">
        <w:rPr>
          <w:highlight w:val="green"/>
          <w:rPrChange w:id="429" w:author="emmanuel blezes" w:date="2026-05-18T21:55:00Z" w16du:dateUtc="2026-05-18T19:55:00Z">
            <w:rPr/>
          </w:rPrChange>
        </w:rPr>
        <w:t>sous pavillon étranger.</w:t>
      </w:r>
      <w:ins w:id="430" w:author="emmanuel blezes" w:date="2026-05-18T21:01:00Z" w16du:dateUtc="2026-05-18T19:01:00Z">
        <w:r w:rsidR="00067654" w:rsidRPr="003E1B22">
          <w:rPr>
            <w:highlight w:val="green"/>
            <w:rPrChange w:id="431" w:author="emmanuel blezes" w:date="2026-05-18T21:55:00Z" w16du:dateUtc="2026-05-18T19:55:00Z">
              <w:rPr/>
            </w:rPrChange>
          </w:rPr>
          <w:t xml:space="preserve"> </w:t>
        </w:r>
      </w:ins>
      <w:del w:id="432" w:author="emmanuel blezes" w:date="2026-05-18T21:01:00Z" w16du:dateUtc="2026-05-18T19:01:00Z">
        <w:r w:rsidRPr="003E1B22" w:rsidDel="00067654">
          <w:rPr>
            <w:highlight w:val="green"/>
            <w:rPrChange w:id="433" w:author="emmanuel blezes" w:date="2026-05-18T21:55:00Z" w16du:dateUtc="2026-05-18T19:55:00Z">
              <w:rPr/>
            </w:rPrChange>
          </w:rPr>
          <w:delText xml:space="preserve"> Pas un actif anonyme </w:delText>
        </w:r>
      </w:del>
      <w:del w:id="434" w:author="emmanuel blezes" w:date="2026-05-18T20:04:00Z" w16du:dateUtc="2026-05-18T18:04:00Z">
        <w:r w:rsidRPr="003E1B22" w:rsidDel="00146C66">
          <w:rPr>
            <w:highlight w:val="green"/>
            <w:rPrChange w:id="435" w:author="emmanuel blezes" w:date="2026-05-18T21:55:00Z" w16du:dateUtc="2026-05-18T19:55:00Z">
              <w:rPr/>
            </w:rPrChange>
          </w:rPr>
          <w:delText>—</w:delText>
        </w:r>
      </w:del>
      <w:ins w:id="436" w:author="emmanuel blezes" w:date="2026-05-18T21:01:00Z" w16du:dateUtc="2026-05-18T19:01:00Z">
        <w:r w:rsidR="00067654" w:rsidRPr="003E1B22">
          <w:rPr>
            <w:highlight w:val="green"/>
            <w:rPrChange w:id="437" w:author="emmanuel blezes" w:date="2026-05-18T21:55:00Z" w16du:dateUtc="2026-05-18T19:55:00Z">
              <w:rPr/>
            </w:rPrChange>
          </w:rPr>
          <w:t>U</w:t>
        </w:r>
      </w:ins>
      <w:del w:id="438" w:author="emmanuel blezes" w:date="2026-05-18T21:01:00Z" w16du:dateUtc="2026-05-18T19:01:00Z">
        <w:r w:rsidRPr="003E1B22" w:rsidDel="00067654">
          <w:rPr>
            <w:highlight w:val="green"/>
            <w:rPrChange w:id="439" w:author="emmanuel blezes" w:date="2026-05-18T21:55:00Z" w16du:dateUtc="2026-05-18T19:55:00Z">
              <w:rPr/>
            </w:rPrChange>
          </w:rPr>
          <w:delText xml:space="preserve"> u</w:delText>
        </w:r>
      </w:del>
      <w:r w:rsidRPr="003E1B22">
        <w:rPr>
          <w:highlight w:val="green"/>
          <w:rPrChange w:id="440" w:author="emmanuel blezes" w:date="2026-05-18T21:55:00Z" w16du:dateUtc="2026-05-18T19:55:00Z">
            <w:rPr/>
          </w:rPrChange>
        </w:rPr>
        <w:t xml:space="preserve">n produit que tout le monde connaît, un </w:t>
      </w:r>
      <w:del w:id="441" w:author="emmanuel blezes" w:date="2026-05-18T21:01:00Z" w16du:dateUtc="2026-05-18T19:01:00Z">
        <w:r w:rsidRPr="003E1B22" w:rsidDel="00067654">
          <w:rPr>
            <w:highlight w:val="green"/>
            <w:rPrChange w:id="442" w:author="emmanuel blezes" w:date="2026-05-18T21:55:00Z" w16du:dateUtc="2026-05-18T19:55:00Z">
              <w:rPr/>
            </w:rPrChange>
          </w:rPr>
          <w:delText>nom de marque devenu nom commun</w:delText>
        </w:r>
      </w:del>
      <w:ins w:id="443" w:author="emmanuel blezes" w:date="2026-05-18T21:01:00Z" w16du:dateUtc="2026-05-18T19:01:00Z">
        <w:r w:rsidR="00067654" w:rsidRPr="003E1B22">
          <w:rPr>
            <w:highlight w:val="green"/>
            <w:rPrChange w:id="444" w:author="emmanuel blezes" w:date="2026-05-18T21:55:00Z" w16du:dateUtc="2026-05-18T19:55:00Z">
              <w:rPr/>
            </w:rPrChange>
          </w:rPr>
          <w:t>nom familier</w:t>
        </w:r>
      </w:ins>
      <w:r w:rsidRPr="003E1B22">
        <w:rPr>
          <w:highlight w:val="green"/>
          <w:rPrChange w:id="445" w:author="emmanuel blezes" w:date="2026-05-18T21:55:00Z" w16du:dateUtc="2026-05-18T19:55:00Z">
            <w:rPr/>
          </w:rPrChange>
        </w:rPr>
        <w:t xml:space="preserve">, </w:t>
      </w:r>
      <w:del w:id="446" w:author="emmanuel blezes" w:date="2026-05-21T16:03:00Z" w16du:dateUtc="2026-05-21T14:03:00Z">
        <w:r w:rsidRPr="003E1B22" w:rsidDel="00F972D6">
          <w:rPr>
            <w:highlight w:val="green"/>
            <w:rPrChange w:id="447" w:author="emmanuel blezes" w:date="2026-05-18T21:55:00Z" w16du:dateUtc="2026-05-18T19:55:00Z">
              <w:rPr/>
            </w:rPrChange>
          </w:rPr>
          <w:delText xml:space="preserve">fabriqué </w:delText>
        </w:r>
      </w:del>
      <w:ins w:id="448" w:author="emmanuel blezes" w:date="2026-05-21T16:03:00Z" w16du:dateUtc="2026-05-21T14:03:00Z">
        <w:r w:rsidR="00F972D6">
          <w:rPr>
            <w:highlight w:val="green"/>
          </w:rPr>
          <w:t>co</w:t>
        </w:r>
      </w:ins>
      <w:ins w:id="449" w:author="emmanuel blezes" w:date="2026-05-21T16:04:00Z" w16du:dateUtc="2026-05-21T14:04:00Z">
        <w:r w:rsidR="00F972D6">
          <w:rPr>
            <w:highlight w:val="green"/>
          </w:rPr>
          <w:t>nditionné</w:t>
        </w:r>
      </w:ins>
      <w:ins w:id="450" w:author="emmanuel blezes" w:date="2026-05-21T16:03:00Z" w16du:dateUtc="2026-05-21T14:03:00Z">
        <w:r w:rsidR="00F972D6" w:rsidRPr="003E1B22">
          <w:rPr>
            <w:highlight w:val="green"/>
            <w:rPrChange w:id="451" w:author="emmanuel blezes" w:date="2026-05-18T21:55:00Z" w16du:dateUtc="2026-05-18T19:55:00Z">
              <w:rPr/>
            </w:rPrChange>
          </w:rPr>
          <w:t xml:space="preserve"> </w:t>
        </w:r>
      </w:ins>
      <w:r w:rsidRPr="003E1B22">
        <w:rPr>
          <w:highlight w:val="green"/>
          <w:rPrChange w:id="452" w:author="emmanuel blezes" w:date="2026-05-18T21:55:00Z" w16du:dateUtc="2026-05-18T19:55:00Z">
            <w:rPr/>
          </w:rPrChange>
        </w:rPr>
        <w:t xml:space="preserve">à Lisieux et à Compiègne. Et la deuxième : pendant que la France s’indigne, personne ne pose </w:t>
      </w:r>
      <w:del w:id="453" w:author="emmanuel blezes" w:date="2026-05-18T21:02:00Z" w16du:dateUtc="2026-05-18T19:02:00Z">
        <w:r w:rsidRPr="003E1B22" w:rsidDel="00067654">
          <w:rPr>
            <w:highlight w:val="green"/>
            <w:rPrChange w:id="454" w:author="emmanuel blezes" w:date="2026-05-18T21:55:00Z" w16du:dateUtc="2026-05-18T19:55:00Z">
              <w:rPr/>
            </w:rPrChange>
          </w:rPr>
          <w:delText xml:space="preserve">la </w:delText>
        </w:r>
      </w:del>
      <w:ins w:id="455" w:author="emmanuel blezes" w:date="2026-05-18T21:02:00Z" w16du:dateUtc="2026-05-18T19:02:00Z">
        <w:r w:rsidR="00067654" w:rsidRPr="003E1B22">
          <w:rPr>
            <w:highlight w:val="green"/>
            <w:rPrChange w:id="456" w:author="emmanuel blezes" w:date="2026-05-18T21:55:00Z" w16du:dateUtc="2026-05-18T19:55:00Z">
              <w:rPr/>
            </w:rPrChange>
          </w:rPr>
          <w:t xml:space="preserve">une </w:t>
        </w:r>
      </w:ins>
      <w:r w:rsidRPr="003E1B22">
        <w:rPr>
          <w:highlight w:val="green"/>
          <w:rPrChange w:id="457" w:author="emmanuel blezes" w:date="2026-05-18T21:55:00Z" w16du:dateUtc="2026-05-18T19:55:00Z">
            <w:rPr/>
          </w:rPrChange>
        </w:rPr>
        <w:t xml:space="preserve">question pourtant </w:t>
      </w:r>
      <w:del w:id="458" w:author="emmanuel blezes" w:date="2026-05-18T21:02:00Z" w16du:dateUtc="2026-05-18T19:02:00Z">
        <w:r w:rsidRPr="003E1B22" w:rsidDel="00067654">
          <w:rPr>
            <w:highlight w:val="green"/>
            <w:rPrChange w:id="459" w:author="emmanuel blezes" w:date="2026-05-18T21:55:00Z" w16du:dateUtc="2026-05-18T19:55:00Z">
              <w:rPr/>
            </w:rPrChange>
          </w:rPr>
          <w:delText xml:space="preserve">la plus </w:delText>
        </w:r>
      </w:del>
      <w:r w:rsidRPr="003E1B22">
        <w:rPr>
          <w:highlight w:val="green"/>
          <w:rPrChange w:id="460" w:author="emmanuel blezes" w:date="2026-05-18T21:55:00Z" w16du:dateUtc="2026-05-18T19:55:00Z">
            <w:rPr/>
          </w:rPrChange>
        </w:rPr>
        <w:t>simple. Qui aurait pu acheter à la place ?</w:t>
      </w:r>
      <w:ins w:id="461" w:author="emmanuel blezes" w:date="2026-05-21T16:05:00Z" w16du:dateUtc="2026-05-21T14:05:00Z">
        <w:r w:rsidR="00F972D6">
          <w:t xml:space="preserve"> </w:t>
        </w:r>
      </w:ins>
      <w:del w:id="462" w:author="emmanuel blezes" w:date="2026-05-21T16:05:00Z" w16du:dateUtc="2026-05-21T14:05:00Z">
        <w:r w:rsidRPr="003E1B22" w:rsidDel="00F972D6">
          <w:rPr>
            <w:highlight w:val="green"/>
            <w:rPrChange w:id="463" w:author="emmanuel blezes" w:date="2026-05-18T21:55:00Z" w16du:dateUtc="2026-05-18T19:55:00Z">
              <w:rPr/>
            </w:rPrChange>
          </w:rPr>
          <w:delText xml:space="preserve"> </w:delText>
        </w:r>
      </w:del>
      <w:ins w:id="464" w:author="emmanuel blezes" w:date="2026-05-21T16:05:00Z" w16du:dateUtc="2026-05-21T14:05:00Z">
        <w:r w:rsidR="00F972D6">
          <w:t>Quel acteur français disposait</w:t>
        </w:r>
      </w:ins>
      <w:ins w:id="465" w:author="emmanuel blezes" w:date="2026-05-21T16:06:00Z" w16du:dateUtc="2026-05-21T14:06:00Z">
        <w:r w:rsidR="00F972D6">
          <w:t xml:space="preserve">, </w:t>
        </w:r>
      </w:ins>
      <w:ins w:id="466" w:author="emmanuel blezes" w:date="2026-05-21T16:05:00Z" w16du:dateUtc="2026-05-21T14:05:00Z">
        <w:r w:rsidR="00F972D6">
          <w:t>en octobre 2024, des 8 milliards d'euros en propre pour reprendre les parts d'Opella sans recourir massivement à</w:t>
        </w:r>
      </w:ins>
      <w:ins w:id="467" w:author="emmanuel blezes" w:date="2026-05-21T16:06:00Z" w16du:dateUtc="2026-05-21T14:06:00Z">
        <w:r w:rsidR="00F972D6">
          <w:t xml:space="preserve"> </w:t>
        </w:r>
      </w:ins>
      <w:ins w:id="468" w:author="emmanuel blezes" w:date="2026-05-21T16:05:00Z" w16du:dateUtc="2026-05-21T14:05:00Z">
        <w:r w:rsidR="00F972D6">
          <w:t>des</w:t>
        </w:r>
      </w:ins>
      <w:ins w:id="469" w:author="emmanuel blezes" w:date="2026-05-21T16:07:00Z" w16du:dateUtc="2026-05-21T14:07:00Z">
        <w:r w:rsidR="00F972D6">
          <w:t xml:space="preserve"> </w:t>
        </w:r>
      </w:ins>
      <w:ins w:id="470" w:author="emmanuel blezes" w:date="2026-05-21T16:05:00Z" w16du:dateUtc="2026-05-21T14:05:00Z">
        <w:r w:rsidR="00F972D6">
          <w:t>capitaux étrangers ?</w:t>
        </w:r>
      </w:ins>
      <w:del w:id="471" w:author="emmanuel blezes" w:date="2026-05-21T16:05:00Z" w16du:dateUtc="2026-05-21T14:05:00Z">
        <w:r w:rsidRPr="003E1B22" w:rsidDel="00F972D6">
          <w:rPr>
            <w:highlight w:val="green"/>
            <w:rPrChange w:id="472" w:author="emmanuel blezes" w:date="2026-05-18T21:55:00Z" w16du:dateUtc="2026-05-18T19:55:00Z">
              <w:rPr/>
            </w:rPrChange>
          </w:rPr>
          <w:delText xml:space="preserve">Quel acteur français disposait, en octobre 2024, des </w:delText>
        </w:r>
      </w:del>
      <w:del w:id="473" w:author="emmanuel blezes" w:date="2026-05-18T21:02:00Z" w16du:dateUtc="2026-05-18T19:02:00Z">
        <w:r w:rsidRPr="003E1B22" w:rsidDel="00067654">
          <w:rPr>
            <w:highlight w:val="green"/>
            <w:rPrChange w:id="474" w:author="emmanuel blezes" w:date="2026-05-18T21:55:00Z" w16du:dateUtc="2026-05-18T19:55:00Z">
              <w:rPr/>
            </w:rPrChange>
          </w:rPr>
          <w:delText xml:space="preserve">seize </w:delText>
        </w:r>
      </w:del>
      <w:del w:id="475" w:author="emmanuel blezes" w:date="2026-05-21T16:05:00Z" w16du:dateUtc="2026-05-21T14:05:00Z">
        <w:r w:rsidRPr="003E1B22" w:rsidDel="00F972D6">
          <w:rPr>
            <w:highlight w:val="green"/>
            <w:rPrChange w:id="476" w:author="emmanuel blezes" w:date="2026-05-18T21:55:00Z" w16du:dateUtc="2026-05-18T19:55:00Z">
              <w:rPr/>
            </w:rPrChange>
          </w:rPr>
          <w:delText>milliards d’euros nécessaires pour reprendre Opella ?</w:delText>
        </w:r>
      </w:del>
    </w:p>
    <w:p w14:paraId="3F918C11" w14:textId="77777777" w:rsidR="00B437D0" w:rsidRPr="003E1B22" w:rsidDel="00D21FC8" w:rsidRDefault="00000000">
      <w:pPr>
        <w:pStyle w:val="BodyText"/>
        <w:rPr>
          <w:del w:id="477" w:author="emmanuel blezes" w:date="2026-05-18T21:23:00Z" w16du:dateUtc="2026-05-18T19:23:00Z"/>
          <w:highlight w:val="green"/>
          <w:rPrChange w:id="478" w:author="emmanuel blezes" w:date="2026-05-18T21:55:00Z" w16du:dateUtc="2026-05-18T19:55:00Z">
            <w:rPr>
              <w:del w:id="479" w:author="emmanuel blezes" w:date="2026-05-18T21:23:00Z" w16du:dateUtc="2026-05-18T19:23:00Z"/>
            </w:rPr>
          </w:rPrChange>
        </w:rPr>
      </w:pPr>
      <w:del w:id="480" w:author="emmanuel blezes" w:date="2026-05-21T16:07:00Z" w16du:dateUtc="2026-05-21T14:07:00Z">
        <w:r w:rsidRPr="003E1B22" w:rsidDel="00F972D6">
          <w:rPr>
            <w:highlight w:val="green"/>
            <w:rPrChange w:id="481" w:author="emmanuel blezes" w:date="2026-05-18T21:55:00Z" w16du:dateUtc="2026-05-18T19:55:00Z">
              <w:rPr/>
            </w:rPrChange>
          </w:rPr>
          <w:delText xml:space="preserve">La réponse est embarrassante. </w:delText>
        </w:r>
      </w:del>
      <w:r w:rsidRPr="003E1B22">
        <w:rPr>
          <w:highlight w:val="green"/>
          <w:rPrChange w:id="482" w:author="emmanuel blezes" w:date="2026-05-18T21:55:00Z" w16du:dateUtc="2026-05-18T19:55:00Z">
            <w:rPr/>
          </w:rPrChange>
        </w:rPr>
        <w:t xml:space="preserve">Personne. Aucun investisseur français n’avait à cette date la capacité de mettre </w:t>
      </w:r>
      <w:del w:id="483" w:author="emmanuel blezes" w:date="2026-05-18T21:08:00Z" w16du:dateUtc="2026-05-18T19:08:00Z">
        <w:r w:rsidRPr="003E1B22" w:rsidDel="00523931">
          <w:rPr>
            <w:highlight w:val="green"/>
            <w:rPrChange w:id="484" w:author="emmanuel blezes" w:date="2026-05-18T21:55:00Z" w16du:dateUtc="2026-05-18T19:55:00Z">
              <w:rPr/>
            </w:rPrChange>
          </w:rPr>
          <w:delText xml:space="preserve">seize </w:delText>
        </w:r>
      </w:del>
      <w:ins w:id="485" w:author="emmanuel blezes" w:date="2026-05-18T21:08:00Z" w16du:dateUtc="2026-05-18T19:08:00Z">
        <w:r w:rsidR="00523931" w:rsidRPr="003E1B22">
          <w:rPr>
            <w:highlight w:val="green"/>
            <w:rPrChange w:id="486" w:author="emmanuel blezes" w:date="2026-05-18T21:55:00Z" w16du:dateUtc="2026-05-18T19:55:00Z">
              <w:rPr/>
            </w:rPrChange>
          </w:rPr>
          <w:t xml:space="preserve">huit </w:t>
        </w:r>
      </w:ins>
      <w:r w:rsidRPr="003E1B22">
        <w:rPr>
          <w:highlight w:val="green"/>
          <w:rPrChange w:id="487" w:author="emmanuel blezes" w:date="2026-05-18T21:55:00Z" w16du:dateUtc="2026-05-18T19:55:00Z">
            <w:rPr/>
          </w:rPrChange>
        </w:rPr>
        <w:t>milliards d’euros sur la table pour un actif de cette taille.</w:t>
      </w:r>
      <w:ins w:id="488" w:author="emmanuel blezes" w:date="2026-05-18T21:02:00Z" w16du:dateUtc="2026-05-18T19:02:00Z">
        <w:r w:rsidR="00523931" w:rsidRPr="003E1B22">
          <w:rPr>
            <w:highlight w:val="green"/>
            <w:rPrChange w:id="489" w:author="emmanuel blezes" w:date="2026-05-18T21:55:00Z" w16du:dateUtc="2026-05-18T19:55:00Z">
              <w:rPr/>
            </w:rPrChange>
          </w:rPr>
          <w:t xml:space="preserve"> Et d’ailleurs personne ne l’a fait.</w:t>
        </w:r>
      </w:ins>
      <w:r w:rsidRPr="003E1B22">
        <w:rPr>
          <w:highlight w:val="green"/>
          <w:rPrChange w:id="490" w:author="emmanuel blezes" w:date="2026-05-18T21:55:00Z" w16du:dateUtc="2026-05-18T19:55:00Z">
            <w:rPr/>
          </w:rPrChange>
        </w:rPr>
        <w:t xml:space="preserve"> Le plus gros gestionnaire français de capital-investissement, Ardian, gérait alors environ </w:t>
      </w:r>
      <w:ins w:id="491" w:author="emmanuel blezes" w:date="2026-05-21T16:12:00Z" w16du:dateUtc="2026-05-21T14:12:00Z">
        <w:r w:rsidR="00F52057">
          <w:rPr>
            <w:highlight w:val="green"/>
          </w:rPr>
          <w:t>1</w:t>
        </w:r>
      </w:ins>
      <w:del w:id="492" w:author="emmanuel blezes" w:date="2026-05-21T16:12:00Z" w16du:dateUtc="2026-05-21T14:12:00Z">
        <w:r w:rsidRPr="003E1B22" w:rsidDel="00F52057">
          <w:rPr>
            <w:highlight w:val="green"/>
            <w:rPrChange w:id="493" w:author="emmanuel blezes" w:date="2026-05-18T21:55:00Z" w16du:dateUtc="2026-05-18T19:55:00Z">
              <w:rPr/>
            </w:rPrChange>
          </w:rPr>
          <w:delText>cent cinquante</w:delText>
        </w:r>
      </w:del>
      <w:ins w:id="494" w:author="emmanuel blezes" w:date="2026-05-21T16:12:00Z" w16du:dateUtc="2026-05-21T14:12:00Z">
        <w:r w:rsidR="00F52057">
          <w:rPr>
            <w:highlight w:val="green"/>
          </w:rPr>
          <w:t>70</w:t>
        </w:r>
      </w:ins>
      <w:r w:rsidRPr="003E1B22">
        <w:rPr>
          <w:highlight w:val="green"/>
          <w:rPrChange w:id="495" w:author="emmanuel blezes" w:date="2026-05-18T21:55:00Z" w16du:dateUtc="2026-05-18T19:55:00Z">
            <w:rPr/>
          </w:rPrChange>
        </w:rPr>
        <w:t xml:space="preserve"> milliards de dollars au total </w:t>
      </w:r>
      <w:del w:id="496" w:author="emmanuel blezes" w:date="2026-05-18T20:04:00Z" w16du:dateUtc="2026-05-18T18:04:00Z">
        <w:r w:rsidRPr="003E1B22" w:rsidDel="00146C66">
          <w:rPr>
            <w:highlight w:val="green"/>
            <w:rPrChange w:id="497" w:author="emmanuel blezes" w:date="2026-05-18T21:55:00Z" w16du:dateUtc="2026-05-18T19:55:00Z">
              <w:rPr/>
            </w:rPrChange>
          </w:rPr>
          <w:delText>—</w:delText>
        </w:r>
      </w:del>
      <w:ins w:id="498" w:author="emmanuel blezes" w:date="2026-05-18T20:04:00Z" w16du:dateUtc="2026-05-18T18:04:00Z">
        <w:r w:rsidR="00146C66" w:rsidRPr="003E1B22">
          <w:rPr>
            <w:highlight w:val="green"/>
            <w:rPrChange w:id="499" w:author="emmanuel blezes" w:date="2026-05-18T21:55:00Z" w16du:dateUtc="2026-05-18T19:55:00Z">
              <w:rPr/>
            </w:rPrChange>
          </w:rPr>
          <w:t>-</w:t>
        </w:r>
      </w:ins>
      <w:r w:rsidRPr="003E1B22">
        <w:rPr>
          <w:highlight w:val="green"/>
          <w:rPrChange w:id="500" w:author="emmanuel blezes" w:date="2026-05-18T21:55:00Z" w16du:dateUtc="2026-05-18T19:55:00Z">
            <w:rPr/>
          </w:rPrChange>
        </w:rPr>
        <w:t xml:space="preserve"> avec des centaines d’entreprises en portefeuille</w:t>
      </w:r>
      <w:ins w:id="501" w:author="emmanuel blezes" w:date="2026-05-21T16:13:00Z" w16du:dateUtc="2026-05-21T14:13:00Z">
        <w:r w:rsidR="00F52057">
          <w:rPr>
            <w:highlight w:val="green"/>
          </w:rPr>
          <w:t xml:space="preserve"> direct</w:t>
        </w:r>
      </w:ins>
      <w:del w:id="502" w:author="emmanuel blezes" w:date="2026-05-18T21:02:00Z" w16du:dateUtc="2026-05-18T19:02:00Z">
        <w:r w:rsidRPr="003E1B22" w:rsidDel="00523931">
          <w:rPr>
            <w:highlight w:val="green"/>
            <w:rPrChange w:id="503" w:author="emmanuel blezes" w:date="2026-05-18T21:55:00Z" w16du:dateUtc="2026-05-18T19:55:00Z">
              <w:rPr/>
            </w:rPrChange>
          </w:rPr>
          <w:delText>, sur lesquelles il ne pouvait concentrer qu’une fraction</w:delText>
        </w:r>
      </w:del>
      <w:r w:rsidRPr="003E1B22">
        <w:rPr>
          <w:rStyle w:val="FootnoteReference"/>
          <w:highlight w:val="green"/>
          <w:rPrChange w:id="504" w:author="emmanuel blezes" w:date="2026-05-18T21:55:00Z" w16du:dateUtc="2026-05-18T19:55:00Z">
            <w:rPr>
              <w:rStyle w:val="FootnoteReference"/>
            </w:rPr>
          </w:rPrChange>
        </w:rPr>
        <w:footnoteReference w:id="2"/>
      </w:r>
      <w:r w:rsidRPr="003E1B22">
        <w:rPr>
          <w:highlight w:val="green"/>
          <w:rPrChange w:id="552" w:author="emmanuel blezes" w:date="2026-05-18T21:55:00Z" w16du:dateUtc="2026-05-18T19:55:00Z">
            <w:rPr/>
          </w:rPrChange>
        </w:rPr>
        <w:t xml:space="preserve">. Clayton, Dubilier &amp; Rice, lui, s’appuie sur une mécanique différente : derrière le fonds, il y a, en </w:t>
      </w:r>
      <w:del w:id="553" w:author="emmanuel blezes" w:date="2026-05-18T21:03:00Z" w16du:dateUtc="2026-05-18T19:03:00Z">
        <w:r w:rsidRPr="003E1B22" w:rsidDel="00523931">
          <w:rPr>
            <w:highlight w:val="green"/>
            <w:rPrChange w:id="554" w:author="emmanuel blezes" w:date="2026-05-18T21:55:00Z" w16du:dateUtc="2026-05-18T19:55:00Z">
              <w:rPr/>
            </w:rPrChange>
          </w:rPr>
          <w:delText xml:space="preserve">lointaine </w:delText>
        </w:r>
      </w:del>
      <w:r w:rsidRPr="003E1B22">
        <w:rPr>
          <w:highlight w:val="green"/>
          <w:rPrChange w:id="555" w:author="emmanuel blezes" w:date="2026-05-18T21:55:00Z" w16du:dateUtc="2026-05-18T19:55:00Z">
            <w:rPr/>
          </w:rPrChange>
        </w:rPr>
        <w:t>ligne d’arrière, des fonds de pension</w:t>
      </w:r>
      <w:del w:id="556" w:author="emmanuel blezes" w:date="2026-05-21T16:14:00Z" w16du:dateUtc="2026-05-21T14:14:00Z">
        <w:r w:rsidRPr="003E1B22" w:rsidDel="00F52057">
          <w:rPr>
            <w:highlight w:val="green"/>
            <w:rPrChange w:id="557" w:author="emmanuel blezes" w:date="2026-05-18T21:55:00Z" w16du:dateUtc="2026-05-18T19:55:00Z">
              <w:rPr/>
            </w:rPrChange>
          </w:rPr>
          <w:delText xml:space="preserve"> américains, britanniques, canadiens,</w:delText>
        </w:r>
      </w:del>
      <w:r w:rsidRPr="003E1B22">
        <w:rPr>
          <w:highlight w:val="green"/>
          <w:rPrChange w:id="558" w:author="emmanuel blezes" w:date="2026-05-18T21:55:00Z" w16du:dateUtc="2026-05-18T19:55:00Z">
            <w:rPr/>
          </w:rPrChange>
        </w:rPr>
        <w:t xml:space="preserve"> qui placent là une partie de l’épargne retraite de leurs cotisants. Ce sont eux qui, </w:t>
      </w:r>
      <w:r w:rsidRPr="003E1B22">
        <w:rPr>
          <w:i/>
          <w:iCs/>
          <w:highlight w:val="green"/>
          <w:rPrChange w:id="559" w:author="emmanuel blezes" w:date="2026-05-18T21:55:00Z" w16du:dateUtc="2026-05-18T19:55:00Z">
            <w:rPr>
              <w:i/>
              <w:iCs/>
            </w:rPr>
          </w:rPrChange>
        </w:rPr>
        <w:t>in fine</w:t>
      </w:r>
      <w:r w:rsidRPr="003E1B22">
        <w:rPr>
          <w:highlight w:val="green"/>
          <w:rPrChange w:id="560" w:author="emmanuel blezes" w:date="2026-05-18T21:55:00Z" w16du:dateUtc="2026-05-18T19:55:00Z">
            <w:rPr/>
          </w:rPrChange>
        </w:rPr>
        <w:t xml:space="preserve">, </w:t>
      </w:r>
      <w:del w:id="561" w:author="emmanuel blezes" w:date="2026-05-18T21:03:00Z" w16du:dateUtc="2026-05-18T19:03:00Z">
        <w:r w:rsidRPr="003E1B22" w:rsidDel="00523931">
          <w:rPr>
            <w:highlight w:val="green"/>
            <w:rPrChange w:id="562" w:author="emmanuel blezes" w:date="2026-05-18T21:55:00Z" w16du:dateUtc="2026-05-18T19:55:00Z">
              <w:rPr/>
            </w:rPrChange>
          </w:rPr>
          <w:delText>paient le</w:delText>
        </w:r>
      </w:del>
      <w:ins w:id="563" w:author="emmanuel blezes" w:date="2026-05-18T21:03:00Z" w16du:dateUtc="2026-05-18T19:03:00Z">
        <w:r w:rsidR="00523931" w:rsidRPr="003E1B22">
          <w:rPr>
            <w:highlight w:val="green"/>
            <w:rPrChange w:id="564" w:author="emmanuel blezes" w:date="2026-05-18T21:55:00Z" w16du:dateUtc="2026-05-18T19:55:00Z">
              <w:rPr/>
            </w:rPrChange>
          </w:rPr>
          <w:t>achètent</w:t>
        </w:r>
      </w:ins>
      <w:r w:rsidRPr="003E1B22">
        <w:rPr>
          <w:highlight w:val="green"/>
          <w:rPrChange w:id="565" w:author="emmanuel blezes" w:date="2026-05-18T21:55:00Z" w16du:dateUtc="2026-05-18T19:55:00Z">
            <w:rPr/>
          </w:rPrChange>
        </w:rPr>
        <w:t xml:space="preserve"> </w:t>
      </w:r>
      <w:del w:id="566" w:author="emmanuel blezes" w:date="2026-05-18T21:03:00Z" w16du:dateUtc="2026-05-18T19:03:00Z">
        <w:r w:rsidRPr="003E1B22" w:rsidDel="00523931">
          <w:rPr>
            <w:highlight w:val="green"/>
            <w:rPrChange w:id="567" w:author="emmanuel blezes" w:date="2026-05-18T21:55:00Z" w16du:dateUtc="2026-05-18T19:55:00Z">
              <w:rPr/>
            </w:rPrChange>
          </w:rPr>
          <w:delText>Doliprane</w:delText>
        </w:r>
      </w:del>
      <w:ins w:id="568" w:author="emmanuel blezes" w:date="2026-05-18T21:03:00Z" w16du:dateUtc="2026-05-18T19:03:00Z">
        <w:r w:rsidR="00523931" w:rsidRPr="003E1B22">
          <w:rPr>
            <w:highlight w:val="green"/>
            <w:rPrChange w:id="569" w:author="emmanuel blezes" w:date="2026-05-18T21:55:00Z" w16du:dateUtc="2026-05-18T19:55:00Z">
              <w:rPr/>
            </w:rPrChange>
          </w:rPr>
          <w:t>Opella</w:t>
        </w:r>
      </w:ins>
      <w:r w:rsidRPr="003E1B22">
        <w:rPr>
          <w:highlight w:val="green"/>
          <w:rPrChange w:id="570" w:author="emmanuel blezes" w:date="2026-05-18T21:55:00Z" w16du:dateUtc="2026-05-18T19:55:00Z">
            <w:rPr/>
          </w:rPrChange>
        </w:rPr>
        <w:t>.</w:t>
      </w:r>
      <w:ins w:id="571" w:author="emmanuel blezes" w:date="2026-05-18T21:23:00Z" w16du:dateUtc="2026-05-18T19:23:00Z">
        <w:r w:rsidR="00D21FC8" w:rsidRPr="003E1B22" w:rsidDel="00D21FC8">
          <w:rPr>
            <w:highlight w:val="green"/>
            <w:rPrChange w:id="572" w:author="emmanuel blezes" w:date="2026-05-18T21:55:00Z" w16du:dateUtc="2026-05-18T19:55:00Z">
              <w:rPr/>
            </w:rPrChange>
          </w:rPr>
          <w:t xml:space="preserve"> </w:t>
        </w:r>
      </w:ins>
    </w:p>
    <w:p w14:paraId="4DB73A72" w14:textId="77777777" w:rsidR="00B437D0" w:rsidRPr="003E1B22" w:rsidRDefault="002C7085">
      <w:pPr>
        <w:pStyle w:val="BodyText"/>
        <w:rPr>
          <w:highlight w:val="green"/>
          <w:rPrChange w:id="573" w:author="emmanuel blezes" w:date="2026-05-18T21:55:00Z" w16du:dateUtc="2026-05-18T19:55:00Z">
            <w:rPr/>
          </w:rPrChange>
        </w:rPr>
        <w:pPrChange w:id="574" w:author="emmanuel blezes" w:date="2026-05-18T21:23:00Z" w16du:dateUtc="2026-05-18T19:23:00Z">
          <w:pPr/>
        </w:pPrChange>
      </w:pPr>
      <w:del w:id="575" w:author="emmanuel blezes" w:date="2026-05-18T21:23:00Z" w16du:dateUtc="2026-05-18T19:23:00Z">
        <w:r>
          <w:rPr>
            <w:noProof/>
          </w:rPr>
          <w:pict w14:anchorId="32B9FBB8">
            <v:rect id="_x0000_i1040" alt="" style="width:451.3pt;height:.05pt;mso-width-percent:0;mso-height-percent:0;mso-width-percent:0;mso-height-percent:0" o:hralign="center" o:hrstd="t" o:hr="t"/>
          </w:pict>
        </w:r>
      </w:del>
    </w:p>
    <w:p w14:paraId="094A1231" w14:textId="77777777" w:rsidR="00B437D0" w:rsidRPr="003E1B22" w:rsidRDefault="00000000">
      <w:pPr>
        <w:pStyle w:val="FirstParagraph"/>
        <w:rPr>
          <w:highlight w:val="green"/>
          <w:rPrChange w:id="576" w:author="emmanuel blezes" w:date="2026-05-18T21:55:00Z" w16du:dateUtc="2026-05-18T19:55:00Z">
            <w:rPr/>
          </w:rPrChange>
        </w:rPr>
      </w:pPr>
      <w:r w:rsidRPr="003E1B22">
        <w:rPr>
          <w:highlight w:val="green"/>
          <w:rPrChange w:id="577" w:author="emmanuel blezes" w:date="2026-05-18T21:55:00Z" w16du:dateUtc="2026-05-18T19:55:00Z">
            <w:rPr/>
          </w:rPrChange>
        </w:rPr>
        <w:t>C’est ici que se joue le paradoxe français</w:t>
      </w:r>
      <w:del w:id="578" w:author="emmanuel blezes" w:date="2026-05-18T21:23:00Z" w16du:dateUtc="2026-05-18T19:23:00Z">
        <w:r w:rsidRPr="003E1B22" w:rsidDel="00D21FC8">
          <w:rPr>
            <w:highlight w:val="green"/>
            <w:rPrChange w:id="579" w:author="emmanuel blezes" w:date="2026-05-18T21:55:00Z" w16du:dateUtc="2026-05-18T19:55:00Z">
              <w:rPr/>
            </w:rPrChange>
          </w:rPr>
          <w:delText>. Un paradoxe étrange, presque schizophrénique, dont nous ne sortons jamais</w:delText>
        </w:r>
      </w:del>
      <w:r w:rsidRPr="003E1B22">
        <w:rPr>
          <w:highlight w:val="green"/>
          <w:rPrChange w:id="580" w:author="emmanuel blezes" w:date="2026-05-18T21:55:00Z" w16du:dateUtc="2026-05-18T19:55:00Z">
            <w:rPr/>
          </w:rPrChange>
        </w:rPr>
        <w:t>.</w:t>
      </w:r>
    </w:p>
    <w:p w14:paraId="79A88F0E" w14:textId="77777777" w:rsidR="00B437D0" w:rsidRPr="003E1B22" w:rsidRDefault="00000000">
      <w:pPr>
        <w:pStyle w:val="BodyText"/>
        <w:rPr>
          <w:highlight w:val="green"/>
          <w:rPrChange w:id="581" w:author="emmanuel blezes" w:date="2026-05-18T21:55:00Z" w16du:dateUtc="2026-05-18T19:55:00Z">
            <w:rPr/>
          </w:rPrChange>
        </w:rPr>
      </w:pPr>
      <w:r w:rsidRPr="003E1B22">
        <w:rPr>
          <w:highlight w:val="green"/>
          <w:rPrChange w:id="582" w:author="emmanuel blezes" w:date="2026-05-18T21:55:00Z" w16du:dateUtc="2026-05-18T19:55:00Z">
            <w:rPr/>
          </w:rPrChange>
        </w:rPr>
        <w:t xml:space="preserve">D’un côté, nous détestons les fonds de pension. Le mot lui-même fait peur. Il sent l’anglo-saxon, le libéralisme </w:t>
      </w:r>
      <w:del w:id="583" w:author="emmanuel blezes" w:date="2026-05-18T21:23:00Z" w16du:dateUtc="2026-05-18T19:23:00Z">
        <w:r w:rsidRPr="003E1B22" w:rsidDel="00D21FC8">
          <w:rPr>
            <w:highlight w:val="green"/>
            <w:rPrChange w:id="584" w:author="emmanuel blezes" w:date="2026-05-18T21:55:00Z" w16du:dateUtc="2026-05-18T19:55:00Z">
              <w:rPr/>
            </w:rPrChange>
          </w:rPr>
          <w:delText>dur</w:delText>
        </w:r>
      </w:del>
      <w:ins w:id="585" w:author="emmanuel blezes" w:date="2026-05-18T21:23:00Z" w16du:dateUtc="2026-05-18T19:23:00Z">
        <w:r w:rsidR="00D21FC8" w:rsidRPr="003E1B22">
          <w:rPr>
            <w:highlight w:val="green"/>
            <w:rPrChange w:id="586" w:author="emmanuel blezes" w:date="2026-05-18T21:55:00Z" w16du:dateUtc="2026-05-18T19:55:00Z">
              <w:rPr/>
            </w:rPrChange>
          </w:rPr>
          <w:t>débridé</w:t>
        </w:r>
      </w:ins>
      <w:r w:rsidRPr="003E1B22">
        <w:rPr>
          <w:highlight w:val="green"/>
          <w:rPrChange w:id="587" w:author="emmanuel blezes" w:date="2026-05-18T21:55:00Z" w16du:dateUtc="2026-05-18T19:55:00Z">
            <w:rPr/>
          </w:rPrChange>
        </w:rPr>
        <w:t xml:space="preserve">, le capitalisme financier déshumanisé. Quand un homme politique français évoque la capitalisation, même prudemment, il déclenche une levée de </w:t>
      </w:r>
      <w:r w:rsidRPr="003E1B22">
        <w:rPr>
          <w:highlight w:val="green"/>
          <w:rPrChange w:id="588" w:author="emmanuel blezes" w:date="2026-05-18T21:55:00Z" w16du:dateUtc="2026-05-18T19:55:00Z">
            <w:rPr/>
          </w:rPrChange>
        </w:rPr>
        <w:lastRenderedPageBreak/>
        <w:t>boucliers immédiate. Les syndicats parlent de marchandisation</w:t>
      </w:r>
      <w:ins w:id="589" w:author="emmanuel blezes" w:date="2026-05-18T21:27:00Z" w16du:dateUtc="2026-05-18T19:27:00Z">
        <w:r w:rsidR="00745272" w:rsidRPr="003E1B22">
          <w:rPr>
            <w:rStyle w:val="FootnoteReference"/>
            <w:highlight w:val="green"/>
            <w:rPrChange w:id="590" w:author="emmanuel blezes" w:date="2026-05-18T21:55:00Z" w16du:dateUtc="2026-05-18T19:55:00Z">
              <w:rPr>
                <w:rStyle w:val="FootnoteReference"/>
              </w:rPr>
            </w:rPrChange>
          </w:rPr>
          <w:footnoteReference w:id="3"/>
        </w:r>
      </w:ins>
      <w:r w:rsidRPr="003E1B22">
        <w:rPr>
          <w:highlight w:val="green"/>
          <w:rPrChange w:id="599" w:author="emmanuel blezes" w:date="2026-05-18T21:55:00Z" w16du:dateUtc="2026-05-18T19:55:00Z">
            <w:rPr/>
          </w:rPrChange>
        </w:rPr>
        <w:t xml:space="preserve">, </w:t>
      </w:r>
      <w:ins w:id="600" w:author="emmanuel blezes" w:date="2026-05-23T12:00:00Z" w16du:dateUtc="2026-05-23T10:00:00Z">
        <w:r w:rsidR="00B34BBC">
          <w:rPr>
            <w:highlight w:val="green"/>
          </w:rPr>
          <w:t>certains</w:t>
        </w:r>
      </w:ins>
      <w:del w:id="601" w:author="emmanuel blezes" w:date="2026-05-23T12:00:00Z" w16du:dateUtc="2026-05-23T10:00:00Z">
        <w:r w:rsidRPr="003E1B22" w:rsidDel="00B34BBC">
          <w:rPr>
            <w:highlight w:val="green"/>
            <w:rPrChange w:id="602" w:author="emmanuel blezes" w:date="2026-05-18T21:55:00Z" w16du:dateUtc="2026-05-18T19:55:00Z">
              <w:rPr/>
            </w:rPrChange>
          </w:rPr>
          <w:delText>les économistes orthodoxe</w:delText>
        </w:r>
      </w:del>
      <w:ins w:id="603" w:author="emmanuel blezes" w:date="2026-05-23T12:00:00Z" w16du:dateUtc="2026-05-23T10:00:00Z">
        <w:r w:rsidR="00B34BBC">
          <w:rPr>
            <w:highlight w:val="green"/>
          </w:rPr>
          <w:t xml:space="preserve"> économistes</w:t>
        </w:r>
      </w:ins>
      <w:del w:id="604" w:author="emmanuel blezes" w:date="2026-05-23T12:00:00Z" w16du:dateUtc="2026-05-23T10:00:00Z">
        <w:r w:rsidRPr="003E1B22" w:rsidDel="00B34BBC">
          <w:rPr>
            <w:highlight w:val="green"/>
            <w:rPrChange w:id="605" w:author="emmanuel blezes" w:date="2026-05-18T21:55:00Z" w16du:dateUtc="2026-05-18T19:55:00Z">
              <w:rPr/>
            </w:rPrChange>
          </w:rPr>
          <w:delText>s</w:delText>
        </w:r>
      </w:del>
      <w:r w:rsidRPr="003E1B22">
        <w:rPr>
          <w:highlight w:val="green"/>
          <w:rPrChange w:id="606" w:author="emmanuel blezes" w:date="2026-05-18T21:55:00Z" w16du:dateUtc="2026-05-18T19:55:00Z">
            <w:rPr/>
          </w:rPrChange>
        </w:rPr>
        <w:t xml:space="preserve"> </w:t>
      </w:r>
      <w:del w:id="607" w:author="emmanuel blezes" w:date="2026-05-18T21:25:00Z" w16du:dateUtc="2026-05-18T19:25:00Z">
        <w:r w:rsidRPr="003E1B22" w:rsidDel="00745272">
          <w:rPr>
            <w:highlight w:val="green"/>
            <w:rPrChange w:id="608" w:author="emmanuel blezes" w:date="2026-05-18T21:55:00Z" w16du:dateUtc="2026-05-18T19:55:00Z">
              <w:rPr/>
            </w:rPrChange>
          </w:rPr>
          <w:delText>rappellent les épisodes Enron et Madoff</w:delText>
        </w:r>
      </w:del>
      <w:ins w:id="609" w:author="emmanuel blezes" w:date="2026-05-18T21:25:00Z" w16du:dateUtc="2026-05-18T19:25:00Z">
        <w:r w:rsidR="00745272" w:rsidRPr="003E1B22">
          <w:rPr>
            <w:highlight w:val="green"/>
            <w:rPrChange w:id="610" w:author="emmanuel blezes" w:date="2026-05-18T21:55:00Z" w16du:dateUtc="2026-05-18T19:55:00Z">
              <w:rPr/>
            </w:rPrChange>
          </w:rPr>
          <w:t>considèrent que les marchés financiers sont instables</w:t>
        </w:r>
      </w:ins>
      <w:r w:rsidRPr="003E1B22">
        <w:rPr>
          <w:highlight w:val="green"/>
          <w:rPrChange w:id="611" w:author="emmanuel blezes" w:date="2026-05-18T21:55:00Z" w16du:dateUtc="2026-05-18T19:55:00Z">
            <w:rPr/>
          </w:rPrChange>
        </w:rPr>
        <w:t xml:space="preserve">, la gauche dénonce une privatisation </w:t>
      </w:r>
      <w:del w:id="612" w:author="emmanuel blezes" w:date="2026-05-18T21:24:00Z" w16du:dateUtc="2026-05-18T19:24:00Z">
        <w:r w:rsidRPr="003E1B22" w:rsidDel="00745272">
          <w:rPr>
            <w:highlight w:val="green"/>
            <w:rPrChange w:id="613" w:author="emmanuel blezes" w:date="2026-05-18T21:55:00Z" w16du:dateUtc="2026-05-18T19:55:00Z">
              <w:rPr/>
            </w:rPrChange>
          </w:rPr>
          <w:delText xml:space="preserve">rampante </w:delText>
        </w:r>
      </w:del>
      <w:r w:rsidRPr="003E1B22">
        <w:rPr>
          <w:highlight w:val="green"/>
          <w:rPrChange w:id="614" w:author="emmanuel blezes" w:date="2026-05-18T21:55:00Z" w16du:dateUtc="2026-05-18T19:55:00Z">
            <w:rPr/>
          </w:rPrChange>
        </w:rPr>
        <w:t>de la Sécurité sociale</w:t>
      </w:r>
      <w:del w:id="615" w:author="emmanuel blezes" w:date="2026-05-18T21:27:00Z" w16du:dateUtc="2026-05-18T19:27:00Z">
        <w:r w:rsidRPr="003E1B22" w:rsidDel="00745272">
          <w:rPr>
            <w:rStyle w:val="FootnoteReference"/>
            <w:highlight w:val="green"/>
            <w:rPrChange w:id="616" w:author="emmanuel blezes" w:date="2026-05-18T21:55:00Z" w16du:dateUtc="2026-05-18T19:55:00Z">
              <w:rPr>
                <w:rStyle w:val="FootnoteReference"/>
              </w:rPr>
            </w:rPrChange>
          </w:rPr>
          <w:footnoteReference w:id="4"/>
        </w:r>
      </w:del>
      <w:r w:rsidRPr="003E1B22">
        <w:rPr>
          <w:highlight w:val="green"/>
          <w:rPrChange w:id="627" w:author="emmanuel blezes" w:date="2026-05-18T21:55:00Z" w16du:dateUtc="2026-05-18T19:55:00Z">
            <w:rPr/>
          </w:rPrChange>
        </w:rPr>
        <w:t xml:space="preserve">. </w:t>
      </w:r>
      <w:del w:id="628" w:author="emmanuel blezes" w:date="2026-05-18T21:30:00Z" w16du:dateUtc="2026-05-18T19:30:00Z">
        <w:r w:rsidRPr="003E1B22" w:rsidDel="00414A51">
          <w:rPr>
            <w:highlight w:val="green"/>
            <w:rPrChange w:id="629" w:author="emmanuel blezes" w:date="2026-05-18T21:55:00Z" w16du:dateUtc="2026-05-18T19:55:00Z">
              <w:rPr/>
            </w:rPrChange>
          </w:rPr>
          <w:delText>Depuis trente ans, le sujet est verrouillé</w:delText>
        </w:r>
      </w:del>
      <w:ins w:id="630" w:author="emmanuel blezes" w:date="2026-05-18T21:30:00Z" w16du:dateUtc="2026-05-18T19:30:00Z">
        <w:r w:rsidR="00414A51" w:rsidRPr="003E1B22">
          <w:rPr>
            <w:highlight w:val="green"/>
            <w:rPrChange w:id="631" w:author="emmanuel blezes" w:date="2026-05-18T21:55:00Z" w16du:dateUtc="2026-05-18T19:55:00Z">
              <w:rPr/>
            </w:rPrChange>
          </w:rPr>
          <w:t>Le sujet est explosif</w:t>
        </w:r>
      </w:ins>
      <w:r w:rsidRPr="003E1B22">
        <w:rPr>
          <w:highlight w:val="green"/>
          <w:rPrChange w:id="632" w:author="emmanuel blezes" w:date="2026-05-18T21:55:00Z" w16du:dateUtc="2026-05-18T19:55:00Z">
            <w:rPr/>
          </w:rPrChange>
        </w:rPr>
        <w:t xml:space="preserve">. La loi Thomas, votée en mars 1997, </w:t>
      </w:r>
      <w:ins w:id="633" w:author="emmanuel blezes" w:date="2026-05-18T21:30:00Z" w16du:dateUtc="2026-05-18T19:30:00Z">
        <w:r w:rsidR="00414A51" w:rsidRPr="003E1B22">
          <w:rPr>
            <w:highlight w:val="green"/>
            <w:rPrChange w:id="634" w:author="emmanuel blezes" w:date="2026-05-18T21:55:00Z" w16du:dateUtc="2026-05-18T19:55:00Z">
              <w:rPr/>
            </w:rPrChange>
          </w:rPr>
          <w:t xml:space="preserve">instaurant des plans </w:t>
        </w:r>
      </w:ins>
      <w:ins w:id="635" w:author="emmanuel blezes" w:date="2026-05-23T12:02:00Z" w16du:dateUtc="2026-05-23T10:02:00Z">
        <w:r w:rsidR="00957BA1">
          <w:rPr>
            <w:highlight w:val="green"/>
          </w:rPr>
          <w:t>d’</w:t>
        </w:r>
      </w:ins>
      <w:ins w:id="636" w:author="emmanuel blezes" w:date="2026-05-18T21:30:00Z" w16du:dateUtc="2026-05-18T19:30:00Z">
        <w:r w:rsidR="00414A51" w:rsidRPr="003E1B22">
          <w:rPr>
            <w:highlight w:val="green"/>
            <w:rPrChange w:id="637" w:author="emmanuel blezes" w:date="2026-05-18T21:55:00Z" w16du:dateUtc="2026-05-18T19:55:00Z">
              <w:rPr/>
            </w:rPrChange>
          </w:rPr>
          <w:t xml:space="preserve">épargne retraite, </w:t>
        </w:r>
      </w:ins>
      <w:r w:rsidRPr="003E1B22">
        <w:rPr>
          <w:highlight w:val="green"/>
          <w:rPrChange w:id="638" w:author="emmanuel blezes" w:date="2026-05-18T21:55:00Z" w16du:dateUtc="2026-05-18T19:55:00Z">
            <w:rPr/>
          </w:rPrChange>
        </w:rPr>
        <w:t>a été enterrée par le gouvernement Jospin avant d’être abrogée en 2002</w:t>
      </w:r>
      <w:r w:rsidRPr="003E1B22">
        <w:rPr>
          <w:rStyle w:val="FootnoteReference"/>
          <w:highlight w:val="green"/>
          <w:rPrChange w:id="639" w:author="emmanuel blezes" w:date="2026-05-18T21:55:00Z" w16du:dateUtc="2026-05-18T19:55:00Z">
            <w:rPr>
              <w:rStyle w:val="FootnoteReference"/>
            </w:rPr>
          </w:rPrChange>
        </w:rPr>
        <w:footnoteReference w:id="5"/>
      </w:r>
      <w:r w:rsidRPr="003E1B22">
        <w:rPr>
          <w:highlight w:val="green"/>
          <w:rPrChange w:id="649" w:author="emmanuel blezes" w:date="2026-05-18T21:55:00Z" w16du:dateUtc="2026-05-18T19:55:00Z">
            <w:rPr/>
          </w:rPrChange>
        </w:rPr>
        <w:t xml:space="preserve">. </w:t>
      </w:r>
      <w:del w:id="650" w:author="emmanuel blezes" w:date="2026-05-18T21:30:00Z" w16du:dateUtc="2026-05-18T19:30:00Z">
        <w:r w:rsidRPr="003E1B22" w:rsidDel="00414A51">
          <w:rPr>
            <w:highlight w:val="green"/>
            <w:rPrChange w:id="651" w:author="emmanuel blezes" w:date="2026-05-18T21:55:00Z" w16du:dateUtc="2026-05-18T19:55:00Z">
              <w:rPr/>
            </w:rPrChange>
          </w:rPr>
          <w:delText>Aucun gouvernement, depuis, n’y est revenu sérieusement.</w:delText>
        </w:r>
      </w:del>
    </w:p>
    <w:p w14:paraId="52850133" w14:textId="77777777" w:rsidR="00B437D0" w:rsidRPr="003E1B22" w:rsidRDefault="00000000">
      <w:pPr>
        <w:pStyle w:val="BodyText"/>
        <w:rPr>
          <w:highlight w:val="green"/>
          <w:rPrChange w:id="652" w:author="emmanuel blezes" w:date="2026-05-18T21:55:00Z" w16du:dateUtc="2026-05-18T19:55:00Z">
            <w:rPr/>
          </w:rPrChange>
        </w:rPr>
      </w:pPr>
      <w:del w:id="653" w:author="emmanuel blezes" w:date="2026-05-18T21:31:00Z" w16du:dateUtc="2026-05-18T19:31:00Z">
        <w:r w:rsidRPr="003E1B22" w:rsidDel="00414A51">
          <w:rPr>
            <w:highlight w:val="green"/>
            <w:rPrChange w:id="654" w:author="emmanuel blezes" w:date="2026-05-18T21:55:00Z" w16du:dateUtc="2026-05-18T19:55:00Z">
              <w:rPr/>
            </w:rPrChange>
          </w:rPr>
          <w:delText>De l’autre côté</w:delText>
        </w:r>
      </w:del>
      <w:ins w:id="655" w:author="emmanuel blezes" w:date="2026-05-18T21:31:00Z" w16du:dateUtc="2026-05-18T19:31:00Z">
        <w:r w:rsidR="00414A51" w:rsidRPr="003E1B22">
          <w:rPr>
            <w:highlight w:val="green"/>
            <w:rPrChange w:id="656" w:author="emmanuel blezes" w:date="2026-05-18T21:55:00Z" w16du:dateUtc="2026-05-18T19:55:00Z">
              <w:rPr/>
            </w:rPrChange>
          </w:rPr>
          <w:t>Dans le même temps</w:t>
        </w:r>
      </w:ins>
      <w:r w:rsidRPr="003E1B22">
        <w:rPr>
          <w:highlight w:val="green"/>
          <w:rPrChange w:id="657" w:author="emmanuel blezes" w:date="2026-05-18T21:55:00Z" w16du:dateUtc="2026-05-18T19:55:00Z">
            <w:rPr/>
          </w:rPrChange>
        </w:rPr>
        <w:t xml:space="preserve">, nous détestons que des fonds de pension étrangers rachètent nos entreprises. Quand Heico, l’américain, s’empare d’Exxelia pour </w:t>
      </w:r>
      <w:del w:id="658" w:author="emmanuel blezes" w:date="2026-05-18T21:37:00Z" w16du:dateUtc="2026-05-18T19:37:00Z">
        <w:r w:rsidRPr="003E1B22" w:rsidDel="00983023">
          <w:rPr>
            <w:highlight w:val="green"/>
            <w:rPrChange w:id="659" w:author="emmanuel blezes" w:date="2026-05-18T21:55:00Z" w16du:dateUtc="2026-05-18T19:55:00Z">
              <w:rPr/>
            </w:rPrChange>
          </w:rPr>
          <w:delText>quatre cent cinquante-trois</w:delText>
        </w:r>
      </w:del>
      <w:ins w:id="660" w:author="emmanuel blezes" w:date="2026-05-18T21:37:00Z" w16du:dateUtc="2026-05-18T19:37:00Z">
        <w:r w:rsidR="00983023" w:rsidRPr="003E1B22">
          <w:rPr>
            <w:highlight w:val="green"/>
            <w:rPrChange w:id="661" w:author="emmanuel blezes" w:date="2026-05-18T21:55:00Z" w16du:dateUtc="2026-05-18T19:55:00Z">
              <w:rPr/>
            </w:rPrChange>
          </w:rPr>
          <w:t>453</w:t>
        </w:r>
      </w:ins>
      <w:r w:rsidRPr="003E1B22">
        <w:rPr>
          <w:highlight w:val="green"/>
          <w:rPrChange w:id="662" w:author="emmanuel blezes" w:date="2026-05-18T21:55:00Z" w16du:dateUtc="2026-05-18T19:55:00Z">
            <w:rPr/>
          </w:rPrChange>
        </w:rPr>
        <w:t xml:space="preserve"> millions d’euros, nous nous indignons</w:t>
      </w:r>
      <w:r w:rsidRPr="003E1B22">
        <w:rPr>
          <w:rStyle w:val="FootnoteReference"/>
          <w:highlight w:val="green"/>
          <w:rPrChange w:id="663" w:author="emmanuel blezes" w:date="2026-05-18T21:55:00Z" w16du:dateUtc="2026-05-18T19:55:00Z">
            <w:rPr>
              <w:rStyle w:val="FootnoteReference"/>
            </w:rPr>
          </w:rPrChange>
        </w:rPr>
        <w:footnoteReference w:id="6"/>
      </w:r>
      <w:r w:rsidRPr="003E1B22">
        <w:rPr>
          <w:highlight w:val="green"/>
          <w:rPrChange w:id="678" w:author="emmanuel blezes" w:date="2026-05-18T21:55:00Z" w16du:dateUtc="2026-05-18T19:55:00Z">
            <w:rPr/>
          </w:rPrChange>
        </w:rPr>
        <w:t xml:space="preserve">. Quand Photonis </w:t>
      </w:r>
      <w:del w:id="679" w:author="emmanuel blezes" w:date="2026-05-18T20:04:00Z" w16du:dateUtc="2026-05-18T18:04:00Z">
        <w:r w:rsidRPr="003E1B22" w:rsidDel="00146C66">
          <w:rPr>
            <w:highlight w:val="green"/>
            <w:rPrChange w:id="680" w:author="emmanuel blezes" w:date="2026-05-18T21:55:00Z" w16du:dateUtc="2026-05-18T19:55:00Z">
              <w:rPr/>
            </w:rPrChange>
          </w:rPr>
          <w:delText>—</w:delText>
        </w:r>
      </w:del>
      <w:ins w:id="681" w:author="emmanuel blezes" w:date="2026-05-18T20:04:00Z" w16du:dateUtc="2026-05-18T18:04:00Z">
        <w:r w:rsidR="00146C66" w:rsidRPr="003E1B22">
          <w:rPr>
            <w:highlight w:val="green"/>
            <w:rPrChange w:id="682" w:author="emmanuel blezes" w:date="2026-05-18T21:55:00Z" w16du:dateUtc="2026-05-18T19:55:00Z">
              <w:rPr/>
            </w:rPrChange>
          </w:rPr>
          <w:t>-</w:t>
        </w:r>
      </w:ins>
      <w:r w:rsidRPr="003E1B22">
        <w:rPr>
          <w:highlight w:val="green"/>
          <w:rPrChange w:id="683" w:author="emmanuel blezes" w:date="2026-05-18T21:55:00Z" w16du:dateUtc="2026-05-18T19:55:00Z">
            <w:rPr/>
          </w:rPrChange>
        </w:rPr>
        <w:t xml:space="preserve"> la pépite française des systèmes de vision nocturne pour les forces spéciales </w:t>
      </w:r>
      <w:del w:id="684" w:author="emmanuel blezes" w:date="2026-05-18T20:04:00Z" w16du:dateUtc="2026-05-18T18:04:00Z">
        <w:r w:rsidRPr="003E1B22" w:rsidDel="00146C66">
          <w:rPr>
            <w:highlight w:val="green"/>
            <w:rPrChange w:id="685" w:author="emmanuel blezes" w:date="2026-05-18T21:55:00Z" w16du:dateUtc="2026-05-18T19:55:00Z">
              <w:rPr/>
            </w:rPrChange>
          </w:rPr>
          <w:delText>—</w:delText>
        </w:r>
      </w:del>
      <w:ins w:id="686" w:author="emmanuel blezes" w:date="2026-05-18T20:04:00Z" w16du:dateUtc="2026-05-18T18:04:00Z">
        <w:r w:rsidR="00146C66" w:rsidRPr="003E1B22">
          <w:rPr>
            <w:highlight w:val="green"/>
            <w:rPrChange w:id="687" w:author="emmanuel blezes" w:date="2026-05-18T21:55:00Z" w16du:dateUtc="2026-05-18T19:55:00Z">
              <w:rPr/>
            </w:rPrChange>
          </w:rPr>
          <w:t>-</w:t>
        </w:r>
      </w:ins>
      <w:r w:rsidRPr="003E1B22">
        <w:rPr>
          <w:highlight w:val="green"/>
          <w:rPrChange w:id="688" w:author="emmanuel blezes" w:date="2026-05-18T21:55:00Z" w16du:dateUtc="2026-05-18T19:55:00Z">
            <w:rPr/>
          </w:rPrChange>
        </w:rPr>
        <w:t xml:space="preserve"> manque d’être vendu à l’américain Teledyne, Bercy intervient en catastrophe pour orchestrer un rachat patrimonial</w:t>
      </w:r>
      <w:r w:rsidRPr="003E1B22">
        <w:rPr>
          <w:rStyle w:val="FootnoteReference"/>
          <w:highlight w:val="green"/>
          <w:rPrChange w:id="689" w:author="emmanuel blezes" w:date="2026-05-18T21:55:00Z" w16du:dateUtc="2026-05-18T19:55:00Z">
            <w:rPr>
              <w:rStyle w:val="FootnoteReference"/>
            </w:rPr>
          </w:rPrChange>
        </w:rPr>
        <w:footnoteReference w:id="7"/>
      </w:r>
      <w:r w:rsidRPr="003E1B22">
        <w:rPr>
          <w:highlight w:val="green"/>
          <w:rPrChange w:id="704" w:author="emmanuel blezes" w:date="2026-05-18T21:55:00Z" w16du:dateUtc="2026-05-18T19:55:00Z">
            <w:rPr/>
          </w:rPrChange>
        </w:rPr>
        <w:t xml:space="preserve">. Quand le moteur </w:t>
      </w:r>
      <w:ins w:id="705" w:author="emmanuel blezes" w:date="2026-05-18T21:42:00Z" w16du:dateUtc="2026-05-18T19:42:00Z">
        <w:r w:rsidR="002248C7" w:rsidRPr="003E1B22">
          <w:rPr>
            <w:highlight w:val="green"/>
            <w:rPrChange w:id="706" w:author="emmanuel blezes" w:date="2026-05-18T21:55:00Z" w16du:dateUtc="2026-05-18T19:55:00Z">
              <w:rPr/>
            </w:rPrChange>
          </w:rPr>
          <w:t xml:space="preserve">Vinci </w:t>
        </w:r>
      </w:ins>
      <w:r w:rsidRPr="003E1B22">
        <w:rPr>
          <w:highlight w:val="green"/>
          <w:rPrChange w:id="707" w:author="emmanuel blezes" w:date="2026-05-18T21:55:00Z" w16du:dateUtc="2026-05-18T19:55:00Z">
            <w:rPr/>
          </w:rPrChange>
        </w:rPr>
        <w:t>d’Ariane 6 quitte Vernon pour Lampoldshausen, nous parlons de trahison industrielle</w:t>
      </w:r>
      <w:r w:rsidRPr="003E1B22">
        <w:rPr>
          <w:rStyle w:val="FootnoteReference"/>
          <w:highlight w:val="green"/>
          <w:rPrChange w:id="708" w:author="emmanuel blezes" w:date="2026-05-18T21:55:00Z" w16du:dateUtc="2026-05-18T19:55:00Z">
            <w:rPr>
              <w:rStyle w:val="FootnoteReference"/>
            </w:rPr>
          </w:rPrChange>
        </w:rPr>
        <w:footnoteReference w:id="8"/>
      </w:r>
      <w:r w:rsidRPr="003E1B22">
        <w:rPr>
          <w:highlight w:val="green"/>
          <w:rPrChange w:id="724" w:author="emmanuel blezes" w:date="2026-05-18T21:55:00Z" w16du:dateUtc="2026-05-18T19:55:00Z">
            <w:rPr/>
          </w:rPrChange>
        </w:rPr>
        <w:t xml:space="preserve">. Quand Lafarge passe à Holcim, Alstom Énergie à General Electric, Technip à FMC, Doliprane à Clayton, Dubilier &amp; Rice, nous </w:t>
      </w:r>
      <w:del w:id="725" w:author="emmanuel blezes" w:date="2026-05-18T21:33:00Z" w16du:dateUtc="2026-05-18T19:33:00Z">
        <w:r w:rsidRPr="003E1B22" w:rsidDel="00386BFD">
          <w:rPr>
            <w:highlight w:val="green"/>
            <w:rPrChange w:id="726" w:author="emmanuel blezes" w:date="2026-05-18T21:55:00Z" w16du:dateUtc="2026-05-18T19:55:00Z">
              <w:rPr/>
            </w:rPrChange>
          </w:rPr>
          <w:delText>écrivons des éditoriaux furieux et des rapports parlementaires alarmés</w:delText>
        </w:r>
      </w:del>
      <w:ins w:id="727" w:author="emmanuel blezes" w:date="2026-05-18T21:33:00Z" w16du:dateUtc="2026-05-18T19:33:00Z">
        <w:r w:rsidR="00386BFD" w:rsidRPr="003E1B22">
          <w:rPr>
            <w:highlight w:val="green"/>
            <w:rPrChange w:id="728" w:author="emmanuel blezes" w:date="2026-05-18T21:55:00Z" w16du:dateUtc="2026-05-18T19:55:00Z">
              <w:rPr/>
            </w:rPrChange>
          </w:rPr>
          <w:t>pleurons dans les chaumières</w:t>
        </w:r>
      </w:ins>
      <w:r w:rsidRPr="003E1B22">
        <w:rPr>
          <w:highlight w:val="green"/>
          <w:rPrChange w:id="729" w:author="emmanuel blezes" w:date="2026-05-18T21:55:00Z" w16du:dateUtc="2026-05-18T19:55:00Z">
            <w:rPr/>
          </w:rPrChange>
        </w:rPr>
        <w:t>.</w:t>
      </w:r>
    </w:p>
    <w:p w14:paraId="538BD7C5" w14:textId="77777777" w:rsidR="00B437D0" w:rsidRPr="00417D86" w:rsidRDefault="00000000">
      <w:pPr>
        <w:pStyle w:val="BodyText"/>
        <w:rPr>
          <w:highlight w:val="green"/>
          <w:rPrChange w:id="730" w:author="emmanuel blezes" w:date="2026-05-23T18:00:00Z" w16du:dateUtc="2026-05-23T16:00:00Z">
            <w:rPr/>
          </w:rPrChange>
        </w:rPr>
      </w:pPr>
      <w:r w:rsidRPr="003E1B22">
        <w:rPr>
          <w:highlight w:val="green"/>
          <w:rPrChange w:id="731" w:author="emmanuel blezes" w:date="2026-05-18T21:55:00Z" w16du:dateUtc="2026-05-18T19:55:00Z">
            <w:rPr/>
          </w:rPrChange>
        </w:rPr>
        <w:t xml:space="preserve">Nous voulons donc deux choses incompatibles. Nous voulons que nos entreprises restent françaises </w:t>
      </w:r>
      <w:del w:id="732" w:author="emmanuel blezes" w:date="2026-05-18T20:04:00Z" w16du:dateUtc="2026-05-18T18:04:00Z">
        <w:r w:rsidRPr="003E1B22" w:rsidDel="00146C66">
          <w:rPr>
            <w:highlight w:val="green"/>
            <w:rPrChange w:id="733" w:author="emmanuel blezes" w:date="2026-05-18T21:55:00Z" w16du:dateUtc="2026-05-18T19:55:00Z">
              <w:rPr/>
            </w:rPrChange>
          </w:rPr>
          <w:delText>—</w:delText>
        </w:r>
      </w:del>
      <w:ins w:id="734" w:author="emmanuel blezes" w:date="2026-05-18T20:04:00Z" w16du:dateUtc="2026-05-18T18:04:00Z">
        <w:r w:rsidR="00146C66" w:rsidRPr="003E1B22">
          <w:rPr>
            <w:highlight w:val="green"/>
            <w:rPrChange w:id="735" w:author="emmanuel blezes" w:date="2026-05-18T21:55:00Z" w16du:dateUtc="2026-05-18T19:55:00Z">
              <w:rPr/>
            </w:rPrChange>
          </w:rPr>
          <w:t>-</w:t>
        </w:r>
      </w:ins>
      <w:r w:rsidRPr="003E1B22">
        <w:rPr>
          <w:highlight w:val="green"/>
          <w:rPrChange w:id="736" w:author="emmanuel blezes" w:date="2026-05-18T21:55:00Z" w16du:dateUtc="2026-05-18T19:55:00Z">
            <w:rPr/>
          </w:rPrChange>
        </w:rPr>
        <w:t xml:space="preserve"> leurs sièges, leurs brevets, leurs centres de décision. Et nous voulons interdire qu’existe en France l’instrument qui, </w:t>
      </w:r>
      <w:del w:id="737" w:author="emmanuel blezes" w:date="2026-05-23T12:16:00Z" w16du:dateUtc="2026-05-23T10:16:00Z">
        <w:r w:rsidRPr="003E1B22" w:rsidDel="00DF47D3">
          <w:rPr>
            <w:highlight w:val="green"/>
            <w:rPrChange w:id="738" w:author="emmanuel blezes" w:date="2026-05-18T21:55:00Z" w16du:dateUtc="2026-05-18T19:55:00Z">
              <w:rPr/>
            </w:rPrChange>
          </w:rPr>
          <w:delText>partout ailleurs</w:delText>
        </w:r>
      </w:del>
      <w:ins w:id="739" w:author="emmanuel blezes" w:date="2026-05-23T12:16:00Z" w16du:dateUtc="2026-05-23T10:16:00Z">
        <w:r w:rsidR="00DF47D3">
          <w:rPr>
            <w:highlight w:val="green"/>
          </w:rPr>
          <w:t>dans tous les pays qui s’en sont dotés</w:t>
        </w:r>
      </w:ins>
      <w:r w:rsidRPr="003E1B22">
        <w:rPr>
          <w:highlight w:val="green"/>
          <w:rPrChange w:id="740" w:author="emmanuel blezes" w:date="2026-05-18T21:55:00Z" w16du:dateUtc="2026-05-18T19:55:00Z">
            <w:rPr/>
          </w:rPrChange>
        </w:rPr>
        <w:t xml:space="preserve">, permet précisément de </w:t>
      </w:r>
      <w:r w:rsidRPr="00417D86">
        <w:rPr>
          <w:highlight w:val="green"/>
          <w:rPrChange w:id="741" w:author="emmanuel blezes" w:date="2026-05-23T18:00:00Z" w16du:dateUtc="2026-05-23T16:00:00Z">
            <w:rPr/>
          </w:rPrChange>
        </w:rPr>
        <w:t>garder le capital national sous contrôle national. Nous voulons le résultat sans accepter l’outil. Nous reprochons aux fonds étrangers de faire ce que nous nous interdisons de faire.</w:t>
      </w:r>
    </w:p>
    <w:p w14:paraId="36E17D07" w14:textId="77777777" w:rsidR="00B437D0" w:rsidRPr="00417D86" w:rsidRDefault="00000000">
      <w:pPr>
        <w:pStyle w:val="BodyText"/>
        <w:rPr>
          <w:b/>
          <w:bCs/>
          <w:highlight w:val="green"/>
          <w:u w:val="single"/>
          <w:rPrChange w:id="742" w:author="emmanuel blezes" w:date="2026-05-23T18:00:00Z" w16du:dateUtc="2026-05-23T16:00:00Z">
            <w:rPr/>
          </w:rPrChange>
        </w:rPr>
      </w:pPr>
      <w:del w:id="743" w:author="emmanuel blezes" w:date="2026-05-18T21:34:00Z" w16du:dateUtc="2026-05-18T19:34:00Z">
        <w:r w:rsidRPr="00417D86" w:rsidDel="00386BFD">
          <w:rPr>
            <w:b/>
            <w:bCs/>
            <w:highlight w:val="green"/>
            <w:u w:val="single"/>
            <w:rPrChange w:id="744" w:author="emmanuel blezes" w:date="2026-05-23T18:00:00Z" w16du:dateUtc="2026-05-23T16:00:00Z">
              <w:rPr/>
            </w:rPrChange>
          </w:rPr>
          <w:lastRenderedPageBreak/>
          <w:delText xml:space="preserve">Ce paradoxe </w:delText>
        </w:r>
      </w:del>
      <w:ins w:id="745" w:author="emmanuel blezes" w:date="2026-05-18T21:34:00Z" w16du:dateUtc="2026-05-18T19:34:00Z">
        <w:r w:rsidR="00386BFD" w:rsidRPr="00417D86">
          <w:rPr>
            <w:b/>
            <w:bCs/>
            <w:highlight w:val="green"/>
            <w:u w:val="single"/>
            <w:rPrChange w:id="746" w:author="emmanuel blezes" w:date="2026-05-23T18:00:00Z" w16du:dateUtc="2026-05-23T16:00:00Z">
              <w:rPr/>
            </w:rPrChange>
          </w:rPr>
          <w:t xml:space="preserve">Ma volonté de sortir de ce paradoxe et de défendre la capitalisation comme outil de souveraineté </w:t>
        </w:r>
      </w:ins>
      <w:r w:rsidRPr="00417D86">
        <w:rPr>
          <w:b/>
          <w:bCs/>
          <w:highlight w:val="green"/>
          <w:u w:val="single"/>
          <w:rPrChange w:id="747" w:author="emmanuel blezes" w:date="2026-05-23T18:00:00Z" w16du:dateUtc="2026-05-23T16:00:00Z">
            <w:rPr/>
          </w:rPrChange>
        </w:rPr>
        <w:t>est le point de départ de ce livre.</w:t>
      </w:r>
    </w:p>
    <w:p w14:paraId="038654EE" w14:textId="77777777" w:rsidR="00B437D0" w:rsidRPr="00417D86" w:rsidRDefault="00D8385A">
      <w:pPr>
        <w:jc w:val="center"/>
        <w:rPr>
          <w:highlight w:val="green"/>
          <w:rPrChange w:id="748" w:author="emmanuel blezes" w:date="2026-05-23T18:00:00Z" w16du:dateUtc="2026-05-23T16:00:00Z">
            <w:rPr/>
          </w:rPrChange>
        </w:rPr>
        <w:pPrChange w:id="749" w:author="emmanuel blezes" w:date="2026-05-18T21:35:00Z" w16du:dateUtc="2026-05-18T19:35:00Z">
          <w:pPr/>
        </w:pPrChange>
      </w:pPr>
      <w:ins w:id="750" w:author="emmanuel blezes" w:date="2026-05-18T21:34:00Z" w16du:dateUtc="2026-05-18T19:34:00Z">
        <w:r w:rsidRPr="00417D86">
          <w:rPr>
            <w:highlight w:val="green"/>
            <w:rPrChange w:id="751" w:author="emmanuel blezes" w:date="2026-05-23T18:00:00Z" w16du:dateUtc="2026-05-23T16:00:00Z">
              <w:rPr/>
            </w:rPrChange>
          </w:rPr>
          <w:t>*</w:t>
        </w:r>
      </w:ins>
      <w:del w:id="752" w:author="emmanuel blezes" w:date="2026-05-18T21:34:00Z" w16du:dateUtc="2026-05-18T19:34:00Z">
        <w:r w:rsidR="002C7085">
          <w:rPr>
            <w:noProof/>
          </w:rPr>
          <w:pict w14:anchorId="21981B14">
            <v:rect id="_x0000_i1039" alt="" style="width:451.3pt;height:.05pt;mso-width-percent:0;mso-height-percent:0;mso-width-percent:0;mso-height-percent:0" o:hralign="center" o:hrstd="t" o:hr="t"/>
          </w:pict>
        </w:r>
      </w:del>
    </w:p>
    <w:p w14:paraId="5374EAB4" w14:textId="77777777" w:rsidR="00C46CEC" w:rsidRPr="00417D86" w:rsidRDefault="00000000" w:rsidP="00C46CEC">
      <w:pPr>
        <w:pStyle w:val="FirstParagraph"/>
        <w:rPr>
          <w:ins w:id="753" w:author="emmanuel blezes" w:date="2026-05-18T21:54:00Z" w16du:dateUtc="2026-05-18T19:54:00Z"/>
          <w:highlight w:val="green"/>
          <w:rPrChange w:id="754" w:author="emmanuel blezes" w:date="2026-05-23T18:00:00Z" w16du:dateUtc="2026-05-23T16:00:00Z">
            <w:rPr>
              <w:ins w:id="755" w:author="emmanuel blezes" w:date="2026-05-18T21:54:00Z" w16du:dateUtc="2026-05-18T19:54:00Z"/>
            </w:rPr>
          </w:rPrChange>
        </w:rPr>
      </w:pPr>
      <w:r w:rsidRPr="00417D86">
        <w:rPr>
          <w:highlight w:val="green"/>
          <w:rPrChange w:id="756" w:author="emmanuel blezes" w:date="2026-05-23T18:00:00Z" w16du:dateUtc="2026-05-23T16:00:00Z">
            <w:rPr/>
          </w:rPrChange>
        </w:rPr>
        <w:t xml:space="preserve">Il existe, dans le monde occidental, deux grandes familles de pays. Ceux qui ont des fonds de pension, et ceux qui n’en ont pas. La France est, presque seule parmi les pays comparables, dans la deuxième catégorie. </w:t>
      </w:r>
      <w:ins w:id="757" w:author="emmanuel blezes" w:date="2026-05-23T12:44:00Z" w16du:dateUtc="2026-05-23T10:44:00Z">
        <w:r w:rsidR="005864AD" w:rsidRPr="00417D86">
          <w:rPr>
            <w:highlight w:val="green"/>
            <w:rPrChange w:id="758" w:author="emmanuel blezes" w:date="2026-05-23T18:00:00Z" w16du:dateUtc="2026-05-23T16:00:00Z">
              <w:rPr/>
            </w:rPrChange>
          </w:rPr>
          <w:t xml:space="preserve"> 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 13%</w:t>
        </w:r>
        <w:r w:rsidR="005864AD" w:rsidRPr="00417D86">
          <w:rPr>
            <w:rStyle w:val="FootnoteReference"/>
            <w:highlight w:val="green"/>
            <w:rPrChange w:id="759" w:author="emmanuel blezes" w:date="2026-05-23T18:00:00Z" w16du:dateUtc="2026-05-23T16:00:00Z">
              <w:rPr>
                <w:rStyle w:val="FootnoteReference"/>
              </w:rPr>
            </w:rPrChange>
          </w:rPr>
          <w:footnoteReference w:id="9"/>
        </w:r>
        <w:r w:rsidR="005864AD" w:rsidRPr="00417D86">
          <w:rPr>
            <w:highlight w:val="green"/>
            <w:rPrChange w:id="822" w:author="emmanuel blezes" w:date="2026-05-23T18:00:00Z" w16du:dateUtc="2026-05-23T16:00:00Z">
              <w:rPr/>
            </w:rPrChange>
          </w:rPr>
          <w:t>.</w:t>
        </w:r>
      </w:ins>
      <w:del w:id="823" w:author="emmanuel blezes" w:date="2026-05-23T12:44:00Z" w16du:dateUtc="2026-05-23T10:44:00Z">
        <w:r w:rsidRPr="00417D86" w:rsidDel="005864AD">
          <w:rPr>
            <w:highlight w:val="green"/>
            <w:rPrChange w:id="824" w:author="emmanuel blezes" w:date="2026-05-23T18:00:00Z" w16du:dateUtc="2026-05-23T16:00:00Z">
              <w:rPr/>
            </w:rPrChange>
          </w:rPr>
          <w:delText xml:space="preserve">Les Néerlandais ont accumulé un capital </w:delText>
        </w:r>
      </w:del>
      <w:del w:id="825" w:author="emmanuel blezes" w:date="2026-05-18T22:01:00Z" w16du:dateUtc="2026-05-18T20:01:00Z">
        <w:r w:rsidRPr="00417D86" w:rsidDel="002B3EF8">
          <w:rPr>
            <w:highlight w:val="green"/>
            <w:rPrChange w:id="826" w:author="emmanuel blezes" w:date="2026-05-23T18:00:00Z" w16du:dateUtc="2026-05-23T16:00:00Z">
              <w:rPr/>
            </w:rPrChange>
          </w:rPr>
          <w:delText>équivalent à 225 %</w:delText>
        </w:r>
      </w:del>
      <w:del w:id="827" w:author="emmanuel blezes" w:date="2026-05-23T12:44:00Z" w16du:dateUtc="2026-05-23T10:44:00Z">
        <w:r w:rsidRPr="00417D86" w:rsidDel="005864AD">
          <w:rPr>
            <w:highlight w:val="green"/>
            <w:rPrChange w:id="828" w:author="emmanuel blezes" w:date="2026-05-23T18:00:00Z" w16du:dateUtc="2026-05-23T16:00:00Z">
              <w:rPr/>
            </w:rPrChange>
          </w:rPr>
          <w:delText xml:space="preserve"> de leur produit intérieur brut. Les Norvégiens dépassent 280 %. </w:delText>
        </w:r>
      </w:del>
      <w:del w:id="829" w:author="emmanuel blezes" w:date="2026-05-18T22:07:00Z" w16du:dateUtc="2026-05-18T20:07:00Z">
        <w:r w:rsidRPr="00417D86" w:rsidDel="002B3EF8">
          <w:rPr>
            <w:highlight w:val="green"/>
            <w:rPrChange w:id="830" w:author="emmanuel blezes" w:date="2026-05-23T18:00:00Z" w16du:dateUtc="2026-05-23T16:00:00Z">
              <w:rPr/>
            </w:rPrChange>
          </w:rPr>
          <w:delText xml:space="preserve">Les Suisses, les Australiens, les Britanniques, les Canadiens, les Suédois, les Américains naviguent tous </w:delText>
        </w:r>
      </w:del>
      <w:del w:id="831" w:author="emmanuel blezes" w:date="2026-05-18T22:01:00Z" w16du:dateUtc="2026-05-18T20:01:00Z">
        <w:r w:rsidRPr="00417D86" w:rsidDel="002B3EF8">
          <w:rPr>
            <w:highlight w:val="green"/>
            <w:rPrChange w:id="832" w:author="emmanuel blezes" w:date="2026-05-23T18:00:00Z" w16du:dateUtc="2026-05-23T16:00:00Z">
              <w:rPr/>
            </w:rPrChange>
          </w:rPr>
          <w:delText>entre 120 % et 180 %</w:delText>
        </w:r>
      </w:del>
      <w:del w:id="833" w:author="emmanuel blezes" w:date="2026-05-18T22:07:00Z" w16du:dateUtc="2026-05-18T20:07:00Z">
        <w:r w:rsidRPr="00417D86" w:rsidDel="002B3EF8">
          <w:rPr>
            <w:highlight w:val="green"/>
            <w:rPrChange w:id="834" w:author="emmanuel blezes" w:date="2026-05-23T18:00:00Z" w16du:dateUtc="2026-05-23T16:00:00Z">
              <w:rPr/>
            </w:rPrChange>
          </w:rPr>
          <w:delText xml:space="preserve">. </w:delText>
        </w:r>
      </w:del>
      <w:del w:id="835" w:author="emmanuel blezes" w:date="2026-05-23T12:44:00Z" w16du:dateUtc="2026-05-23T10:44:00Z">
        <w:r w:rsidRPr="00417D86" w:rsidDel="005864AD">
          <w:rPr>
            <w:highlight w:val="green"/>
            <w:rPrChange w:id="836" w:author="emmanuel blezes" w:date="2026-05-23T18:00:00Z" w16du:dateUtc="2026-05-23T16:00:00Z">
              <w:rPr/>
            </w:rPrChange>
          </w:rPr>
          <w:delText xml:space="preserve">La France plafonne </w:delText>
        </w:r>
      </w:del>
      <w:del w:id="837" w:author="emmanuel blezes" w:date="2026-05-18T22:08:00Z" w16du:dateUtc="2026-05-18T20:08:00Z">
        <w:r w:rsidRPr="00417D86" w:rsidDel="002B3EF8">
          <w:rPr>
            <w:highlight w:val="green"/>
            <w:rPrChange w:id="838" w:author="emmanuel blezes" w:date="2026-05-23T18:00:00Z" w16du:dateUtc="2026-05-23T16:00:00Z">
              <w:rPr/>
            </w:rPrChange>
          </w:rPr>
          <w:delText xml:space="preserve">à 2,5 </w:delText>
        </w:r>
      </w:del>
      <w:del w:id="839" w:author="emmanuel blezes" w:date="2026-05-23T12:44:00Z" w16du:dateUtc="2026-05-23T10:44:00Z">
        <w:r w:rsidRPr="00417D86" w:rsidDel="005864AD">
          <w:rPr>
            <w:highlight w:val="green"/>
            <w:rPrChange w:id="840" w:author="emmanuel blezes" w:date="2026-05-23T18:00:00Z" w16du:dateUtc="2026-05-23T16:00:00Z">
              <w:rPr/>
            </w:rPrChange>
          </w:rPr>
          <w:delText>%</w:delText>
        </w:r>
        <w:r w:rsidRPr="00417D86" w:rsidDel="005864AD">
          <w:rPr>
            <w:rStyle w:val="FootnoteReference"/>
            <w:highlight w:val="green"/>
            <w:rPrChange w:id="841" w:author="emmanuel blezes" w:date="2026-05-23T18:00:00Z" w16du:dateUtc="2026-05-23T16:00:00Z">
              <w:rPr>
                <w:rStyle w:val="FootnoteReference"/>
              </w:rPr>
            </w:rPrChange>
          </w:rPr>
          <w:footnoteReference w:id="10"/>
        </w:r>
        <w:r w:rsidRPr="00417D86" w:rsidDel="005864AD">
          <w:rPr>
            <w:highlight w:val="green"/>
            <w:rPrChange w:id="852" w:author="emmanuel blezes" w:date="2026-05-23T18:00:00Z" w16du:dateUtc="2026-05-23T16:00:00Z">
              <w:rPr/>
            </w:rPrChange>
          </w:rPr>
          <w:delText xml:space="preserve">. </w:delText>
        </w:r>
      </w:del>
      <w:del w:id="853" w:author="emmanuel blezes" w:date="2026-05-18T22:07:00Z" w16du:dateUtc="2026-05-18T20:07:00Z">
        <w:r w:rsidRPr="00417D86" w:rsidDel="002B3EF8">
          <w:rPr>
            <w:highlight w:val="green"/>
            <w:rPrChange w:id="854" w:author="emmanuel blezes" w:date="2026-05-23T18:00:00Z" w16du:dateUtc="2026-05-23T16:00:00Z">
              <w:rPr/>
            </w:rPrChange>
          </w:rPr>
          <w:delText>C’est un écart d’échelle qui ne se mesure plus en pourcentages, mais en ordres de grandeur.</w:delText>
        </w:r>
      </w:del>
    </w:p>
    <w:p w14:paraId="475CD6BA" w14:textId="77777777" w:rsidR="00393B41" w:rsidRPr="00417D86" w:rsidRDefault="00393B41">
      <w:pPr>
        <w:pStyle w:val="BodyText"/>
        <w:rPr>
          <w:highlight w:val="green"/>
          <w:rPrChange w:id="855" w:author="emmanuel blezes" w:date="2026-05-23T18:00:00Z" w16du:dateUtc="2026-05-23T16:00:00Z">
            <w:rPr/>
          </w:rPrChange>
        </w:rPr>
        <w:pPrChange w:id="856" w:author="emmanuel blezes" w:date="2026-05-18T21:54:00Z" w16du:dateUtc="2026-05-18T19:54:00Z">
          <w:pPr>
            <w:pStyle w:val="FirstParagraph"/>
          </w:pPr>
        </w:pPrChange>
      </w:pPr>
      <w:ins w:id="857" w:author="emmanuel blezes" w:date="2026-05-18T21:54:00Z" w16du:dateUtc="2026-05-18T19:54:00Z">
        <w:r w:rsidRPr="00417D86">
          <w:rPr>
            <w:highlight w:val="green"/>
            <w:rPrChange w:id="858" w:author="emmanuel blezes" w:date="2026-05-23T18:00:00Z" w16du:dateUtc="2026-05-23T16:00:00Z">
              <w:rPr/>
            </w:rPrChange>
          </w:rPr>
          <w:lastRenderedPageBreak/>
          <w:t>Graphique sur les</w:t>
        </w:r>
      </w:ins>
      <w:ins w:id="859" w:author="emmanuel blezes" w:date="2026-05-18T21:55:00Z" w16du:dateUtc="2026-05-18T19:55:00Z">
        <w:r w:rsidRPr="00417D86">
          <w:rPr>
            <w:highlight w:val="green"/>
            <w:rPrChange w:id="860" w:author="emmanuel blezes" w:date="2026-05-23T18:00:00Z" w16du:dateUtc="2026-05-23T16:00:00Z">
              <w:rPr/>
            </w:rPrChange>
          </w:rPr>
          <w:t xml:space="preserve"> actifs privés de retraite en % du PIB au sein de l’OCDE.</w:t>
        </w:r>
      </w:ins>
      <w:ins w:id="861" w:author="emmanuel blezes" w:date="2026-05-23T12:49:00Z" w16du:dateUtc="2026-05-23T10:49:00Z">
        <w:r w:rsidR="00C46CEC" w:rsidRPr="00417D86">
          <w:rPr>
            <w:noProof/>
            <w:highlight w:val="green"/>
            <w:rPrChange w:id="862" w:author="emmanuel blezes" w:date="2026-05-23T18:00:00Z" w16du:dateUtc="2026-05-23T16:00:00Z">
              <w:rPr>
                <w:noProof/>
              </w:rPr>
            </w:rPrChange>
          </w:rPr>
          <w:drawing>
            <wp:inline distT="0" distB="0" distL="0" distR="0" wp14:anchorId="5B9803DE" wp14:editId="42D12692">
              <wp:extent cx="3369163" cy="3971365"/>
              <wp:effectExtent l="0" t="0" r="0" b="0"/>
              <wp:docPr id="10414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3841" name="Picture 1041463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8103" cy="3981903"/>
                      </a:xfrm>
                      <a:prstGeom prst="rect">
                        <a:avLst/>
                      </a:prstGeom>
                    </pic:spPr>
                  </pic:pic>
                </a:graphicData>
              </a:graphic>
            </wp:inline>
          </w:drawing>
        </w:r>
      </w:ins>
    </w:p>
    <w:p w14:paraId="4FA68785" w14:textId="77777777" w:rsidR="00B437D0" w:rsidRPr="00417D86" w:rsidRDefault="00D50960">
      <w:pPr>
        <w:pStyle w:val="BodyText"/>
        <w:rPr>
          <w:highlight w:val="green"/>
          <w:rPrChange w:id="863" w:author="emmanuel blezes" w:date="2026-05-23T18:00:00Z" w16du:dateUtc="2026-05-23T16:00:00Z">
            <w:rPr/>
          </w:rPrChange>
        </w:rPr>
      </w:pPr>
      <w:ins w:id="864" w:author="emmanuel blezes" w:date="2026-05-23T12:52:00Z" w16du:dateUtc="2026-05-23T10:52:00Z">
        <w:r w:rsidRPr="00417D86">
          <w:rPr>
            <w:highlight w:val="green"/>
            <w:rPrChange w:id="865" w:author="emmanuel blezes" w:date="2026-05-23T18:00:00Z" w16du:dateUtc="2026-05-23T16:00:00Z">
              <w:rPr/>
            </w:rPrChange>
          </w:rPr>
          <w:t>Cet écart d'échelle structure une économie entière.</w:t>
        </w:r>
      </w:ins>
      <w:del w:id="866" w:author="emmanuel blezes" w:date="2026-05-23T12:52:00Z" w16du:dateUtc="2026-05-23T10:52:00Z">
        <w:r w:rsidRPr="00417D86" w:rsidDel="00D50960">
          <w:rPr>
            <w:highlight w:val="green"/>
            <w:rPrChange w:id="867" w:author="emmanuel blezes" w:date="2026-05-23T18:00:00Z" w16du:dateUtc="2026-05-23T16:00:00Z">
              <w:rPr/>
            </w:rPrChange>
          </w:rPr>
          <w:delText>Cette différence n’est pas anecdotique. Elle structure une économie entière. Elle</w:delText>
        </w:r>
      </w:del>
      <w:ins w:id="868" w:author="emmanuel blezes" w:date="2026-05-23T12:52:00Z" w16du:dateUtc="2026-05-23T10:52:00Z">
        <w:r w:rsidRPr="00417D86">
          <w:rPr>
            <w:highlight w:val="green"/>
          </w:rPr>
          <w:t xml:space="preserve"> Il</w:t>
        </w:r>
      </w:ins>
      <w:r w:rsidRPr="00417D86">
        <w:rPr>
          <w:highlight w:val="green"/>
          <w:rPrChange w:id="869" w:author="emmanuel blezes" w:date="2026-05-23T18:00:00Z" w16du:dateUtc="2026-05-23T16:00:00Z">
            <w:rPr/>
          </w:rPrChange>
        </w:rPr>
        <w:t xml:space="preserve"> détermine qui détient les entreprises cotées, qui finance les startups, qui rachète les ETI familiales lorsque leur fondateur part à la retraite, quel niveau de pension touchent les retraités, à quelle profondeur de marché s’échangent les actions, et </w:t>
      </w:r>
      <w:del w:id="870" w:author="emmanuel blezes" w:date="2026-05-18T20:04:00Z" w16du:dateUtc="2026-05-18T18:04:00Z">
        <w:r w:rsidRPr="00417D86" w:rsidDel="00146C66">
          <w:rPr>
            <w:highlight w:val="green"/>
            <w:rPrChange w:id="871" w:author="emmanuel blezes" w:date="2026-05-23T18:00:00Z" w16du:dateUtc="2026-05-23T16:00:00Z">
              <w:rPr/>
            </w:rPrChange>
          </w:rPr>
          <w:delText>—</w:delText>
        </w:r>
      </w:del>
      <w:ins w:id="872" w:author="emmanuel blezes" w:date="2026-05-18T20:04:00Z" w16du:dateUtc="2026-05-18T18:04:00Z">
        <w:r w:rsidR="00146C66" w:rsidRPr="00417D86">
          <w:rPr>
            <w:highlight w:val="green"/>
            <w:rPrChange w:id="873" w:author="emmanuel blezes" w:date="2026-05-23T18:00:00Z" w16du:dateUtc="2026-05-23T16:00:00Z">
              <w:rPr/>
            </w:rPrChange>
          </w:rPr>
          <w:t>-</w:t>
        </w:r>
      </w:ins>
      <w:r w:rsidRPr="00417D86">
        <w:rPr>
          <w:highlight w:val="green"/>
          <w:rPrChange w:id="874" w:author="emmanuel blezes" w:date="2026-05-23T18:00:00Z" w16du:dateUtc="2026-05-23T16:00:00Z">
            <w:rPr/>
          </w:rPrChange>
        </w:rPr>
        <w:t xml:space="preserve"> au bout du compte </w:t>
      </w:r>
      <w:del w:id="875" w:author="emmanuel blezes" w:date="2026-05-18T20:04:00Z" w16du:dateUtc="2026-05-18T18:04:00Z">
        <w:r w:rsidRPr="00417D86" w:rsidDel="00146C66">
          <w:rPr>
            <w:highlight w:val="green"/>
            <w:rPrChange w:id="876" w:author="emmanuel blezes" w:date="2026-05-23T18:00:00Z" w16du:dateUtc="2026-05-23T16:00:00Z">
              <w:rPr/>
            </w:rPrChange>
          </w:rPr>
          <w:delText>—</w:delText>
        </w:r>
      </w:del>
      <w:ins w:id="877" w:author="emmanuel blezes" w:date="2026-05-18T20:04:00Z" w16du:dateUtc="2026-05-18T18:04:00Z">
        <w:r w:rsidR="00146C66" w:rsidRPr="00417D86">
          <w:rPr>
            <w:highlight w:val="green"/>
            <w:rPrChange w:id="878" w:author="emmanuel blezes" w:date="2026-05-23T18:00:00Z" w16du:dateUtc="2026-05-23T16:00:00Z">
              <w:rPr/>
            </w:rPrChange>
          </w:rPr>
          <w:t>-</w:t>
        </w:r>
      </w:ins>
      <w:r w:rsidRPr="00417D86">
        <w:rPr>
          <w:highlight w:val="green"/>
          <w:rPrChange w:id="879" w:author="emmanuel blezes" w:date="2026-05-23T18:00:00Z" w16du:dateUtc="2026-05-23T16:00:00Z">
            <w:rPr/>
          </w:rPrChange>
        </w:rPr>
        <w:t xml:space="preserve"> où s’accumule le capital long terme qui permet aux pays de </w:t>
      </w:r>
      <w:del w:id="880" w:author="emmanuel blezes" w:date="2026-05-23T12:53:00Z" w16du:dateUtc="2026-05-23T10:53:00Z">
        <w:r w:rsidRPr="00417D86" w:rsidDel="00D50960">
          <w:rPr>
            <w:highlight w:val="green"/>
            <w:rPrChange w:id="881" w:author="emmanuel blezes" w:date="2026-05-23T18:00:00Z" w16du:dateUtc="2026-05-23T16:00:00Z">
              <w:rPr/>
            </w:rPrChange>
          </w:rPr>
          <w:delText>tenir dans la durée.</w:delText>
        </w:r>
      </w:del>
      <w:ins w:id="882" w:author="emmanuel blezes" w:date="2026-05-23T12:53:00Z" w16du:dateUtc="2026-05-23T10:53:00Z">
        <w:r w:rsidRPr="00417D86">
          <w:rPr>
            <w:highlight w:val="green"/>
          </w:rPr>
          <w:t>rester propriétaire de lui-même.</w:t>
        </w:r>
      </w:ins>
    </w:p>
    <w:p w14:paraId="42A9CD03" w14:textId="77777777" w:rsidR="00B437D0" w:rsidRPr="00417D86" w:rsidDel="009F1351" w:rsidRDefault="00000000">
      <w:pPr>
        <w:pStyle w:val="BodyText"/>
        <w:rPr>
          <w:del w:id="883" w:author="emmanuel blezes" w:date="2026-05-18T22:10:00Z" w16du:dateUtc="2026-05-18T20:10:00Z"/>
          <w:highlight w:val="green"/>
          <w:rPrChange w:id="884" w:author="emmanuel blezes" w:date="2026-05-23T18:00:00Z" w16du:dateUtc="2026-05-23T16:00:00Z">
            <w:rPr>
              <w:del w:id="885" w:author="emmanuel blezes" w:date="2026-05-18T22:10:00Z" w16du:dateUtc="2026-05-18T20:10:00Z"/>
            </w:rPr>
          </w:rPrChange>
        </w:rPr>
      </w:pPr>
      <w:r w:rsidRPr="00417D86">
        <w:rPr>
          <w:highlight w:val="green"/>
          <w:rPrChange w:id="886" w:author="emmanuel blezes" w:date="2026-05-23T18:00:00Z" w16du:dateUtc="2026-05-23T16:00:00Z">
            <w:rPr/>
          </w:rPrChange>
        </w:rPr>
        <w:t xml:space="preserve">Pendant trente ans, la France s’est protégée derrière un récit : la capitalisation serait inégalitaire, risquée, étrangère à notre culture de la solidarité, contraire </w:t>
      </w:r>
      <w:ins w:id="887" w:author="emmanuel blezes" w:date="2026-05-23T12:55:00Z" w16du:dateUtc="2026-05-23T10:55:00Z">
        <w:r w:rsidR="0041060F" w:rsidRPr="00417D86">
          <w:rPr>
            <w:highlight w:val="green"/>
          </w:rPr>
          <w:t xml:space="preserve">à l’esprit </w:t>
        </w:r>
      </w:ins>
      <w:del w:id="888" w:author="emmanuel blezes" w:date="2026-05-23T12:55:00Z" w16du:dateUtc="2026-05-23T10:55:00Z">
        <w:r w:rsidRPr="00417D86" w:rsidDel="0041060F">
          <w:rPr>
            <w:highlight w:val="green"/>
            <w:rPrChange w:id="889" w:author="emmanuel blezes" w:date="2026-05-23T18:00:00Z" w16du:dateUtc="2026-05-23T16:00:00Z">
              <w:rPr/>
            </w:rPrChange>
          </w:rPr>
          <w:delText xml:space="preserve">aux principes </w:delText>
        </w:r>
      </w:del>
      <w:r w:rsidRPr="00417D86">
        <w:rPr>
          <w:highlight w:val="green"/>
          <w:rPrChange w:id="890" w:author="emmanuel blezes" w:date="2026-05-23T18:00:00Z" w16du:dateUtc="2026-05-23T16:00:00Z">
            <w:rPr/>
          </w:rPrChange>
        </w:rPr>
        <w:t xml:space="preserve">de 1945. Ce récit a tenu jusqu’aujourd’hui. Il est en train de se fissurer, parce que les conséquences concrètes du choix français deviennent, année après année, trop coûteuses pour être ignorées. </w:t>
      </w:r>
      <w:del w:id="891" w:author="emmanuel blezes" w:date="2026-05-18T22:10:00Z" w16du:dateUtc="2026-05-18T20:10:00Z">
        <w:r w:rsidRPr="00417D86" w:rsidDel="009F1351">
          <w:rPr>
            <w:highlight w:val="green"/>
            <w:rPrChange w:id="892" w:author="emmanuel blezes" w:date="2026-05-23T18:00:00Z" w16du:dateUtc="2026-05-23T16:00:00Z">
              <w:rPr/>
            </w:rPrChange>
          </w:rPr>
          <w:delText>Pas dans cinquante ans : maintenant. Pendant que nous lisons ces lignes.</w:delText>
        </w:r>
      </w:del>
      <w:ins w:id="893" w:author="emmanuel blezes" w:date="2026-05-18T22:10:00Z" w16du:dateUtc="2026-05-18T20:10:00Z">
        <w:r w:rsidR="009F1351" w:rsidRPr="00417D86">
          <w:rPr>
            <w:highlight w:val="green"/>
            <w:rPrChange w:id="894" w:author="emmanuel blezes" w:date="2026-05-23T18:00:00Z" w16du:dateUtc="2026-05-23T16:00:00Z">
              <w:rPr/>
            </w:rPrChange>
          </w:rPr>
          <w:t>Il est désormais temps d’avancer.</w:t>
        </w:r>
      </w:ins>
    </w:p>
    <w:p w14:paraId="072AC1D0" w14:textId="77777777" w:rsidR="00B437D0" w:rsidRPr="00417D86" w:rsidDel="009D3976" w:rsidRDefault="002C7085">
      <w:pPr>
        <w:pStyle w:val="BodyText"/>
        <w:rPr>
          <w:del w:id="895" w:author="emmanuel blezes" w:date="2026-05-23T12:56:00Z" w16du:dateUtc="2026-05-23T10:56:00Z"/>
          <w:highlight w:val="green"/>
          <w:rPrChange w:id="896" w:author="emmanuel blezes" w:date="2026-05-23T18:00:00Z" w16du:dateUtc="2026-05-23T16:00:00Z">
            <w:rPr>
              <w:del w:id="897" w:author="emmanuel blezes" w:date="2026-05-23T12:56:00Z" w16du:dateUtc="2026-05-23T10:56:00Z"/>
            </w:rPr>
          </w:rPrChange>
        </w:rPr>
        <w:pPrChange w:id="898" w:author="emmanuel blezes" w:date="2026-05-18T22:10:00Z" w16du:dateUtc="2026-05-18T20:10:00Z">
          <w:pPr/>
        </w:pPrChange>
      </w:pPr>
      <w:del w:id="899" w:author="emmanuel blezes" w:date="2026-05-18T22:10:00Z" w16du:dateUtc="2026-05-18T20:10:00Z">
        <w:r>
          <w:rPr>
            <w:noProof/>
          </w:rPr>
          <w:pict w14:anchorId="4A082F22">
            <v:rect id="_x0000_i1038" alt="" style="width:451.3pt;height:.05pt;mso-width-percent:0;mso-height-percent:0;mso-width-percent:0;mso-height-percent:0" o:hralign="center" o:hrstd="t" o:hr="t"/>
          </w:pict>
        </w:r>
      </w:del>
    </w:p>
    <w:p w14:paraId="0E59F440" w14:textId="77777777" w:rsidR="00B437D0" w:rsidRPr="00417D86" w:rsidDel="007620E4" w:rsidRDefault="00000000">
      <w:pPr>
        <w:pStyle w:val="FirstParagraph"/>
        <w:rPr>
          <w:del w:id="900" w:author="emmanuel blezes" w:date="2026-05-18T22:19:00Z" w16du:dateUtc="2026-05-18T20:19:00Z"/>
          <w:highlight w:val="green"/>
          <w:rPrChange w:id="901" w:author="emmanuel blezes" w:date="2026-05-23T18:00:00Z" w16du:dateUtc="2026-05-23T16:00:00Z">
            <w:rPr>
              <w:del w:id="902" w:author="emmanuel blezes" w:date="2026-05-18T22:19:00Z" w16du:dateUtc="2026-05-18T20:19:00Z"/>
            </w:rPr>
          </w:rPrChange>
        </w:rPr>
      </w:pPr>
      <w:del w:id="903" w:author="emmanuel blezes" w:date="2026-05-23T12:56:00Z" w16du:dateUtc="2026-05-23T10:56:00Z">
        <w:r w:rsidRPr="00417D86" w:rsidDel="009D3976">
          <w:rPr>
            <w:highlight w:val="green"/>
            <w:rPrChange w:id="904" w:author="emmanuel blezes" w:date="2026-05-23T18:00:00Z" w16du:dateUtc="2026-05-23T16:00:00Z">
              <w:rPr/>
            </w:rPrChange>
          </w:rPr>
          <w:delText xml:space="preserve">Ce livre n’est pas un manuel d’épargne personnelle. Il n’est pas un guide pour optimiser son Plan d’épargne retraite. Il n’est pas non plus un pamphlet libéral réclamant le démantèlement de la Sécurité sociale. La capitalisation, dans tous les pays qui l’ont adoptée, vient en complément de la répartition </w:delText>
        </w:r>
      </w:del>
      <w:del w:id="905" w:author="emmanuel blezes" w:date="2026-05-18T20:04:00Z" w16du:dateUtc="2026-05-18T18:04:00Z">
        <w:r w:rsidRPr="00417D86" w:rsidDel="00146C66">
          <w:rPr>
            <w:highlight w:val="green"/>
            <w:rPrChange w:id="906" w:author="emmanuel blezes" w:date="2026-05-23T18:00:00Z" w16du:dateUtc="2026-05-23T16:00:00Z">
              <w:rPr/>
            </w:rPrChange>
          </w:rPr>
          <w:delText>—</w:delText>
        </w:r>
      </w:del>
      <w:del w:id="907" w:author="emmanuel blezes" w:date="2026-05-23T12:56:00Z" w16du:dateUtc="2026-05-23T10:56:00Z">
        <w:r w:rsidRPr="00417D86" w:rsidDel="009D3976">
          <w:rPr>
            <w:highlight w:val="green"/>
            <w:rPrChange w:id="908" w:author="emmanuel blezes" w:date="2026-05-23T18:00:00Z" w16du:dateUtc="2026-05-23T16:00:00Z">
              <w:rPr/>
            </w:rPrChange>
          </w:rPr>
          <w:delText xml:space="preserve"> pas à sa place. Le débat français, lui, oppose à tort deux modèles présentés comme antagonistes. Ce sont en réalité deux piliers d’un même édifice.</w:delText>
        </w:r>
      </w:del>
    </w:p>
    <w:p w14:paraId="2BFBEAC2" w14:textId="77777777" w:rsidR="00B437D0" w:rsidRPr="00417D86" w:rsidDel="007620E4" w:rsidRDefault="00000000">
      <w:pPr>
        <w:pStyle w:val="BodyText"/>
        <w:rPr>
          <w:del w:id="909" w:author="emmanuel blezes" w:date="2026-05-18T22:19:00Z" w16du:dateUtc="2026-05-18T20:19:00Z"/>
          <w:highlight w:val="green"/>
          <w:rPrChange w:id="910" w:author="emmanuel blezes" w:date="2026-05-23T18:00:00Z" w16du:dateUtc="2026-05-23T16:00:00Z">
            <w:rPr>
              <w:del w:id="911" w:author="emmanuel blezes" w:date="2026-05-18T22:19:00Z" w16du:dateUtc="2026-05-18T20:19:00Z"/>
            </w:rPr>
          </w:rPrChange>
        </w:rPr>
      </w:pPr>
      <w:del w:id="912" w:author="emmanuel blezes" w:date="2026-05-18T22:19:00Z" w16du:dateUtc="2026-05-18T20:19:00Z">
        <w:r w:rsidRPr="00417D86" w:rsidDel="007620E4">
          <w:rPr>
            <w:highlight w:val="green"/>
            <w:rPrChange w:id="913" w:author="emmanuel blezes" w:date="2026-05-23T18:00:00Z" w16du:dateUtc="2026-05-23T16:00:00Z">
              <w:rPr/>
            </w:rPrChange>
          </w:rPr>
          <w:delText>Ce qui suit est un plaidoyer documenté. Il fait trois choses</w:delText>
        </w:r>
      </w:del>
      <w:del w:id="914" w:author="emmanuel blezes" w:date="2026-05-18T22:11:00Z" w16du:dateUtc="2026-05-18T20:11:00Z">
        <w:r w:rsidRPr="00417D86" w:rsidDel="009F1351">
          <w:rPr>
            <w:highlight w:val="green"/>
            <w:rPrChange w:id="915" w:author="emmanuel blezes" w:date="2026-05-23T18:00:00Z" w16du:dateUtc="2026-05-23T16:00:00Z">
              <w:rPr/>
            </w:rPrChange>
          </w:rPr>
          <w:delText>, et trois seulement.</w:delText>
        </w:r>
      </w:del>
    </w:p>
    <w:p w14:paraId="7A69CE18" w14:textId="77777777" w:rsidR="00B437D0" w:rsidRPr="00417D86" w:rsidDel="007620E4" w:rsidRDefault="00000000">
      <w:pPr>
        <w:pStyle w:val="BodyText"/>
        <w:rPr>
          <w:del w:id="916" w:author="emmanuel blezes" w:date="2026-05-18T22:19:00Z" w16du:dateUtc="2026-05-18T20:19:00Z"/>
          <w:highlight w:val="green"/>
          <w:rPrChange w:id="917" w:author="emmanuel blezes" w:date="2026-05-23T18:00:00Z" w16du:dateUtc="2026-05-23T16:00:00Z">
            <w:rPr>
              <w:del w:id="918" w:author="emmanuel blezes" w:date="2026-05-18T22:19:00Z" w16du:dateUtc="2026-05-18T20:19:00Z"/>
            </w:rPr>
          </w:rPrChange>
        </w:rPr>
      </w:pPr>
      <w:del w:id="919" w:author="emmanuel blezes" w:date="2026-05-18T22:19:00Z" w16du:dateUtc="2026-05-18T20:19:00Z">
        <w:r w:rsidRPr="00417D86" w:rsidDel="007620E4">
          <w:rPr>
            <w:b/>
            <w:bCs/>
            <w:highlight w:val="green"/>
            <w:u w:val="single"/>
            <w:rPrChange w:id="920" w:author="emmanuel blezes" w:date="2026-05-23T18:00:00Z" w16du:dateUtc="2026-05-23T16:00:00Z">
              <w:rPr/>
            </w:rPrChange>
          </w:rPr>
          <w:delText>Il décrit</w:delText>
        </w:r>
        <w:r w:rsidRPr="00417D86" w:rsidDel="007620E4">
          <w:rPr>
            <w:highlight w:val="green"/>
            <w:rPrChange w:id="921" w:author="emmanuel blezes" w:date="2026-05-23T18:00:00Z" w16du:dateUtc="2026-05-23T16:00:00Z">
              <w:rPr/>
            </w:rPrChange>
          </w:rPr>
          <w:delText xml:space="preserve">. Il pose les chiffres, les compare, les date, les source. Il montre où en est la France, où en sont les autres, et pourquoi l’écart s’est creusé. Banque de France, INSEE, Conseil d’orientation des retraites, Cour des comptes, OCDE, Drees, France Stratégie ; rapports annuels des fonds étrangers eux-mêmes ; études des principaux </w:delText>
        </w:r>
        <w:r w:rsidRPr="00417D86" w:rsidDel="007620E4">
          <w:rPr>
            <w:i/>
            <w:iCs/>
            <w:highlight w:val="green"/>
            <w:rPrChange w:id="922" w:author="emmanuel blezes" w:date="2026-05-23T18:00:00Z" w16du:dateUtc="2026-05-23T16:00:00Z">
              <w:rPr>
                <w:i/>
                <w:iCs/>
              </w:rPr>
            </w:rPrChange>
          </w:rPr>
          <w:delText>think tanks</w:delText>
        </w:r>
        <w:r w:rsidRPr="00417D86" w:rsidDel="007620E4">
          <w:rPr>
            <w:highlight w:val="green"/>
            <w:rPrChange w:id="923" w:author="emmanuel blezes" w:date="2026-05-23T18:00:00Z" w16du:dateUtc="2026-05-23T16:00:00Z">
              <w:rPr/>
            </w:rPrChange>
          </w:rPr>
          <w:delText xml:space="preserve"> français. Toutes les sources sont indiquées en note de bas de page, toutes les affirmations sont vérifiables.</w:delText>
        </w:r>
      </w:del>
    </w:p>
    <w:p w14:paraId="481462B5" w14:textId="77777777" w:rsidR="00B437D0" w:rsidRPr="00417D86" w:rsidDel="007620E4" w:rsidRDefault="00000000">
      <w:pPr>
        <w:pStyle w:val="BodyText"/>
        <w:rPr>
          <w:del w:id="924" w:author="emmanuel blezes" w:date="2026-05-18T22:19:00Z" w16du:dateUtc="2026-05-18T20:19:00Z"/>
          <w:highlight w:val="green"/>
          <w:rPrChange w:id="925" w:author="emmanuel blezes" w:date="2026-05-23T18:00:00Z" w16du:dateUtc="2026-05-23T16:00:00Z">
            <w:rPr>
              <w:del w:id="926" w:author="emmanuel blezes" w:date="2026-05-18T22:19:00Z" w16du:dateUtc="2026-05-18T20:19:00Z"/>
            </w:rPr>
          </w:rPrChange>
        </w:rPr>
      </w:pPr>
      <w:del w:id="927" w:author="emmanuel blezes" w:date="2026-05-18T22:19:00Z" w16du:dateUtc="2026-05-18T20:19:00Z">
        <w:r w:rsidRPr="00417D86" w:rsidDel="007620E4">
          <w:rPr>
            <w:b/>
            <w:bCs/>
            <w:highlight w:val="green"/>
            <w:u w:val="single"/>
            <w:rPrChange w:id="928" w:author="emmanuel blezes" w:date="2026-05-23T18:00:00Z" w16du:dateUtc="2026-05-23T16:00:00Z">
              <w:rPr/>
            </w:rPrChange>
          </w:rPr>
          <w:delText>Il démontre</w:delText>
        </w:r>
        <w:r w:rsidRPr="00417D86" w:rsidDel="007620E4">
          <w:rPr>
            <w:highlight w:val="green"/>
            <w:rPrChange w:id="929" w:author="emmanuel blezes" w:date="2026-05-23T18:00:00Z" w16du:dateUtc="2026-05-23T16:00:00Z">
              <w:rPr/>
            </w:rPrChange>
          </w:rPr>
          <w:delText xml:space="preserve">. Il établit le lien entre l’absence de fonds de pension et un certain nombre de pathologies françaises devenues familières : la fuite des dividendes, l’atrophie d’Euronext Paris, l’expatriation des startups, l’étranglement des PME, l’écart de pension avec nos voisins, la fragilité mathématique du système par répartition, l’inégalité grandissante entre générations. Et surtout </w:delText>
        </w:r>
      </w:del>
      <w:del w:id="930" w:author="emmanuel blezes" w:date="2026-05-18T20:04:00Z" w16du:dateUtc="2026-05-18T18:04:00Z">
        <w:r w:rsidRPr="00417D86" w:rsidDel="00146C66">
          <w:rPr>
            <w:highlight w:val="green"/>
            <w:rPrChange w:id="931" w:author="emmanuel blezes" w:date="2026-05-23T18:00:00Z" w16du:dateUtc="2026-05-23T16:00:00Z">
              <w:rPr/>
            </w:rPrChange>
          </w:rPr>
          <w:delText>—</w:delText>
        </w:r>
      </w:del>
      <w:del w:id="932" w:author="emmanuel blezes" w:date="2026-05-18T22:19:00Z" w16du:dateUtc="2026-05-18T20:19:00Z">
        <w:r w:rsidRPr="00417D86" w:rsidDel="007620E4">
          <w:rPr>
            <w:highlight w:val="green"/>
            <w:rPrChange w:id="933" w:author="emmanuel blezes" w:date="2026-05-23T18:00:00Z" w16du:dateUtc="2026-05-23T16:00:00Z">
              <w:rPr/>
            </w:rPrChange>
          </w:rPr>
          <w:delText xml:space="preserve"> c’est le cœur du livre </w:delText>
        </w:r>
      </w:del>
      <w:del w:id="934" w:author="emmanuel blezes" w:date="2026-05-18T20:04:00Z" w16du:dateUtc="2026-05-18T18:04:00Z">
        <w:r w:rsidRPr="00417D86" w:rsidDel="00146C66">
          <w:rPr>
            <w:highlight w:val="green"/>
            <w:rPrChange w:id="935" w:author="emmanuel blezes" w:date="2026-05-23T18:00:00Z" w16du:dateUtc="2026-05-23T16:00:00Z">
              <w:rPr/>
            </w:rPrChange>
          </w:rPr>
          <w:delText>—</w:delText>
        </w:r>
      </w:del>
      <w:del w:id="936" w:author="emmanuel blezes" w:date="2026-05-18T22:19:00Z" w16du:dateUtc="2026-05-18T20:19:00Z">
        <w:r w:rsidRPr="00417D86" w:rsidDel="007620E4">
          <w:rPr>
            <w:highlight w:val="green"/>
            <w:rPrChange w:id="937" w:author="emmanuel blezes" w:date="2026-05-23T18:00:00Z" w16du:dateUtc="2026-05-23T16:00:00Z">
              <w:rPr/>
            </w:rPrChange>
          </w:rPr>
          <w:delText xml:space="preserve"> la perte de souveraineté économique sur nos propres entreprises, dans une fenêtre de transmissions massives qui se referme dans les dix prochaines années.</w:delText>
        </w:r>
      </w:del>
    </w:p>
    <w:p w14:paraId="511B9A7C" w14:textId="77777777" w:rsidR="00B437D0" w:rsidRPr="00417D86" w:rsidDel="007620E4" w:rsidRDefault="00000000">
      <w:pPr>
        <w:pStyle w:val="BodyText"/>
        <w:rPr>
          <w:del w:id="938" w:author="emmanuel blezes" w:date="2026-05-18T22:19:00Z" w16du:dateUtc="2026-05-18T20:19:00Z"/>
          <w:highlight w:val="green"/>
          <w:rPrChange w:id="939" w:author="emmanuel blezes" w:date="2026-05-23T18:00:00Z" w16du:dateUtc="2026-05-23T16:00:00Z">
            <w:rPr>
              <w:del w:id="940" w:author="emmanuel blezes" w:date="2026-05-18T22:19:00Z" w16du:dateUtc="2026-05-18T20:19:00Z"/>
            </w:rPr>
          </w:rPrChange>
        </w:rPr>
      </w:pPr>
      <w:del w:id="941" w:author="emmanuel blezes" w:date="2026-05-18T22:19:00Z" w16du:dateUtc="2026-05-18T20:19:00Z">
        <w:r w:rsidRPr="00417D86" w:rsidDel="007620E4">
          <w:rPr>
            <w:highlight w:val="green"/>
            <w:rPrChange w:id="942" w:author="emmanuel blezes" w:date="2026-05-23T18:00:00Z" w16du:dateUtc="2026-05-23T16:00:00Z">
              <w:rPr/>
            </w:rPrChange>
          </w:rPr>
          <w:delText>Il propose. Il décrit, en s’inspirant de ce que d’autres pays ont déjà fait, une feuille de route concrète, chiffrée, étalée sur trente ans. Pas un rêve idéologique : un plan opérationnel, avec ses phases, ses options juridiques, ses arbitrages financiers, ses verrous politiques. Inspiré directement de l’expérience australienne (1992-2025), suédoise (1998-2014) et britannique (2012-2024), et adapté aux particularités françaises</w:delText>
        </w:r>
        <w:r w:rsidRPr="00417D86" w:rsidDel="007620E4">
          <w:rPr>
            <w:rStyle w:val="FootnoteReference"/>
            <w:highlight w:val="green"/>
            <w:rPrChange w:id="943" w:author="emmanuel blezes" w:date="2026-05-23T18:00:00Z" w16du:dateUtc="2026-05-23T16:00:00Z">
              <w:rPr>
                <w:rStyle w:val="FootnoteReference"/>
              </w:rPr>
            </w:rPrChange>
          </w:rPr>
          <w:footnoteReference w:id="11"/>
        </w:r>
        <w:r w:rsidRPr="00417D86" w:rsidDel="007620E4">
          <w:rPr>
            <w:highlight w:val="green"/>
            <w:rPrChange w:id="961" w:author="emmanuel blezes" w:date="2026-05-23T18:00:00Z" w16du:dateUtc="2026-05-23T16:00:00Z">
              <w:rPr/>
            </w:rPrChange>
          </w:rPr>
          <w:delText>.</w:delText>
        </w:r>
      </w:del>
    </w:p>
    <w:p w14:paraId="2B0273FF" w14:textId="77777777" w:rsidR="00B437D0" w:rsidRPr="00417D86" w:rsidRDefault="002C7085">
      <w:pPr>
        <w:pStyle w:val="BodyText"/>
        <w:rPr>
          <w:highlight w:val="green"/>
          <w:rPrChange w:id="962" w:author="emmanuel blezes" w:date="2026-05-23T18:00:00Z" w16du:dateUtc="2026-05-23T16:00:00Z">
            <w:rPr/>
          </w:rPrChange>
        </w:rPr>
        <w:pPrChange w:id="963" w:author="emmanuel blezes" w:date="2026-05-23T12:56:00Z" w16du:dateUtc="2026-05-23T10:56:00Z">
          <w:pPr/>
        </w:pPrChange>
      </w:pPr>
      <w:del w:id="964" w:author="emmanuel blezes" w:date="2026-05-18T22:19:00Z" w16du:dateUtc="2026-05-18T20:19:00Z">
        <w:r>
          <w:rPr>
            <w:noProof/>
          </w:rPr>
          <w:pict w14:anchorId="0352B784">
            <v:rect id="_x0000_i1037" alt="" style="width:451.3pt;height:.05pt;mso-width-percent:0;mso-height-percent:0;mso-width-percent:0;mso-height-percent:0" o:hralign="center" o:hrstd="t" o:hr="t"/>
          </w:pict>
        </w:r>
      </w:del>
    </w:p>
    <w:p w14:paraId="1828B529" w14:textId="77777777" w:rsidR="00B437D0" w:rsidRPr="00417D86" w:rsidDel="007620E4" w:rsidRDefault="00000000">
      <w:pPr>
        <w:pStyle w:val="FirstParagraph"/>
        <w:rPr>
          <w:del w:id="965" w:author="emmanuel blezes" w:date="2026-05-18T22:19:00Z" w16du:dateUtc="2026-05-18T20:19:00Z"/>
          <w:highlight w:val="green"/>
          <w:rPrChange w:id="966" w:author="emmanuel blezes" w:date="2026-05-23T18:00:00Z" w16du:dateUtc="2026-05-23T16:00:00Z">
            <w:rPr>
              <w:del w:id="967" w:author="emmanuel blezes" w:date="2026-05-18T22:19:00Z" w16du:dateUtc="2026-05-18T20:19:00Z"/>
            </w:rPr>
          </w:rPrChange>
        </w:rPr>
      </w:pPr>
      <w:del w:id="968" w:author="emmanuel blezes" w:date="2026-05-18T22:19:00Z" w16du:dateUtc="2026-05-18T20:19:00Z">
        <w:r w:rsidRPr="00417D86" w:rsidDel="007620E4">
          <w:rPr>
            <w:highlight w:val="green"/>
            <w:rPrChange w:id="969" w:author="emmanuel blezes" w:date="2026-05-23T18:00:00Z" w16du:dateUtc="2026-05-23T16:00:00Z">
              <w:rPr/>
            </w:rPrChange>
          </w:rPr>
          <w:delText xml:space="preserve">Une dernière chose. Ce livre est écrit dans une période </w:delText>
        </w:r>
      </w:del>
      <w:del w:id="970" w:author="emmanuel blezes" w:date="2026-05-18T20:04:00Z" w16du:dateUtc="2026-05-18T18:04:00Z">
        <w:r w:rsidRPr="00417D86" w:rsidDel="00146C66">
          <w:rPr>
            <w:highlight w:val="green"/>
            <w:rPrChange w:id="971" w:author="emmanuel blezes" w:date="2026-05-23T18:00:00Z" w16du:dateUtc="2026-05-23T16:00:00Z">
              <w:rPr/>
            </w:rPrChange>
          </w:rPr>
          <w:delText>—</w:delText>
        </w:r>
      </w:del>
      <w:del w:id="972" w:author="emmanuel blezes" w:date="2026-05-18T22:19:00Z" w16du:dateUtc="2026-05-18T20:19:00Z">
        <w:r w:rsidRPr="00417D86" w:rsidDel="007620E4">
          <w:rPr>
            <w:highlight w:val="green"/>
            <w:rPrChange w:id="973" w:author="emmanuel blezes" w:date="2026-05-23T18:00:00Z" w16du:dateUtc="2026-05-23T16:00:00Z">
              <w:rPr/>
            </w:rPrChange>
          </w:rPr>
          <w:delText xml:space="preserve"> celle qui précède l’élection présidentielle de 2027 </w:delText>
        </w:r>
      </w:del>
      <w:del w:id="974" w:author="emmanuel blezes" w:date="2026-05-18T20:04:00Z" w16du:dateUtc="2026-05-18T18:04:00Z">
        <w:r w:rsidRPr="00417D86" w:rsidDel="00146C66">
          <w:rPr>
            <w:highlight w:val="green"/>
            <w:rPrChange w:id="975" w:author="emmanuel blezes" w:date="2026-05-23T18:00:00Z" w16du:dateUtc="2026-05-23T16:00:00Z">
              <w:rPr/>
            </w:rPrChange>
          </w:rPr>
          <w:delText>—</w:delText>
        </w:r>
      </w:del>
      <w:del w:id="976" w:author="emmanuel blezes" w:date="2026-05-18T22:19:00Z" w16du:dateUtc="2026-05-18T20:19:00Z">
        <w:r w:rsidRPr="00417D86" w:rsidDel="007620E4">
          <w:rPr>
            <w:highlight w:val="green"/>
            <w:rPrChange w:id="977" w:author="emmanuel blezes" w:date="2026-05-23T18:00:00Z" w16du:dateUtc="2026-05-23T16:00:00Z">
              <w:rPr/>
            </w:rPrChange>
          </w:rPr>
          <w:delText xml:space="preserve"> où le sujet des retraites et du financement de l’économie française va revenir au centre du débat. Il est conçu pour servir d’outil aux journalistes, aux décideurs, aux militants associatifs, aux chefs d’entreprise, aux syndicalistes, aux parlementaires qui voudront, à un moment, sortir des incantations idéologiques pour regarder les chiffres.</w:delText>
        </w:r>
      </w:del>
    </w:p>
    <w:p w14:paraId="6CBAB039" w14:textId="77777777" w:rsidR="00B437D0" w:rsidRPr="00417D86" w:rsidDel="00C157E1" w:rsidRDefault="00000000">
      <w:pPr>
        <w:pStyle w:val="BodyText"/>
        <w:rPr>
          <w:del w:id="978" w:author="emmanuel blezes" w:date="2026-05-23T12:56:00Z" w16du:dateUtc="2026-05-23T10:56:00Z"/>
          <w:highlight w:val="green"/>
          <w:rPrChange w:id="979" w:author="emmanuel blezes" w:date="2026-05-23T18:00:00Z" w16du:dateUtc="2026-05-23T16:00:00Z">
            <w:rPr>
              <w:del w:id="980" w:author="emmanuel blezes" w:date="2026-05-23T12:56:00Z" w16du:dateUtc="2026-05-23T10:56:00Z"/>
            </w:rPr>
          </w:rPrChange>
        </w:rPr>
      </w:pPr>
      <w:r w:rsidRPr="00417D86">
        <w:rPr>
          <w:highlight w:val="green"/>
          <w:rPrChange w:id="981" w:author="emmanuel blezes" w:date="2026-05-23T18:00:00Z" w16du:dateUtc="2026-05-23T16:00:00Z">
            <w:rPr/>
          </w:rPrChange>
        </w:rPr>
        <w:t xml:space="preserve">Que la France se dote, ou non, de fonds de pension </w:t>
      </w:r>
      <w:del w:id="982" w:author="emmanuel blezes" w:date="2026-05-18T22:20:00Z" w16du:dateUtc="2026-05-18T20:20:00Z">
        <w:r w:rsidRPr="00417D86" w:rsidDel="007620E4">
          <w:rPr>
            <w:highlight w:val="green"/>
            <w:rPrChange w:id="983" w:author="emmanuel blezes" w:date="2026-05-23T18:00:00Z" w16du:dateUtc="2026-05-23T16:00:00Z">
              <w:rPr/>
            </w:rPrChange>
          </w:rPr>
          <w:delText>ne dépend ni d’une fatalité économique ni d’une logique de marché. C’est</w:delText>
        </w:r>
      </w:del>
      <w:ins w:id="984" w:author="emmanuel blezes" w:date="2026-05-18T22:20:00Z" w16du:dateUtc="2026-05-18T20:20:00Z">
        <w:r w:rsidR="007620E4" w:rsidRPr="00417D86">
          <w:rPr>
            <w:highlight w:val="green"/>
            <w:rPrChange w:id="985" w:author="emmanuel blezes" w:date="2026-05-23T18:00:00Z" w16du:dateUtc="2026-05-23T16:00:00Z">
              <w:rPr/>
            </w:rPrChange>
          </w:rPr>
          <w:t>sera, in fine,</w:t>
        </w:r>
      </w:ins>
      <w:r w:rsidRPr="00417D86">
        <w:rPr>
          <w:highlight w:val="green"/>
          <w:rPrChange w:id="986" w:author="emmanuel blezes" w:date="2026-05-23T18:00:00Z" w16du:dateUtc="2026-05-23T16:00:00Z">
            <w:rPr/>
          </w:rPrChange>
        </w:rPr>
        <w:t xml:space="preserve"> un choix politique. Et comme tout choix politique, il commence par un débat </w:t>
      </w:r>
      <w:del w:id="987" w:author="emmanuel blezes" w:date="2026-05-18T20:04:00Z" w16du:dateUtc="2026-05-18T18:04:00Z">
        <w:r w:rsidRPr="00417D86" w:rsidDel="00146C66">
          <w:rPr>
            <w:highlight w:val="green"/>
            <w:rPrChange w:id="988" w:author="emmanuel blezes" w:date="2026-05-23T18:00:00Z" w16du:dateUtc="2026-05-23T16:00:00Z">
              <w:rPr/>
            </w:rPrChange>
          </w:rPr>
          <w:delText>—</w:delText>
        </w:r>
      </w:del>
      <w:ins w:id="989" w:author="emmanuel blezes" w:date="2026-05-18T20:04:00Z" w16du:dateUtc="2026-05-18T18:04:00Z">
        <w:r w:rsidR="00146C66" w:rsidRPr="00417D86">
          <w:rPr>
            <w:highlight w:val="green"/>
            <w:rPrChange w:id="990" w:author="emmanuel blezes" w:date="2026-05-23T18:00:00Z" w16du:dateUtc="2026-05-23T16:00:00Z">
              <w:rPr/>
            </w:rPrChange>
          </w:rPr>
          <w:t>-</w:t>
        </w:r>
      </w:ins>
      <w:r w:rsidRPr="00417D86">
        <w:rPr>
          <w:highlight w:val="green"/>
          <w:rPrChange w:id="991" w:author="emmanuel blezes" w:date="2026-05-23T18:00:00Z" w16du:dateUtc="2026-05-23T16:00:00Z">
            <w:rPr/>
          </w:rPrChange>
        </w:rPr>
        <w:t xml:space="preserve"> qui suppose, d’abord, un diagnostic partagé.</w:t>
      </w:r>
    </w:p>
    <w:p w14:paraId="51075BBD" w14:textId="77777777" w:rsidR="007620E4" w:rsidRPr="00417D86" w:rsidRDefault="007620E4">
      <w:pPr>
        <w:pStyle w:val="BodyText"/>
        <w:rPr>
          <w:ins w:id="992" w:author="emmanuel blezes" w:date="2026-05-18T22:20:00Z" w16du:dateUtc="2026-05-18T20:20:00Z"/>
          <w:rFonts w:eastAsiaTheme="majorEastAsia"/>
          <w:highlight w:val="green"/>
          <w:rPrChange w:id="993" w:author="emmanuel blezes" w:date="2026-05-23T18:00:00Z" w16du:dateUtc="2026-05-23T16:00:00Z">
            <w:rPr>
              <w:ins w:id="994" w:author="emmanuel blezes" w:date="2026-05-18T22:20:00Z" w16du:dateUtc="2026-05-18T20:20:00Z"/>
              <w:rFonts w:eastAsiaTheme="majorEastAsia"/>
            </w:rPr>
          </w:rPrChange>
        </w:rPr>
        <w:pPrChange w:id="995" w:author="emmanuel blezes" w:date="2026-05-23T12:56:00Z" w16du:dateUtc="2026-05-23T10:56:00Z">
          <w:pPr/>
        </w:pPrChange>
      </w:pPr>
    </w:p>
    <w:p w14:paraId="22574431" w14:textId="77777777" w:rsidR="00C72B94" w:rsidRDefault="00C72B94">
      <w:pPr>
        <w:rPr>
          <w:ins w:id="996" w:author="emmanuel blezes" w:date="2026-05-24T12:01:00Z" w16du:dateUtc="2026-05-24T10:01:00Z"/>
          <w:rFonts w:asciiTheme="majorHAnsi" w:eastAsiaTheme="majorEastAsia" w:hAnsiTheme="majorHAnsi" w:cstheme="majorBidi"/>
          <w:color w:val="0F4761" w:themeColor="accent1" w:themeShade="BF"/>
          <w:sz w:val="40"/>
          <w:szCs w:val="40"/>
          <w:highlight w:val="green"/>
        </w:rPr>
      </w:pPr>
      <w:ins w:id="997" w:author="emmanuel blezes" w:date="2026-05-24T12:01:00Z" w16du:dateUtc="2026-05-24T10:01:00Z">
        <w:r>
          <w:rPr>
            <w:highlight w:val="green"/>
          </w:rPr>
          <w:br w:type="page"/>
        </w:r>
      </w:ins>
    </w:p>
    <w:p w14:paraId="08DFE02C" w14:textId="77777777" w:rsidR="00B437D0" w:rsidRPr="00417D86" w:rsidDel="007620E4" w:rsidRDefault="00000000">
      <w:pPr>
        <w:pStyle w:val="BodyText"/>
        <w:rPr>
          <w:del w:id="998" w:author="emmanuel blezes" w:date="2026-05-18T22:20:00Z" w16du:dateUtc="2026-05-18T20:20:00Z"/>
          <w:highlight w:val="green"/>
          <w:rPrChange w:id="999" w:author="emmanuel blezes" w:date="2026-05-23T18:00:00Z" w16du:dateUtc="2026-05-23T16:00:00Z">
            <w:rPr>
              <w:del w:id="1000" w:author="emmanuel blezes" w:date="2026-05-18T22:20:00Z" w16du:dateUtc="2026-05-18T20:20:00Z"/>
            </w:rPr>
          </w:rPrChange>
        </w:rPr>
      </w:pPr>
      <w:del w:id="1001" w:author="emmanuel blezes" w:date="2026-05-18T22:20:00Z" w16du:dateUtc="2026-05-18T20:20:00Z">
        <w:r w:rsidRPr="00417D86" w:rsidDel="007620E4">
          <w:rPr>
            <w:highlight w:val="green"/>
            <w:rPrChange w:id="1002" w:author="emmanuel blezes" w:date="2026-05-23T18:00:00Z" w16du:dateUtc="2026-05-23T16:00:00Z">
              <w:rPr/>
            </w:rPrChange>
          </w:rPr>
          <w:lastRenderedPageBreak/>
          <w:delText>C’est ce diagnostic que nous voulons établir. Et la première étape, c’est de sortir du paradoxe. De cesser de vouloir simultanément interdire les fonds de pension et conserver les entreprises qu’ils sont, partout ailleurs, les seuls à savoir vraiment financer dans la durée.</w:delText>
        </w:r>
      </w:del>
    </w:p>
    <w:p w14:paraId="0FA7BFB2" w14:textId="77777777" w:rsidR="00B437D0" w:rsidRPr="00417D86" w:rsidRDefault="00000000">
      <w:pPr>
        <w:pStyle w:val="Heading1"/>
        <w:rPr>
          <w:highlight w:val="green"/>
          <w:rPrChange w:id="1003" w:author="emmanuel blezes" w:date="2026-05-23T18:00:00Z" w16du:dateUtc="2026-05-23T16:00:00Z">
            <w:rPr/>
          </w:rPrChange>
        </w:rPr>
      </w:pPr>
      <w:bookmarkStart w:id="1004" w:name="introduction"/>
      <w:bookmarkStart w:id="1005" w:name="_Toc230888224"/>
      <w:bookmarkEnd w:id="303"/>
      <w:bookmarkEnd w:id="306"/>
      <w:r w:rsidRPr="00417D86">
        <w:rPr>
          <w:highlight w:val="green"/>
          <w:rPrChange w:id="1006" w:author="emmanuel blezes" w:date="2026-05-23T18:00:00Z" w16du:dateUtc="2026-05-23T16:00:00Z">
            <w:rPr/>
          </w:rPrChange>
        </w:rPr>
        <w:t>Introduction</w:t>
      </w:r>
      <w:bookmarkEnd w:id="1005"/>
    </w:p>
    <w:p w14:paraId="3171BC9F" w14:textId="77777777" w:rsidR="00B437D0" w:rsidRPr="00417D86" w:rsidDel="00D2501C" w:rsidRDefault="00000000">
      <w:pPr>
        <w:rPr>
          <w:del w:id="1007" w:author="emmanuel blezes" w:date="2026-05-18T22:35:00Z" w16du:dateUtc="2026-05-18T20:35:00Z"/>
          <w:highlight w:val="green"/>
          <w:rPrChange w:id="1008" w:author="emmanuel blezes" w:date="2026-05-23T18:00:00Z" w16du:dateUtc="2026-05-23T16:00:00Z">
            <w:rPr>
              <w:del w:id="1009" w:author="emmanuel blezes" w:date="2026-05-18T22:35:00Z" w16du:dateUtc="2026-05-18T20:35:00Z"/>
            </w:rPr>
          </w:rPrChange>
        </w:rPr>
        <w:pPrChange w:id="1010" w:author="emmanuel blezes" w:date="2026-05-24T12:01:00Z" w16du:dateUtc="2026-05-24T10:01:00Z">
          <w:pPr>
            <w:pStyle w:val="Heading2"/>
          </w:pPr>
        </w:pPrChange>
      </w:pPr>
      <w:bookmarkStart w:id="1011" w:name="langle-mort"/>
      <w:del w:id="1012" w:author="emmanuel blezes" w:date="2026-05-18T22:35:00Z" w16du:dateUtc="2026-05-18T20:35:00Z">
        <w:r w:rsidRPr="00417D86" w:rsidDel="00D2501C">
          <w:rPr>
            <w:rFonts w:eastAsiaTheme="majorEastAsia"/>
            <w:highlight w:val="green"/>
            <w:rPrChange w:id="1013" w:author="emmanuel blezes" w:date="2026-05-23T18:00:00Z" w16du:dateUtc="2026-05-23T16:00:00Z">
              <w:rPr/>
            </w:rPrChange>
          </w:rPr>
          <w:delText>L’angle mort</w:delText>
        </w:r>
      </w:del>
    </w:p>
    <w:p w14:paraId="735DF900" w14:textId="77777777" w:rsidR="00B437D0" w:rsidRPr="00417D86" w:rsidDel="00615CDE" w:rsidRDefault="00AB3977">
      <w:pPr>
        <w:rPr>
          <w:del w:id="1014" w:author="emmanuel blezes" w:date="2026-05-20T16:35:00Z" w16du:dateUtc="2026-05-20T14:35:00Z"/>
          <w:highlight w:val="green"/>
          <w:rPrChange w:id="1015" w:author="emmanuel blezes" w:date="2026-05-23T18:00:00Z" w16du:dateUtc="2026-05-23T16:00:00Z">
            <w:rPr>
              <w:del w:id="1016" w:author="emmanuel blezes" w:date="2026-05-20T16:35:00Z" w16du:dateUtc="2026-05-20T14:35:00Z"/>
            </w:rPr>
          </w:rPrChange>
        </w:rPr>
        <w:pPrChange w:id="1017" w:author="emmanuel blezes" w:date="2026-05-24T12:01:00Z" w16du:dateUtc="2026-05-24T10:01:00Z">
          <w:pPr>
            <w:pStyle w:val="FirstParagraph"/>
          </w:pPr>
        </w:pPrChange>
      </w:pPr>
      <w:ins w:id="1018" w:author="emmanuel blezes" w:date="2026-05-23T17:41:00Z" w16du:dateUtc="2026-05-23T15:41:00Z">
        <w:r w:rsidRPr="00417D86">
          <w:rPr>
            <w:highlight w:val="green"/>
            <w:rPrChange w:id="1019" w:author="emmanuel blezes" w:date="2026-05-23T18:00:00Z" w16du:dateUtc="2026-05-23T16:00:00Z">
              <w:rPr/>
            </w:rPrChange>
          </w:rPr>
          <w:t>Le Doliprane n'est pas un cas isolé. Le scénario, à quelques nuances près, est presque toujours le même. Une entreprise française stratégique se retrouve à vendre. Aucun acteur français n'a la taille pour reprendre. Un investisseur étranger emporte l'affaire. La France s'indigne — éditoriaux, pétitions, convocation à Bercy. Et puis on passe à autre chose.</w:t>
        </w:r>
      </w:ins>
      <w:del w:id="1020" w:author="emmanuel blezes" w:date="2026-05-23T17:41:00Z" w16du:dateUtc="2026-05-23T15:41:00Z">
        <w:r w:rsidRPr="00417D86" w:rsidDel="00AB3977">
          <w:rPr>
            <w:highlight w:val="green"/>
            <w:rPrChange w:id="1021" w:author="emmanuel blezes" w:date="2026-05-23T18:00:00Z" w16du:dateUtc="2026-05-23T16:00:00Z">
              <w:rPr/>
            </w:rPrChange>
          </w:rPr>
          <w:delText>Le Doliprane n’est pas un cas isolé.</w:delText>
        </w:r>
      </w:del>
      <w:del w:id="1022" w:author="emmanuel blezes" w:date="2026-05-20T16:34:00Z" w16du:dateUtc="2026-05-20T14:34:00Z">
        <w:r w:rsidRPr="00417D86" w:rsidDel="00615CDE">
          <w:rPr>
            <w:highlight w:val="green"/>
            <w:rPrChange w:id="1023" w:author="emmanuel blezes" w:date="2026-05-23T18:00:00Z" w16du:dateUtc="2026-05-23T16:00:00Z">
              <w:rPr/>
            </w:rPrChange>
          </w:rPr>
          <w:delText xml:space="preserve"> C’est le dernier en date d’une longue série, et tout indique que ce ne sera pas le dernier</w:delText>
        </w:r>
      </w:del>
      <w:del w:id="1024" w:author="emmanuel blezes" w:date="2026-05-20T16:35:00Z" w16du:dateUtc="2026-05-20T14:35:00Z">
        <w:r w:rsidRPr="00417D86" w:rsidDel="00615CDE">
          <w:rPr>
            <w:highlight w:val="green"/>
            <w:rPrChange w:id="1025" w:author="emmanuel blezes" w:date="2026-05-23T18:00:00Z" w16du:dateUtc="2026-05-23T16:00:00Z">
              <w:rPr/>
            </w:rPrChange>
          </w:rPr>
          <w:delText>.</w:delText>
        </w:r>
      </w:del>
    </w:p>
    <w:p w14:paraId="77265BA6" w14:textId="77777777" w:rsidR="00B437D0" w:rsidRPr="00417D86" w:rsidDel="00D2501C" w:rsidRDefault="00000000">
      <w:pPr>
        <w:rPr>
          <w:del w:id="1026" w:author="emmanuel blezes" w:date="2026-05-18T22:34:00Z" w16du:dateUtc="2026-05-18T20:34:00Z"/>
          <w:highlight w:val="green"/>
          <w:rPrChange w:id="1027" w:author="emmanuel blezes" w:date="2026-05-23T18:00:00Z" w16du:dateUtc="2026-05-23T16:00:00Z">
            <w:rPr>
              <w:del w:id="1028" w:author="emmanuel blezes" w:date="2026-05-18T22:34:00Z" w16du:dateUtc="2026-05-18T20:34:00Z"/>
            </w:rPr>
          </w:rPrChange>
        </w:rPr>
        <w:pPrChange w:id="1029" w:author="emmanuel blezes" w:date="2026-05-24T12:01:00Z" w16du:dateUtc="2026-05-24T10:01:00Z">
          <w:pPr>
            <w:pStyle w:val="BodyText"/>
          </w:pPr>
        </w:pPrChange>
      </w:pPr>
      <w:del w:id="1030" w:author="emmanuel blezes" w:date="2026-05-18T22:34:00Z" w16du:dateUtc="2026-05-18T20:34:00Z">
        <w:r w:rsidRPr="00417D86" w:rsidDel="00D2501C">
          <w:rPr>
            <w:highlight w:val="green"/>
            <w:rPrChange w:id="1031" w:author="emmanuel blezes" w:date="2026-05-23T18:00:00Z" w16du:dateUtc="2026-05-23T16:00:00Z">
              <w:rPr/>
            </w:rPrChange>
          </w:rPr>
          <w:delText xml:space="preserve">Lafarge, vendu en 2015 au suisse Holcim. Alstom Énergie, cédé la même année au géant américain General Electric </w:delText>
        </w:r>
      </w:del>
      <w:del w:id="1032" w:author="emmanuel blezes" w:date="2026-05-18T20:04:00Z" w16du:dateUtc="2026-05-18T18:04:00Z">
        <w:r w:rsidRPr="00417D86" w:rsidDel="00146C66">
          <w:rPr>
            <w:highlight w:val="green"/>
            <w:rPrChange w:id="1033" w:author="emmanuel blezes" w:date="2026-05-23T18:00:00Z" w16du:dateUtc="2026-05-23T16:00:00Z">
              <w:rPr/>
            </w:rPrChange>
          </w:rPr>
          <w:delText>—</w:delText>
        </w:r>
      </w:del>
      <w:del w:id="1034" w:author="emmanuel blezes" w:date="2026-05-18T22:34:00Z" w16du:dateUtc="2026-05-18T20:34:00Z">
        <w:r w:rsidRPr="00417D86" w:rsidDel="00D2501C">
          <w:rPr>
            <w:highlight w:val="green"/>
            <w:rPrChange w:id="1035" w:author="emmanuel blezes" w:date="2026-05-23T18:00:00Z" w16du:dateUtc="2026-05-23T16:00:00Z">
              <w:rPr/>
            </w:rPrChange>
          </w:rPr>
          <w:delText xml:space="preserve"> sur intervention de l’État, avec la promesse, jamais tenue, d’un partenariat équilibré</w:delText>
        </w:r>
        <w:r w:rsidRPr="00417D86" w:rsidDel="00D2501C">
          <w:rPr>
            <w:rStyle w:val="FootnoteReference"/>
            <w:highlight w:val="green"/>
            <w:rPrChange w:id="1036" w:author="emmanuel blezes" w:date="2026-05-23T18:00:00Z" w16du:dateUtc="2026-05-23T16:00:00Z">
              <w:rPr>
                <w:rStyle w:val="FootnoteReference"/>
              </w:rPr>
            </w:rPrChange>
          </w:rPr>
          <w:footnoteReference w:id="12"/>
        </w:r>
        <w:r w:rsidRPr="00417D86" w:rsidDel="00D2501C">
          <w:rPr>
            <w:highlight w:val="green"/>
            <w:rPrChange w:id="1051" w:author="emmanuel blezes" w:date="2026-05-23T18:00:00Z" w16du:dateUtc="2026-05-23T16:00:00Z">
              <w:rPr/>
            </w:rPrChange>
          </w:rPr>
          <w:delText>. Technip fusionné en 2017 avec l’américain FMC. Latécoère passé en 2020 sous contrôle du fonds américain Searchlight Capital</w:delText>
        </w:r>
        <w:r w:rsidRPr="00417D86" w:rsidDel="00D2501C">
          <w:rPr>
            <w:rStyle w:val="FootnoteReference"/>
            <w:highlight w:val="green"/>
            <w:rPrChange w:id="1052" w:author="emmanuel blezes" w:date="2026-05-23T18:00:00Z" w16du:dateUtc="2026-05-23T16:00:00Z">
              <w:rPr>
                <w:rStyle w:val="FootnoteReference"/>
              </w:rPr>
            </w:rPrChange>
          </w:rPr>
          <w:footnoteReference w:id="13"/>
        </w:r>
        <w:r w:rsidRPr="00417D86" w:rsidDel="00D2501C">
          <w:rPr>
            <w:highlight w:val="green"/>
            <w:rPrChange w:id="1063" w:author="emmanuel blezes" w:date="2026-05-23T18:00:00Z" w16du:dateUtc="2026-05-23T16:00:00Z">
              <w:rPr/>
            </w:rPrChange>
          </w:rPr>
          <w:delText xml:space="preserve">. Photonis, fabricant français des systèmes de vision nocturne pour les forces spéciales, rescapé </w:delText>
        </w:r>
        <w:r w:rsidRPr="00417D86" w:rsidDel="00D2501C">
          <w:rPr>
            <w:i/>
            <w:iCs/>
            <w:highlight w:val="green"/>
            <w:rPrChange w:id="1064" w:author="emmanuel blezes" w:date="2026-05-23T18:00:00Z" w16du:dateUtc="2026-05-23T16:00:00Z">
              <w:rPr>
                <w:i/>
                <w:iCs/>
              </w:rPr>
            </w:rPrChange>
          </w:rPr>
          <w:delText>in extremis</w:delText>
        </w:r>
        <w:r w:rsidRPr="00417D86" w:rsidDel="00D2501C">
          <w:rPr>
            <w:highlight w:val="green"/>
            <w:rPrChange w:id="1065" w:author="emmanuel blezes" w:date="2026-05-23T18:00:00Z" w16du:dateUtc="2026-05-23T16:00:00Z">
              <w:rPr/>
            </w:rPrChange>
          </w:rPr>
          <w:delText xml:space="preserve"> en 2021 d’une vente à l’américain Teledyne </w:delText>
        </w:r>
      </w:del>
      <w:del w:id="1066" w:author="emmanuel blezes" w:date="2026-05-18T20:04:00Z" w16du:dateUtc="2026-05-18T18:04:00Z">
        <w:r w:rsidRPr="00417D86" w:rsidDel="00146C66">
          <w:rPr>
            <w:highlight w:val="green"/>
            <w:rPrChange w:id="1067" w:author="emmanuel blezes" w:date="2026-05-23T18:00:00Z" w16du:dateUtc="2026-05-23T16:00:00Z">
              <w:rPr/>
            </w:rPrChange>
          </w:rPr>
          <w:delText>—</w:delText>
        </w:r>
      </w:del>
      <w:del w:id="1068" w:author="emmanuel blezes" w:date="2026-05-18T22:34:00Z" w16du:dateUtc="2026-05-18T20:34:00Z">
        <w:r w:rsidRPr="00417D86" w:rsidDel="00D2501C">
          <w:rPr>
            <w:highlight w:val="green"/>
            <w:rPrChange w:id="1069" w:author="emmanuel blezes" w:date="2026-05-23T18:00:00Z" w16du:dateUtc="2026-05-23T16:00:00Z">
              <w:rPr/>
            </w:rPrChange>
          </w:rPr>
          <w:delText xml:space="preserve"> Bercy ayant dû organiser en urgence un rachat patrimonial par le fonds français HLD. Exxelia, fabricant de composants électroniques militaires, racheté en 2022 par l’américain Heico pour quatre cent cinquante-trois millions d’euros. Le moteur d’Ariane 6, dont la production a quitté Vernon pour Lampoldshausen, en Allemagne, supprimant six cents emplois et transférant à un partenaire étranger un savoir-faire que la France avait mis quarante ans à construire. Et donc, en octobre 2024, le Doliprane.</w:delText>
        </w:r>
      </w:del>
    </w:p>
    <w:p w14:paraId="1596E9AA" w14:textId="77777777" w:rsidR="00B437D0" w:rsidRPr="00417D86" w:rsidDel="00615CDE" w:rsidRDefault="00000000">
      <w:pPr>
        <w:rPr>
          <w:del w:id="1070" w:author="emmanuel blezes" w:date="2026-05-20T16:35:00Z" w16du:dateUtc="2026-05-20T14:35:00Z"/>
          <w:highlight w:val="green"/>
          <w:rPrChange w:id="1071" w:author="emmanuel blezes" w:date="2026-05-23T18:00:00Z" w16du:dateUtc="2026-05-23T16:00:00Z">
            <w:rPr>
              <w:del w:id="1072" w:author="emmanuel blezes" w:date="2026-05-20T16:35:00Z" w16du:dateUtc="2026-05-20T14:35:00Z"/>
            </w:rPr>
          </w:rPrChange>
        </w:rPr>
        <w:pPrChange w:id="1073" w:author="emmanuel blezes" w:date="2026-05-24T12:01:00Z" w16du:dateUtc="2026-05-24T10:01:00Z">
          <w:pPr>
            <w:pStyle w:val="BodyText"/>
          </w:pPr>
        </w:pPrChange>
      </w:pPr>
      <w:del w:id="1074" w:author="emmanuel blezes" w:date="2026-05-23T17:41:00Z" w16du:dateUtc="2026-05-23T15:41:00Z">
        <w:r w:rsidRPr="00417D86" w:rsidDel="00AB3977">
          <w:rPr>
            <w:highlight w:val="green"/>
            <w:rPrChange w:id="1075" w:author="emmanuel blezes" w:date="2026-05-23T18:00:00Z" w16du:dateUtc="2026-05-23T16:00:00Z">
              <w:rPr/>
            </w:rPrChange>
          </w:rPr>
          <w:delText>À chaque fois, le scénario est identique. Une entreprise française stratégique se retrouve à vendre. Aucun acteur français n’a la taille pour reprendre. Un investisseur étranger emporte l’affaire. La France s’indigne pendant deux semaines. Et l’on passe à autre chose.</w:delText>
        </w:r>
      </w:del>
    </w:p>
    <w:p w14:paraId="598EEA0F" w14:textId="77777777" w:rsidR="00B437D0" w:rsidRPr="00417D86" w:rsidDel="00D2501C" w:rsidRDefault="00000000">
      <w:pPr>
        <w:rPr>
          <w:del w:id="1076" w:author="emmanuel blezes" w:date="2026-05-18T22:35:00Z" w16du:dateUtc="2026-05-18T20:35:00Z"/>
          <w:highlight w:val="green"/>
          <w:rPrChange w:id="1077" w:author="emmanuel blezes" w:date="2026-05-23T18:00:00Z" w16du:dateUtc="2026-05-23T16:00:00Z">
            <w:rPr>
              <w:del w:id="1078" w:author="emmanuel blezes" w:date="2026-05-18T22:35:00Z" w16du:dateUtc="2026-05-18T20:35:00Z"/>
            </w:rPr>
          </w:rPrChange>
        </w:rPr>
        <w:pPrChange w:id="1079" w:author="emmanuel blezes" w:date="2026-05-24T12:01:00Z" w16du:dateUtc="2026-05-24T10:01:00Z">
          <w:pPr>
            <w:pStyle w:val="BodyText"/>
          </w:pPr>
        </w:pPrChange>
      </w:pPr>
      <w:del w:id="1080" w:author="emmanuel blezes" w:date="2026-05-18T22:35:00Z" w16du:dateUtc="2026-05-18T20:35:00Z">
        <w:r w:rsidRPr="00417D86" w:rsidDel="00D2501C">
          <w:rPr>
            <w:highlight w:val="green"/>
            <w:rPrChange w:id="1081" w:author="emmanuel blezes" w:date="2026-05-23T18:00:00Z" w16du:dateUtc="2026-05-23T16:00:00Z">
              <w:rPr/>
            </w:rPrChange>
          </w:rPr>
          <w:delText xml:space="preserve">Or ces opérations ne sont pas, contrairement à l’image qu’on en donne parfois, le résultat d’une malédiction culturelle ou d’un manque de compétitivité industrielle. Elles ne sont pas le produit d’un « déclassement » mystérieux. Elles s’expliquent par une asymétrie financière simple, mécanique, parfaitement connue des professionnels du secteur </w:delText>
        </w:r>
      </w:del>
      <w:del w:id="1082" w:author="emmanuel blezes" w:date="2026-05-18T20:04:00Z" w16du:dateUtc="2026-05-18T18:04:00Z">
        <w:r w:rsidRPr="00417D86" w:rsidDel="00146C66">
          <w:rPr>
            <w:highlight w:val="green"/>
            <w:rPrChange w:id="1083" w:author="emmanuel blezes" w:date="2026-05-23T18:00:00Z" w16du:dateUtc="2026-05-23T16:00:00Z">
              <w:rPr/>
            </w:rPrChange>
          </w:rPr>
          <w:delText>—</w:delText>
        </w:r>
      </w:del>
      <w:del w:id="1084" w:author="emmanuel blezes" w:date="2026-05-18T22:35:00Z" w16du:dateUtc="2026-05-18T20:35:00Z">
        <w:r w:rsidRPr="00417D86" w:rsidDel="00D2501C">
          <w:rPr>
            <w:highlight w:val="green"/>
            <w:rPrChange w:id="1085" w:author="emmanuel blezes" w:date="2026-05-23T18:00:00Z" w16du:dateUtc="2026-05-23T16:00:00Z">
              <w:rPr/>
            </w:rPrChange>
          </w:rPr>
          <w:delText xml:space="preserve"> et systématiquement passée sous silence dans le débat public.</w:delText>
        </w:r>
      </w:del>
    </w:p>
    <w:p w14:paraId="5AB63057" w14:textId="77777777" w:rsidR="00B437D0" w:rsidRPr="00417D86" w:rsidRDefault="002C7085" w:rsidP="00C72B94">
      <w:pPr>
        <w:rPr>
          <w:highlight w:val="green"/>
          <w:rPrChange w:id="1086" w:author="emmanuel blezes" w:date="2026-05-23T18:00:00Z" w16du:dateUtc="2026-05-23T16:00:00Z">
            <w:rPr/>
          </w:rPrChange>
        </w:rPr>
      </w:pPr>
      <w:del w:id="1087" w:author="emmanuel blezes" w:date="2026-05-20T16:35:00Z" w16du:dateUtc="2026-05-20T14:35:00Z">
        <w:r>
          <w:rPr>
            <w:noProof/>
          </w:rPr>
          <w:pict w14:anchorId="43FBE860">
            <v:rect id="_x0000_i1036" alt="" style="width:451.3pt;height:.05pt;mso-width-percent:0;mso-height-percent:0;mso-width-percent:0;mso-height-percent:0" o:hralign="center" o:hrstd="t" o:hr="t"/>
          </w:pict>
        </w:r>
      </w:del>
    </w:p>
    <w:p w14:paraId="1A697337" w14:textId="77777777" w:rsidR="00B437D0" w:rsidRPr="00417D86" w:rsidRDefault="00000000">
      <w:pPr>
        <w:pStyle w:val="Heading2"/>
        <w:rPr>
          <w:highlight w:val="green"/>
          <w:rPrChange w:id="1088" w:author="emmanuel blezes" w:date="2026-05-23T18:00:00Z" w16du:dateUtc="2026-05-23T16:00:00Z">
            <w:rPr/>
          </w:rPrChange>
        </w:rPr>
      </w:pPr>
      <w:bookmarkStart w:id="1089" w:name="trois-chiffres"/>
      <w:bookmarkStart w:id="1090" w:name="_Toc230888225"/>
      <w:bookmarkEnd w:id="1011"/>
      <w:r w:rsidRPr="00417D86">
        <w:rPr>
          <w:highlight w:val="green"/>
          <w:rPrChange w:id="1091" w:author="emmanuel blezes" w:date="2026-05-23T18:00:00Z" w16du:dateUtc="2026-05-23T16:00:00Z">
            <w:rPr/>
          </w:rPrChange>
        </w:rPr>
        <w:t>Trois chiffres</w:t>
      </w:r>
      <w:bookmarkEnd w:id="1090"/>
    </w:p>
    <w:p w14:paraId="5A75D740" w14:textId="77777777" w:rsidR="00B437D0" w:rsidRPr="00417D86" w:rsidRDefault="00000000">
      <w:pPr>
        <w:pStyle w:val="FirstParagraph"/>
        <w:rPr>
          <w:highlight w:val="green"/>
          <w:rPrChange w:id="1092" w:author="emmanuel blezes" w:date="2026-05-23T18:00:00Z" w16du:dateUtc="2026-05-23T16:00:00Z">
            <w:rPr/>
          </w:rPrChange>
        </w:rPr>
      </w:pPr>
      <w:r w:rsidRPr="00417D86">
        <w:rPr>
          <w:highlight w:val="green"/>
          <w:rPrChange w:id="1093" w:author="emmanuel blezes" w:date="2026-05-23T18:00:00Z" w16du:dateUtc="2026-05-23T16:00:00Z">
            <w:rPr/>
          </w:rPrChange>
        </w:rPr>
        <w:t>Pour comprendre cette asymétrie, trois chiffres suffisent.</w:t>
      </w:r>
      <w:del w:id="1094" w:author="emmanuel blezes" w:date="2026-05-18T22:35:00Z" w16du:dateUtc="2026-05-18T20:35:00Z">
        <w:r w:rsidRPr="00417D86" w:rsidDel="00D2501C">
          <w:rPr>
            <w:highlight w:val="green"/>
            <w:rPrChange w:id="1095" w:author="emmanuel blezes" w:date="2026-05-23T18:00:00Z" w16du:dateUtc="2026-05-23T16:00:00Z">
              <w:rPr/>
            </w:rPrChange>
          </w:rPr>
          <w:delText xml:space="preserve"> Trois chiffres récents, sourcés, indiscutables </w:delText>
        </w:r>
      </w:del>
      <w:del w:id="1096" w:author="emmanuel blezes" w:date="2026-05-18T20:04:00Z" w16du:dateUtc="2026-05-18T18:04:00Z">
        <w:r w:rsidRPr="00417D86" w:rsidDel="00146C66">
          <w:rPr>
            <w:highlight w:val="green"/>
            <w:rPrChange w:id="1097" w:author="emmanuel blezes" w:date="2026-05-23T18:00:00Z" w16du:dateUtc="2026-05-23T16:00:00Z">
              <w:rPr/>
            </w:rPrChange>
          </w:rPr>
          <w:delText>—</w:delText>
        </w:r>
      </w:del>
      <w:del w:id="1098" w:author="emmanuel blezes" w:date="2026-05-18T22:35:00Z" w16du:dateUtc="2026-05-18T20:35:00Z">
        <w:r w:rsidRPr="00417D86" w:rsidDel="00D2501C">
          <w:rPr>
            <w:highlight w:val="green"/>
            <w:rPrChange w:id="1099" w:author="emmanuel blezes" w:date="2026-05-23T18:00:00Z" w16du:dateUtc="2026-05-23T16:00:00Z">
              <w:rPr/>
            </w:rPrChange>
          </w:rPr>
          <w:delText xml:space="preserve"> et qui, mis bout à bout, racontent l’histoire</w:delText>
        </w:r>
      </w:del>
      <w:del w:id="1100" w:author="emmanuel blezes" w:date="2026-05-20T16:35:00Z" w16du:dateUtc="2026-05-20T14:35:00Z">
        <w:r w:rsidRPr="00417D86" w:rsidDel="00615CDE">
          <w:rPr>
            <w:highlight w:val="green"/>
            <w:rPrChange w:id="1101" w:author="emmanuel blezes" w:date="2026-05-23T18:00:00Z" w16du:dateUtc="2026-05-23T16:00:00Z">
              <w:rPr/>
            </w:rPrChange>
          </w:rPr>
          <w:delText>.</w:delText>
        </w:r>
      </w:del>
    </w:p>
    <w:p w14:paraId="75CF9D05" w14:textId="77777777" w:rsidR="00B437D0" w:rsidRPr="00417D86" w:rsidRDefault="00000000" w:rsidP="00363703">
      <w:pPr>
        <w:pStyle w:val="BodyText"/>
        <w:rPr>
          <w:highlight w:val="green"/>
          <w:rPrChange w:id="1102" w:author="emmanuel blezes" w:date="2026-05-23T18:00:00Z" w16du:dateUtc="2026-05-23T16:00:00Z">
            <w:rPr/>
          </w:rPrChange>
        </w:rPr>
      </w:pPr>
      <w:del w:id="1103" w:author="emmanuel blezes" w:date="2026-05-18T22:35:00Z" w16du:dateUtc="2026-05-18T20:35:00Z">
        <w:r w:rsidRPr="00417D86" w:rsidDel="00D2501C">
          <w:rPr>
            <w:b/>
            <w:bCs/>
            <w:highlight w:val="green"/>
            <w:rPrChange w:id="1104" w:author="emmanuel blezes" w:date="2026-05-23T18:00:00Z" w16du:dateUtc="2026-05-23T16:00:00Z">
              <w:rPr>
                <w:b/>
                <w:bCs/>
              </w:rPr>
            </w:rPrChange>
          </w:rPr>
          <w:delText>Premier chiffre</w:delText>
        </w:r>
      </w:del>
      <w:ins w:id="1105" w:author="emmanuel blezes" w:date="2026-05-18T22:35:00Z" w16du:dateUtc="2026-05-18T20:35:00Z">
        <w:r w:rsidR="00D2501C" w:rsidRPr="00417D86">
          <w:rPr>
            <w:b/>
            <w:bCs/>
            <w:highlight w:val="green"/>
            <w:rPrChange w:id="1106" w:author="emmanuel blezes" w:date="2026-05-23T18:00:00Z" w16du:dateUtc="2026-05-23T16:00:00Z">
              <w:rPr>
                <w:b/>
                <w:bCs/>
              </w:rPr>
            </w:rPrChange>
          </w:rPr>
          <w:t>1</w:t>
        </w:r>
      </w:ins>
      <w:r w:rsidRPr="00417D86">
        <w:rPr>
          <w:b/>
          <w:bCs/>
          <w:highlight w:val="green"/>
          <w:rPrChange w:id="1107" w:author="emmanuel blezes" w:date="2026-05-23T18:00:00Z" w16du:dateUtc="2026-05-23T16:00:00Z">
            <w:rPr>
              <w:b/>
              <w:bCs/>
            </w:rPr>
          </w:rPrChange>
        </w:rPr>
        <w:t>.</w:t>
      </w:r>
      <w:r w:rsidRPr="00417D86">
        <w:rPr>
          <w:highlight w:val="green"/>
          <w:rPrChange w:id="1108" w:author="emmanuel blezes" w:date="2026-05-23T18:00:00Z" w16du:dateUtc="2026-05-23T16:00:00Z">
            <w:rPr/>
          </w:rPrChange>
        </w:rPr>
        <w:t xml:space="preserve"> </w:t>
      </w:r>
      <w:ins w:id="1109" w:author="emmanuel blezes" w:date="2026-05-23T17:44:00Z" w16du:dateUtc="2026-05-23T15:44:00Z">
        <w:r w:rsidR="00363703" w:rsidRPr="00417D86">
          <w:rPr>
            <w:highlight w:val="green"/>
            <w:rPrChange w:id="1110" w:author="emmanuel blezes" w:date="2026-05-23T18:00:00Z" w16du:dateUtc="2026-05-23T16:00:00Z">
              <w:rPr/>
            </w:rPrChange>
          </w:rPr>
          <w:t>La moitié du CAC 40 ne nous appartient plus. À fin 2024, selon la Banque de France, 50 % du capital de grandes sociétés-mères françaises de l'indice — trente-cinq groupes scrutés dans le détail — est détenu par des investisseurs non-résidents : 1 083 milliards d'euros sur 2 165</w:t>
        </w:r>
      </w:ins>
      <w:del w:id="1111" w:author="emmanuel blezes" w:date="2026-05-23T17:44:00Z" w16du:dateUtc="2026-05-23T15:44:00Z">
        <w:r w:rsidRPr="00417D86" w:rsidDel="00363703">
          <w:rPr>
            <w:highlight w:val="green"/>
            <w:rPrChange w:id="1112" w:author="emmanuel blezes" w:date="2026-05-23T18:00:00Z" w16du:dateUtc="2026-05-23T16:00:00Z">
              <w:rPr/>
            </w:rPrChange>
          </w:rPr>
          <w:delText xml:space="preserve">La moitié du CAC 40 ne nous appartient plus. À fin 2024, selon la Banque de France, 50 % du capital des </w:delText>
        </w:r>
      </w:del>
      <w:del w:id="1113" w:author="emmanuel blezes" w:date="2026-05-18T22:35:00Z" w16du:dateUtc="2026-05-18T20:35:00Z">
        <w:r w:rsidRPr="00417D86" w:rsidDel="00D2501C">
          <w:rPr>
            <w:highlight w:val="green"/>
            <w:rPrChange w:id="1114" w:author="emmanuel blezes" w:date="2026-05-23T18:00:00Z" w16du:dateUtc="2026-05-23T16:00:00Z">
              <w:rPr/>
            </w:rPrChange>
          </w:rPr>
          <w:delText xml:space="preserve">quarante </w:delText>
        </w:r>
      </w:del>
      <w:del w:id="1115" w:author="emmanuel blezes" w:date="2026-05-23T17:44:00Z" w16du:dateUtc="2026-05-23T15:44:00Z">
        <w:r w:rsidRPr="00417D86" w:rsidDel="00363703">
          <w:rPr>
            <w:highlight w:val="green"/>
            <w:rPrChange w:id="1116" w:author="emmanuel blezes" w:date="2026-05-23T18:00:00Z" w16du:dateUtc="2026-05-23T16:00:00Z">
              <w:rPr/>
            </w:rPrChange>
          </w:rPr>
          <w:delText xml:space="preserve">plus grandes sociétés françaises cotées est détenu par des investisseurs non-résidents </w:delText>
        </w:r>
      </w:del>
      <w:del w:id="1117" w:author="emmanuel blezes" w:date="2026-05-18T20:04:00Z" w16du:dateUtc="2026-05-18T18:04:00Z">
        <w:r w:rsidRPr="00417D86" w:rsidDel="00146C66">
          <w:rPr>
            <w:highlight w:val="green"/>
            <w:rPrChange w:id="1118" w:author="emmanuel blezes" w:date="2026-05-23T18:00:00Z" w16du:dateUtc="2026-05-23T16:00:00Z">
              <w:rPr/>
            </w:rPrChange>
          </w:rPr>
          <w:delText>—</w:delText>
        </w:r>
      </w:del>
      <w:del w:id="1119" w:author="emmanuel blezes" w:date="2026-05-23T17:44:00Z" w16du:dateUtc="2026-05-23T15:44:00Z">
        <w:r w:rsidRPr="00417D86" w:rsidDel="00363703">
          <w:rPr>
            <w:highlight w:val="green"/>
            <w:rPrChange w:id="1120" w:author="emmanuel blezes" w:date="2026-05-23T18:00:00Z" w16du:dateUtc="2026-05-23T16:00:00Z">
              <w:rPr/>
            </w:rPrChange>
          </w:rPr>
          <w:delText xml:space="preserve"> soit 1 083 milliards d’euros sur 2 165</w:delText>
        </w:r>
      </w:del>
      <w:r w:rsidRPr="00417D86">
        <w:rPr>
          <w:rStyle w:val="FootnoteReference"/>
          <w:highlight w:val="green"/>
          <w:rPrChange w:id="1121" w:author="emmanuel blezes" w:date="2026-05-23T18:00:00Z" w16du:dateUtc="2026-05-23T16:00:00Z">
            <w:rPr>
              <w:rStyle w:val="FootnoteReference"/>
            </w:rPr>
          </w:rPrChange>
        </w:rPr>
        <w:footnoteReference w:id="14"/>
      </w:r>
      <w:r w:rsidRPr="00417D86">
        <w:rPr>
          <w:highlight w:val="green"/>
          <w:rPrChange w:id="1134" w:author="emmanuel blezes" w:date="2026-05-23T18:00:00Z" w16du:dateUtc="2026-05-23T16:00:00Z">
            <w:rPr/>
          </w:rPrChange>
        </w:rPr>
        <w:t xml:space="preserve">. </w:t>
      </w:r>
      <w:del w:id="1135" w:author="emmanuel blezes" w:date="2026-05-18T22:35:00Z" w16du:dateUtc="2026-05-18T20:35:00Z">
        <w:r w:rsidRPr="00417D86" w:rsidDel="00D2501C">
          <w:rPr>
            <w:highlight w:val="green"/>
            <w:rPrChange w:id="1136" w:author="emmanuel blezes" w:date="2026-05-23T18:00:00Z" w16du:dateUtc="2026-05-23T16:00:00Z">
              <w:rPr/>
            </w:rPrChange>
          </w:rPr>
          <w:delText>Dix-neuf</w:delText>
        </w:r>
      </w:del>
      <w:ins w:id="1137" w:author="emmanuel blezes" w:date="2026-05-18T22:35:00Z" w16du:dateUtc="2026-05-18T20:35:00Z">
        <w:r w:rsidR="00D2501C" w:rsidRPr="00417D86">
          <w:rPr>
            <w:highlight w:val="green"/>
            <w:rPrChange w:id="1138" w:author="emmanuel blezes" w:date="2026-05-23T18:00:00Z" w16du:dateUtc="2026-05-23T16:00:00Z">
              <w:rPr/>
            </w:rPrChange>
          </w:rPr>
          <w:t>19</w:t>
        </w:r>
      </w:ins>
      <w:r w:rsidRPr="00417D86">
        <w:rPr>
          <w:highlight w:val="green"/>
          <w:rPrChange w:id="1139" w:author="emmanuel blezes" w:date="2026-05-23T18:00:00Z" w16du:dateUtc="2026-05-23T16:00:00Z">
            <w:rPr/>
          </w:rPrChange>
        </w:rPr>
        <w:t xml:space="preserve"> de ces </w:t>
      </w:r>
      <w:del w:id="1140" w:author="emmanuel blezes" w:date="2026-05-18T22:36:00Z" w16du:dateUtc="2026-05-18T20:36:00Z">
        <w:r w:rsidRPr="00417D86" w:rsidDel="00D2501C">
          <w:rPr>
            <w:highlight w:val="green"/>
            <w:rPrChange w:id="1141" w:author="emmanuel blezes" w:date="2026-05-23T18:00:00Z" w16du:dateUtc="2026-05-23T16:00:00Z">
              <w:rPr/>
            </w:rPrChange>
          </w:rPr>
          <w:delText>trente-cinq</w:delText>
        </w:r>
      </w:del>
      <w:ins w:id="1142" w:author="emmanuel blezes" w:date="2026-05-18T22:36:00Z" w16du:dateUtc="2026-05-18T20:36:00Z">
        <w:r w:rsidR="00D2501C" w:rsidRPr="00417D86">
          <w:rPr>
            <w:highlight w:val="green"/>
            <w:rPrChange w:id="1143" w:author="emmanuel blezes" w:date="2026-05-23T18:00:00Z" w16du:dateUtc="2026-05-23T16:00:00Z">
              <w:rPr/>
            </w:rPrChange>
          </w:rPr>
          <w:t>35</w:t>
        </w:r>
      </w:ins>
      <w:r w:rsidRPr="00417D86">
        <w:rPr>
          <w:highlight w:val="green"/>
          <w:rPrChange w:id="1144" w:author="emmanuel blezes" w:date="2026-05-23T18:00:00Z" w16du:dateUtc="2026-05-23T16:00:00Z">
            <w:rPr/>
          </w:rPrChange>
        </w:rPr>
        <w:t xml:space="preserve"> sociétés sont contrôlées à plus de 50 % depuis l’étranger. Et la part s’accroît</w:t>
      </w:r>
      <w:ins w:id="1145" w:author="emmanuel blezes" w:date="2026-05-18T23:46:00Z" w16du:dateUtc="2026-05-18T21:46:00Z">
        <w:r w:rsidR="00263891" w:rsidRPr="00417D86">
          <w:rPr>
            <w:highlight w:val="green"/>
            <w:rPrChange w:id="1146" w:author="emmanuel blezes" w:date="2026-05-23T18:00:00Z" w16du:dateUtc="2026-05-23T16:00:00Z">
              <w:rPr/>
            </w:rPrChange>
          </w:rPr>
          <w:t xml:space="preserve"> </w:t>
        </w:r>
      </w:ins>
      <w:del w:id="1147" w:author="emmanuel blezes" w:date="2026-05-18T23:46:00Z" w16du:dateUtc="2026-05-18T21:46:00Z">
        <w:r w:rsidRPr="00417D86" w:rsidDel="00263891">
          <w:rPr>
            <w:highlight w:val="green"/>
            <w:rPrChange w:id="1148" w:author="emmanuel blezes" w:date="2026-05-23T18:00:00Z" w16du:dateUtc="2026-05-23T16:00:00Z">
              <w:rPr/>
            </w:rPrChange>
          </w:rPr>
          <w:delText xml:space="preserve">, </w:delText>
        </w:r>
      </w:del>
      <w:r w:rsidRPr="00417D86">
        <w:rPr>
          <w:highlight w:val="green"/>
          <w:rPrChange w:id="1149" w:author="emmanuel blezes" w:date="2026-05-23T18:00:00Z" w16du:dateUtc="2026-05-23T16:00:00Z">
            <w:rPr/>
          </w:rPrChange>
        </w:rPr>
        <w:t>lentement</w:t>
      </w:r>
      <w:del w:id="1150" w:author="emmanuel blezes" w:date="2026-05-18T23:46:00Z" w16du:dateUtc="2026-05-18T21:46:00Z">
        <w:r w:rsidRPr="00417D86" w:rsidDel="00263891">
          <w:rPr>
            <w:highlight w:val="green"/>
            <w:rPrChange w:id="1151" w:author="emmanuel blezes" w:date="2026-05-23T18:00:00Z" w16du:dateUtc="2026-05-23T16:00:00Z">
              <w:rPr/>
            </w:rPrChange>
          </w:rPr>
          <w:delText xml:space="preserve"> mais sans interruption, année après année. </w:delText>
        </w:r>
      </w:del>
      <w:ins w:id="1152" w:author="emmanuel blezes" w:date="2026-05-18T23:46:00Z" w16du:dateUtc="2026-05-18T21:46:00Z">
        <w:r w:rsidR="00263891" w:rsidRPr="00417D86">
          <w:rPr>
            <w:highlight w:val="green"/>
            <w:rPrChange w:id="1153" w:author="emmanuel blezes" w:date="2026-05-23T18:00:00Z" w16du:dateUtc="2026-05-23T16:00:00Z">
              <w:rPr/>
            </w:rPrChange>
          </w:rPr>
          <w:t xml:space="preserve">. </w:t>
        </w:r>
      </w:ins>
      <w:del w:id="1154" w:author="emmanuel blezes" w:date="2026-05-18T22:39:00Z" w16du:dateUtc="2026-05-18T20:39:00Z">
        <w:r w:rsidRPr="00417D86" w:rsidDel="00441FBF">
          <w:rPr>
            <w:highlight w:val="green"/>
            <w:rPrChange w:id="1155" w:author="emmanuel blezes" w:date="2026-05-23T18:00:00Z" w16du:dateUtc="2026-05-23T16:00:00Z">
              <w:rPr/>
            </w:rPrChange>
          </w:rPr>
          <w:delText>Quarante pour cent</w:delText>
        </w:r>
      </w:del>
      <w:ins w:id="1156" w:author="emmanuel blezes" w:date="2026-05-18T22:39:00Z" w16du:dateUtc="2026-05-18T20:39:00Z">
        <w:r w:rsidR="00441FBF" w:rsidRPr="00417D86">
          <w:rPr>
            <w:highlight w:val="green"/>
            <w:rPrChange w:id="1157" w:author="emmanuel blezes" w:date="2026-05-23T18:00:00Z" w16du:dateUtc="2026-05-23T16:00:00Z">
              <w:rPr/>
            </w:rPrChange>
          </w:rPr>
          <w:t>40%</w:t>
        </w:r>
      </w:ins>
      <w:r w:rsidRPr="00417D86">
        <w:rPr>
          <w:highlight w:val="green"/>
          <w:rPrChange w:id="1158" w:author="emmanuel blezes" w:date="2026-05-23T18:00:00Z" w16du:dateUtc="2026-05-23T16:00:00Z">
            <w:rPr/>
          </w:rPrChange>
        </w:rPr>
        <w:t xml:space="preserve"> de ces non-résidents viennent de la zone euro ; </w:t>
      </w:r>
      <w:del w:id="1159" w:author="emmanuel blezes" w:date="2026-05-18T22:39:00Z" w16du:dateUtc="2026-05-18T20:39:00Z">
        <w:r w:rsidRPr="00417D86" w:rsidDel="00441FBF">
          <w:rPr>
            <w:highlight w:val="green"/>
            <w:rPrChange w:id="1160" w:author="emmanuel blezes" w:date="2026-05-23T18:00:00Z" w16du:dateUtc="2026-05-23T16:00:00Z">
              <w:rPr/>
            </w:rPrChange>
          </w:rPr>
          <w:delText>trente-quatre</w:delText>
        </w:r>
      </w:del>
      <w:ins w:id="1161" w:author="emmanuel blezes" w:date="2026-05-18T22:39:00Z" w16du:dateUtc="2026-05-18T20:39:00Z">
        <w:r w:rsidR="00441FBF" w:rsidRPr="00417D86">
          <w:rPr>
            <w:highlight w:val="green"/>
            <w:rPrChange w:id="1162" w:author="emmanuel blezes" w:date="2026-05-23T18:00:00Z" w16du:dateUtc="2026-05-23T16:00:00Z">
              <w:rPr/>
            </w:rPrChange>
          </w:rPr>
          <w:t>34%</w:t>
        </w:r>
      </w:ins>
      <w:r w:rsidRPr="00417D86">
        <w:rPr>
          <w:highlight w:val="green"/>
          <w:rPrChange w:id="1163" w:author="emmanuel blezes" w:date="2026-05-23T18:00:00Z" w16du:dateUtc="2026-05-23T16:00:00Z">
            <w:rPr/>
          </w:rPrChange>
        </w:rPr>
        <w:t xml:space="preserve"> </w:t>
      </w:r>
      <w:del w:id="1164" w:author="emmanuel blezes" w:date="2026-05-23T17:45:00Z" w16du:dateUtc="2026-05-23T15:45:00Z">
        <w:r w:rsidRPr="00417D86" w:rsidDel="00363703">
          <w:rPr>
            <w:highlight w:val="green"/>
            <w:rPrChange w:id="1165" w:author="emmanuel blezes" w:date="2026-05-23T18:00:00Z" w16du:dateUtc="2026-05-23T16:00:00Z">
              <w:rPr/>
            </w:rPrChange>
          </w:rPr>
          <w:delText xml:space="preserve">pour cent </w:delText>
        </w:r>
      </w:del>
      <w:r w:rsidRPr="00417D86">
        <w:rPr>
          <w:highlight w:val="green"/>
          <w:rPrChange w:id="1166" w:author="emmanuel blezes" w:date="2026-05-23T18:00:00Z" w16du:dateUtc="2026-05-23T16:00:00Z">
            <w:rPr/>
          </w:rPrChange>
        </w:rPr>
        <w:t>des États-Unis.</w:t>
      </w:r>
      <w:ins w:id="1167" w:author="emmanuel blezes" w:date="2026-05-23T17:45:00Z" w16du:dateUtc="2026-05-23T15:45:00Z">
        <w:r w:rsidR="00363703" w:rsidRPr="00417D86">
          <w:rPr>
            <w:highlight w:val="green"/>
            <w:rPrChange w:id="1168" w:author="emmanuel blezes" w:date="2026-05-23T18:00:00Z" w16du:dateUtc="2026-05-23T16:00:00Z">
              <w:rPr/>
            </w:rPrChange>
          </w:rPr>
          <w:t xml:space="preserve"> Autrement dit : ce qui rachète aujourd'hui le capital français, c'est l'épargne longue de nos voisins.</w:t>
        </w:r>
      </w:ins>
    </w:p>
    <w:p w14:paraId="38C7C2CD" w14:textId="77777777" w:rsidR="00A71001" w:rsidRPr="00417D86" w:rsidRDefault="00F12E3E" w:rsidP="00F12E3E">
      <w:pPr>
        <w:pStyle w:val="BodyText"/>
        <w:rPr>
          <w:ins w:id="1169" w:author="emmanuel blezes" w:date="2026-05-20T16:42:00Z" w16du:dateUtc="2026-05-20T14:42:00Z"/>
          <w:highlight w:val="green"/>
          <w:rPrChange w:id="1170" w:author="emmanuel blezes" w:date="2026-05-23T18:00:00Z" w16du:dateUtc="2026-05-23T16:00:00Z">
            <w:rPr>
              <w:ins w:id="1171" w:author="emmanuel blezes" w:date="2026-05-20T16:42:00Z" w16du:dateUtc="2026-05-20T14:42:00Z"/>
            </w:rPr>
          </w:rPrChange>
        </w:rPr>
      </w:pPr>
      <w:ins w:id="1172" w:author="emmanuel blezes" w:date="2026-05-23T17:50:00Z" w16du:dateUtc="2026-05-23T15:50:00Z">
        <w:r w:rsidRPr="00417D86">
          <w:rPr>
            <w:highlight w:val="green"/>
            <w:rPrChange w:id="1173" w:author="emmanuel blezes" w:date="2026-05-23T18:00:00Z" w16du:dateUtc="2026-05-23T16:00:00Z">
              <w:rPr/>
            </w:rPrChange>
          </w:rPr>
          <w:t>Ces investisseurs étrangers ne sont pas, pour la plupart, des spéculateurs hostiles. Ce sont, dans leur écrasante majorité, des fonds de pension, des fonds souverains et des gestionnaires d'actifs au service d l'épargne longue. Le Government Pension Fund Global norvégien — fonds souverain alimenté par les revenus pétroliers, mais explicitement dédié au financement futur des pensions — détient à lui seul, fin 2024, près de trente milliards d'euros d'actions françaises</w:t>
        </w:r>
      </w:ins>
      <w:del w:id="1174" w:author="emmanuel blezes" w:date="2026-05-23T17:50:00Z" w16du:dateUtc="2026-05-23T15:50:00Z">
        <w:r w:rsidRPr="00417D86" w:rsidDel="00F12E3E">
          <w:rPr>
            <w:highlight w:val="green"/>
            <w:rPrChange w:id="1175" w:author="emmanuel blezes" w:date="2026-05-23T18:00:00Z" w16du:dateUtc="2026-05-23T16:00:00Z">
              <w:rPr/>
            </w:rPrChange>
          </w:rPr>
          <w:delText xml:space="preserve">Ces investisseurs étrangers ne sont pas, dans leur majorité, des spéculateurs hostiles. Ce sont des fonds de pension. Le </w:delText>
        </w:r>
        <w:r w:rsidRPr="00417D86" w:rsidDel="00F12E3E">
          <w:rPr>
            <w:i/>
            <w:iCs/>
            <w:highlight w:val="green"/>
            <w:rPrChange w:id="1176" w:author="emmanuel blezes" w:date="2026-05-23T18:00:00Z" w16du:dateUtc="2026-05-23T16:00:00Z">
              <w:rPr>
                <w:i/>
                <w:iCs/>
              </w:rPr>
            </w:rPrChange>
          </w:rPr>
          <w:delText>Government Pension Fund Global</w:delText>
        </w:r>
        <w:r w:rsidRPr="00417D86" w:rsidDel="00F12E3E">
          <w:rPr>
            <w:highlight w:val="green"/>
            <w:rPrChange w:id="1177" w:author="emmanuel blezes" w:date="2026-05-23T18:00:00Z" w16du:dateUtc="2026-05-23T16:00:00Z">
              <w:rPr/>
            </w:rPrChange>
          </w:rPr>
          <w:delText xml:space="preserve"> norvégien détient à lui seul, fin 2024, des dizaines de milliards d’actions françaises</w:delText>
        </w:r>
      </w:del>
      <w:r w:rsidRPr="00417D86">
        <w:rPr>
          <w:rStyle w:val="FootnoteReference"/>
          <w:highlight w:val="green"/>
          <w:rPrChange w:id="1178" w:author="emmanuel blezes" w:date="2026-05-23T18:00:00Z" w16du:dateUtc="2026-05-23T16:00:00Z">
            <w:rPr>
              <w:rStyle w:val="FootnoteReference"/>
            </w:rPr>
          </w:rPrChange>
        </w:rPr>
        <w:footnoteReference w:id="15"/>
      </w:r>
      <w:r w:rsidRPr="00417D86">
        <w:rPr>
          <w:highlight w:val="green"/>
          <w:rPrChange w:id="1211" w:author="emmanuel blezes" w:date="2026-05-23T18:00:00Z" w16du:dateUtc="2026-05-23T16:00:00Z">
            <w:rPr/>
          </w:rPrChange>
        </w:rPr>
        <w:t xml:space="preserve">. </w:t>
      </w:r>
      <w:ins w:id="1212" w:author="emmanuel blezes" w:date="2026-05-20T16:42:00Z" w16du:dateUtc="2026-05-20T14:42:00Z">
        <w:r w:rsidR="00A71001" w:rsidRPr="00417D86">
          <w:rPr>
            <w:highlight w:val="green"/>
            <w:rPrChange w:id="1213" w:author="emmanuel blezes" w:date="2026-05-23T18:00:00Z" w16du:dateUtc="2026-05-23T16:00:00Z">
              <w:rPr/>
            </w:rPrChange>
          </w:rPr>
          <w:t xml:space="preserve">Statistique </w:t>
        </w:r>
      </w:ins>
      <w:ins w:id="1214" w:author="emmanuel blezes" w:date="2026-05-23T17:51:00Z" w16du:dateUtc="2026-05-23T15:51:00Z">
        <w:r w:rsidRPr="00417D86">
          <w:rPr>
            <w:highlight w:val="green"/>
          </w:rPr>
          <w:t>vertigineuse</w:t>
        </w:r>
      </w:ins>
      <w:ins w:id="1215" w:author="emmanuel blezes" w:date="2026-05-20T16:42:00Z" w16du:dateUtc="2026-05-20T14:42:00Z">
        <w:r w:rsidR="00A71001" w:rsidRPr="00417D86">
          <w:rPr>
            <w:highlight w:val="green"/>
            <w:rPrChange w:id="1216" w:author="emmanuel blezes" w:date="2026-05-23T18:00:00Z" w16du:dateUtc="2026-05-23T16:00:00Z">
              <w:rPr/>
            </w:rPrChange>
          </w:rPr>
          <w:t xml:space="preserve"> : </w:t>
        </w:r>
      </w:ins>
      <w:ins w:id="1217" w:author="emmanuel blezes" w:date="2026-05-23T17:51:00Z" w16du:dateUtc="2026-05-23T15:51:00Z">
        <w:r w:rsidRPr="00417D86">
          <w:rPr>
            <w:highlight w:val="green"/>
          </w:rPr>
          <w:t>c</w:t>
        </w:r>
      </w:ins>
      <w:ins w:id="1218" w:author="emmanuel blezes" w:date="2026-05-20T16:42:00Z" w16du:dateUtc="2026-05-20T14:42:00Z">
        <w:r w:rsidR="00A71001" w:rsidRPr="00417D86">
          <w:rPr>
            <w:highlight w:val="green"/>
            <w:rPrChange w:id="1219" w:author="emmanuel blezes" w:date="2026-05-23T18:00:00Z" w16du:dateUtc="2026-05-23T16:00:00Z">
              <w:rPr/>
            </w:rPrChange>
          </w:rPr>
          <w:t>e</w:t>
        </w:r>
      </w:ins>
      <w:ins w:id="1220" w:author="emmanuel blezes" w:date="2026-05-23T17:51:00Z" w16du:dateUtc="2026-05-23T15:51:00Z">
        <w:r w:rsidRPr="00417D86">
          <w:rPr>
            <w:highlight w:val="green"/>
          </w:rPr>
          <w:t xml:space="preserve"> seul</w:t>
        </w:r>
      </w:ins>
      <w:ins w:id="1221" w:author="emmanuel blezes" w:date="2026-05-20T16:42:00Z" w16du:dateUtc="2026-05-20T14:42:00Z">
        <w:r w:rsidR="00A71001" w:rsidRPr="00417D86">
          <w:rPr>
            <w:highlight w:val="green"/>
            <w:rPrChange w:id="1222" w:author="emmanuel blezes" w:date="2026-05-23T18:00:00Z" w16du:dateUtc="2026-05-23T16:00:00Z">
              <w:rPr/>
            </w:rPrChange>
          </w:rPr>
          <w:t xml:space="preserve"> fonds norvégien 1,5% d</w:t>
        </w:r>
      </w:ins>
      <w:ins w:id="1223" w:author="emmanuel blezes" w:date="2026-05-23T17:51:00Z" w16du:dateUtc="2026-05-23T15:51:00Z">
        <w:r w:rsidR="00303B4F" w:rsidRPr="00417D86">
          <w:rPr>
            <w:highlight w:val="green"/>
            <w:rPrChange w:id="1224" w:author="emmanuel blezes" w:date="2026-05-23T18:00:00Z" w16du:dateUtc="2026-05-23T16:00:00Z">
              <w:rPr/>
            </w:rPrChange>
          </w:rPr>
          <w:t>es actions cotées dans le monde.</w:t>
        </w:r>
      </w:ins>
    </w:p>
    <w:p w14:paraId="62890138" w14:textId="77777777" w:rsidR="00303B4F" w:rsidRPr="00417D86" w:rsidRDefault="00303B4F" w:rsidP="00303B4F">
      <w:pPr>
        <w:pStyle w:val="BodyText"/>
        <w:rPr>
          <w:ins w:id="1225" w:author="emmanuel blezes" w:date="2026-05-23T17:53:00Z" w16du:dateUtc="2026-05-23T15:53:00Z"/>
          <w:highlight w:val="green"/>
          <w:rPrChange w:id="1226" w:author="emmanuel blezes" w:date="2026-05-23T18:00:00Z" w16du:dateUtc="2026-05-23T16:00:00Z">
            <w:rPr>
              <w:ins w:id="1227" w:author="emmanuel blezes" w:date="2026-05-23T17:53:00Z" w16du:dateUtc="2026-05-23T15:53:00Z"/>
            </w:rPr>
          </w:rPrChange>
        </w:rPr>
      </w:pPr>
      <w:ins w:id="1228" w:author="emmanuel blezes" w:date="2026-05-23T17:53:00Z" w16du:dateUtc="2026-05-23T15:53:00Z">
        <w:r w:rsidRPr="00417D86">
          <w:rPr>
            <w:highlight w:val="green"/>
            <w:rPrChange w:id="1229" w:author="emmanuel blezes" w:date="2026-05-23T18:00:00Z" w16du:dateUtc="2026-05-23T16:00:00Z">
              <w:rPr/>
            </w:rPrChange>
          </w:rPr>
          <w:t xml:space="preserve">ABP, le fonds des fonctionnaires et enseignants néerlandais, est présent au capital de Schneider Electric pour plus de six cents millions d'euros, de L'Oréal pour plus de trois cent cinquante, de Sanofi pour près de deux cents, ainsi que de Saint-Gobain, BNP Paribas, Klepierre, Air Liquide, AXA, Danone, Société Générale. </w:t>
        </w:r>
      </w:ins>
    </w:p>
    <w:p w14:paraId="3D00BDE0" w14:textId="77777777" w:rsidR="00B437D0" w:rsidRPr="00417D86" w:rsidDel="00303B4F" w:rsidRDefault="00303B4F">
      <w:pPr>
        <w:pStyle w:val="BodyText"/>
        <w:rPr>
          <w:del w:id="1230" w:author="emmanuel blezes" w:date="2026-05-23T17:53:00Z" w16du:dateUtc="2026-05-23T15:53:00Z"/>
          <w:highlight w:val="green"/>
          <w:rPrChange w:id="1231" w:author="emmanuel blezes" w:date="2026-05-23T18:00:00Z" w16du:dateUtc="2026-05-23T16:00:00Z">
            <w:rPr>
              <w:del w:id="1232" w:author="emmanuel blezes" w:date="2026-05-23T17:53:00Z" w16du:dateUtc="2026-05-23T15:53:00Z"/>
            </w:rPr>
          </w:rPrChange>
        </w:rPr>
      </w:pPr>
      <w:ins w:id="1233" w:author="emmanuel blezes" w:date="2026-05-23T17:53:00Z" w16du:dateUtc="2026-05-23T15:53:00Z">
        <w:r w:rsidRPr="00417D86">
          <w:rPr>
            <w:highlight w:val="green"/>
            <w:rPrChange w:id="1234" w:author="emmanuel blezes" w:date="2026-05-23T18:00:00Z" w16du:dateUtc="2026-05-23T16:00:00Z">
              <w:rPr/>
            </w:rPrChange>
          </w:rPr>
          <w:t>CPP Investments, qui gère les retraites des cotisants canadiens, est présent au capital de Schneider Electric, d'Air Liquide, de Veolia. Quant à l'épargne retraite américaine — 401(k) d'entreprise et IRA</w:t>
        </w:r>
      </w:ins>
      <w:ins w:id="1235" w:author="emmanuel blezes" w:date="2026-05-23T17:54:00Z" w16du:dateUtc="2026-05-23T15:54:00Z">
        <w:r w:rsidRPr="00417D86">
          <w:rPr>
            <w:highlight w:val="green"/>
            <w:rPrChange w:id="1236" w:author="emmanuel blezes" w:date="2026-05-23T18:00:00Z" w16du:dateUtc="2026-05-23T16:00:00Z">
              <w:rPr/>
            </w:rPrChange>
          </w:rPr>
          <w:t xml:space="preserve"> </w:t>
        </w:r>
      </w:ins>
      <w:ins w:id="1237" w:author="emmanuel blezes" w:date="2026-05-23T17:53:00Z" w16du:dateUtc="2026-05-23T15:53:00Z">
        <w:r w:rsidRPr="00417D86">
          <w:rPr>
            <w:highlight w:val="green"/>
            <w:rPrChange w:id="1238" w:author="emmanuel blezes" w:date="2026-05-23T18:00:00Z" w16du:dateUtc="2026-05-23T16:00:00Z">
              <w:rPr/>
            </w:rPrChange>
          </w:rPr>
          <w:t xml:space="preserve">individuelles —, elle circule via les fonds passifs de BlackRock et </w:t>
        </w:r>
        <w:r w:rsidRPr="00417D86">
          <w:rPr>
            <w:highlight w:val="green"/>
            <w:rPrChange w:id="1239" w:author="emmanuel blezes" w:date="2026-05-23T18:00:00Z" w16du:dateUtc="2026-05-23T16:00:00Z">
              <w:rPr/>
            </w:rPrChange>
          </w:rPr>
          <w:lastRenderedPageBreak/>
          <w:t>Vanguard, qui détiennent ensemble un</w:t>
        </w:r>
      </w:ins>
      <w:ins w:id="1240" w:author="emmanuel blezes" w:date="2026-05-23T17:54:00Z" w16du:dateUtc="2026-05-23T15:54:00Z">
        <w:r w:rsidR="009875C0" w:rsidRPr="00417D86">
          <w:rPr>
            <w:highlight w:val="green"/>
            <w:rPrChange w:id="1241" w:author="emmanuel blezes" w:date="2026-05-23T18:00:00Z" w16du:dateUtc="2026-05-23T16:00:00Z">
              <w:rPr/>
            </w:rPrChange>
          </w:rPr>
          <w:t xml:space="preserve"> </w:t>
        </w:r>
      </w:ins>
      <w:ins w:id="1242" w:author="emmanuel blezes" w:date="2026-05-23T17:53:00Z" w16du:dateUtc="2026-05-23T15:53:00Z">
        <w:r w:rsidRPr="00417D86">
          <w:rPr>
            <w:highlight w:val="green"/>
            <w:rPrChange w:id="1243" w:author="emmanuel blezes" w:date="2026-05-23T18:00:00Z" w16du:dateUtc="2026-05-23T16:00:00Z">
              <w:rPr/>
            </w:rPrChange>
          </w:rPr>
          <w:t>fraction de presque toutes nos grandes entreprises cotées.</w:t>
        </w:r>
      </w:ins>
      <w:del w:id="1244" w:author="emmanuel blezes" w:date="2026-05-23T17:53:00Z" w16du:dateUtc="2026-05-23T15:53:00Z">
        <w:r w:rsidRPr="00417D86" w:rsidDel="00303B4F">
          <w:rPr>
            <w:highlight w:val="green"/>
            <w:rPrChange w:id="1245" w:author="emmanuel blezes" w:date="2026-05-23T18:00:00Z" w16du:dateUtc="2026-05-23T16:00:00Z">
              <w:rPr/>
            </w:rPrChange>
          </w:rPr>
          <w:delText xml:space="preserve">ABP, le fonds des fonctionnaires néerlandais, possède </w:delText>
        </w:r>
      </w:del>
      <w:del w:id="1246" w:author="emmanuel blezes" w:date="2026-05-20T16:36:00Z" w16du:dateUtc="2026-05-20T14:36:00Z">
        <w:r w:rsidRPr="00417D86" w:rsidDel="00C76695">
          <w:rPr>
            <w:highlight w:val="green"/>
            <w:rPrChange w:id="1247" w:author="emmanuel blezes" w:date="2026-05-23T18:00:00Z" w16du:dateUtc="2026-05-23T16:00:00Z">
              <w:rPr/>
            </w:rPrChange>
          </w:rPr>
          <w:delText xml:space="preserve">du </w:delText>
        </w:r>
      </w:del>
      <w:del w:id="1248" w:author="emmanuel blezes" w:date="2026-05-23T17:53:00Z" w16du:dateUtc="2026-05-23T15:53:00Z">
        <w:r w:rsidRPr="00417D86" w:rsidDel="00303B4F">
          <w:rPr>
            <w:highlight w:val="green"/>
            <w:rPrChange w:id="1249" w:author="emmanuel blezes" w:date="2026-05-23T18:00:00Z" w16du:dateUtc="2026-05-23T16:00:00Z">
              <w:rPr/>
            </w:rPrChange>
          </w:rPr>
          <w:delText xml:space="preserve">Total, </w:delText>
        </w:r>
      </w:del>
      <w:del w:id="1250" w:author="emmanuel blezes" w:date="2026-05-20T16:36:00Z" w16du:dateUtc="2026-05-20T14:36:00Z">
        <w:r w:rsidRPr="00417D86" w:rsidDel="00C76695">
          <w:rPr>
            <w:highlight w:val="green"/>
            <w:rPrChange w:id="1251" w:author="emmanuel blezes" w:date="2026-05-23T18:00:00Z" w16du:dateUtc="2026-05-23T16:00:00Z">
              <w:rPr/>
            </w:rPrChange>
          </w:rPr>
          <w:delText xml:space="preserve">du </w:delText>
        </w:r>
      </w:del>
      <w:del w:id="1252" w:author="emmanuel blezes" w:date="2026-05-23T17:53:00Z" w16du:dateUtc="2026-05-23T15:53:00Z">
        <w:r w:rsidRPr="00417D86" w:rsidDel="00303B4F">
          <w:rPr>
            <w:highlight w:val="green"/>
            <w:rPrChange w:id="1253" w:author="emmanuel blezes" w:date="2026-05-23T18:00:00Z" w16du:dateUtc="2026-05-23T16:00:00Z">
              <w:rPr/>
            </w:rPrChange>
          </w:rPr>
          <w:delText xml:space="preserve">Sanofi, </w:delText>
        </w:r>
      </w:del>
      <w:del w:id="1254" w:author="emmanuel blezes" w:date="2026-05-20T16:36:00Z" w16du:dateUtc="2026-05-20T14:36:00Z">
        <w:r w:rsidRPr="00417D86" w:rsidDel="00C76695">
          <w:rPr>
            <w:highlight w:val="green"/>
            <w:rPrChange w:id="1255" w:author="emmanuel blezes" w:date="2026-05-23T18:00:00Z" w16du:dateUtc="2026-05-23T16:00:00Z">
              <w:rPr/>
            </w:rPrChange>
          </w:rPr>
          <w:delText xml:space="preserve">du </w:delText>
        </w:r>
      </w:del>
      <w:del w:id="1256" w:author="emmanuel blezes" w:date="2026-05-23T17:53:00Z" w16du:dateUtc="2026-05-23T15:53:00Z">
        <w:r w:rsidRPr="00417D86" w:rsidDel="00303B4F">
          <w:rPr>
            <w:highlight w:val="green"/>
            <w:rPrChange w:id="1257" w:author="emmanuel blezes" w:date="2026-05-23T18:00:00Z" w16du:dateUtc="2026-05-23T16:00:00Z">
              <w:rPr/>
            </w:rPrChange>
          </w:rPr>
          <w:delText xml:space="preserve">LVMH. Le </w:delText>
        </w:r>
        <w:r w:rsidRPr="00417D86" w:rsidDel="00303B4F">
          <w:rPr>
            <w:i/>
            <w:iCs/>
            <w:highlight w:val="green"/>
            <w:rPrChange w:id="1258" w:author="emmanuel blezes" w:date="2026-05-23T18:00:00Z" w16du:dateUtc="2026-05-23T16:00:00Z">
              <w:rPr>
                <w:i/>
                <w:iCs/>
              </w:rPr>
            </w:rPrChange>
          </w:rPr>
          <w:delText>Canada Pension Plan Investment Board</w:delText>
        </w:r>
        <w:r w:rsidRPr="00417D86" w:rsidDel="00303B4F">
          <w:rPr>
            <w:highlight w:val="green"/>
            <w:rPrChange w:id="1259" w:author="emmanuel blezes" w:date="2026-05-23T18:00:00Z" w16du:dateUtc="2026-05-23T16:00:00Z">
              <w:rPr/>
            </w:rPrChange>
          </w:rPr>
          <w:delText xml:space="preserve">, qui gère les retraites des cotisants canadiens, est présent au capital de Schneider Electric, d’Air Liquide, de Veolia. Quant aux </w:delText>
        </w:r>
        <w:r w:rsidRPr="00417D86" w:rsidDel="00303B4F">
          <w:rPr>
            <w:i/>
            <w:iCs/>
            <w:highlight w:val="green"/>
            <w:rPrChange w:id="1260" w:author="emmanuel blezes" w:date="2026-05-23T18:00:00Z" w16du:dateUtc="2026-05-23T16:00:00Z">
              <w:rPr>
                <w:i/>
                <w:iCs/>
              </w:rPr>
            </w:rPrChange>
          </w:rPr>
          <w:delText>401(k)</w:delText>
        </w:r>
        <w:r w:rsidRPr="00417D86" w:rsidDel="00303B4F">
          <w:rPr>
            <w:highlight w:val="green"/>
            <w:rPrChange w:id="1261" w:author="emmanuel blezes" w:date="2026-05-23T18:00:00Z" w16du:dateUtc="2026-05-23T16:00:00Z">
              <w:rPr/>
            </w:rPrChange>
          </w:rPr>
          <w:delText xml:space="preserve"> américains, ils possèdent indirectement, via les ETF Vanguard et BlackRock, une fraction du capital de presque toutes nos grandes entreprises cotées.</w:delText>
        </w:r>
      </w:del>
    </w:p>
    <w:p w14:paraId="60810FDE" w14:textId="77777777" w:rsidR="00303B4F" w:rsidRPr="00417D86" w:rsidRDefault="00303B4F" w:rsidP="00303B4F">
      <w:pPr>
        <w:pStyle w:val="BodyText"/>
        <w:rPr>
          <w:ins w:id="1262" w:author="emmanuel blezes" w:date="2026-05-23T17:54:00Z" w16du:dateUtc="2026-05-23T15:54:00Z"/>
          <w:highlight w:val="green"/>
          <w:rPrChange w:id="1263" w:author="emmanuel blezes" w:date="2026-05-23T18:00:00Z" w16du:dateUtc="2026-05-23T16:00:00Z">
            <w:rPr>
              <w:ins w:id="1264" w:author="emmanuel blezes" w:date="2026-05-23T17:54:00Z" w16du:dateUtc="2026-05-23T15:54:00Z"/>
            </w:rPr>
          </w:rPrChange>
        </w:rPr>
      </w:pPr>
    </w:p>
    <w:p w14:paraId="524A9B27" w14:textId="77777777" w:rsidR="00B437D0" w:rsidRPr="00A651B2" w:rsidRDefault="00000000">
      <w:pPr>
        <w:pStyle w:val="BodyText"/>
        <w:rPr>
          <w:highlight w:val="green"/>
          <w:rPrChange w:id="1265" w:author="emmanuel blezes" w:date="2026-05-23T18:05:00Z" w16du:dateUtc="2026-05-23T16:05:00Z">
            <w:rPr/>
          </w:rPrChange>
        </w:rPr>
      </w:pPr>
      <w:r w:rsidRPr="00A651B2">
        <w:rPr>
          <w:highlight w:val="green"/>
          <w:rPrChange w:id="1266" w:author="emmanuel blezes" w:date="2026-05-23T18:05:00Z" w16du:dateUtc="2026-05-23T16:05:00Z">
            <w:rPr/>
          </w:rPrChange>
        </w:rPr>
        <w:t>Conséquence directe : sur les 73 milliards d’euros de dividendes versés en 2024 par le CAC 40</w:t>
      </w:r>
      <w:del w:id="1267" w:author="emmanuel blezes" w:date="2026-05-20T16:37:00Z" w16du:dateUtc="2026-05-20T14:37:00Z">
        <w:r w:rsidRPr="00A651B2" w:rsidDel="00C76695">
          <w:rPr>
            <w:highlight w:val="green"/>
            <w:rPrChange w:id="1268" w:author="emmanuel blezes" w:date="2026-05-23T18:05:00Z" w16du:dateUtc="2026-05-23T16:05:00Z">
              <w:rPr/>
            </w:rPrChange>
          </w:rPr>
          <w:delText xml:space="preserve"> </w:delText>
        </w:r>
      </w:del>
      <w:del w:id="1269" w:author="emmanuel blezes" w:date="2026-05-18T20:04:00Z" w16du:dateUtc="2026-05-18T18:04:00Z">
        <w:r w:rsidRPr="00A651B2" w:rsidDel="00146C66">
          <w:rPr>
            <w:highlight w:val="green"/>
            <w:rPrChange w:id="1270" w:author="emmanuel blezes" w:date="2026-05-23T18:05:00Z" w16du:dateUtc="2026-05-23T16:05:00Z">
              <w:rPr/>
            </w:rPrChange>
          </w:rPr>
          <w:delText>—</w:delText>
        </w:r>
      </w:del>
      <w:del w:id="1271" w:author="emmanuel blezes" w:date="2026-05-20T16:36:00Z" w16du:dateUtc="2026-05-20T14:36:00Z">
        <w:r w:rsidRPr="00A651B2" w:rsidDel="00C76695">
          <w:rPr>
            <w:highlight w:val="green"/>
            <w:rPrChange w:id="1272" w:author="emmanuel blezes" w:date="2026-05-23T18:05:00Z" w16du:dateUtc="2026-05-23T16:05:00Z">
              <w:rPr/>
            </w:rPrChange>
          </w:rPr>
          <w:delText xml:space="preserve"> un record absolu</w:delText>
        </w:r>
        <w:r w:rsidRPr="00A651B2" w:rsidDel="00C76695">
          <w:rPr>
            <w:rStyle w:val="FootnoteReference"/>
            <w:highlight w:val="green"/>
            <w:rPrChange w:id="1273" w:author="emmanuel blezes" w:date="2026-05-23T18:05:00Z" w16du:dateUtc="2026-05-23T16:05:00Z">
              <w:rPr>
                <w:rStyle w:val="FootnoteReference"/>
              </w:rPr>
            </w:rPrChange>
          </w:rPr>
          <w:footnoteReference w:id="16"/>
        </w:r>
        <w:r w:rsidRPr="00A651B2" w:rsidDel="00C76695">
          <w:rPr>
            <w:highlight w:val="green"/>
            <w:rPrChange w:id="1286" w:author="emmanuel blezes" w:date="2026-05-23T18:05:00Z" w16du:dateUtc="2026-05-23T16:05:00Z">
              <w:rPr/>
            </w:rPrChange>
          </w:rPr>
          <w:delText xml:space="preserve"> </w:delText>
        </w:r>
      </w:del>
      <w:del w:id="1287" w:author="emmanuel blezes" w:date="2026-05-18T20:04:00Z" w16du:dateUtc="2026-05-18T18:04:00Z">
        <w:r w:rsidRPr="00A651B2" w:rsidDel="00146C66">
          <w:rPr>
            <w:highlight w:val="green"/>
            <w:rPrChange w:id="1288" w:author="emmanuel blezes" w:date="2026-05-23T18:05:00Z" w16du:dateUtc="2026-05-23T16:05:00Z">
              <w:rPr/>
            </w:rPrChange>
          </w:rPr>
          <w:delText>—</w:delText>
        </w:r>
      </w:del>
      <w:r w:rsidRPr="00A651B2">
        <w:rPr>
          <w:highlight w:val="green"/>
          <w:rPrChange w:id="1289" w:author="emmanuel blezes" w:date="2026-05-23T18:05:00Z" w16du:dateUtc="2026-05-23T16:05:00Z">
            <w:rPr/>
          </w:rPrChange>
        </w:rPr>
        <w:t xml:space="preserve">, </w:t>
      </w:r>
      <w:del w:id="1290" w:author="emmanuel blezes" w:date="2026-05-20T16:42:00Z" w16du:dateUtc="2026-05-20T14:42:00Z">
        <w:r w:rsidRPr="00A651B2" w:rsidDel="00A71001">
          <w:rPr>
            <w:highlight w:val="green"/>
            <w:rPrChange w:id="1291" w:author="emmanuel blezes" w:date="2026-05-23T18:05:00Z" w16du:dateUtc="2026-05-23T16:05:00Z">
              <w:rPr/>
            </w:rPrChange>
          </w:rPr>
          <w:delText xml:space="preserve">environ 36,5 </w:delText>
        </w:r>
      </w:del>
      <w:ins w:id="1292" w:author="emmanuel blezes" w:date="2026-05-23T17:59:00Z" w16du:dateUtc="2026-05-23T15:59:00Z">
        <w:r w:rsidR="00926BE6" w:rsidRPr="00A651B2">
          <w:rPr>
            <w:highlight w:val="green"/>
          </w:rPr>
          <w:t>près de 40</w:t>
        </w:r>
      </w:ins>
      <w:ins w:id="1293" w:author="emmanuel blezes" w:date="2026-05-20T16:42:00Z" w16du:dateUtc="2026-05-20T14:42:00Z">
        <w:r w:rsidR="00A71001" w:rsidRPr="00A651B2">
          <w:rPr>
            <w:highlight w:val="green"/>
            <w:rPrChange w:id="1294" w:author="emmanuel blezes" w:date="2026-05-23T18:05:00Z" w16du:dateUtc="2026-05-23T16:05:00Z">
              <w:rPr/>
            </w:rPrChange>
          </w:rPr>
          <w:t xml:space="preserve"> </w:t>
        </w:r>
      </w:ins>
      <w:r w:rsidRPr="00A651B2">
        <w:rPr>
          <w:highlight w:val="green"/>
          <w:rPrChange w:id="1295" w:author="emmanuel blezes" w:date="2026-05-23T18:05:00Z" w16du:dateUtc="2026-05-23T16:05:00Z">
            <w:rPr/>
          </w:rPrChange>
        </w:rPr>
        <w:t>milliards sont partis vers l’étranger</w:t>
      </w:r>
      <w:ins w:id="1296" w:author="emmanuel blezes" w:date="2026-05-23T17:59:00Z" w16du:dateUtc="2026-05-23T15:59:00Z">
        <w:r w:rsidR="00926BE6" w:rsidRPr="00A651B2">
          <w:rPr>
            <w:rStyle w:val="FootnoteReference"/>
            <w:highlight w:val="green"/>
          </w:rPr>
          <w:footnoteReference w:id="17"/>
        </w:r>
      </w:ins>
      <w:r w:rsidRPr="00A651B2">
        <w:rPr>
          <w:highlight w:val="green"/>
          <w:rPrChange w:id="1301" w:author="emmanuel blezes" w:date="2026-05-23T18:05:00Z" w16du:dateUtc="2026-05-23T16:05:00Z">
            <w:rPr/>
          </w:rPrChange>
        </w:rPr>
        <w:t>.</w:t>
      </w:r>
    </w:p>
    <w:p w14:paraId="132F0967" w14:textId="77777777" w:rsidR="00B437D0" w:rsidRPr="00A651B2" w:rsidDel="00612DA3" w:rsidRDefault="00000000">
      <w:pPr>
        <w:pStyle w:val="BlockText"/>
        <w:rPr>
          <w:del w:id="1302" w:author="emmanuel blezes" w:date="2026-05-20T16:44:00Z" w16du:dateUtc="2026-05-20T14:44:00Z"/>
          <w:highlight w:val="green"/>
          <w:rPrChange w:id="1303" w:author="emmanuel blezes" w:date="2026-05-23T18:05:00Z" w16du:dateUtc="2026-05-23T16:05:00Z">
            <w:rPr>
              <w:del w:id="1304" w:author="emmanuel blezes" w:date="2026-05-20T16:44:00Z" w16du:dateUtc="2026-05-20T14:44:00Z"/>
            </w:rPr>
          </w:rPrChange>
        </w:rPr>
      </w:pPr>
      <w:del w:id="1305" w:author="emmanuel blezes" w:date="2026-05-20T16:44:00Z" w16du:dateUtc="2026-05-20T14:44:00Z">
        <w:r w:rsidRPr="00A651B2" w:rsidDel="00612DA3">
          <w:rPr>
            <w:b/>
            <w:bCs/>
            <w:highlight w:val="green"/>
            <w:rPrChange w:id="1306" w:author="emmanuel blezes" w:date="2026-05-23T18:05:00Z" w16du:dateUtc="2026-05-23T16:05:00Z">
              <w:rPr>
                <w:b/>
                <w:bCs/>
              </w:rPr>
            </w:rPrChange>
          </w:rPr>
          <w:delText>Calcul Où Va l’Argent.</w:delText>
        </w:r>
        <w:r w:rsidRPr="00A651B2" w:rsidDel="00612DA3">
          <w:rPr>
            <w:highlight w:val="green"/>
            <w:rPrChange w:id="1307" w:author="emmanuel blezes" w:date="2026-05-23T18:05:00Z" w16du:dateUtc="2026-05-23T16:05:00Z">
              <w:rPr/>
            </w:rPrChange>
          </w:rPr>
          <w:delText xml:space="preserve"> Estimation des dividendes captés par les non-résidents en 2024.</w:delText>
        </w:r>
      </w:del>
    </w:p>
    <w:p w14:paraId="0E886CEB" w14:textId="77777777" w:rsidR="00B437D0" w:rsidRPr="00A651B2" w:rsidDel="00612DA3" w:rsidRDefault="00000000">
      <w:pPr>
        <w:pStyle w:val="BlockText"/>
        <w:rPr>
          <w:del w:id="1308" w:author="emmanuel blezes" w:date="2026-05-20T16:44:00Z" w16du:dateUtc="2026-05-20T14:44:00Z"/>
          <w:highlight w:val="green"/>
          <w:rPrChange w:id="1309" w:author="emmanuel blezes" w:date="2026-05-23T18:05:00Z" w16du:dateUtc="2026-05-23T16:05:00Z">
            <w:rPr>
              <w:del w:id="1310" w:author="emmanuel blezes" w:date="2026-05-20T16:44:00Z" w16du:dateUtc="2026-05-20T14:44:00Z"/>
            </w:rPr>
          </w:rPrChange>
        </w:rPr>
      </w:pPr>
      <w:del w:id="1311" w:author="emmanuel blezes" w:date="2026-05-20T16:44:00Z" w16du:dateUtc="2026-05-20T14:44:00Z">
        <w:r w:rsidRPr="00A651B2" w:rsidDel="00612DA3">
          <w:rPr>
            <w:highlight w:val="green"/>
            <w:rPrChange w:id="1312" w:author="emmanuel blezes" w:date="2026-05-23T18:05:00Z" w16du:dateUtc="2026-05-23T16:05:00Z">
              <w:rPr/>
            </w:rPrChange>
          </w:rPr>
          <w:delText xml:space="preserve">Total des dividendes versés par les sociétés du CAC 40 en 2024 : 73,0 Md€ </w:delText>
        </w:r>
        <w:r w:rsidRPr="00A651B2" w:rsidDel="00612DA3">
          <w:rPr>
            <w:i/>
            <w:iCs/>
            <w:highlight w:val="green"/>
            <w:rPrChange w:id="1313" w:author="emmanuel blezes" w:date="2026-05-23T18:05:00Z" w16du:dateUtc="2026-05-23T16:05:00Z">
              <w:rPr>
                <w:i/>
                <w:iCs/>
              </w:rPr>
            </w:rPrChange>
          </w:rPr>
          <w:delText xml:space="preserve">(source : </w:delText>
        </w:r>
        <w:r w:rsidRPr="00A651B2" w:rsidDel="00612DA3">
          <w:rPr>
            <w:highlight w:val="green"/>
            <w:rPrChange w:id="1314" w:author="emmanuel blezes" w:date="2026-05-23T18:05:00Z" w16du:dateUtc="2026-05-23T16:05:00Z">
              <w:rPr/>
            </w:rPrChange>
          </w:rPr>
          <w:delText>Vernimmen</w:delText>
        </w:r>
        <w:r w:rsidRPr="00A651B2" w:rsidDel="00612DA3">
          <w:rPr>
            <w:i/>
            <w:iCs/>
            <w:highlight w:val="green"/>
            <w:rPrChange w:id="1315" w:author="emmanuel blezes" w:date="2026-05-23T18:05:00Z" w16du:dateUtc="2026-05-23T16:05:00Z">
              <w:rPr>
                <w:i/>
                <w:iCs/>
              </w:rPr>
            </w:rPrChange>
          </w:rPr>
          <w:delText xml:space="preserve">, </w:delText>
        </w:r>
        <w:r w:rsidRPr="00A651B2" w:rsidDel="00612DA3">
          <w:rPr>
            <w:highlight w:val="green"/>
            <w:rPrChange w:id="1316" w:author="emmanuel blezes" w:date="2026-05-23T18:05:00Z" w16du:dateUtc="2026-05-23T16:05:00Z">
              <w:rPr/>
            </w:rPrChange>
          </w:rPr>
          <w:delText>Dividendes du CAC 40</w:delText>
        </w:r>
        <w:r w:rsidRPr="00A651B2" w:rsidDel="00612DA3">
          <w:rPr>
            <w:i/>
            <w:iCs/>
            <w:highlight w:val="green"/>
            <w:rPrChange w:id="1317" w:author="emmanuel blezes" w:date="2026-05-23T18:05:00Z" w16du:dateUtc="2026-05-23T16:05:00Z">
              <w:rPr>
                <w:i/>
                <w:iCs/>
              </w:rPr>
            </w:rPrChange>
          </w:rPr>
          <w:delText>, 2025)</w:delText>
        </w:r>
        <w:r w:rsidRPr="00A651B2" w:rsidDel="00612DA3">
          <w:rPr>
            <w:highlight w:val="green"/>
            <w:rPrChange w:id="1318" w:author="emmanuel blezes" w:date="2026-05-23T18:05:00Z" w16du:dateUtc="2026-05-23T16:05:00Z">
              <w:rPr/>
            </w:rPrChange>
          </w:rPr>
          <w:delText xml:space="preserve">. Part détenue par les non-résidents en valeur : 50,0 % </w:delText>
        </w:r>
        <w:r w:rsidRPr="00A651B2" w:rsidDel="00612DA3">
          <w:rPr>
            <w:i/>
            <w:iCs/>
            <w:highlight w:val="green"/>
            <w:rPrChange w:id="1319" w:author="emmanuel blezes" w:date="2026-05-23T18:05:00Z" w16du:dateUtc="2026-05-23T16:05:00Z">
              <w:rPr>
                <w:i/>
                <w:iCs/>
              </w:rPr>
            </w:rPrChange>
          </w:rPr>
          <w:delText>(source : Banque de France 2024)</w:delText>
        </w:r>
        <w:r w:rsidRPr="00A651B2" w:rsidDel="00612DA3">
          <w:rPr>
            <w:highlight w:val="green"/>
            <w:rPrChange w:id="1320" w:author="emmanuel blezes" w:date="2026-05-23T18:05:00Z" w16du:dateUtc="2026-05-23T16:05:00Z">
              <w:rPr/>
            </w:rPrChange>
          </w:rPr>
          <w:delText xml:space="preserve">. Estimation OVLA : 73,0 × 0,50 = </w:delText>
        </w:r>
        <w:r w:rsidRPr="00A651B2" w:rsidDel="00612DA3">
          <w:rPr>
            <w:b/>
            <w:bCs/>
            <w:highlight w:val="green"/>
            <w:rPrChange w:id="1321" w:author="emmanuel blezes" w:date="2026-05-23T18:05:00Z" w16du:dateUtc="2026-05-23T16:05:00Z">
              <w:rPr>
                <w:b/>
                <w:bCs/>
              </w:rPr>
            </w:rPrChange>
          </w:rPr>
          <w:delText>36,5 Md€</w:delText>
        </w:r>
        <w:r w:rsidRPr="00A651B2" w:rsidDel="00612DA3">
          <w:rPr>
            <w:highlight w:val="green"/>
            <w:rPrChange w:id="1322" w:author="emmanuel blezes" w:date="2026-05-23T18:05:00Z" w16du:dateUtc="2026-05-23T16:05:00Z">
              <w:rPr/>
            </w:rPrChange>
          </w:rPr>
          <w:delText>.</w:delText>
        </w:r>
      </w:del>
    </w:p>
    <w:p w14:paraId="22C72533" w14:textId="77777777" w:rsidR="00B437D0" w:rsidRPr="00A651B2" w:rsidDel="00612DA3" w:rsidRDefault="00000000">
      <w:pPr>
        <w:pStyle w:val="BlockText"/>
        <w:rPr>
          <w:del w:id="1323" w:author="emmanuel blezes" w:date="2026-05-20T16:44:00Z" w16du:dateUtc="2026-05-20T14:44:00Z"/>
          <w:highlight w:val="green"/>
          <w:rPrChange w:id="1324" w:author="emmanuel blezes" w:date="2026-05-23T18:05:00Z" w16du:dateUtc="2026-05-23T16:05:00Z">
            <w:rPr>
              <w:del w:id="1325" w:author="emmanuel blezes" w:date="2026-05-20T16:44:00Z" w16du:dateUtc="2026-05-20T14:44:00Z"/>
            </w:rPr>
          </w:rPrChange>
        </w:rPr>
      </w:pPr>
      <w:del w:id="1326" w:author="emmanuel blezes" w:date="2026-05-20T16:44:00Z" w16du:dateUtc="2026-05-20T14:44:00Z">
        <w:r w:rsidRPr="00A651B2" w:rsidDel="00612DA3">
          <w:rPr>
            <w:highlight w:val="green"/>
            <w:rPrChange w:id="1327" w:author="emmanuel blezes" w:date="2026-05-23T18:05:00Z" w16du:dateUtc="2026-05-23T16:05:00Z">
              <w:rPr/>
            </w:rPrChange>
          </w:rPr>
          <w:delText>L’estimation est volontairement conservatrice : elle suppose que les non-résidents détiennent les sociétés du CAC 40 dans la même proportion que la moyenne du marché. En réalité, plusieurs des sociétés les plus distributrices (TotalEnergies, Sanofi, BNP Paribas, AXA, L’Oréal) sont détenues à des taux supérieurs par des non-résidents, ce qui pousse l’estimation réelle vers la fourchette haute, autour de 38-40 Md€</w:delText>
        </w:r>
        <w:r w:rsidRPr="00A651B2" w:rsidDel="00612DA3">
          <w:rPr>
            <w:rStyle w:val="FootnoteReference"/>
            <w:highlight w:val="green"/>
            <w:rPrChange w:id="1328" w:author="emmanuel blezes" w:date="2026-05-23T18:05:00Z" w16du:dateUtc="2026-05-23T16:05:00Z">
              <w:rPr>
                <w:rStyle w:val="FootnoteReference"/>
              </w:rPr>
            </w:rPrChange>
          </w:rPr>
          <w:footnoteReference w:id="18"/>
        </w:r>
        <w:r w:rsidRPr="00A651B2" w:rsidDel="00612DA3">
          <w:rPr>
            <w:highlight w:val="green"/>
            <w:rPrChange w:id="1335" w:author="emmanuel blezes" w:date="2026-05-23T18:05:00Z" w16du:dateUtc="2026-05-23T16:05:00Z">
              <w:rPr/>
            </w:rPrChange>
          </w:rPr>
          <w:delText>.</w:delText>
        </w:r>
      </w:del>
    </w:p>
    <w:p w14:paraId="4CEAE759" w14:textId="77777777" w:rsidR="00B437D0" w:rsidRPr="00A651B2" w:rsidDel="004E78FB" w:rsidRDefault="00000000">
      <w:pPr>
        <w:pStyle w:val="FirstParagraph"/>
        <w:rPr>
          <w:del w:id="1336" w:author="emmanuel blezes" w:date="2026-05-23T18:00:00Z" w16du:dateUtc="2026-05-23T16:00:00Z"/>
          <w:highlight w:val="green"/>
          <w:rPrChange w:id="1337" w:author="emmanuel blezes" w:date="2026-05-23T18:05:00Z" w16du:dateUtc="2026-05-23T16:05:00Z">
            <w:rPr>
              <w:del w:id="1338" w:author="emmanuel blezes" w:date="2026-05-23T18:00:00Z" w16du:dateUtc="2026-05-23T16:00:00Z"/>
            </w:rPr>
          </w:rPrChange>
        </w:rPr>
      </w:pPr>
      <w:del w:id="1339" w:author="emmanuel blezes" w:date="2026-05-20T16:45:00Z" w16du:dateUtc="2026-05-20T14:45:00Z">
        <w:r w:rsidRPr="00A651B2" w:rsidDel="00612DA3">
          <w:rPr>
            <w:highlight w:val="green"/>
            <w:rPrChange w:id="1340" w:author="emmanuel blezes" w:date="2026-05-23T18:05:00Z" w16du:dateUtc="2026-05-23T16:05:00Z">
              <w:rPr/>
            </w:rPrChange>
          </w:rPr>
          <w:delText>Trente-six milliards d’euros par an. C’est, à un milliard près, le budget annuel du ministère de l’Éducation nationale</w:delText>
        </w:r>
        <w:r w:rsidRPr="00A651B2" w:rsidDel="00612DA3">
          <w:rPr>
            <w:rStyle w:val="FootnoteReference"/>
            <w:highlight w:val="green"/>
            <w:rPrChange w:id="1341" w:author="emmanuel blezes" w:date="2026-05-23T18:05:00Z" w16du:dateUtc="2026-05-23T16:05:00Z">
              <w:rPr>
                <w:rStyle w:val="FootnoteReference"/>
              </w:rPr>
            </w:rPrChange>
          </w:rPr>
          <w:footnoteReference w:id="19"/>
        </w:r>
        <w:r w:rsidRPr="00A651B2" w:rsidDel="00612DA3">
          <w:rPr>
            <w:highlight w:val="green"/>
            <w:rPrChange w:id="1352" w:author="emmanuel blezes" w:date="2026-05-23T18:05:00Z" w16du:dateUtc="2026-05-23T16:05:00Z">
              <w:rPr/>
            </w:rPrChange>
          </w:rPr>
          <w:delText xml:space="preserve">. </w:delText>
        </w:r>
      </w:del>
      <w:r w:rsidRPr="00A651B2">
        <w:rPr>
          <w:highlight w:val="green"/>
          <w:rPrChange w:id="1353" w:author="emmanuel blezes" w:date="2026-05-23T18:05:00Z" w16du:dateUtc="2026-05-23T16:05:00Z">
            <w:rPr/>
          </w:rPrChange>
        </w:rPr>
        <w:t>Chaque année, donc, les bénéfices de nos plus grandes entreprises financent les retraites néerlandaises, les universités californiennes, les routes ontariennes</w:t>
      </w:r>
      <w:ins w:id="1354" w:author="emmanuel blezes" w:date="2026-05-20T16:45:00Z" w16du:dateUtc="2026-05-20T14:45:00Z">
        <w:r w:rsidR="00612DA3" w:rsidRPr="00A651B2">
          <w:rPr>
            <w:highlight w:val="green"/>
            <w:rPrChange w:id="1355" w:author="emmanuel blezes" w:date="2026-05-23T18:05:00Z" w16du:dateUtc="2026-05-23T16:05:00Z">
              <w:rPr/>
            </w:rPrChange>
          </w:rPr>
          <w:t xml:space="preserve">. </w:t>
        </w:r>
      </w:ins>
      <w:del w:id="1356" w:author="emmanuel blezes" w:date="2026-05-20T16:45:00Z" w16du:dateUtc="2026-05-20T14:45:00Z">
        <w:r w:rsidRPr="00A651B2" w:rsidDel="00612DA3">
          <w:rPr>
            <w:highlight w:val="green"/>
            <w:rPrChange w:id="1357" w:author="emmanuel blezes" w:date="2026-05-23T18:05:00Z" w16du:dateUtc="2026-05-23T16:05:00Z">
              <w:rPr/>
            </w:rPrChange>
          </w:rPr>
          <w:delText xml:space="preserve"> </w:delText>
        </w:r>
      </w:del>
      <w:del w:id="1358" w:author="emmanuel blezes" w:date="2026-05-18T20:04:00Z" w16du:dateUtc="2026-05-18T18:04:00Z">
        <w:r w:rsidRPr="00A651B2" w:rsidDel="00146C66">
          <w:rPr>
            <w:highlight w:val="green"/>
            <w:rPrChange w:id="1359" w:author="emmanuel blezes" w:date="2026-05-23T18:05:00Z" w16du:dateUtc="2026-05-23T16:05:00Z">
              <w:rPr/>
            </w:rPrChange>
          </w:rPr>
          <w:delText>—</w:delText>
        </w:r>
      </w:del>
      <w:del w:id="1360" w:author="emmanuel blezes" w:date="2026-05-20T16:45:00Z" w16du:dateUtc="2026-05-20T14:45:00Z">
        <w:r w:rsidRPr="00A651B2" w:rsidDel="00612DA3">
          <w:rPr>
            <w:highlight w:val="green"/>
            <w:rPrChange w:id="1361" w:author="emmanuel blezes" w:date="2026-05-23T18:05:00Z" w16du:dateUtc="2026-05-23T16:05:00Z">
              <w:rPr/>
            </w:rPrChange>
          </w:rPr>
          <w:delText xml:space="preserve"> partout, sauf chez nous. </w:delText>
        </w:r>
      </w:del>
      <w:r w:rsidRPr="00A651B2">
        <w:rPr>
          <w:highlight w:val="green"/>
          <w:rPrChange w:id="1362" w:author="emmanuel blezes" w:date="2026-05-23T18:05:00Z" w16du:dateUtc="2026-05-23T16:05:00Z">
            <w:rPr/>
          </w:rPrChange>
        </w:rPr>
        <w:t xml:space="preserve">Pendant ce temps, le Français qui cotise pour sa propre retraite alimente un </w:t>
      </w:r>
      <w:del w:id="1363" w:author="emmanuel blezes" w:date="2026-05-20T16:45:00Z" w16du:dateUtc="2026-05-20T14:45:00Z">
        <w:r w:rsidRPr="00A651B2" w:rsidDel="00612DA3">
          <w:rPr>
            <w:highlight w:val="green"/>
            <w:rPrChange w:id="1364" w:author="emmanuel blezes" w:date="2026-05-23T18:05:00Z" w16du:dateUtc="2026-05-23T16:05:00Z">
              <w:rPr/>
            </w:rPrChange>
          </w:rPr>
          <w:delText>système qui ne possède quasiment rien</w:delText>
        </w:r>
      </w:del>
      <w:ins w:id="1365" w:author="emmanuel blezes" w:date="2026-05-20T16:45:00Z" w16du:dateUtc="2026-05-20T14:45:00Z">
        <w:r w:rsidR="00612DA3" w:rsidRPr="00A651B2">
          <w:rPr>
            <w:highlight w:val="green"/>
            <w:rPrChange w:id="1366" w:author="emmanuel blezes" w:date="2026-05-23T18:05:00Z" w16du:dateUtc="2026-05-23T16:05:00Z">
              <w:rPr/>
            </w:rPrChange>
          </w:rPr>
          <w:t>puits sans fonds</w:t>
        </w:r>
      </w:ins>
      <w:r w:rsidRPr="00A651B2">
        <w:rPr>
          <w:highlight w:val="green"/>
          <w:rPrChange w:id="1367" w:author="emmanuel blezes" w:date="2026-05-23T18:05:00Z" w16du:dateUtc="2026-05-23T16:05:00Z">
            <w:rPr/>
          </w:rPrChange>
        </w:rPr>
        <w:t>.</w:t>
      </w:r>
    </w:p>
    <w:p w14:paraId="6ABA28A8" w14:textId="77777777" w:rsidR="00B437D0" w:rsidRPr="00A651B2" w:rsidRDefault="002C7085">
      <w:pPr>
        <w:pStyle w:val="FirstParagraph"/>
        <w:rPr>
          <w:highlight w:val="green"/>
          <w:rPrChange w:id="1368" w:author="emmanuel blezes" w:date="2026-05-23T18:05:00Z" w16du:dateUtc="2026-05-23T16:05:00Z">
            <w:rPr/>
          </w:rPrChange>
        </w:rPr>
        <w:pPrChange w:id="1369" w:author="emmanuel blezes" w:date="2026-05-23T18:00:00Z" w16du:dateUtc="2026-05-23T16:00:00Z">
          <w:pPr/>
        </w:pPrChange>
      </w:pPr>
      <w:del w:id="1370" w:author="emmanuel blezes" w:date="2026-05-23T18:00:00Z" w16du:dateUtc="2026-05-23T16:00:00Z">
        <w:r>
          <w:rPr>
            <w:noProof/>
          </w:rPr>
          <w:pict w14:anchorId="2DB13F60">
            <v:rect id="_x0000_i1035" alt="" style="width:451.3pt;height:.05pt;mso-width-percent:0;mso-height-percent:0;mso-width-percent:0;mso-height-percent:0" o:hralign="center" o:hrstd="t" o:hr="t"/>
          </w:pict>
        </w:r>
      </w:del>
    </w:p>
    <w:p w14:paraId="02B6A162" w14:textId="77777777" w:rsidR="00B437D0" w:rsidDel="00417D86" w:rsidRDefault="00417D86" w:rsidP="00417D86">
      <w:pPr>
        <w:pStyle w:val="FirstParagraph"/>
        <w:rPr>
          <w:del w:id="1371" w:author="emmanuel blezes" w:date="2026-05-23T18:03:00Z" w16du:dateUtc="2026-05-23T16:03:00Z"/>
          <w:b/>
          <w:bCs/>
        </w:rPr>
      </w:pPr>
      <w:ins w:id="1372" w:author="emmanuel blezes" w:date="2026-05-23T18:03:00Z" w16du:dateUtc="2026-05-23T16:03:00Z">
        <w:r w:rsidRPr="00A651B2">
          <w:rPr>
            <w:b/>
            <w:bCs/>
            <w:highlight w:val="green"/>
            <w:rPrChange w:id="1373" w:author="emmanuel blezes" w:date="2026-05-23T18:05:00Z" w16du:dateUtc="2026-05-23T16:05:00Z">
              <w:rPr>
                <w:b/>
                <w:bCs/>
              </w:rPr>
            </w:rPrChange>
          </w:rPr>
          <w:t xml:space="preserve">Deuxième chiffre. 240 000. </w:t>
        </w:r>
        <w:r w:rsidRPr="00A651B2">
          <w:rPr>
            <w:highlight w:val="green"/>
            <w:rPrChange w:id="1374" w:author="emmanuel blezes" w:date="2026-05-23T18:05:00Z" w16du:dateUtc="2026-05-23T16:05:00Z">
              <w:rPr>
                <w:b/>
                <w:bCs/>
              </w:rPr>
            </w:rPrChange>
          </w:rPr>
          <w:t>C'est le nombre d'entreprises françaises qui, selon Bpifrance, vont chercher un repreneur dans les cinq prochaines années sans en trouver. Le papy-boom industriel est là : 500 000 dirigeants partiront à la retraite d'ici 2030, dont 370 000 chercheront à transmettre leur entreprise — et seules 130 000 trouveront un acquéreur au rythme actuel des transactions</w:t>
        </w:r>
      </w:ins>
      <w:ins w:id="1375" w:author="emmanuel blezes" w:date="2026-05-23T18:04:00Z" w16du:dateUtc="2026-05-23T16:04:00Z">
        <w:r w:rsidRPr="00A651B2">
          <w:rPr>
            <w:rStyle w:val="FootnoteReference"/>
            <w:highlight w:val="green"/>
            <w:rPrChange w:id="1376" w:author="emmanuel blezes" w:date="2026-05-23T18:05:00Z" w16du:dateUtc="2026-05-23T16:05:00Z">
              <w:rPr>
                <w:rStyle w:val="FootnoteReference"/>
              </w:rPr>
            </w:rPrChange>
          </w:rPr>
          <w:footnoteReference w:id="20"/>
        </w:r>
      </w:ins>
      <w:ins w:id="1397" w:author="emmanuel blezes" w:date="2026-05-23T18:03:00Z" w16du:dateUtc="2026-05-23T16:03:00Z">
        <w:r w:rsidRPr="00A651B2">
          <w:rPr>
            <w:highlight w:val="green"/>
            <w:rPrChange w:id="1398" w:author="emmanuel blezes" w:date="2026-05-23T18:05:00Z" w16du:dateUtc="2026-05-23T16:05:00Z">
              <w:rPr>
                <w:b/>
                <w:bCs/>
              </w:rPr>
            </w:rPrChange>
          </w:rPr>
          <w:t>. Faute de capital français pour absorber cette vague, les meilleurs actifs partiront à prime au plus offrant — c'est-à-dire à l'étranger ; les autres disparaîtront ou se fragmenteront. Trois millions d'emplois sont concernés. Et avec eux, des compétences accumulées sur trente ou quarante ans, des brevets, des centres de décision qui basculeront sous tutelle étrangère ou s'évanouiront.</w:t>
        </w:r>
      </w:ins>
      <w:del w:id="1399" w:author="emmanuel blezes" w:date="2026-05-20T18:24:00Z" w16du:dateUtc="2026-05-20T16:24:00Z">
        <w:r w:rsidR="005312D9" w:rsidRPr="00A651B2" w:rsidDel="005312D9">
          <w:rPr>
            <w:b/>
            <w:bCs/>
            <w:highlight w:val="green"/>
            <w:rPrChange w:id="1400" w:author="emmanuel blezes" w:date="2026-05-23T18:05:00Z" w16du:dateUtc="2026-05-23T16:05:00Z">
              <w:rPr>
                <w:b/>
                <w:bCs/>
              </w:rPr>
            </w:rPrChange>
          </w:rPr>
          <w:delText>Deuxième chiffre.</w:delText>
        </w:r>
        <w:r w:rsidR="005312D9" w:rsidRPr="00A651B2" w:rsidDel="005312D9">
          <w:rPr>
            <w:highlight w:val="green"/>
            <w:rPrChange w:id="1401" w:author="emmanuel blezes" w:date="2026-05-23T18:05:00Z" w16du:dateUtc="2026-05-23T16:05:00Z">
              <w:rPr/>
            </w:rPrChange>
          </w:rPr>
          <w:delText xml:space="preserve"> 240 000.</w:delText>
        </w:r>
      </w:del>
      <w:del w:id="1402" w:author="emmanuel blezes" w:date="2026-05-23T18:03:00Z" w16du:dateUtc="2026-05-23T16:03:00Z">
        <w:r w:rsidR="005312D9" w:rsidRPr="00A651B2" w:rsidDel="00417D86">
          <w:rPr>
            <w:highlight w:val="green"/>
            <w:rPrChange w:id="1403" w:author="emmanuel blezes" w:date="2026-05-23T18:05:00Z" w16du:dateUtc="2026-05-23T16:05:00Z">
              <w:rPr/>
            </w:rPrChange>
          </w:rPr>
          <w:delText xml:space="preserve"> C’est le nombre d’entreprises françaises qui, selon les projections de BPI France, </w:delText>
        </w:r>
      </w:del>
      <w:del w:id="1404" w:author="emmanuel blezes" w:date="2026-05-20T18:24:00Z" w16du:dateUtc="2026-05-20T16:24:00Z">
        <w:r w:rsidR="005312D9" w:rsidRPr="00A651B2" w:rsidDel="005312D9">
          <w:rPr>
            <w:highlight w:val="green"/>
            <w:rPrChange w:id="1405" w:author="emmanuel blezes" w:date="2026-05-23T18:05:00Z" w16du:dateUtc="2026-05-23T16:05:00Z">
              <w:rPr/>
            </w:rPrChange>
          </w:rPr>
          <w:delText>ne trouveront pas de repreneur d’ici 2030</w:delText>
        </w:r>
      </w:del>
      <w:del w:id="1406" w:author="emmanuel blezes" w:date="2026-05-23T18:03:00Z" w16du:dateUtc="2026-05-23T16:03:00Z">
        <w:r w:rsidR="005312D9" w:rsidRPr="00A651B2" w:rsidDel="00417D86">
          <w:rPr>
            <w:highlight w:val="green"/>
            <w:rPrChange w:id="1407" w:author="emmanuel blezes" w:date="2026-05-23T18:05:00Z" w16du:dateUtc="2026-05-23T16:05:00Z">
              <w:rPr/>
            </w:rPrChange>
          </w:rPr>
          <w:delText xml:space="preserve">. </w:delText>
        </w:r>
      </w:del>
      <w:del w:id="1408" w:author="emmanuel blezes" w:date="2026-05-20T18:24:00Z" w16du:dateUtc="2026-05-20T16:24:00Z">
        <w:r w:rsidR="005312D9" w:rsidRPr="00A651B2" w:rsidDel="005312D9">
          <w:rPr>
            <w:highlight w:val="green"/>
            <w:rPrChange w:id="1409" w:author="emmanuel blezes" w:date="2026-05-23T18:05:00Z" w16du:dateUtc="2026-05-23T16:05:00Z">
              <w:rPr/>
            </w:rPrChange>
          </w:rPr>
          <w:delText xml:space="preserve">Sur les 370 000 entreprises à transmettre </w:delText>
        </w:r>
      </w:del>
      <w:del w:id="1410" w:author="emmanuel blezes" w:date="2026-05-18T20:04:00Z" w16du:dateUtc="2026-05-18T18:04:00Z">
        <w:r w:rsidR="005312D9" w:rsidRPr="00A651B2" w:rsidDel="00146C66">
          <w:rPr>
            <w:highlight w:val="green"/>
            <w:rPrChange w:id="1411" w:author="emmanuel blezes" w:date="2026-05-23T18:05:00Z" w16du:dateUtc="2026-05-23T16:05:00Z">
              <w:rPr/>
            </w:rPrChange>
          </w:rPr>
          <w:delText>—</w:delText>
        </w:r>
      </w:del>
      <w:del w:id="1412" w:author="emmanuel blezes" w:date="2026-05-20T18:24:00Z" w16du:dateUtc="2026-05-20T16:24:00Z">
        <w:r w:rsidR="005312D9" w:rsidRPr="00A651B2" w:rsidDel="005312D9">
          <w:rPr>
            <w:highlight w:val="green"/>
            <w:rPrChange w:id="1413" w:author="emmanuel blezes" w:date="2026-05-23T18:05:00Z" w16du:dateUtc="2026-05-23T16:05:00Z">
              <w:rPr/>
            </w:rPrChange>
          </w:rPr>
          <w:delText xml:space="preserve"> conséquence directe du papy-boom industriel </w:delText>
        </w:r>
      </w:del>
      <w:del w:id="1414" w:author="emmanuel blezes" w:date="2026-05-18T20:04:00Z" w16du:dateUtc="2026-05-18T18:04:00Z">
        <w:r w:rsidR="005312D9" w:rsidRPr="00A651B2" w:rsidDel="00146C66">
          <w:rPr>
            <w:highlight w:val="green"/>
            <w:rPrChange w:id="1415" w:author="emmanuel blezes" w:date="2026-05-23T18:05:00Z" w16du:dateUtc="2026-05-23T16:05:00Z">
              <w:rPr/>
            </w:rPrChange>
          </w:rPr>
          <w:delText>—</w:delText>
        </w:r>
      </w:del>
      <w:del w:id="1416" w:author="emmanuel blezes" w:date="2026-05-20T18:24:00Z" w16du:dateUtc="2026-05-20T16:24:00Z">
        <w:r w:rsidR="005312D9" w:rsidRPr="00A651B2" w:rsidDel="005312D9">
          <w:rPr>
            <w:highlight w:val="green"/>
            <w:rPrChange w:id="1417" w:author="emmanuel blezes" w:date="2026-05-23T18:05:00Z" w16du:dateUtc="2026-05-23T16:05:00Z">
              <w:rPr/>
            </w:rPrChange>
          </w:rPr>
          <w:delText>, seules 130 000 trouveront un acquéreur dans les circuits classiques</w:delText>
        </w:r>
      </w:del>
      <w:del w:id="1418" w:author="emmanuel blezes" w:date="2026-05-23T18:03:00Z" w16du:dateUtc="2026-05-23T16:03:00Z">
        <w:r w:rsidR="005312D9" w:rsidRPr="00A651B2" w:rsidDel="00417D86">
          <w:rPr>
            <w:rStyle w:val="FootnoteReference"/>
            <w:highlight w:val="green"/>
            <w:rPrChange w:id="1419" w:author="emmanuel blezes" w:date="2026-05-23T18:05:00Z" w16du:dateUtc="2026-05-23T16:05:00Z">
              <w:rPr>
                <w:rStyle w:val="FootnoteReference"/>
              </w:rPr>
            </w:rPrChange>
          </w:rPr>
          <w:footnoteReference w:id="21"/>
        </w:r>
        <w:r w:rsidR="005312D9" w:rsidRPr="00A651B2" w:rsidDel="00417D86">
          <w:rPr>
            <w:highlight w:val="green"/>
            <w:rPrChange w:id="1435" w:author="emmanuel blezes" w:date="2026-05-23T18:05:00Z" w16du:dateUtc="2026-05-23T16:05:00Z">
              <w:rPr/>
            </w:rPrChange>
          </w:rPr>
          <w:delText xml:space="preserve">. </w:delText>
        </w:r>
      </w:del>
      <w:del w:id="1436" w:author="emmanuel blezes" w:date="2026-05-20T18:24:00Z" w16du:dateUtc="2026-05-20T16:24:00Z">
        <w:r w:rsidR="005312D9" w:rsidRPr="00A651B2" w:rsidDel="005312D9">
          <w:rPr>
            <w:highlight w:val="green"/>
            <w:rPrChange w:id="1437" w:author="emmanuel blezes" w:date="2026-05-23T18:05:00Z" w16du:dateUtc="2026-05-23T16:05:00Z">
              <w:rPr/>
            </w:rPrChange>
          </w:rPr>
          <w:delText>Les 240 000 autres se vendront mal, à des prix décotés, à des acheteurs étrangers, ou disparaîtront.</w:delText>
        </w:r>
      </w:del>
      <w:del w:id="1438" w:author="emmanuel blezes" w:date="2026-05-23T18:03:00Z" w16du:dateUtc="2026-05-23T16:03:00Z">
        <w:r w:rsidR="005312D9" w:rsidRPr="00A651B2" w:rsidDel="00417D86">
          <w:rPr>
            <w:highlight w:val="green"/>
            <w:rPrChange w:id="1439" w:author="emmanuel blezes" w:date="2026-05-23T18:05:00Z" w16du:dateUtc="2026-05-23T16:05:00Z">
              <w:rPr/>
            </w:rPrChange>
          </w:rPr>
          <w:delText xml:space="preserve"> Trois millions d’emplois sont concernés. </w:delText>
        </w:r>
      </w:del>
      <w:del w:id="1440" w:author="emmanuel blezes" w:date="2026-05-20T18:24:00Z" w16du:dateUtc="2026-05-20T16:24:00Z">
        <w:r w:rsidR="005312D9" w:rsidRPr="00A651B2" w:rsidDel="005312D9">
          <w:rPr>
            <w:highlight w:val="green"/>
            <w:rPrChange w:id="1441" w:author="emmanuel blezes" w:date="2026-05-23T18:05:00Z" w16du:dateUtc="2026-05-23T16:05:00Z">
              <w:rPr/>
            </w:rPrChange>
          </w:rPr>
          <w:delText>Et derrière ces chiffres, ce sont des compétences, des brevets, des sièges sociaux qui, faute d’acheteur français à la hauteur, partiront ailleurs ou s’évaporeront.</w:delText>
        </w:r>
      </w:del>
    </w:p>
    <w:p w14:paraId="3359D2BE" w14:textId="77777777" w:rsidR="00417D86" w:rsidRPr="00417D86" w:rsidRDefault="00417D86">
      <w:pPr>
        <w:pStyle w:val="BodyText"/>
        <w:rPr>
          <w:ins w:id="1442" w:author="emmanuel blezes" w:date="2026-05-23T18:03:00Z" w16du:dateUtc="2026-05-23T16:03:00Z"/>
        </w:rPr>
        <w:pPrChange w:id="1443" w:author="emmanuel blezes" w:date="2026-05-23T18:03:00Z" w16du:dateUtc="2026-05-23T16:03:00Z">
          <w:pPr>
            <w:pStyle w:val="FirstParagraph"/>
          </w:pPr>
        </w:pPrChange>
      </w:pPr>
    </w:p>
    <w:p w14:paraId="17F687F6" w14:textId="77777777" w:rsidR="00D35B6F" w:rsidRPr="000E7BBC" w:rsidRDefault="00D35B6F" w:rsidP="00D35B6F">
      <w:pPr>
        <w:pStyle w:val="BodyText"/>
        <w:rPr>
          <w:ins w:id="1444" w:author="emmanuel blezes" w:date="2026-05-23T18:33:00Z" w16du:dateUtc="2026-05-23T16:33:00Z"/>
          <w:highlight w:val="green"/>
          <w:rPrChange w:id="1445" w:author="emmanuel blezes" w:date="2026-05-23T18:38:00Z" w16du:dateUtc="2026-05-23T16:38:00Z">
            <w:rPr>
              <w:ins w:id="1446" w:author="emmanuel blezes" w:date="2026-05-23T18:33:00Z" w16du:dateUtc="2026-05-23T16:33:00Z"/>
            </w:rPr>
          </w:rPrChange>
        </w:rPr>
      </w:pPr>
      <w:ins w:id="1447" w:author="emmanuel blezes" w:date="2026-05-23T18:32:00Z" w16du:dateUtc="2026-05-23T16:32:00Z">
        <w:r w:rsidRPr="000E7BBC">
          <w:rPr>
            <w:b/>
            <w:bCs/>
            <w:highlight w:val="green"/>
            <w:rPrChange w:id="1448" w:author="emmanuel blezes" w:date="2026-05-23T18:38:00Z" w16du:dateUtc="2026-05-23T16:38:00Z">
              <w:rPr>
                <w:b/>
                <w:bCs/>
              </w:rPr>
            </w:rPrChange>
          </w:rPr>
          <w:t xml:space="preserve">Troisième chiffre. 72 % contre 96 %. </w:t>
        </w:r>
        <w:r w:rsidRPr="000E7BBC">
          <w:rPr>
            <w:highlight w:val="green"/>
            <w:rPrChange w:id="1449" w:author="emmanuel blezes" w:date="2026-05-23T18:38:00Z" w16du:dateUtc="2026-05-23T16:38:00Z">
              <w:rPr>
                <w:b/>
                <w:bCs/>
              </w:rPr>
            </w:rPrChange>
          </w:rPr>
          <w:t>C'est la différence entre le taux de remplacement net des retraites en France et aux Pays-Bas, selon le rapport OCDE 2025</w:t>
        </w:r>
      </w:ins>
      <w:ins w:id="1450" w:author="emmanuel blezes" w:date="2026-05-23T18:34:00Z" w16du:dateUtc="2026-05-23T16:34:00Z">
        <w:r w:rsidRPr="000E7BBC">
          <w:rPr>
            <w:rStyle w:val="FootnoteReference"/>
            <w:highlight w:val="green"/>
            <w:rPrChange w:id="1451" w:author="emmanuel blezes" w:date="2026-05-23T18:38:00Z" w16du:dateUtc="2026-05-23T16:38:00Z">
              <w:rPr>
                <w:rStyle w:val="FootnoteReference"/>
              </w:rPr>
            </w:rPrChange>
          </w:rPr>
          <w:footnoteReference w:id="22"/>
        </w:r>
      </w:ins>
      <w:ins w:id="1456" w:author="emmanuel blezes" w:date="2026-05-23T18:32:00Z" w16du:dateUtc="2026-05-23T16:32:00Z">
        <w:r w:rsidRPr="000E7BBC">
          <w:rPr>
            <w:highlight w:val="green"/>
            <w:rPrChange w:id="1457" w:author="emmanuel blezes" w:date="2026-05-23T18:38:00Z" w16du:dateUtc="2026-05-23T16:38:00Z">
              <w:rPr>
                <w:b/>
                <w:bCs/>
              </w:rPr>
            </w:rPrChange>
          </w:rPr>
          <w:t xml:space="preserve">. Pour un salarié moyen au terme d'une carrière complète, la pension française couvre 72 % du dernier salaire net ; la pension néerlandaise, 96 %. La moyenne OCDE est à 63 %. </w:t>
        </w:r>
      </w:ins>
    </w:p>
    <w:p w14:paraId="67CAB70A" w14:textId="77777777" w:rsidR="00D35B6F" w:rsidRPr="000E7BBC" w:rsidRDefault="00D35B6F" w:rsidP="00D35B6F">
      <w:pPr>
        <w:pStyle w:val="BodyText"/>
        <w:rPr>
          <w:ins w:id="1458" w:author="emmanuel blezes" w:date="2026-05-23T18:33:00Z" w16du:dateUtc="2026-05-23T16:33:00Z"/>
          <w:highlight w:val="green"/>
          <w:rPrChange w:id="1459" w:author="emmanuel blezes" w:date="2026-05-23T18:38:00Z" w16du:dateUtc="2026-05-23T16:38:00Z">
            <w:rPr>
              <w:ins w:id="1460" w:author="emmanuel blezes" w:date="2026-05-23T18:33:00Z" w16du:dateUtc="2026-05-23T16:33:00Z"/>
            </w:rPr>
          </w:rPrChange>
        </w:rPr>
      </w:pPr>
      <w:ins w:id="1461" w:author="emmanuel blezes" w:date="2026-05-23T18:33:00Z" w16du:dateUtc="2026-05-23T16:33:00Z">
        <w:r w:rsidRPr="000E7BBC">
          <w:rPr>
            <w:highlight w:val="green"/>
            <w:rPrChange w:id="1462" w:author="emmanuel blezes" w:date="2026-05-23T18:38:00Z" w16du:dateUtc="2026-05-23T16:38:00Z">
              <w:rPr/>
            </w:rPrChange>
          </w:rPr>
          <w:t>Pourtant, p</w:t>
        </w:r>
      </w:ins>
      <w:ins w:id="1463" w:author="emmanuel blezes" w:date="2026-05-23T18:32:00Z" w16du:dateUtc="2026-05-23T16:32:00Z">
        <w:r w:rsidRPr="000E7BBC">
          <w:rPr>
            <w:highlight w:val="green"/>
            <w:rPrChange w:id="1464" w:author="emmanuel blezes" w:date="2026-05-23T18:38:00Z" w16du:dateUtc="2026-05-23T16:38:00Z">
              <w:rPr>
                <w:b/>
                <w:bCs/>
              </w:rPr>
            </w:rPrChange>
          </w:rPr>
          <w:t>our parvenir à ces résultats si différents, Français et Néerlandais cotisent presque autant. En France, le total des cotisations vieillesse — salariales et patronales, base et complémentaires AGIRC-ARRCO — atteint environ</w:t>
        </w:r>
      </w:ins>
      <w:ins w:id="1465" w:author="emmanuel blezes" w:date="2026-05-23T18:33:00Z" w16du:dateUtc="2026-05-23T16:33:00Z">
        <w:r w:rsidRPr="000E7BBC">
          <w:rPr>
            <w:highlight w:val="green"/>
            <w:rPrChange w:id="1466" w:author="emmanuel blezes" w:date="2026-05-23T18:38:00Z" w16du:dateUtc="2026-05-23T16:38:00Z">
              <w:rPr>
                <w:b/>
                <w:bCs/>
              </w:rPr>
            </w:rPrChange>
          </w:rPr>
          <w:t xml:space="preserve"> </w:t>
        </w:r>
      </w:ins>
      <w:ins w:id="1467" w:author="emmanuel blezes" w:date="2026-05-23T18:32:00Z" w16du:dateUtc="2026-05-23T16:32:00Z">
        <w:r w:rsidRPr="000E7BBC">
          <w:rPr>
            <w:highlight w:val="green"/>
            <w:rPrChange w:id="1468" w:author="emmanuel blezes" w:date="2026-05-23T18:38:00Z" w16du:dateUtc="2026-05-23T16:38:00Z">
              <w:rPr>
                <w:b/>
                <w:bCs/>
              </w:rPr>
            </w:rPrChange>
          </w:rPr>
          <w:t>27 % du salaire brut. Aux Pays-Bas, en additionnant le pilier public AOW et les cotisations obligatoires</w:t>
        </w:r>
      </w:ins>
      <w:ins w:id="1469" w:author="emmanuel blezes" w:date="2026-05-23T18:33:00Z" w16du:dateUtc="2026-05-23T16:33:00Z">
        <w:r w:rsidRPr="000E7BBC">
          <w:rPr>
            <w:highlight w:val="green"/>
            <w:rPrChange w:id="1470" w:author="emmanuel blezes" w:date="2026-05-23T18:38:00Z" w16du:dateUtc="2026-05-23T16:38:00Z">
              <w:rPr>
                <w:b/>
                <w:bCs/>
              </w:rPr>
            </w:rPrChange>
          </w:rPr>
          <w:t xml:space="preserve"> </w:t>
        </w:r>
      </w:ins>
      <w:ins w:id="1471" w:author="emmanuel blezes" w:date="2026-05-23T18:32:00Z" w16du:dateUtc="2026-05-23T16:32:00Z">
        <w:r w:rsidRPr="000E7BBC">
          <w:rPr>
            <w:highlight w:val="green"/>
            <w:rPrChange w:id="1472" w:author="emmanuel blezes" w:date="2026-05-23T18:38:00Z" w16du:dateUtc="2026-05-23T16:38:00Z">
              <w:rPr>
                <w:b/>
                <w:bCs/>
              </w:rPr>
            </w:rPrChange>
          </w:rPr>
          <w:t>aux fonds de pension occupationnels, le total approche 27 % également</w:t>
        </w:r>
      </w:ins>
      <w:ins w:id="1473" w:author="emmanuel blezes" w:date="2026-05-23T18:34:00Z" w16du:dateUtc="2026-05-23T16:34:00Z">
        <w:r w:rsidR="00FA2C1F" w:rsidRPr="000E7BBC">
          <w:rPr>
            <w:rStyle w:val="FootnoteReference"/>
            <w:highlight w:val="green"/>
            <w:rPrChange w:id="1474" w:author="emmanuel blezes" w:date="2026-05-23T18:38:00Z" w16du:dateUtc="2026-05-23T16:38:00Z">
              <w:rPr>
                <w:rStyle w:val="FootnoteReference"/>
              </w:rPr>
            </w:rPrChange>
          </w:rPr>
          <w:footnoteReference w:id="23"/>
        </w:r>
      </w:ins>
      <w:ins w:id="1521" w:author="emmanuel blezes" w:date="2026-05-23T18:32:00Z" w16du:dateUtc="2026-05-23T16:32:00Z">
        <w:r w:rsidRPr="000E7BBC">
          <w:rPr>
            <w:highlight w:val="green"/>
            <w:rPrChange w:id="1522" w:author="emmanuel blezes" w:date="2026-05-23T18:38:00Z" w16du:dateUtc="2026-05-23T16:38:00Z">
              <w:rPr>
                <w:b/>
                <w:bCs/>
              </w:rPr>
            </w:rPrChange>
          </w:rPr>
          <w:t xml:space="preserve">. </w:t>
        </w:r>
      </w:ins>
    </w:p>
    <w:p w14:paraId="66DCF031" w14:textId="77777777" w:rsidR="00B437D0" w:rsidRPr="00D35B6F" w:rsidDel="00D35B6F" w:rsidRDefault="00D35B6F">
      <w:pPr>
        <w:pStyle w:val="BodyText"/>
        <w:rPr>
          <w:del w:id="1523" w:author="emmanuel blezes" w:date="2026-05-23T18:32:00Z" w16du:dateUtc="2026-05-23T16:32:00Z"/>
        </w:rPr>
      </w:pPr>
      <w:ins w:id="1524" w:author="emmanuel blezes" w:date="2026-05-23T18:32:00Z" w16du:dateUtc="2026-05-23T16:32:00Z">
        <w:r w:rsidRPr="000E7BBC">
          <w:rPr>
            <w:highlight w:val="green"/>
            <w:rPrChange w:id="1525" w:author="emmanuel blezes" w:date="2026-05-23T18:38:00Z" w16du:dateUtc="2026-05-23T16:38:00Z">
              <w:rPr>
                <w:b/>
                <w:bCs/>
              </w:rPr>
            </w:rPrChange>
          </w:rPr>
          <w:lastRenderedPageBreak/>
          <w:t>Pour le même effort de</w:t>
        </w:r>
      </w:ins>
      <w:ins w:id="1526" w:author="emmanuel blezes" w:date="2026-05-23T18:33:00Z" w16du:dateUtc="2026-05-23T16:33:00Z">
        <w:r w:rsidRPr="000E7BBC">
          <w:rPr>
            <w:highlight w:val="green"/>
            <w:rPrChange w:id="1527" w:author="emmanuel blezes" w:date="2026-05-23T18:38:00Z" w16du:dateUtc="2026-05-23T16:38:00Z">
              <w:rPr>
                <w:b/>
                <w:bCs/>
              </w:rPr>
            </w:rPrChange>
          </w:rPr>
          <w:t xml:space="preserve"> </w:t>
        </w:r>
      </w:ins>
      <w:ins w:id="1528" w:author="emmanuel blezes" w:date="2026-05-23T18:32:00Z" w16du:dateUtc="2026-05-23T16:32:00Z">
        <w:r w:rsidRPr="000E7BBC">
          <w:rPr>
            <w:highlight w:val="green"/>
            <w:rPrChange w:id="1529" w:author="emmanuel blezes" w:date="2026-05-23T18:38:00Z" w16du:dateUtc="2026-05-23T16:38:00Z">
              <w:rPr>
                <w:b/>
                <w:bCs/>
              </w:rPr>
            </w:rPrChange>
          </w:rPr>
          <w:t>cotisation, donc, les Néerlandais touchent près de 35 % de pension de plus que les Français. La différence</w:t>
        </w:r>
      </w:ins>
      <w:ins w:id="1530" w:author="emmanuel blezes" w:date="2026-05-23T18:33:00Z" w16du:dateUtc="2026-05-23T16:33:00Z">
        <w:r w:rsidRPr="000E7BBC">
          <w:rPr>
            <w:highlight w:val="green"/>
            <w:rPrChange w:id="1531" w:author="emmanuel blezes" w:date="2026-05-23T18:38:00Z" w16du:dateUtc="2026-05-23T16:38:00Z">
              <w:rPr>
                <w:b/>
                <w:bCs/>
              </w:rPr>
            </w:rPrChange>
          </w:rPr>
          <w:t xml:space="preserve"> </w:t>
        </w:r>
      </w:ins>
      <w:ins w:id="1532" w:author="emmanuel blezes" w:date="2026-05-23T18:32:00Z" w16du:dateUtc="2026-05-23T16:32:00Z">
        <w:r w:rsidRPr="000E7BBC">
          <w:rPr>
            <w:highlight w:val="green"/>
            <w:rPrChange w:id="1533" w:author="emmanuel blezes" w:date="2026-05-23T18:38:00Z" w16du:dateUtc="2026-05-23T16:38:00Z">
              <w:rPr>
                <w:b/>
                <w:bCs/>
              </w:rPr>
            </w:rPrChange>
          </w:rPr>
          <w:t>tient en un mot : capitalisation. Pendant que chaque euro cotisé en France est immédiatement redistribué</w:t>
        </w:r>
      </w:ins>
      <w:ins w:id="1534" w:author="emmanuel blezes" w:date="2026-05-23T18:33:00Z" w16du:dateUtc="2026-05-23T16:33:00Z">
        <w:r w:rsidRPr="000E7BBC">
          <w:rPr>
            <w:highlight w:val="green"/>
            <w:rPrChange w:id="1535" w:author="emmanuel blezes" w:date="2026-05-23T18:38:00Z" w16du:dateUtc="2026-05-23T16:38:00Z">
              <w:rPr>
                <w:b/>
                <w:bCs/>
              </w:rPr>
            </w:rPrChange>
          </w:rPr>
          <w:t xml:space="preserve"> </w:t>
        </w:r>
      </w:ins>
      <w:ins w:id="1536" w:author="emmanuel blezes" w:date="2026-05-23T18:32:00Z" w16du:dateUtc="2026-05-23T16:32:00Z">
        <w:r w:rsidRPr="000E7BBC">
          <w:rPr>
            <w:highlight w:val="green"/>
            <w:rPrChange w:id="1537" w:author="emmanuel blezes" w:date="2026-05-23T18:38:00Z" w16du:dateUtc="2026-05-23T16:38:00Z">
              <w:rPr>
                <w:b/>
                <w:bCs/>
              </w:rPr>
            </w:rPrChange>
          </w:rPr>
          <w:t>aux retraités actuels, le même euro néerlandais part s'investir dans un fonds qui le fait fructifier</w:t>
        </w:r>
      </w:ins>
      <w:ins w:id="1538" w:author="emmanuel blezes" w:date="2026-05-23T18:33:00Z" w16du:dateUtc="2026-05-23T16:33:00Z">
        <w:r w:rsidRPr="000E7BBC">
          <w:rPr>
            <w:highlight w:val="green"/>
            <w:rPrChange w:id="1539" w:author="emmanuel blezes" w:date="2026-05-23T18:38:00Z" w16du:dateUtc="2026-05-23T16:38:00Z">
              <w:rPr>
                <w:b/>
                <w:bCs/>
              </w:rPr>
            </w:rPrChange>
          </w:rPr>
          <w:t xml:space="preserve"> </w:t>
        </w:r>
      </w:ins>
      <w:ins w:id="1540" w:author="emmanuel blezes" w:date="2026-05-23T18:32:00Z" w16du:dateUtc="2026-05-23T16:32:00Z">
        <w:r w:rsidRPr="000E7BBC">
          <w:rPr>
            <w:highlight w:val="green"/>
            <w:rPrChange w:id="1541" w:author="emmanuel blezes" w:date="2026-05-23T18:38:00Z" w16du:dateUtc="2026-05-23T16:38:00Z">
              <w:rPr>
                <w:b/>
                <w:bCs/>
              </w:rPr>
            </w:rPrChange>
          </w:rPr>
          <w:t>pendant trente ou quarante ans. Le même effort produit, au bout du compte, un tiers de retraite en plus.</w:t>
        </w:r>
      </w:ins>
      <w:del w:id="1542" w:author="emmanuel blezes" w:date="2026-05-23T18:32:00Z" w16du:dateUtc="2026-05-23T16:32:00Z">
        <w:r w:rsidRPr="00D35B6F" w:rsidDel="00D35B6F">
          <w:rPr>
            <w:rPrChange w:id="1543" w:author="emmanuel blezes" w:date="2026-05-23T18:33:00Z" w16du:dateUtc="2026-05-23T16:33:00Z">
              <w:rPr>
                <w:b/>
                <w:bCs/>
              </w:rPr>
            </w:rPrChange>
          </w:rPr>
          <w:delText>Troisième chiffre.</w:delText>
        </w:r>
        <w:r w:rsidRPr="00D35B6F" w:rsidDel="00D35B6F">
          <w:delText xml:space="preserve"> 7</w:delText>
        </w:r>
      </w:del>
      <w:del w:id="1544" w:author="emmanuel blezes" w:date="2026-05-20T18:42:00Z" w16du:dateUtc="2026-05-20T16:42:00Z">
        <w:r w:rsidRPr="00D35B6F" w:rsidDel="007115BA">
          <w:delText>0</w:delText>
        </w:r>
      </w:del>
      <w:del w:id="1545" w:author="emmanuel blezes" w:date="2026-05-23T18:32:00Z" w16du:dateUtc="2026-05-23T16:32:00Z">
        <w:r w:rsidRPr="00D35B6F" w:rsidDel="00D35B6F">
          <w:delText xml:space="preserve"> % contre 9</w:delText>
        </w:r>
      </w:del>
      <w:del w:id="1546" w:author="emmanuel blezes" w:date="2026-05-20T18:42:00Z" w16du:dateUtc="2026-05-20T16:42:00Z">
        <w:r w:rsidRPr="00D35B6F" w:rsidDel="007115BA">
          <w:delText>6</w:delText>
        </w:r>
      </w:del>
      <w:del w:id="1547" w:author="emmanuel blezes" w:date="2026-05-23T18:32:00Z" w16du:dateUtc="2026-05-23T16:32:00Z">
        <w:r w:rsidRPr="00D35B6F" w:rsidDel="00D35B6F">
          <w:delText xml:space="preserve"> %. C’est la différence entre le taux de remplacement net des retraites en France et aux Pays-Bas, </w:delText>
        </w:r>
      </w:del>
      <w:del w:id="1548" w:author="emmanuel blezes" w:date="2026-05-20T18:35:00Z" w16du:dateUtc="2026-05-20T16:35:00Z">
        <w:r w:rsidRPr="00D35B6F" w:rsidDel="007115BA">
          <w:delText>selon les données OCDE 2024</w:delText>
        </w:r>
      </w:del>
      <w:del w:id="1549" w:author="emmanuel blezes" w:date="2026-05-23T18:32:00Z" w16du:dateUtc="2026-05-23T16:32:00Z">
        <w:r w:rsidRPr="00D35B6F" w:rsidDel="00D35B6F">
          <w:rPr>
            <w:rStyle w:val="FootnoteReference"/>
          </w:rPr>
          <w:footnoteReference w:id="24"/>
        </w:r>
        <w:r w:rsidRPr="00D35B6F" w:rsidDel="00D35B6F">
          <w:delText xml:space="preserve">. </w:delText>
        </w:r>
      </w:del>
      <w:del w:id="1558" w:author="emmanuel blezes" w:date="2026-05-20T18:35:00Z" w16du:dateUtc="2026-05-20T16:35:00Z">
        <w:r w:rsidRPr="00D35B6F" w:rsidDel="007115BA">
          <w:delText>Pour un salarié moyen, la pension française couvre 70 % du dernier salaire ; la pension néerlandaise, 96 %.</w:delText>
        </w:r>
      </w:del>
      <w:del w:id="1559" w:author="emmanuel blezes" w:date="2026-05-23T18:32:00Z" w16du:dateUtc="2026-05-23T16:32:00Z">
        <w:r w:rsidRPr="00D35B6F" w:rsidDel="00D35B6F">
          <w:delText xml:space="preserve"> Et ce n’est pas tout : pour parvenir à ce 7</w:delText>
        </w:r>
      </w:del>
      <w:del w:id="1560" w:author="emmanuel blezes" w:date="2026-05-20T18:43:00Z" w16du:dateUtc="2026-05-20T16:43:00Z">
        <w:r w:rsidRPr="00D35B6F" w:rsidDel="007115BA">
          <w:delText>0</w:delText>
        </w:r>
      </w:del>
      <w:del w:id="1561" w:author="emmanuel blezes" w:date="2026-05-23T18:32:00Z" w16du:dateUtc="2026-05-23T16:32:00Z">
        <w:r w:rsidRPr="00D35B6F" w:rsidDel="00D35B6F">
          <w:delText xml:space="preserve"> %, le salarié français cotise plus que le néerlandais. </w:delText>
        </w:r>
      </w:del>
      <w:del w:id="1562" w:author="emmanuel blezes" w:date="2026-05-20T18:35:00Z" w16du:dateUtc="2026-05-20T16:35:00Z">
        <w:r w:rsidRPr="00D35B6F" w:rsidDel="007115BA">
          <w:delText xml:space="preserve">Le total des cotisations vieillesse </w:delText>
        </w:r>
      </w:del>
      <w:del w:id="1563" w:author="emmanuel blezes" w:date="2026-05-18T20:04:00Z" w16du:dateUtc="2026-05-18T18:04:00Z">
        <w:r w:rsidRPr="00D35B6F" w:rsidDel="00146C66">
          <w:delText>—</w:delText>
        </w:r>
      </w:del>
      <w:del w:id="1564" w:author="emmanuel blezes" w:date="2026-05-20T18:35:00Z" w16du:dateUtc="2026-05-20T16:35:00Z">
        <w:r w:rsidRPr="00D35B6F" w:rsidDel="007115BA">
          <w:delText xml:space="preserve"> salariales et patronales </w:delText>
        </w:r>
      </w:del>
      <w:del w:id="1565" w:author="emmanuel blezes" w:date="2026-05-18T20:04:00Z" w16du:dateUtc="2026-05-18T18:04:00Z">
        <w:r w:rsidRPr="00D35B6F" w:rsidDel="00146C66">
          <w:delText>—</w:delText>
        </w:r>
      </w:del>
      <w:del w:id="1566" w:author="emmanuel blezes" w:date="2026-05-20T18:35:00Z" w16du:dateUtc="2026-05-20T16:35:00Z">
        <w:r w:rsidRPr="00D35B6F" w:rsidDel="007115BA">
          <w:delText xml:space="preserve"> atteint 27,8 % en France, contre 22 % aux Pays-Bas</w:delText>
        </w:r>
      </w:del>
      <w:del w:id="1567" w:author="emmanuel blezes" w:date="2026-05-23T18:32:00Z" w16du:dateUtc="2026-05-23T16:32:00Z">
        <w:r w:rsidRPr="00D35B6F" w:rsidDel="00D35B6F">
          <w:rPr>
            <w:rStyle w:val="FootnoteReference"/>
          </w:rPr>
          <w:footnoteReference w:id="25"/>
        </w:r>
        <w:r w:rsidRPr="00D35B6F" w:rsidDel="00D35B6F">
          <w:delText>. On cotise plus. On touche moins.</w:delText>
        </w:r>
      </w:del>
    </w:p>
    <w:p w14:paraId="44F787C7" w14:textId="77777777" w:rsidR="00B437D0" w:rsidRPr="00D35B6F" w:rsidRDefault="002C7085">
      <w:pPr>
        <w:pStyle w:val="BodyText"/>
        <w:pPrChange w:id="1595" w:author="emmanuel blezes" w:date="2026-05-23T18:33:00Z" w16du:dateUtc="2026-05-23T16:33:00Z">
          <w:pPr/>
        </w:pPrChange>
      </w:pPr>
      <w:del w:id="1596" w:author="emmanuel blezes" w:date="2026-05-23T18:33:00Z" w16du:dateUtc="2026-05-23T16:33:00Z">
        <w:r>
          <w:rPr>
            <w:noProof/>
          </w:rPr>
          <w:pict w14:anchorId="1CC5631C">
            <v:rect id="_x0000_i1034" alt="" style="width:451.3pt;height:.05pt;mso-width-percent:0;mso-height-percent:0;mso-width-percent:0;mso-height-percent:0" o:hralign="center" o:hrstd="t" o:hr="t"/>
          </w:pict>
        </w:r>
      </w:del>
    </w:p>
    <w:p w14:paraId="6720C06C" w14:textId="77777777" w:rsidR="00B437D0" w:rsidRPr="00011A75" w:rsidRDefault="00000000">
      <w:pPr>
        <w:pStyle w:val="Heading2"/>
        <w:rPr>
          <w:highlight w:val="green"/>
          <w:rPrChange w:id="1597" w:author="emmanuel blezes" w:date="2026-05-23T19:12:00Z" w16du:dateUtc="2026-05-23T17:12:00Z">
            <w:rPr/>
          </w:rPrChange>
        </w:rPr>
      </w:pPr>
      <w:bookmarkStart w:id="1598" w:name="la-grande-illusion"/>
      <w:bookmarkStart w:id="1599" w:name="_Toc230888226"/>
      <w:bookmarkEnd w:id="1089"/>
      <w:r w:rsidRPr="00011A75">
        <w:rPr>
          <w:highlight w:val="green"/>
          <w:rPrChange w:id="1600" w:author="emmanuel blezes" w:date="2026-05-23T19:12:00Z" w16du:dateUtc="2026-05-23T17:12:00Z">
            <w:rPr/>
          </w:rPrChange>
        </w:rPr>
        <w:t>La grande illusion</w:t>
      </w:r>
      <w:bookmarkEnd w:id="1599"/>
    </w:p>
    <w:p w14:paraId="6E82D4FC" w14:textId="77777777" w:rsidR="00B437D0" w:rsidRPr="00011A75" w:rsidDel="0063337D" w:rsidRDefault="0063337D">
      <w:pPr>
        <w:rPr>
          <w:del w:id="1601" w:author="emmanuel blezes" w:date="2026-05-23T18:40:00Z" w16du:dateUtc="2026-05-23T16:40:00Z"/>
          <w:highlight w:val="green"/>
          <w:rPrChange w:id="1602" w:author="emmanuel blezes" w:date="2026-05-23T19:12:00Z" w16du:dateUtc="2026-05-23T17:12:00Z">
            <w:rPr>
              <w:del w:id="1603" w:author="emmanuel blezes" w:date="2026-05-23T18:40:00Z" w16du:dateUtc="2026-05-23T16:40:00Z"/>
            </w:rPr>
          </w:rPrChange>
        </w:rPr>
        <w:pPrChange w:id="1604" w:author="emmanuel blezes" w:date="2026-05-24T12:02:00Z" w16du:dateUtc="2026-05-24T10:02:00Z">
          <w:pPr>
            <w:pStyle w:val="BodyText"/>
          </w:pPr>
        </w:pPrChange>
      </w:pPr>
      <w:ins w:id="1605" w:author="emmanuel blezes" w:date="2026-05-23T18:40:00Z" w16du:dateUtc="2026-05-23T16:40:00Z">
        <w:r w:rsidRPr="00011A75">
          <w:rPr>
            <w:highlight w:val="green"/>
            <w:rPrChange w:id="1606" w:author="emmanuel blezes" w:date="2026-05-23T19:12:00Z" w16du:dateUtc="2026-05-23T17:12:00Z">
              <w:rPr/>
            </w:rPrChange>
          </w:rPr>
          <w:t>Comment un pays qui consacre près de 14 % de son produit intérieur brut aux pensions de retraite peut-il offrir à ses retraités un taux de remplacement inférieur à celui de pays qui dépensent moins de la moitié, pour un effort de cotisation comparable ? Comment la France parvient-elle à cette équation incompréhensible :</w:t>
        </w:r>
      </w:ins>
      <w:ins w:id="1607" w:author="emmanuel blezes" w:date="2026-05-23T18:41:00Z" w16du:dateUtc="2026-05-23T16:41:00Z">
        <w:r w:rsidRPr="00011A75">
          <w:rPr>
            <w:highlight w:val="green"/>
            <w:rPrChange w:id="1608" w:author="emmanuel blezes" w:date="2026-05-23T19:12:00Z" w16du:dateUtc="2026-05-23T17:12:00Z">
              <w:rPr/>
            </w:rPrChange>
          </w:rPr>
          <w:t xml:space="preserve"> </w:t>
        </w:r>
      </w:ins>
      <w:ins w:id="1609" w:author="emmanuel blezes" w:date="2026-05-23T18:40:00Z" w16du:dateUtc="2026-05-23T16:40:00Z">
        <w:r w:rsidRPr="00011A75">
          <w:rPr>
            <w:highlight w:val="green"/>
            <w:rPrChange w:id="1610" w:author="emmanuel blezes" w:date="2026-05-23T19:12:00Z" w16du:dateUtc="2026-05-23T17:12:00Z">
              <w:rPr/>
            </w:rPrChange>
          </w:rPr>
          <w:t>autant d'efforts collectifs, autant d'efforts individuels, mais des pensions plus faibles ?</w:t>
        </w:r>
      </w:ins>
      <w:del w:id="1611" w:author="emmanuel blezes" w:date="2026-05-23T18:40:00Z" w16du:dateUtc="2026-05-23T16:40:00Z">
        <w:r w:rsidRPr="00011A75" w:rsidDel="0063337D">
          <w:rPr>
            <w:highlight w:val="green"/>
            <w:rPrChange w:id="1612" w:author="emmanuel blezes" w:date="2026-05-23T19:12:00Z" w16du:dateUtc="2026-05-23T17:12:00Z">
              <w:rPr/>
            </w:rPrChange>
          </w:rPr>
          <w:delText xml:space="preserve">Comment un pays qui consacre près de 14 % de son produit intérieur brut aux pensions de retraite </w:delText>
        </w:r>
      </w:del>
      <w:del w:id="1613" w:author="emmanuel blezes" w:date="2026-05-18T20:04:00Z" w16du:dateUtc="2026-05-18T18:04:00Z">
        <w:r w:rsidRPr="00011A75" w:rsidDel="00146C66">
          <w:rPr>
            <w:highlight w:val="green"/>
            <w:rPrChange w:id="1614" w:author="emmanuel blezes" w:date="2026-05-23T19:12:00Z" w16du:dateUtc="2026-05-23T17:12:00Z">
              <w:rPr/>
            </w:rPrChange>
          </w:rPr>
          <w:delText>—</w:delText>
        </w:r>
      </w:del>
      <w:del w:id="1615" w:author="emmanuel blezes" w:date="2026-05-23T18:40:00Z" w16du:dateUtc="2026-05-23T16:40:00Z">
        <w:r w:rsidRPr="00011A75" w:rsidDel="0063337D">
          <w:rPr>
            <w:highlight w:val="green"/>
            <w:rPrChange w:id="1616" w:author="emmanuel blezes" w:date="2026-05-23T19:12:00Z" w16du:dateUtc="2026-05-23T17:12:00Z">
              <w:rPr/>
            </w:rPrChange>
          </w:rPr>
          <w:delText xml:space="preserve"> </w:delText>
        </w:r>
      </w:del>
      <w:del w:id="1617" w:author="emmanuel blezes" w:date="2026-05-20T22:03:00Z" w16du:dateUtc="2026-05-20T20:03:00Z">
        <w:r w:rsidRPr="00011A75" w:rsidDel="00E57EAC">
          <w:rPr>
            <w:highlight w:val="green"/>
            <w:rPrChange w:id="1618" w:author="emmanuel blezes" w:date="2026-05-23T19:12:00Z" w16du:dateUtc="2026-05-23T17:12:00Z">
              <w:rPr/>
            </w:rPrChange>
          </w:rPr>
          <w:delText>record OCDE après l’Italie et l’Autriche</w:delText>
        </w:r>
      </w:del>
      <w:del w:id="1619" w:author="emmanuel blezes" w:date="2026-05-23T18:40:00Z" w16du:dateUtc="2026-05-23T16:40:00Z">
        <w:r w:rsidRPr="00011A75" w:rsidDel="0063337D">
          <w:rPr>
            <w:rStyle w:val="FootnoteReference"/>
            <w:highlight w:val="green"/>
            <w:rPrChange w:id="1620" w:author="emmanuel blezes" w:date="2026-05-23T19:12:00Z" w16du:dateUtc="2026-05-23T17:12:00Z">
              <w:rPr>
                <w:rStyle w:val="FootnoteReference"/>
              </w:rPr>
            </w:rPrChange>
          </w:rPr>
          <w:footnoteReference w:id="26"/>
        </w:r>
        <w:r w:rsidRPr="00011A75" w:rsidDel="0063337D">
          <w:rPr>
            <w:highlight w:val="green"/>
            <w:rPrChange w:id="1640" w:author="emmanuel blezes" w:date="2026-05-23T19:12:00Z" w16du:dateUtc="2026-05-23T17:12:00Z">
              <w:rPr/>
            </w:rPrChange>
          </w:rPr>
          <w:delText xml:space="preserve"> </w:delText>
        </w:r>
      </w:del>
      <w:del w:id="1641" w:author="emmanuel blezes" w:date="2026-05-18T20:04:00Z" w16du:dateUtc="2026-05-18T18:04:00Z">
        <w:r w:rsidRPr="00011A75" w:rsidDel="00146C66">
          <w:rPr>
            <w:highlight w:val="green"/>
            <w:rPrChange w:id="1642" w:author="emmanuel blezes" w:date="2026-05-23T19:12:00Z" w16du:dateUtc="2026-05-23T17:12:00Z">
              <w:rPr/>
            </w:rPrChange>
          </w:rPr>
          <w:delText>—</w:delText>
        </w:r>
      </w:del>
      <w:del w:id="1643" w:author="emmanuel blezes" w:date="2026-05-23T18:40:00Z" w16du:dateUtc="2026-05-23T16:40:00Z">
        <w:r w:rsidRPr="00011A75" w:rsidDel="0063337D">
          <w:rPr>
            <w:highlight w:val="green"/>
            <w:rPrChange w:id="1644" w:author="emmanuel blezes" w:date="2026-05-23T19:12:00Z" w16du:dateUtc="2026-05-23T17:12:00Z">
              <w:rPr/>
            </w:rPrChange>
          </w:rPr>
          <w:delText xml:space="preserve"> peut-il offrir à ses retraités un niveau de vie inférieur à celui de pays qui dépensent moins ? </w:delText>
        </w:r>
      </w:del>
      <w:del w:id="1645" w:author="emmanuel blezes" w:date="2026-05-20T21:48:00Z" w16du:dateUtc="2026-05-20T19:48:00Z">
        <w:r w:rsidRPr="00011A75" w:rsidDel="00F7751D">
          <w:rPr>
            <w:highlight w:val="green"/>
            <w:rPrChange w:id="1646" w:author="emmanuel blezes" w:date="2026-05-23T19:12:00Z" w16du:dateUtc="2026-05-23T17:12:00Z">
              <w:rPr/>
            </w:rPrChange>
          </w:rPr>
          <w:delText>Comment cotiser davantage et toucher moins ?</w:delText>
        </w:r>
      </w:del>
    </w:p>
    <w:p w14:paraId="2C31BB03" w14:textId="77777777" w:rsidR="0063337D" w:rsidRPr="00011A75" w:rsidRDefault="0063337D">
      <w:pPr>
        <w:rPr>
          <w:ins w:id="1647" w:author="emmanuel blezes" w:date="2026-05-23T18:41:00Z" w16du:dateUtc="2026-05-23T16:41:00Z"/>
          <w:highlight w:val="green"/>
          <w:rPrChange w:id="1648" w:author="emmanuel blezes" w:date="2026-05-23T19:12:00Z" w16du:dateUtc="2026-05-23T17:12:00Z">
            <w:rPr>
              <w:ins w:id="1649" w:author="emmanuel blezes" w:date="2026-05-23T18:41:00Z" w16du:dateUtc="2026-05-23T16:41:00Z"/>
            </w:rPr>
          </w:rPrChange>
        </w:rPr>
        <w:pPrChange w:id="1650" w:author="emmanuel blezes" w:date="2026-05-24T12:02:00Z" w16du:dateUtc="2026-05-24T10:02:00Z">
          <w:pPr>
            <w:pStyle w:val="FirstParagraph"/>
          </w:pPr>
        </w:pPrChange>
      </w:pPr>
    </w:p>
    <w:p w14:paraId="0AE0387C" w14:textId="77777777" w:rsidR="00582E06" w:rsidRPr="00011A75" w:rsidRDefault="00000000">
      <w:pPr>
        <w:pStyle w:val="BodyText"/>
        <w:rPr>
          <w:highlight w:val="green"/>
          <w:rPrChange w:id="1651" w:author="emmanuel blezes" w:date="2026-05-23T19:12:00Z" w16du:dateUtc="2026-05-23T17:12:00Z">
            <w:rPr/>
          </w:rPrChange>
        </w:rPr>
      </w:pPr>
      <w:r w:rsidRPr="00011A75">
        <w:rPr>
          <w:highlight w:val="green"/>
          <w:rPrChange w:id="1652" w:author="emmanuel blezes" w:date="2026-05-23T19:12:00Z" w16du:dateUtc="2026-05-23T17:12:00Z">
            <w:rPr/>
          </w:rPrChange>
        </w:rPr>
        <w:t xml:space="preserve">La réponse tient en un mot : </w:t>
      </w:r>
      <w:del w:id="1653" w:author="emmanuel blezes" w:date="2026-05-20T21:48:00Z" w16du:dateUtc="2026-05-20T19:48:00Z">
        <w:r w:rsidRPr="00011A75" w:rsidDel="00963B52">
          <w:rPr>
            <w:highlight w:val="green"/>
            <w:rPrChange w:id="1654" w:author="emmanuel blezes" w:date="2026-05-23T19:12:00Z" w16du:dateUtc="2026-05-23T17:12:00Z">
              <w:rPr/>
            </w:rPrChange>
          </w:rPr>
          <w:delText>architecture</w:delText>
        </w:r>
      </w:del>
      <w:ins w:id="1655" w:author="emmanuel blezes" w:date="2026-05-20T21:48:00Z" w16du:dateUtc="2026-05-20T19:48:00Z">
        <w:r w:rsidR="00963B52" w:rsidRPr="00011A75">
          <w:rPr>
            <w:highlight w:val="green"/>
            <w:rPrChange w:id="1656" w:author="emmanuel blezes" w:date="2026-05-23T19:12:00Z" w16du:dateUtc="2026-05-23T17:12:00Z">
              <w:rPr/>
            </w:rPrChange>
          </w:rPr>
          <w:t>répartition</w:t>
        </w:r>
      </w:ins>
      <w:r w:rsidRPr="00011A75">
        <w:rPr>
          <w:highlight w:val="green"/>
          <w:rPrChange w:id="1657" w:author="emmanuel blezes" w:date="2026-05-23T19:12:00Z" w16du:dateUtc="2026-05-23T17:12:00Z">
            <w:rPr/>
          </w:rPrChange>
        </w:rPr>
        <w:t xml:space="preserve">. </w:t>
      </w:r>
      <w:del w:id="1658" w:author="emmanuel blezes" w:date="2026-05-23T18:45:00Z" w16du:dateUtc="2026-05-23T16:45:00Z">
        <w:r w:rsidRPr="00011A75" w:rsidDel="00582E06">
          <w:rPr>
            <w:highlight w:val="green"/>
            <w:rPrChange w:id="1659" w:author="emmanuel blezes" w:date="2026-05-23T19:12:00Z" w16du:dateUtc="2026-05-23T17:12:00Z">
              <w:rPr/>
            </w:rPrChange>
          </w:rPr>
          <w:delText>Le système français est un système à un pilier. Tout passe par la répartition. Les actifs cotisent, les retraités touchent</w:delText>
        </w:r>
      </w:del>
      <w:del w:id="1660" w:author="emmanuel blezes" w:date="2026-05-20T21:48:00Z" w16du:dateUtc="2026-05-20T19:48:00Z">
        <w:r w:rsidRPr="00011A75" w:rsidDel="00963B52">
          <w:rPr>
            <w:highlight w:val="green"/>
            <w:rPrChange w:id="1661" w:author="emmanuel blezes" w:date="2026-05-23T19:12:00Z" w16du:dateUtc="2026-05-23T17:12:00Z">
              <w:rPr/>
            </w:rPrChange>
          </w:rPr>
          <w:delText>, l’État régule</w:delText>
        </w:r>
      </w:del>
      <w:del w:id="1662" w:author="emmanuel blezes" w:date="2026-05-23T18:45:00Z" w16du:dateUtc="2026-05-23T16:45:00Z">
        <w:r w:rsidRPr="00011A75" w:rsidDel="00582E06">
          <w:rPr>
            <w:highlight w:val="green"/>
            <w:rPrChange w:id="1663" w:author="emmanuel blezes" w:date="2026-05-23T19:12:00Z" w16du:dateUtc="2026-05-23T17:12:00Z">
              <w:rPr/>
            </w:rPrChange>
          </w:rPr>
          <w:delText>. Le mécanisme est simple, lisible, et historiquement adapté à une France où l’on entrait sur le marché du travail à seize ans, où l’on partait à la retraite à soixante-cinq, où l’on mourait à soixante-douze, et où il y avait quatre cotisants pour un retraité. Ce monde-là n’existe plus depuis longtemps.</w:delText>
        </w:r>
      </w:del>
    </w:p>
    <w:p w14:paraId="56E3B115" w14:textId="77777777" w:rsidR="00B437D0" w:rsidRPr="00011A75" w:rsidRDefault="00000000">
      <w:pPr>
        <w:pStyle w:val="BodyText"/>
        <w:rPr>
          <w:highlight w:val="green"/>
          <w:rPrChange w:id="1664" w:author="emmanuel blezes" w:date="2026-05-23T19:12:00Z" w16du:dateUtc="2026-05-23T17:12:00Z">
            <w:rPr/>
          </w:rPrChange>
        </w:rPr>
      </w:pPr>
      <w:r w:rsidRPr="00011A75">
        <w:rPr>
          <w:highlight w:val="green"/>
          <w:rPrChange w:id="1665" w:author="emmanuel blezes" w:date="2026-05-23T19:12:00Z" w16du:dateUtc="2026-05-23T17:12:00Z">
            <w:rPr/>
          </w:rPrChange>
        </w:rPr>
        <w:t xml:space="preserve">Tous les pays comparables </w:t>
      </w:r>
      <w:del w:id="1666" w:author="emmanuel blezes" w:date="2026-05-18T20:04:00Z" w16du:dateUtc="2026-05-18T18:04:00Z">
        <w:r w:rsidRPr="00011A75" w:rsidDel="00146C66">
          <w:rPr>
            <w:highlight w:val="green"/>
            <w:rPrChange w:id="1667" w:author="emmanuel blezes" w:date="2026-05-23T19:12:00Z" w16du:dateUtc="2026-05-23T17:12:00Z">
              <w:rPr/>
            </w:rPrChange>
          </w:rPr>
          <w:delText>—</w:delText>
        </w:r>
      </w:del>
      <w:ins w:id="1668" w:author="emmanuel blezes" w:date="2026-05-18T20:04:00Z" w16du:dateUtc="2026-05-18T18:04:00Z">
        <w:r w:rsidR="00146C66" w:rsidRPr="00011A75">
          <w:rPr>
            <w:highlight w:val="green"/>
            <w:rPrChange w:id="1669" w:author="emmanuel blezes" w:date="2026-05-23T19:12:00Z" w16du:dateUtc="2026-05-23T17:12:00Z">
              <w:rPr/>
            </w:rPrChange>
          </w:rPr>
          <w:t>-</w:t>
        </w:r>
      </w:ins>
      <w:r w:rsidRPr="00011A75">
        <w:rPr>
          <w:highlight w:val="green"/>
          <w:rPrChange w:id="1670" w:author="emmanuel blezes" w:date="2026-05-23T19:12:00Z" w16du:dateUtc="2026-05-23T17:12:00Z">
            <w:rPr/>
          </w:rPrChange>
        </w:rPr>
        <w:t xml:space="preserve"> Allemagne, Royaume-Uni, Danemark, Suède, Pays-Bas, Suisse </w:t>
      </w:r>
      <w:del w:id="1671" w:author="emmanuel blezes" w:date="2026-05-18T20:04:00Z" w16du:dateUtc="2026-05-18T18:04:00Z">
        <w:r w:rsidRPr="00011A75" w:rsidDel="00146C66">
          <w:rPr>
            <w:highlight w:val="green"/>
            <w:rPrChange w:id="1672" w:author="emmanuel blezes" w:date="2026-05-23T19:12:00Z" w16du:dateUtc="2026-05-23T17:12:00Z">
              <w:rPr/>
            </w:rPrChange>
          </w:rPr>
          <w:delText>—</w:delText>
        </w:r>
      </w:del>
      <w:ins w:id="1673" w:author="emmanuel blezes" w:date="2026-05-18T20:04:00Z" w16du:dateUtc="2026-05-18T18:04:00Z">
        <w:r w:rsidR="00146C66" w:rsidRPr="00011A75">
          <w:rPr>
            <w:highlight w:val="green"/>
            <w:rPrChange w:id="1674" w:author="emmanuel blezes" w:date="2026-05-23T19:12:00Z" w16du:dateUtc="2026-05-23T17:12:00Z">
              <w:rPr/>
            </w:rPrChange>
          </w:rPr>
          <w:t>-</w:t>
        </w:r>
      </w:ins>
      <w:r w:rsidRPr="00011A75">
        <w:rPr>
          <w:highlight w:val="green"/>
          <w:rPrChange w:id="1675" w:author="emmanuel blezes" w:date="2026-05-23T19:12:00Z" w16du:dateUtc="2026-05-23T17:12:00Z">
            <w:rPr/>
          </w:rPrChange>
        </w:rPr>
        <w:t xml:space="preserve"> avaient au départ, comme la France, des systèmes de répartition puissants. Tous, à un moment ou un autre des trente dernières années, ont ajouté un second pilier capitalisé. </w:t>
      </w:r>
      <w:del w:id="1676" w:author="emmanuel blezes" w:date="2026-05-20T22:05:00Z" w16du:dateUtc="2026-05-20T20:05:00Z">
        <w:r w:rsidRPr="00011A75" w:rsidDel="00752D4C">
          <w:rPr>
            <w:highlight w:val="green"/>
            <w:rPrChange w:id="1677" w:author="emmanuel blezes" w:date="2026-05-23T19:12:00Z" w16du:dateUtc="2026-05-23T17:12:00Z">
              <w:rPr/>
            </w:rPrChange>
          </w:rPr>
          <w:delText xml:space="preserve">Pas pour démanteler le premier, mais pour soulager la pression démographique. </w:delText>
        </w:r>
      </w:del>
      <w:r w:rsidRPr="00011A75">
        <w:rPr>
          <w:highlight w:val="green"/>
          <w:rPrChange w:id="1678" w:author="emmanuel blezes" w:date="2026-05-23T19:12:00Z" w16du:dateUtc="2026-05-23T17:12:00Z">
            <w:rPr/>
          </w:rPrChange>
        </w:rPr>
        <w:t xml:space="preserve">Quand la pyramide des âges se retourne, quand le ratio cotisants-retraités se dégrade, la répartition </w:t>
      </w:r>
      <w:del w:id="1679" w:author="emmanuel blezes" w:date="2026-05-20T22:05:00Z" w16du:dateUtc="2026-05-20T20:05:00Z">
        <w:r w:rsidRPr="00011A75" w:rsidDel="00752D4C">
          <w:rPr>
            <w:highlight w:val="green"/>
            <w:rPrChange w:id="1680" w:author="emmanuel blezes" w:date="2026-05-23T19:12:00Z" w16du:dateUtc="2026-05-23T17:12:00Z">
              <w:rPr/>
            </w:rPrChange>
          </w:rPr>
          <w:delText>souffre mécaniquement</w:delText>
        </w:r>
      </w:del>
      <w:ins w:id="1681" w:author="emmanuel blezes" w:date="2026-05-20T22:05:00Z" w16du:dateUtc="2026-05-20T20:05:00Z">
        <w:r w:rsidR="00752D4C" w:rsidRPr="00011A75">
          <w:rPr>
            <w:highlight w:val="green"/>
            <w:rPrChange w:id="1682" w:author="emmanuel blezes" w:date="2026-05-23T19:12:00Z" w16du:dateUtc="2026-05-23T17:12:00Z">
              <w:rPr/>
            </w:rPrChange>
          </w:rPr>
          <w:t>devient mécaniquement intenable seule</w:t>
        </w:r>
      </w:ins>
      <w:r w:rsidRPr="00011A75">
        <w:rPr>
          <w:highlight w:val="green"/>
          <w:rPrChange w:id="1683" w:author="emmanuel blezes" w:date="2026-05-23T19:12:00Z" w16du:dateUtc="2026-05-23T17:12:00Z">
            <w:rPr/>
          </w:rPrChange>
        </w:rPr>
        <w:t xml:space="preserve">. La capitalisation, elle, s’appuie sur les rendements du capital </w:t>
      </w:r>
      <w:del w:id="1684" w:author="emmanuel blezes" w:date="2026-05-18T20:04:00Z" w16du:dateUtc="2026-05-18T18:04:00Z">
        <w:r w:rsidRPr="00011A75" w:rsidDel="00146C66">
          <w:rPr>
            <w:highlight w:val="green"/>
            <w:rPrChange w:id="1685" w:author="emmanuel blezes" w:date="2026-05-23T19:12:00Z" w16du:dateUtc="2026-05-23T17:12:00Z">
              <w:rPr/>
            </w:rPrChange>
          </w:rPr>
          <w:delText>—</w:delText>
        </w:r>
      </w:del>
      <w:ins w:id="1686" w:author="emmanuel blezes" w:date="2026-05-18T20:04:00Z" w16du:dateUtc="2026-05-18T18:04:00Z">
        <w:r w:rsidR="00146C66" w:rsidRPr="00011A75">
          <w:rPr>
            <w:highlight w:val="green"/>
            <w:rPrChange w:id="1687" w:author="emmanuel blezes" w:date="2026-05-23T19:12:00Z" w16du:dateUtc="2026-05-23T17:12:00Z">
              <w:rPr/>
            </w:rPrChange>
          </w:rPr>
          <w:t>-</w:t>
        </w:r>
      </w:ins>
      <w:r w:rsidRPr="00011A75">
        <w:rPr>
          <w:highlight w:val="green"/>
          <w:rPrChange w:id="1688" w:author="emmanuel blezes" w:date="2026-05-23T19:12:00Z" w16du:dateUtc="2026-05-23T17:12:00Z">
            <w:rPr/>
          </w:rPrChange>
        </w:rPr>
        <w:t xml:space="preserve"> qui ne dépendent pas du nombre d’actifs.</w:t>
      </w:r>
    </w:p>
    <w:p w14:paraId="780D49C4" w14:textId="77777777" w:rsidR="00B437D0" w:rsidRPr="00011A75" w:rsidRDefault="00000000">
      <w:pPr>
        <w:pStyle w:val="BodyText"/>
        <w:rPr>
          <w:highlight w:val="green"/>
          <w:rPrChange w:id="1689" w:author="emmanuel blezes" w:date="2026-05-23T19:12:00Z" w16du:dateUtc="2026-05-23T17:12:00Z">
            <w:rPr/>
          </w:rPrChange>
        </w:rPr>
      </w:pPr>
      <w:r w:rsidRPr="00011A75">
        <w:rPr>
          <w:highlight w:val="green"/>
          <w:rPrChange w:id="1690" w:author="emmanuel blezes" w:date="2026-05-23T19:12:00Z" w16du:dateUtc="2026-05-23T17:12:00Z">
            <w:rPr/>
          </w:rPrChange>
        </w:rPr>
        <w:t xml:space="preserve">C’est cela, le vrai débat. </w:t>
      </w:r>
      <w:ins w:id="1691" w:author="emmanuel blezes" w:date="2026-05-20T22:06:00Z" w16du:dateUtc="2026-05-20T20:06:00Z">
        <w:r w:rsidR="00FE1019" w:rsidRPr="00011A75">
          <w:rPr>
            <w:highlight w:val="green"/>
            <w:rPrChange w:id="1692" w:author="emmanuel blezes" w:date="2026-05-23T19:12:00Z" w16du:dateUtc="2026-05-23T17:12:00Z">
              <w:rPr/>
            </w:rPrChange>
          </w:rPr>
          <w:t>Pas un débat caricatural</w:t>
        </w:r>
      </w:ins>
      <w:del w:id="1693" w:author="emmanuel blezes" w:date="2026-05-20T22:06:00Z" w16du:dateUtc="2026-05-20T20:06:00Z">
        <w:r w:rsidRPr="00011A75" w:rsidDel="00FE1019">
          <w:rPr>
            <w:highlight w:val="green"/>
            <w:rPrChange w:id="1694" w:author="emmanuel blezes" w:date="2026-05-23T19:12:00Z" w16du:dateUtc="2026-05-23T17:12:00Z">
              <w:rPr/>
            </w:rPrChange>
          </w:rPr>
          <w:delText>Ce n’est pas une querelle idéologique</w:delText>
        </w:r>
      </w:del>
      <w:r w:rsidRPr="00011A75">
        <w:rPr>
          <w:highlight w:val="green"/>
          <w:rPrChange w:id="1695" w:author="emmanuel blezes" w:date="2026-05-23T19:12:00Z" w16du:dateUtc="2026-05-23T17:12:00Z">
            <w:rPr/>
          </w:rPrChange>
        </w:rPr>
        <w:t xml:space="preserve"> entre solidarité et individualisme</w:t>
      </w:r>
      <w:ins w:id="1696" w:author="emmanuel blezes" w:date="2026-05-20T22:06:00Z" w16du:dateUtc="2026-05-20T20:06:00Z">
        <w:r w:rsidR="00FE1019" w:rsidRPr="00011A75">
          <w:rPr>
            <w:highlight w:val="green"/>
            <w:rPrChange w:id="1697" w:author="emmanuel blezes" w:date="2026-05-23T19:12:00Z" w16du:dateUtc="2026-05-23T17:12:00Z">
              <w:rPr/>
            </w:rPrChange>
          </w:rPr>
          <w:t xml:space="preserve">, </w:t>
        </w:r>
      </w:ins>
      <w:del w:id="1698" w:author="emmanuel blezes" w:date="2026-05-20T22:06:00Z" w16du:dateUtc="2026-05-20T20:06:00Z">
        <w:r w:rsidRPr="00011A75" w:rsidDel="00FE1019">
          <w:rPr>
            <w:highlight w:val="green"/>
            <w:rPrChange w:id="1699" w:author="emmanuel blezes" w:date="2026-05-23T19:12:00Z" w16du:dateUtc="2026-05-23T17:12:00Z">
              <w:rPr/>
            </w:rPrChange>
          </w:rPr>
          <w:delText xml:space="preserve">. Ce n’est </w:delText>
        </w:r>
      </w:del>
      <w:r w:rsidRPr="00011A75">
        <w:rPr>
          <w:highlight w:val="green"/>
          <w:rPrChange w:id="1700" w:author="emmanuel blezes" w:date="2026-05-23T19:12:00Z" w16du:dateUtc="2026-05-23T17:12:00Z">
            <w:rPr/>
          </w:rPrChange>
        </w:rPr>
        <w:t xml:space="preserve">pas un combat entre </w:t>
      </w:r>
      <w:del w:id="1701" w:author="emmanuel blezes" w:date="2026-05-20T22:06:00Z" w16du:dateUtc="2026-05-20T20:06:00Z">
        <w:r w:rsidRPr="00011A75" w:rsidDel="00FE1019">
          <w:rPr>
            <w:highlight w:val="green"/>
            <w:rPrChange w:id="1702" w:author="emmanuel blezes" w:date="2026-05-23T19:12:00Z" w16du:dateUtc="2026-05-23T17:12:00Z">
              <w:rPr/>
            </w:rPrChange>
          </w:rPr>
          <w:delText xml:space="preserve">le </w:delText>
        </w:r>
      </w:del>
      <w:r w:rsidRPr="00011A75">
        <w:rPr>
          <w:highlight w:val="green"/>
          <w:rPrChange w:id="1703" w:author="emmanuel blezes" w:date="2026-05-23T19:12:00Z" w16du:dateUtc="2026-05-23T17:12:00Z">
            <w:rPr/>
          </w:rPrChange>
        </w:rPr>
        <w:t xml:space="preserve">« modèle social français » et </w:t>
      </w:r>
      <w:del w:id="1704" w:author="emmanuel blezes" w:date="2026-05-20T22:06:00Z" w16du:dateUtc="2026-05-20T20:06:00Z">
        <w:r w:rsidRPr="00011A75" w:rsidDel="00FE1019">
          <w:rPr>
            <w:highlight w:val="green"/>
            <w:rPrChange w:id="1705" w:author="emmanuel blezes" w:date="2026-05-23T19:12:00Z" w16du:dateUtc="2026-05-23T17:12:00Z">
              <w:rPr/>
            </w:rPrChange>
          </w:rPr>
          <w:delText xml:space="preserve">le </w:delText>
        </w:r>
      </w:del>
      <w:r w:rsidRPr="00011A75">
        <w:rPr>
          <w:highlight w:val="green"/>
          <w:rPrChange w:id="1706" w:author="emmanuel blezes" w:date="2026-05-23T19:12:00Z" w16du:dateUtc="2026-05-23T17:12:00Z">
            <w:rPr/>
          </w:rPrChange>
        </w:rPr>
        <w:t>« modèle anglo-saxon ». C’est une question d’ingénierie économique : à quoi ressemble un système de retraite robuste dans une démographie qui vieillit ?</w:t>
      </w:r>
      <w:del w:id="1707" w:author="emmanuel blezes" w:date="2026-05-23T19:11:00Z" w16du:dateUtc="2026-05-23T17:11:00Z">
        <w:r w:rsidRPr="00011A75" w:rsidDel="00011A75">
          <w:rPr>
            <w:highlight w:val="green"/>
            <w:rPrChange w:id="1708" w:author="emmanuel blezes" w:date="2026-05-23T19:12:00Z" w16du:dateUtc="2026-05-23T17:12:00Z">
              <w:rPr/>
            </w:rPrChange>
          </w:rPr>
          <w:delText xml:space="preserve"> Un système monopilier ne tient pas. Un système multipilier tient. La France n’a, à ce jour, qu’un seul pilier.</w:delText>
        </w:r>
      </w:del>
    </w:p>
    <w:p w14:paraId="30D3EDEC" w14:textId="77777777" w:rsidR="00B437D0" w:rsidRPr="00011A75" w:rsidDel="00FE1019" w:rsidRDefault="00000000">
      <w:pPr>
        <w:pStyle w:val="BlockText"/>
        <w:rPr>
          <w:del w:id="1709" w:author="emmanuel blezes" w:date="2026-05-20T22:07:00Z" w16du:dateUtc="2026-05-20T20:07:00Z"/>
          <w:highlight w:val="green"/>
          <w:rPrChange w:id="1710" w:author="emmanuel blezes" w:date="2026-05-23T19:12:00Z" w16du:dateUtc="2026-05-23T17:12:00Z">
            <w:rPr>
              <w:del w:id="1711" w:author="emmanuel blezes" w:date="2026-05-20T22:07:00Z" w16du:dateUtc="2026-05-20T20:07:00Z"/>
            </w:rPr>
          </w:rPrChange>
        </w:rPr>
      </w:pPr>
      <w:del w:id="1712" w:author="emmanuel blezes" w:date="2026-05-20T22:07:00Z" w16du:dateUtc="2026-05-20T20:07:00Z">
        <w:r w:rsidRPr="00011A75" w:rsidDel="00FE1019">
          <w:rPr>
            <w:b/>
            <w:bCs/>
            <w:highlight w:val="green"/>
            <w:rPrChange w:id="1713" w:author="emmanuel blezes" w:date="2026-05-23T19:12:00Z" w16du:dateUtc="2026-05-23T17:12:00Z">
              <w:rPr>
                <w:b/>
                <w:bCs/>
              </w:rPr>
            </w:rPrChange>
          </w:rPr>
          <w:delText>Calcul Où Va l’Argent.</w:delText>
        </w:r>
        <w:r w:rsidRPr="00011A75" w:rsidDel="00FE1019">
          <w:rPr>
            <w:highlight w:val="green"/>
            <w:rPrChange w:id="1714" w:author="emmanuel blezes" w:date="2026-05-23T19:12:00Z" w16du:dateUtc="2026-05-23T17:12:00Z">
              <w:rPr/>
            </w:rPrChange>
          </w:rPr>
          <w:delText xml:space="preserve"> Le rendement implicite du système français.</w:delText>
        </w:r>
      </w:del>
    </w:p>
    <w:p w14:paraId="4D5B4B07" w14:textId="77777777" w:rsidR="00B437D0" w:rsidRPr="00011A75" w:rsidDel="00FE1019" w:rsidRDefault="00000000">
      <w:pPr>
        <w:pStyle w:val="BlockText"/>
        <w:rPr>
          <w:del w:id="1715" w:author="emmanuel blezes" w:date="2026-05-20T22:07:00Z" w16du:dateUtc="2026-05-20T20:07:00Z"/>
          <w:highlight w:val="green"/>
          <w:rPrChange w:id="1716" w:author="emmanuel blezes" w:date="2026-05-23T19:12:00Z" w16du:dateUtc="2026-05-23T17:12:00Z">
            <w:rPr>
              <w:del w:id="1717" w:author="emmanuel blezes" w:date="2026-05-20T22:07:00Z" w16du:dateUtc="2026-05-20T20:07:00Z"/>
            </w:rPr>
          </w:rPrChange>
        </w:rPr>
      </w:pPr>
      <w:del w:id="1718" w:author="emmanuel blezes" w:date="2026-05-20T22:07:00Z" w16du:dateUtc="2026-05-20T20:07:00Z">
        <w:r w:rsidRPr="00011A75" w:rsidDel="00FE1019">
          <w:rPr>
            <w:highlight w:val="green"/>
            <w:rPrChange w:id="1719" w:author="emmanuel blezes" w:date="2026-05-23T19:12:00Z" w16du:dateUtc="2026-05-23T17:12:00Z">
              <w:rPr/>
            </w:rPrChange>
          </w:rPr>
          <w:delText>Pour un salarié moyen à carrière complète, on peut estimer le « rendement implicite » d’un système de retraite comme le ratio entre la pension annuelle perçue et la cotisation cumulée sur la carrière, exprimée en proportion du salaire de référence.</w:delText>
        </w:r>
      </w:del>
    </w:p>
    <w:p w14:paraId="425A32A5" w14:textId="77777777" w:rsidR="00B437D0" w:rsidRPr="00011A75" w:rsidDel="00FE1019" w:rsidRDefault="00000000">
      <w:pPr>
        <w:pStyle w:val="BlockText"/>
        <w:rPr>
          <w:del w:id="1720" w:author="emmanuel blezes" w:date="2026-05-20T22:07:00Z" w16du:dateUtc="2026-05-20T20:07:00Z"/>
          <w:highlight w:val="green"/>
          <w:rPrChange w:id="1721" w:author="emmanuel blezes" w:date="2026-05-23T19:12:00Z" w16du:dateUtc="2026-05-23T17:12:00Z">
            <w:rPr>
              <w:del w:id="1722" w:author="emmanuel blezes" w:date="2026-05-20T22:07:00Z" w16du:dateUtc="2026-05-20T20:07:00Z"/>
            </w:rPr>
          </w:rPrChange>
        </w:rPr>
      </w:pPr>
      <w:del w:id="1723" w:author="emmanuel blezes" w:date="2026-05-20T22:07:00Z" w16du:dateUtc="2026-05-20T20:07:00Z">
        <w:r w:rsidRPr="00011A75" w:rsidDel="00FE1019">
          <w:rPr>
            <w:highlight w:val="green"/>
            <w:rPrChange w:id="1724" w:author="emmanuel blezes" w:date="2026-05-23T19:12:00Z" w16du:dateUtc="2026-05-23T17:12:00Z">
              <w:rPr/>
            </w:rPrChange>
          </w:rPr>
          <w:delText xml:space="preserve">Pour la France : pension annuelle = 70 % du salaire ; cotisations cumulées sur 40 ans = 27,8 % × 40 = 11,12 années de salaire. Rendement implicite = 0,70 / 11,12 = </w:delText>
        </w:r>
        <w:r w:rsidRPr="00011A75" w:rsidDel="00FE1019">
          <w:rPr>
            <w:b/>
            <w:bCs/>
            <w:highlight w:val="green"/>
            <w:rPrChange w:id="1725" w:author="emmanuel blezes" w:date="2026-05-23T19:12:00Z" w16du:dateUtc="2026-05-23T17:12:00Z">
              <w:rPr>
                <w:b/>
                <w:bCs/>
              </w:rPr>
            </w:rPrChange>
          </w:rPr>
          <w:delText>6,3 % par an</w:delText>
        </w:r>
        <w:r w:rsidRPr="00011A75" w:rsidDel="00FE1019">
          <w:rPr>
            <w:highlight w:val="green"/>
            <w:rPrChange w:id="1726" w:author="emmanuel blezes" w:date="2026-05-23T19:12:00Z" w16du:dateUtc="2026-05-23T17:12:00Z">
              <w:rPr/>
            </w:rPrChange>
          </w:rPr>
          <w:delText>.</w:delText>
        </w:r>
      </w:del>
    </w:p>
    <w:p w14:paraId="1955BB63" w14:textId="77777777" w:rsidR="00B437D0" w:rsidRPr="00011A75" w:rsidDel="00FE1019" w:rsidRDefault="00000000">
      <w:pPr>
        <w:pStyle w:val="BlockText"/>
        <w:rPr>
          <w:del w:id="1727" w:author="emmanuel blezes" w:date="2026-05-20T22:07:00Z" w16du:dateUtc="2026-05-20T20:07:00Z"/>
          <w:highlight w:val="green"/>
          <w:rPrChange w:id="1728" w:author="emmanuel blezes" w:date="2026-05-23T19:12:00Z" w16du:dateUtc="2026-05-23T17:12:00Z">
            <w:rPr>
              <w:del w:id="1729" w:author="emmanuel blezes" w:date="2026-05-20T22:07:00Z" w16du:dateUtc="2026-05-20T20:07:00Z"/>
            </w:rPr>
          </w:rPrChange>
        </w:rPr>
      </w:pPr>
      <w:del w:id="1730" w:author="emmanuel blezes" w:date="2026-05-20T22:07:00Z" w16du:dateUtc="2026-05-20T20:07:00Z">
        <w:r w:rsidRPr="00011A75" w:rsidDel="00FE1019">
          <w:rPr>
            <w:highlight w:val="green"/>
            <w:rPrChange w:id="1731" w:author="emmanuel blezes" w:date="2026-05-23T19:12:00Z" w16du:dateUtc="2026-05-23T17:12:00Z">
              <w:rPr/>
            </w:rPrChange>
          </w:rPr>
          <w:delText xml:space="preserve">Pour les Pays-Bas : pension annuelle = 96 % du salaire ; cotisations cumulées sur 40 ans = 22 % × 40 = 8,8 années de salaire. Rendement implicite = 0,96 / 8,80 = </w:delText>
        </w:r>
        <w:r w:rsidRPr="00011A75" w:rsidDel="00FE1019">
          <w:rPr>
            <w:b/>
            <w:bCs/>
            <w:highlight w:val="green"/>
            <w:rPrChange w:id="1732" w:author="emmanuel blezes" w:date="2026-05-23T19:12:00Z" w16du:dateUtc="2026-05-23T17:12:00Z">
              <w:rPr>
                <w:b/>
                <w:bCs/>
              </w:rPr>
            </w:rPrChange>
          </w:rPr>
          <w:delText>10,9 % par an</w:delText>
        </w:r>
        <w:r w:rsidRPr="00011A75" w:rsidDel="00FE1019">
          <w:rPr>
            <w:highlight w:val="green"/>
            <w:rPrChange w:id="1733" w:author="emmanuel blezes" w:date="2026-05-23T19:12:00Z" w16du:dateUtc="2026-05-23T17:12:00Z">
              <w:rPr/>
            </w:rPrChange>
          </w:rPr>
          <w:delText>.</w:delText>
        </w:r>
      </w:del>
    </w:p>
    <w:p w14:paraId="09027778" w14:textId="77777777" w:rsidR="00B437D0" w:rsidRPr="00011A75" w:rsidDel="00FE1019" w:rsidRDefault="00000000">
      <w:pPr>
        <w:pStyle w:val="BlockText"/>
        <w:rPr>
          <w:del w:id="1734" w:author="emmanuel blezes" w:date="2026-05-20T22:07:00Z" w16du:dateUtc="2026-05-20T20:07:00Z"/>
          <w:highlight w:val="green"/>
          <w:rPrChange w:id="1735" w:author="emmanuel blezes" w:date="2026-05-23T19:12:00Z" w16du:dateUtc="2026-05-23T17:12:00Z">
            <w:rPr>
              <w:del w:id="1736" w:author="emmanuel blezes" w:date="2026-05-20T22:07:00Z" w16du:dateUtc="2026-05-20T20:07:00Z"/>
            </w:rPr>
          </w:rPrChange>
        </w:rPr>
      </w:pPr>
      <w:del w:id="1737" w:author="emmanuel blezes" w:date="2026-05-20T22:07:00Z" w16du:dateUtc="2026-05-20T20:07:00Z">
        <w:r w:rsidRPr="00011A75" w:rsidDel="00FE1019">
          <w:rPr>
            <w:highlight w:val="green"/>
            <w:rPrChange w:id="1738" w:author="emmanuel blezes" w:date="2026-05-23T19:12:00Z" w16du:dateUtc="2026-05-23T17:12:00Z">
              <w:rPr/>
            </w:rPrChange>
          </w:rPr>
          <w:delText>En d’autres termes : pour chaque euro cotisé tout au long de sa carrière, le retraité néerlandais perçoit annuellement 73 % de plus que le retraité français</w:delText>
        </w:r>
        <w:r w:rsidRPr="00011A75" w:rsidDel="00FE1019">
          <w:rPr>
            <w:rStyle w:val="FootnoteReference"/>
            <w:highlight w:val="green"/>
            <w:rPrChange w:id="1739" w:author="emmanuel blezes" w:date="2026-05-23T19:12:00Z" w16du:dateUtc="2026-05-23T17:12:00Z">
              <w:rPr>
                <w:rStyle w:val="FootnoteReference"/>
              </w:rPr>
            </w:rPrChange>
          </w:rPr>
          <w:footnoteReference w:id="27"/>
        </w:r>
        <w:r w:rsidRPr="00011A75" w:rsidDel="00FE1019">
          <w:rPr>
            <w:highlight w:val="green"/>
            <w:rPrChange w:id="1751" w:author="emmanuel blezes" w:date="2026-05-23T19:12:00Z" w16du:dateUtc="2026-05-23T17:12:00Z">
              <w:rPr/>
            </w:rPrChange>
          </w:rPr>
          <w:delText xml:space="preserve">. La différence n’est pas une question de générosité ou de solidarité </w:delText>
        </w:r>
      </w:del>
      <w:del w:id="1752" w:author="emmanuel blezes" w:date="2026-05-18T20:04:00Z" w16du:dateUtc="2026-05-18T18:04:00Z">
        <w:r w:rsidRPr="00011A75" w:rsidDel="00146C66">
          <w:rPr>
            <w:highlight w:val="green"/>
            <w:rPrChange w:id="1753" w:author="emmanuel blezes" w:date="2026-05-23T19:12:00Z" w16du:dateUtc="2026-05-23T17:12:00Z">
              <w:rPr/>
            </w:rPrChange>
          </w:rPr>
          <w:delText>—</w:delText>
        </w:r>
      </w:del>
      <w:del w:id="1754" w:author="emmanuel blezes" w:date="2026-05-20T22:07:00Z" w16du:dateUtc="2026-05-20T20:07:00Z">
        <w:r w:rsidRPr="00011A75" w:rsidDel="00FE1019">
          <w:rPr>
            <w:highlight w:val="green"/>
            <w:rPrChange w:id="1755" w:author="emmanuel blezes" w:date="2026-05-23T19:12:00Z" w16du:dateUtc="2026-05-23T17:12:00Z">
              <w:rPr/>
            </w:rPrChange>
          </w:rPr>
          <w:delText xml:space="preserve"> c’est, mathématiquement, ce que produit un système qui fait travailler le capital pendant que le système français se contente de faire transiter les flux.</w:delText>
        </w:r>
      </w:del>
    </w:p>
    <w:p w14:paraId="3EADFA67" w14:textId="77777777" w:rsidR="00B437D0" w:rsidRPr="00011A75" w:rsidDel="00F01B21" w:rsidRDefault="00000000">
      <w:pPr>
        <w:pStyle w:val="FirstParagraph"/>
        <w:rPr>
          <w:del w:id="1756" w:author="emmanuel blezes" w:date="2026-05-20T22:08:00Z" w16du:dateUtc="2026-05-20T20:08:00Z"/>
          <w:highlight w:val="green"/>
          <w:rPrChange w:id="1757" w:author="emmanuel blezes" w:date="2026-05-23T19:12:00Z" w16du:dateUtc="2026-05-23T17:12:00Z">
            <w:rPr>
              <w:del w:id="1758" w:author="emmanuel blezes" w:date="2026-05-20T22:08:00Z" w16du:dateUtc="2026-05-20T20:08:00Z"/>
            </w:rPr>
          </w:rPrChange>
        </w:rPr>
      </w:pPr>
      <w:del w:id="1759" w:author="emmanuel blezes" w:date="2026-05-20T22:08:00Z" w16du:dateUtc="2026-05-20T20:08:00Z">
        <w:r w:rsidRPr="00011A75" w:rsidDel="00F01B21">
          <w:rPr>
            <w:highlight w:val="green"/>
            <w:rPrChange w:id="1760" w:author="emmanuel blezes" w:date="2026-05-23T19:12:00Z" w16du:dateUtc="2026-05-23T17:12:00Z">
              <w:rPr/>
            </w:rPrChange>
          </w:rPr>
          <w:delText>L’illusion française tient à ce que cette fragilité reste masquée. Tous les dix ans, on relève l’âge de départ, on rallonge la durée de cotisation, on ajuste les modes de calcul. Chaque réforme est présentée comme « la dernière ». Et chaque fois, dix ans plus tard, il faut remettre l’ouvrage sur le métier. Le Conseil d’orientation des retraites, dans son rapport de juin 2025, projette un déficit tendanciel passant de 0,2 point de PIB en 2030 à 1,4 point en 2070, à comportement et législation inchangés</w:delText>
        </w:r>
        <w:r w:rsidRPr="00011A75" w:rsidDel="00F01B21">
          <w:rPr>
            <w:rStyle w:val="FootnoteReference"/>
            <w:highlight w:val="green"/>
            <w:rPrChange w:id="1761" w:author="emmanuel blezes" w:date="2026-05-23T19:12:00Z" w16du:dateUtc="2026-05-23T17:12:00Z">
              <w:rPr>
                <w:rStyle w:val="FootnoteReference"/>
              </w:rPr>
            </w:rPrChange>
          </w:rPr>
          <w:footnoteReference w:id="28"/>
        </w:r>
        <w:r w:rsidRPr="00011A75" w:rsidDel="00F01B21">
          <w:rPr>
            <w:highlight w:val="green"/>
            <w:rPrChange w:id="1770" w:author="emmanuel blezes" w:date="2026-05-23T19:12:00Z" w16du:dateUtc="2026-05-23T17:12:00Z">
              <w:rPr/>
            </w:rPrChange>
          </w:rPr>
          <w:delText>. Pour rééquilibrer le système sans toucher aux pensions ni à l’âge, il faudrait augmenter de 3,5 points supplémentaires les cotisations vieillesse. Trois choix douloureux qui se représentent à chaque génération.</w:delText>
        </w:r>
      </w:del>
    </w:p>
    <w:p w14:paraId="336C2A05" w14:textId="77777777" w:rsidR="00B437D0" w:rsidRPr="00417D86" w:rsidDel="00120BE7" w:rsidRDefault="00000000" w:rsidP="00120BE7">
      <w:pPr>
        <w:pStyle w:val="BodyText"/>
        <w:rPr>
          <w:del w:id="1771" w:author="emmanuel blezes" w:date="2026-05-23T18:50:00Z" w16du:dateUtc="2026-05-23T16:50:00Z"/>
        </w:rPr>
      </w:pPr>
      <w:r w:rsidRPr="00011A75">
        <w:rPr>
          <w:highlight w:val="green"/>
          <w:rPrChange w:id="1772" w:author="emmanuel blezes" w:date="2026-05-23T19:12:00Z" w16du:dateUtc="2026-05-23T17:12:00Z">
            <w:rPr/>
          </w:rPrChange>
        </w:rPr>
        <w:t xml:space="preserve">Ce qu’introduit la capitalisation, c’est un changement de nature. Elle ne remplace pas la cotisation : elle </w:t>
      </w:r>
      <w:del w:id="1773" w:author="emmanuel blezes" w:date="2026-05-20T22:08:00Z" w16du:dateUtc="2026-05-20T20:08:00Z">
        <w:r w:rsidRPr="00011A75" w:rsidDel="00F01B21">
          <w:rPr>
            <w:highlight w:val="green"/>
            <w:rPrChange w:id="1774" w:author="emmanuel blezes" w:date="2026-05-23T19:12:00Z" w16du:dateUtc="2026-05-23T17:12:00Z">
              <w:rPr/>
            </w:rPrChange>
          </w:rPr>
          <w:delText>fait travailler l’épargne accumulée</w:delText>
        </w:r>
      </w:del>
      <w:ins w:id="1775" w:author="emmanuel blezes" w:date="2026-05-20T22:08:00Z" w16du:dateUtc="2026-05-20T20:08:00Z">
        <w:r w:rsidR="00F01B21" w:rsidRPr="00011A75">
          <w:rPr>
            <w:highlight w:val="green"/>
            <w:rPrChange w:id="1776" w:author="emmanuel blezes" w:date="2026-05-23T19:12:00Z" w16du:dateUtc="2026-05-23T17:12:00Z">
              <w:rPr/>
            </w:rPrChange>
          </w:rPr>
          <w:t>la fait travailler dans le temps</w:t>
        </w:r>
      </w:ins>
      <w:r w:rsidRPr="00011A75">
        <w:rPr>
          <w:highlight w:val="green"/>
          <w:rPrChange w:id="1777" w:author="emmanuel blezes" w:date="2026-05-23T19:12:00Z" w16du:dateUtc="2026-05-23T17:12:00Z">
            <w:rPr/>
          </w:rPrChange>
        </w:rPr>
        <w:t xml:space="preserve">. </w:t>
      </w:r>
      <w:ins w:id="1778" w:author="emmanuel blezes" w:date="2026-05-23T18:50:00Z" w16du:dateUtc="2026-05-23T16:50:00Z">
        <w:r w:rsidR="00120BE7" w:rsidRPr="00011A75">
          <w:rPr>
            <w:highlight w:val="green"/>
            <w:rPrChange w:id="1779" w:author="emmanuel blezes" w:date="2026-05-23T19:12:00Z" w16du:dateUtc="2026-05-23T17:12:00Z">
              <w:rPr/>
            </w:rPrChange>
          </w:rPr>
          <w:t>Sur quarante ans, à un rendement annuel moyen de 5 % — bien en deçà des performances réelles des principaux fonds de pension internationaux —, un euro investi se transforme en sept euros. Cet effet d'accumulation, quasi absent du système français, est ce qui permet aux Néerlandais de garantir 96 % du dernier salaire à leurs retraités, pour un effort de cotisation comparable au nôtre.</w:t>
        </w:r>
      </w:ins>
      <w:del w:id="1780" w:author="emmanuel blezes" w:date="2026-05-23T18:50:00Z" w16du:dateUtc="2026-05-23T16:50:00Z">
        <w:r w:rsidRPr="00417D86" w:rsidDel="00120BE7">
          <w:delText xml:space="preserve">Sur trente ou quarante ans, à un rendement annuel moyen de 5 % </w:delText>
        </w:r>
      </w:del>
      <w:del w:id="1781" w:author="emmanuel blezes" w:date="2026-05-18T20:04:00Z" w16du:dateUtc="2026-05-18T18:04:00Z">
        <w:r w:rsidRPr="00417D86" w:rsidDel="00146C66">
          <w:delText>—</w:delText>
        </w:r>
      </w:del>
      <w:del w:id="1782" w:author="emmanuel blezes" w:date="2026-05-23T18:50:00Z" w16du:dateUtc="2026-05-23T16:50:00Z">
        <w:r w:rsidRPr="00417D86" w:rsidDel="00120BE7">
          <w:delText xml:space="preserve"> bien en-deçà des performances réelles des principaux fonds de pension internationaux</w:delText>
        </w:r>
        <w:r w:rsidRPr="00417D86" w:rsidDel="00120BE7">
          <w:rPr>
            <w:rStyle w:val="FootnoteReference"/>
          </w:rPr>
          <w:footnoteReference w:id="29"/>
        </w:r>
        <w:r w:rsidRPr="00417D86" w:rsidDel="00120BE7">
          <w:delText xml:space="preserve"> </w:delText>
        </w:r>
      </w:del>
      <w:del w:id="1793" w:author="emmanuel blezes" w:date="2026-05-18T20:04:00Z" w16du:dateUtc="2026-05-18T18:04:00Z">
        <w:r w:rsidRPr="00417D86" w:rsidDel="00146C66">
          <w:delText>—</w:delText>
        </w:r>
      </w:del>
      <w:del w:id="1794" w:author="emmanuel blezes" w:date="2026-05-23T18:50:00Z" w16du:dateUtc="2026-05-23T16:50:00Z">
        <w:r w:rsidRPr="00417D86" w:rsidDel="00120BE7">
          <w:delText>, un euro investi se transforme en cinq ou six euros. Cet effet d’accumulation, complètement absent du système français, est ce qui permet aux Néerlandais de garantir 9</w:delText>
        </w:r>
      </w:del>
      <w:del w:id="1795" w:author="emmanuel blezes" w:date="2026-05-20T22:09:00Z" w16du:dateUtc="2026-05-20T20:09:00Z">
        <w:r w:rsidRPr="00417D86" w:rsidDel="00F01B21">
          <w:delText>6</w:delText>
        </w:r>
      </w:del>
      <w:del w:id="1796" w:author="emmanuel blezes" w:date="2026-05-23T18:50:00Z" w16du:dateUtc="2026-05-23T16:50:00Z">
        <w:r w:rsidRPr="00417D86" w:rsidDel="00120BE7">
          <w:delText xml:space="preserve"> % du dernier salaire à leurs retraités, en cotisant moins que les Français.</w:delText>
        </w:r>
      </w:del>
    </w:p>
    <w:p w14:paraId="5794CB2C" w14:textId="77777777" w:rsidR="00B437D0" w:rsidRPr="00E57FAD" w:rsidRDefault="002C7085" w:rsidP="00120BE7">
      <w:pPr>
        <w:pStyle w:val="BodyText"/>
        <w:rPr>
          <w:highlight w:val="green"/>
          <w:rPrChange w:id="1797" w:author="emmanuel blezes" w:date="2026-05-20T22:29:00Z" w16du:dateUtc="2026-05-20T20:29:00Z">
            <w:rPr/>
          </w:rPrChange>
        </w:rPr>
      </w:pPr>
      <w:del w:id="1798" w:author="emmanuel blezes" w:date="2026-05-23T18:51:00Z" w16du:dateUtc="2026-05-23T16:51:00Z">
        <w:r>
          <w:rPr>
            <w:noProof/>
          </w:rPr>
          <w:pict w14:anchorId="28ABEA2F">
            <v:rect id="_x0000_i1033" alt="" style="width:451.3pt;height:.05pt;mso-width-percent:0;mso-height-percent:0;mso-width-percent:0;mso-height-percent:0" o:hralign="center" o:hrstd="t" o:hr="t"/>
          </w:pict>
        </w:r>
      </w:del>
    </w:p>
    <w:p w14:paraId="02432A29" w14:textId="77777777" w:rsidR="00F437EA" w:rsidRDefault="00F437EA">
      <w:pPr>
        <w:rPr>
          <w:ins w:id="1799" w:author="emmanuel blezes" w:date="2026-05-23T18:51:00Z" w16du:dateUtc="2026-05-23T16:51:00Z"/>
          <w:rFonts w:asciiTheme="majorHAnsi" w:eastAsiaTheme="majorEastAsia" w:hAnsiTheme="majorHAnsi" w:cstheme="majorBidi"/>
          <w:color w:val="0F4761" w:themeColor="accent1" w:themeShade="BF"/>
          <w:sz w:val="32"/>
          <w:szCs w:val="32"/>
          <w:highlight w:val="green"/>
        </w:rPr>
      </w:pPr>
      <w:bookmarkStart w:id="1800" w:name="ce-que-ce-livre-démontre"/>
      <w:bookmarkEnd w:id="1598"/>
      <w:ins w:id="1801" w:author="emmanuel blezes" w:date="2026-05-23T18:51:00Z" w16du:dateUtc="2026-05-23T16:51:00Z">
        <w:r>
          <w:rPr>
            <w:highlight w:val="green"/>
          </w:rPr>
          <w:br w:type="page"/>
        </w:r>
      </w:ins>
    </w:p>
    <w:p w14:paraId="65B50BD5" w14:textId="1BA933EC" w:rsidR="00B437D0" w:rsidRPr="00E57FAD" w:rsidDel="003F3A2A" w:rsidRDefault="00000000">
      <w:pPr>
        <w:pStyle w:val="Heading2"/>
        <w:rPr>
          <w:del w:id="1802" w:author="emmanuel blezes" w:date="2026-05-28T19:16:00Z" w16du:dateUtc="2026-05-28T17:16:00Z"/>
          <w:highlight w:val="green"/>
          <w:rPrChange w:id="1803" w:author="emmanuel blezes" w:date="2026-05-20T22:29:00Z" w16du:dateUtc="2026-05-20T20:29:00Z">
            <w:rPr>
              <w:del w:id="1804" w:author="emmanuel blezes" w:date="2026-05-28T19:16:00Z" w16du:dateUtc="2026-05-28T17:16:00Z"/>
            </w:rPr>
          </w:rPrChange>
        </w:rPr>
      </w:pPr>
      <w:del w:id="1805" w:author="emmanuel blezes" w:date="2026-05-20T22:20:00Z" w16du:dateUtc="2026-05-20T20:20:00Z">
        <w:r w:rsidRPr="00E57FAD" w:rsidDel="00EF19FB">
          <w:rPr>
            <w:highlight w:val="green"/>
            <w:rPrChange w:id="1806" w:author="emmanuel blezes" w:date="2026-05-20T22:29:00Z" w16du:dateUtc="2026-05-20T20:29:00Z">
              <w:rPr/>
            </w:rPrChange>
          </w:rPr>
          <w:lastRenderedPageBreak/>
          <w:delText>Ce que ce livre démontre</w:delText>
        </w:r>
      </w:del>
    </w:p>
    <w:p w14:paraId="6D93D946" w14:textId="77777777" w:rsidR="00693D09" w:rsidRDefault="00000000">
      <w:pPr>
        <w:pStyle w:val="Heading2"/>
      </w:pPr>
      <w:bookmarkStart w:id="1807" w:name="lobjectif-du-livre"/>
      <w:bookmarkStart w:id="1808" w:name="_Toc230888227"/>
      <w:r>
        <w:t>L’objectif du livre</w:t>
      </w:r>
      <w:bookmarkEnd w:id="1808"/>
    </w:p>
    <w:p w14:paraId="5C033CAD" w14:textId="77777777" w:rsidR="00693D09" w:rsidRPr="00770122" w:rsidRDefault="00000000">
      <w:pPr>
        <w:pStyle w:val="FirstParagraph"/>
        <w:rPr>
          <w:highlight w:val="yellow"/>
          <w:rPrChange w:id="1809" w:author="emmanuel blezes" w:date="2026-05-24T19:33:00Z" w16du:dateUtc="2026-05-24T17:33:00Z">
            <w:rPr/>
          </w:rPrChange>
        </w:rPr>
      </w:pPr>
      <w:r w:rsidRPr="00770122">
        <w:rPr>
          <w:highlight w:val="yellow"/>
          <w:rPrChange w:id="1810" w:author="emmanuel blezes" w:date="2026-05-24T19:33:00Z" w16du:dateUtc="2026-05-24T17:33:00Z">
            <w:rPr/>
          </w:rPrChange>
        </w:rPr>
        <w:t>Au fil des chapitres qui suivent, l’argumentation se déroule en trois temps.</w:t>
      </w:r>
    </w:p>
    <w:p w14:paraId="033BA86B" w14:textId="706B6CE9" w:rsidR="00693D09" w:rsidRPr="00770122" w:rsidRDefault="00000000">
      <w:pPr>
        <w:pStyle w:val="BodyText"/>
        <w:rPr>
          <w:highlight w:val="yellow"/>
          <w:rPrChange w:id="1811" w:author="emmanuel blezes" w:date="2026-05-24T19:33:00Z" w16du:dateUtc="2026-05-24T17:33:00Z">
            <w:rPr/>
          </w:rPrChange>
        </w:rPr>
      </w:pPr>
      <w:del w:id="1812" w:author="emmanuel blezes" w:date="2026-05-24T14:59:00Z" w16du:dateUtc="2026-05-24T12:59:00Z">
        <w:r w:rsidRPr="00770122" w:rsidDel="00932DEE">
          <w:rPr>
            <w:b/>
            <w:bCs/>
            <w:highlight w:val="yellow"/>
            <w:rPrChange w:id="1813" w:author="emmanuel blezes" w:date="2026-05-24T19:33:00Z" w16du:dateUtc="2026-05-24T17:33:00Z">
              <w:rPr>
                <w:b/>
                <w:bCs/>
              </w:rPr>
            </w:rPrChange>
          </w:rPr>
          <w:delText>La première parti</w:delText>
        </w:r>
      </w:del>
      <w:del w:id="1814" w:author="emmanuel blezes" w:date="2026-05-24T14:58:00Z" w16du:dateUtc="2026-05-24T12:58:00Z">
        <w:r w:rsidRPr="00770122" w:rsidDel="00932DEE">
          <w:rPr>
            <w:b/>
            <w:bCs/>
            <w:highlight w:val="yellow"/>
            <w:rPrChange w:id="1815" w:author="emmanuel blezes" w:date="2026-05-24T19:33:00Z" w16du:dateUtc="2026-05-24T17:33:00Z">
              <w:rPr>
                <w:b/>
                <w:bCs/>
              </w:rPr>
            </w:rPrChange>
          </w:rPr>
          <w:delText xml:space="preserve">e — </w:delText>
        </w:r>
        <w:r w:rsidRPr="00770122" w:rsidDel="00932DEE">
          <w:rPr>
            <w:b/>
            <w:bCs/>
            <w:i/>
            <w:iCs/>
            <w:highlight w:val="yellow"/>
            <w:rPrChange w:id="1816" w:author="emmanuel blezes" w:date="2026-05-24T19:33:00Z" w16du:dateUtc="2026-05-24T17:33:00Z">
              <w:rPr>
                <w:b/>
                <w:bCs/>
                <w:i/>
                <w:iCs/>
              </w:rPr>
            </w:rPrChange>
          </w:rPr>
          <w:delText>La retraite qui n’existera pas</w:delText>
        </w:r>
        <w:r w:rsidRPr="00770122" w:rsidDel="00932DEE">
          <w:rPr>
            <w:b/>
            <w:bCs/>
            <w:highlight w:val="yellow"/>
            <w:rPrChange w:id="1817" w:author="emmanuel blezes" w:date="2026-05-24T19:33:00Z" w16du:dateUtc="2026-05-24T17:33:00Z">
              <w:rPr>
                <w:b/>
                <w:bCs/>
              </w:rPr>
            </w:rPrChange>
          </w:rPr>
          <w:delText xml:space="preserve"> — </w:delText>
        </w:r>
      </w:del>
      <w:del w:id="1818" w:author="emmanuel blezes" w:date="2026-05-24T14:59:00Z" w16du:dateUtc="2026-05-24T12:59:00Z">
        <w:r w:rsidRPr="00770122" w:rsidDel="00932DEE">
          <w:rPr>
            <w:b/>
            <w:bCs/>
            <w:highlight w:val="yellow"/>
            <w:rPrChange w:id="1819" w:author="emmanuel blezes" w:date="2026-05-24T19:33:00Z" w16du:dateUtc="2026-05-24T17:33:00Z">
              <w:rPr>
                <w:b/>
                <w:bCs/>
              </w:rPr>
            </w:rPrChange>
          </w:rPr>
          <w:delText xml:space="preserve">pose le diagnostic </w:delText>
        </w:r>
      </w:del>
      <w:del w:id="1820" w:author="emmanuel blezes" w:date="2026-05-24T14:58:00Z" w16du:dateUtc="2026-05-24T12:58:00Z">
        <w:r w:rsidRPr="00770122" w:rsidDel="00932DEE">
          <w:rPr>
            <w:b/>
            <w:bCs/>
            <w:highlight w:val="yellow"/>
            <w:rPrChange w:id="1821" w:author="emmanuel blezes" w:date="2026-05-24T19:33:00Z" w16du:dateUtc="2026-05-24T17:33:00Z">
              <w:rPr>
                <w:b/>
                <w:bCs/>
              </w:rPr>
            </w:rPrChange>
          </w:rPr>
          <w:delText>et l’outil</w:delText>
        </w:r>
      </w:del>
      <w:ins w:id="1822" w:author="emmanuel blezes" w:date="2026-05-24T14:59:00Z" w16du:dateUtc="2026-05-24T12:59:00Z">
        <w:r w:rsidR="00932DEE" w:rsidRPr="00770122">
          <w:rPr>
            <w:b/>
            <w:bCs/>
            <w:highlight w:val="yellow"/>
            <w:rPrChange w:id="1823" w:author="emmanuel blezes" w:date="2026-05-24T19:33:00Z" w16du:dateUtc="2026-05-24T17:33:00Z">
              <w:rPr>
                <w:b/>
                <w:bCs/>
              </w:rPr>
            </w:rPrChange>
          </w:rPr>
          <w:t>Partie 1.</w:t>
        </w:r>
      </w:ins>
      <w:del w:id="1824" w:author="emmanuel blezes" w:date="2026-05-24T14:59:00Z" w16du:dateUtc="2026-05-24T12:59:00Z">
        <w:r w:rsidRPr="00770122" w:rsidDel="00932DEE">
          <w:rPr>
            <w:b/>
            <w:bCs/>
            <w:highlight w:val="yellow"/>
            <w:rPrChange w:id="1825" w:author="emmanuel blezes" w:date="2026-05-24T19:33:00Z" w16du:dateUtc="2026-05-24T17:33:00Z">
              <w:rPr>
                <w:b/>
                <w:bCs/>
              </w:rPr>
            </w:rPrChange>
          </w:rPr>
          <w:delText>.</w:delText>
        </w:r>
      </w:del>
      <w:r w:rsidRPr="00770122">
        <w:rPr>
          <w:highlight w:val="yellow"/>
          <w:rPrChange w:id="1826" w:author="emmanuel blezes" w:date="2026-05-24T19:33:00Z" w16du:dateUtc="2026-05-24T17:33:00Z">
            <w:rPr/>
          </w:rPrChange>
        </w:rPr>
        <w:t xml:space="preserve"> Le chapitre 1 montre pourquoi le système français par répartition arrive en bout de course : démographie qui se retourne, ratio cotisants-retraités qui s’effondre, déficit caché que personne ne nomme. Le chapitre 2 explique alors, simplement, ce qu’est la capitalisation, comment elle fonctionne, ce qu’elle rapporte à chacun — et ce qu’elle change pour les finances publiques d’un pays.</w:t>
      </w:r>
    </w:p>
    <w:p w14:paraId="22B8D61B" w14:textId="06175638" w:rsidR="00693D09" w:rsidRPr="00770122" w:rsidRDefault="00000000">
      <w:pPr>
        <w:pStyle w:val="BodyText"/>
        <w:rPr>
          <w:highlight w:val="yellow"/>
          <w:rPrChange w:id="1827" w:author="emmanuel blezes" w:date="2026-05-24T19:33:00Z" w16du:dateUtc="2026-05-24T17:33:00Z">
            <w:rPr/>
          </w:rPrChange>
        </w:rPr>
      </w:pPr>
      <w:del w:id="1828" w:author="emmanuel blezes" w:date="2026-05-24T14:59:00Z" w16du:dateUtc="2026-05-24T12:59:00Z">
        <w:r w:rsidRPr="00770122" w:rsidDel="00932DEE">
          <w:rPr>
            <w:b/>
            <w:bCs/>
            <w:highlight w:val="yellow"/>
            <w:rPrChange w:id="1829" w:author="emmanuel blezes" w:date="2026-05-24T19:33:00Z" w16du:dateUtc="2026-05-24T17:33:00Z">
              <w:rPr>
                <w:b/>
                <w:bCs/>
              </w:rPr>
            </w:rPrChange>
          </w:rPr>
          <w:delText xml:space="preserve">La deuxième partie — </w:delText>
        </w:r>
        <w:r w:rsidRPr="00770122" w:rsidDel="00932DEE">
          <w:rPr>
            <w:b/>
            <w:bCs/>
            <w:i/>
            <w:iCs/>
            <w:highlight w:val="yellow"/>
            <w:rPrChange w:id="1830" w:author="emmanuel blezes" w:date="2026-05-24T19:33:00Z" w16du:dateUtc="2026-05-24T17:33:00Z">
              <w:rPr>
                <w:b/>
                <w:bCs/>
                <w:i/>
                <w:iCs/>
              </w:rPr>
            </w:rPrChange>
          </w:rPr>
          <w:delText>Le capital qui nous échappe</w:delText>
        </w:r>
        <w:r w:rsidRPr="00770122" w:rsidDel="00932DEE">
          <w:rPr>
            <w:b/>
            <w:bCs/>
            <w:highlight w:val="yellow"/>
            <w:rPrChange w:id="1831" w:author="emmanuel blezes" w:date="2026-05-24T19:33:00Z" w16du:dateUtc="2026-05-24T17:33:00Z">
              <w:rPr>
                <w:b/>
                <w:bCs/>
              </w:rPr>
            </w:rPrChange>
          </w:rPr>
          <w:delText xml:space="preserve"> — élargit l’enjeu</w:delText>
        </w:r>
      </w:del>
      <w:ins w:id="1832" w:author="emmanuel blezes" w:date="2026-05-24T14:59:00Z" w16du:dateUtc="2026-05-24T12:59:00Z">
        <w:r w:rsidR="00932DEE" w:rsidRPr="00770122">
          <w:rPr>
            <w:b/>
            <w:bCs/>
            <w:highlight w:val="yellow"/>
            <w:rPrChange w:id="1833" w:author="emmanuel blezes" w:date="2026-05-24T19:33:00Z" w16du:dateUtc="2026-05-24T17:33:00Z">
              <w:rPr>
                <w:b/>
                <w:bCs/>
              </w:rPr>
            </w:rPrChange>
          </w:rPr>
          <w:t>Partie 2</w:t>
        </w:r>
      </w:ins>
      <w:r w:rsidRPr="00770122">
        <w:rPr>
          <w:b/>
          <w:bCs/>
          <w:highlight w:val="yellow"/>
          <w:rPrChange w:id="1834" w:author="emmanuel blezes" w:date="2026-05-24T19:33:00Z" w16du:dateUtc="2026-05-24T17:33:00Z">
            <w:rPr>
              <w:b/>
              <w:bCs/>
            </w:rPr>
          </w:rPrChange>
        </w:rPr>
        <w:t>.</w:t>
      </w:r>
      <w:r w:rsidRPr="00770122">
        <w:rPr>
          <w:highlight w:val="yellow"/>
          <w:rPrChange w:id="1835" w:author="emmanuel blezes" w:date="2026-05-24T19:33:00Z" w16du:dateUtc="2026-05-24T17:33:00Z">
            <w:rPr/>
          </w:rPrChange>
        </w:rPr>
        <w:t xml:space="preserve"> La capitalisation ne sert pas qu’à payer des retraites plus élevées. Elle sert aussi à garder le capital national sous contrôle national. Le chapitre 3 documente l’épargne française qui dort : six mille milliards d’euros mal alloués, dont la France ne sait pas se servir. Le chapitre 4 décrit la conséquence : la vague de cessions silencieuses qui transfère, année après année, nos meilleures entreprises à des fonds étrangers — pendant que les dividendes prennent la même direction.</w:t>
      </w:r>
    </w:p>
    <w:p w14:paraId="27FA9D5C" w14:textId="6E9B65CA" w:rsidR="00693D09" w:rsidRPr="00770122" w:rsidRDefault="00000000">
      <w:pPr>
        <w:pStyle w:val="BodyText"/>
        <w:rPr>
          <w:highlight w:val="yellow"/>
          <w:rPrChange w:id="1836" w:author="emmanuel blezes" w:date="2026-05-24T19:33:00Z" w16du:dateUtc="2026-05-24T17:33:00Z">
            <w:rPr/>
          </w:rPrChange>
        </w:rPr>
      </w:pPr>
      <w:del w:id="1837" w:author="emmanuel blezes" w:date="2026-05-24T14:59:00Z" w16du:dateUtc="2026-05-24T12:59:00Z">
        <w:r w:rsidRPr="00770122" w:rsidDel="00932DEE">
          <w:rPr>
            <w:b/>
            <w:bCs/>
            <w:highlight w:val="yellow"/>
            <w:rPrChange w:id="1838" w:author="emmanuel blezes" w:date="2026-05-24T19:33:00Z" w16du:dateUtc="2026-05-24T17:33:00Z">
              <w:rPr>
                <w:b/>
                <w:bCs/>
              </w:rPr>
            </w:rPrChange>
          </w:rPr>
          <w:delText xml:space="preserve">La troisième partie — </w:delText>
        </w:r>
        <w:r w:rsidRPr="00770122" w:rsidDel="00932DEE">
          <w:rPr>
            <w:b/>
            <w:bCs/>
            <w:i/>
            <w:iCs/>
            <w:highlight w:val="yellow"/>
            <w:rPrChange w:id="1839" w:author="emmanuel blezes" w:date="2026-05-24T19:33:00Z" w16du:dateUtc="2026-05-24T17:33:00Z">
              <w:rPr>
                <w:b/>
                <w:bCs/>
                <w:i/>
                <w:iCs/>
              </w:rPr>
            </w:rPrChange>
          </w:rPr>
          <w:delText>Refonder</w:delText>
        </w:r>
        <w:r w:rsidRPr="00770122" w:rsidDel="00932DEE">
          <w:rPr>
            <w:b/>
            <w:bCs/>
            <w:highlight w:val="yellow"/>
            <w:rPrChange w:id="1840" w:author="emmanuel blezes" w:date="2026-05-24T19:33:00Z" w16du:dateUtc="2026-05-24T17:33:00Z">
              <w:rPr>
                <w:b/>
                <w:bCs/>
              </w:rPr>
            </w:rPrChange>
          </w:rPr>
          <w:delText xml:space="preserve"> — trace la sortie</w:delText>
        </w:r>
      </w:del>
      <w:ins w:id="1841" w:author="emmanuel blezes" w:date="2026-05-24T14:59:00Z" w16du:dateUtc="2026-05-24T12:59:00Z">
        <w:r w:rsidR="00932DEE" w:rsidRPr="00770122">
          <w:rPr>
            <w:b/>
            <w:bCs/>
            <w:highlight w:val="yellow"/>
            <w:rPrChange w:id="1842" w:author="emmanuel blezes" w:date="2026-05-24T19:33:00Z" w16du:dateUtc="2026-05-24T17:33:00Z">
              <w:rPr>
                <w:b/>
                <w:bCs/>
              </w:rPr>
            </w:rPrChange>
          </w:rPr>
          <w:t>Partie 3</w:t>
        </w:r>
      </w:ins>
      <w:r w:rsidRPr="00770122">
        <w:rPr>
          <w:b/>
          <w:bCs/>
          <w:highlight w:val="yellow"/>
          <w:rPrChange w:id="1843" w:author="emmanuel blezes" w:date="2026-05-24T19:33:00Z" w16du:dateUtc="2026-05-24T17:33:00Z">
            <w:rPr>
              <w:b/>
              <w:bCs/>
            </w:rPr>
          </w:rPrChange>
        </w:rPr>
        <w:t>.</w:t>
      </w:r>
      <w:r w:rsidRPr="00770122">
        <w:rPr>
          <w:highlight w:val="yellow"/>
          <w:rPrChange w:id="1844" w:author="emmanuel blezes" w:date="2026-05-24T19:33:00Z" w16du:dateUtc="2026-05-24T17:33:00Z">
            <w:rPr/>
          </w:rPrChange>
        </w:rPr>
        <w:t xml:space="preserve"> Le chapitre 5 examine ce que d’autres pays ont fait : la Suède, l’Australie et Singapour qui ont réussi ; le Chili qui s’est trompé. Le chapitre 6 propose, pour la France, une feuille de route opérationnelle sur vingt-cinq ans.</w:t>
      </w:r>
    </w:p>
    <w:p w14:paraId="54738AD8" w14:textId="77777777" w:rsidR="00693D09" w:rsidRDefault="00000000">
      <w:pPr>
        <w:pStyle w:val="BodyText"/>
      </w:pPr>
      <w:r w:rsidRPr="00770122">
        <w:rPr>
          <w:highlight w:val="yellow"/>
          <w:rPrChange w:id="1845" w:author="emmanuel blezes" w:date="2026-05-24T19:33:00Z" w16du:dateUtc="2026-05-24T17:33:00Z">
            <w:rPr/>
          </w:rPrChange>
        </w:rPr>
        <w:t xml:space="preserve">À la fin du volume, un </w:t>
      </w:r>
      <w:r w:rsidRPr="00770122">
        <w:rPr>
          <w:b/>
          <w:bCs/>
          <w:highlight w:val="yellow"/>
          <w:rPrChange w:id="1846" w:author="emmanuel blezes" w:date="2026-05-24T19:33:00Z" w16du:dateUtc="2026-05-24T17:33:00Z">
            <w:rPr>
              <w:b/>
              <w:bCs/>
            </w:rPr>
          </w:rPrChange>
        </w:rPr>
        <w:t>appendice</w:t>
      </w:r>
      <w:r w:rsidRPr="00770122">
        <w:rPr>
          <w:highlight w:val="yellow"/>
          <w:rPrChange w:id="1847" w:author="emmanuel blezes" w:date="2026-05-24T19:33:00Z" w16du:dateUtc="2026-05-24T17:33:00Z">
            <w:rPr/>
          </w:rPrChange>
        </w:rPr>
        <w:t xml:space="preserve"> — </w:t>
      </w:r>
      <w:r w:rsidRPr="00770122">
        <w:rPr>
          <w:i/>
          <w:iCs/>
          <w:highlight w:val="yellow"/>
          <w:rPrChange w:id="1848" w:author="emmanuel blezes" w:date="2026-05-24T19:33:00Z" w16du:dateUtc="2026-05-24T17:33:00Z">
            <w:rPr>
              <w:i/>
              <w:iCs/>
            </w:rPr>
          </w:rPrChange>
        </w:rPr>
        <w:t>Cinq mensonges qui ont coûté trente ans</w:t>
      </w:r>
      <w:r w:rsidRPr="00770122">
        <w:rPr>
          <w:highlight w:val="yellow"/>
          <w:rPrChange w:id="1849" w:author="emmanuel blezes" w:date="2026-05-24T19:33:00Z" w16du:dateUtc="2026-05-24T17:33:00Z">
            <w:rPr/>
          </w:rPrChange>
        </w:rPr>
        <w:t xml:space="preserve"> — répond, en format question-réponse, aux objections récurrentes qui ont anesthésié le débat français depuis trois décennies. À garder sous le coude pour la conversation suivante.</w:t>
      </w:r>
    </w:p>
    <w:bookmarkEnd w:id="1807"/>
    <w:p w14:paraId="6FA251B0" w14:textId="5B3AC614" w:rsidR="00B437D0" w:rsidRPr="00E57FAD" w:rsidDel="00770122" w:rsidRDefault="00000000">
      <w:pPr>
        <w:pStyle w:val="FirstParagraph"/>
        <w:rPr>
          <w:del w:id="1850" w:author="emmanuel blezes" w:date="2026-05-24T19:33:00Z" w16du:dateUtc="2026-05-24T17:33:00Z"/>
          <w:highlight w:val="green"/>
          <w:rPrChange w:id="1851" w:author="emmanuel blezes" w:date="2026-05-20T22:29:00Z" w16du:dateUtc="2026-05-20T20:29:00Z">
            <w:rPr>
              <w:del w:id="1852" w:author="emmanuel blezes" w:date="2026-05-24T19:33:00Z" w16du:dateUtc="2026-05-24T17:33:00Z"/>
            </w:rPr>
          </w:rPrChange>
        </w:rPr>
      </w:pPr>
      <w:del w:id="1853" w:author="emmanuel blezes" w:date="2026-05-24T19:33:00Z" w16du:dateUtc="2026-05-24T17:33:00Z">
        <w:r w:rsidRPr="00E57FAD" w:rsidDel="00770122">
          <w:rPr>
            <w:highlight w:val="green"/>
            <w:rPrChange w:id="1854" w:author="emmanuel blezes" w:date="2026-05-20T22:29:00Z" w16du:dateUtc="2026-05-20T20:29:00Z">
              <w:rPr/>
            </w:rPrChange>
          </w:rPr>
          <w:delText xml:space="preserve">Au fil des chapitres qui suivent, </w:delText>
        </w:r>
      </w:del>
      <w:del w:id="1855" w:author="emmanuel blezes" w:date="2026-05-20T22:14:00Z" w16du:dateUtc="2026-05-20T20:14:00Z">
        <w:r w:rsidRPr="00E57FAD" w:rsidDel="00EF19FB">
          <w:rPr>
            <w:highlight w:val="green"/>
            <w:rPrChange w:id="1856" w:author="emmanuel blezes" w:date="2026-05-20T22:29:00Z" w16du:dateUtc="2026-05-20T20:29:00Z">
              <w:rPr/>
            </w:rPrChange>
          </w:rPr>
          <w:delText>cinq démonstrations s’enchaînent.</w:delText>
        </w:r>
      </w:del>
    </w:p>
    <w:p w14:paraId="4124C93E" w14:textId="075A3F8C" w:rsidR="00B437D0" w:rsidRPr="00011A75" w:rsidDel="00E23E7D" w:rsidRDefault="00E23E7D" w:rsidP="00E23E7D">
      <w:pPr>
        <w:pStyle w:val="FirstParagraph"/>
        <w:rPr>
          <w:del w:id="1857" w:author="emmanuel blezes" w:date="2026-05-23T19:00:00Z" w16du:dateUtc="2026-05-23T17:00:00Z"/>
          <w:highlight w:val="green"/>
          <w:rPrChange w:id="1858" w:author="emmanuel blezes" w:date="2026-05-23T19:11:00Z" w16du:dateUtc="2026-05-23T17:11:00Z">
            <w:rPr>
              <w:del w:id="1859" w:author="emmanuel blezes" w:date="2026-05-23T19:00:00Z" w16du:dateUtc="2026-05-23T17:00:00Z"/>
            </w:rPr>
          </w:rPrChange>
        </w:rPr>
      </w:pPr>
      <w:del w:id="1860" w:author="emmanuel blezes" w:date="2026-05-23T19:00:00Z" w16du:dateUtc="2026-05-23T17:00:00Z">
        <w:r w:rsidRPr="00011A75" w:rsidDel="00E23E7D">
          <w:rPr>
            <w:highlight w:val="green"/>
            <w:rPrChange w:id="1861" w:author="emmanuel blezes" w:date="2026-05-23T19:11:00Z" w16du:dateUtc="2026-05-23T17:11:00Z">
              <w:rPr/>
            </w:rPrChange>
          </w:rPr>
          <w:delText xml:space="preserve">La France n’a pas, ou presque pas, de fonds de pension. </w:delText>
        </w:r>
      </w:del>
      <w:del w:id="1862" w:author="emmanuel blezes" w:date="2026-05-20T22:15:00Z" w16du:dateUtc="2026-05-20T20:15:00Z">
        <w:r w:rsidRPr="00011A75" w:rsidDel="00EF19FB">
          <w:rPr>
            <w:highlight w:val="green"/>
            <w:rPrChange w:id="1863" w:author="emmanuel blezes" w:date="2026-05-23T19:11:00Z" w16du:dateUtc="2026-05-23T17:11:00Z">
              <w:rPr/>
            </w:rPrChange>
          </w:rPr>
          <w:delText xml:space="preserve">L’inventaire chiffré des dispositifs existants </w:delText>
        </w:r>
      </w:del>
      <w:del w:id="1864" w:author="emmanuel blezes" w:date="2026-05-18T20:04:00Z" w16du:dateUtc="2026-05-18T18:04:00Z">
        <w:r w:rsidRPr="00011A75" w:rsidDel="00146C66">
          <w:rPr>
            <w:highlight w:val="green"/>
            <w:rPrChange w:id="1865" w:author="emmanuel blezes" w:date="2026-05-23T19:11:00Z" w16du:dateUtc="2026-05-23T17:11:00Z">
              <w:rPr/>
            </w:rPrChange>
          </w:rPr>
          <w:delText>—</w:delText>
        </w:r>
      </w:del>
      <w:del w:id="1866" w:author="emmanuel blezes" w:date="2026-05-20T22:15:00Z" w16du:dateUtc="2026-05-20T20:15:00Z">
        <w:r w:rsidRPr="00011A75" w:rsidDel="00EF19FB">
          <w:rPr>
            <w:highlight w:val="green"/>
            <w:rPrChange w:id="1867" w:author="emmanuel blezes" w:date="2026-05-23T19:11:00Z" w16du:dateUtc="2026-05-23T17:11:00Z">
              <w:rPr/>
            </w:rPrChange>
          </w:rPr>
          <w:delText xml:space="preserve"> ERAFP, Fonds de réserve pour les retraites, PER, PERCO, PREFON, COREM </w:delText>
        </w:r>
      </w:del>
      <w:del w:id="1868" w:author="emmanuel blezes" w:date="2026-05-18T20:04:00Z" w16du:dateUtc="2026-05-18T18:04:00Z">
        <w:r w:rsidRPr="00011A75" w:rsidDel="00146C66">
          <w:rPr>
            <w:highlight w:val="green"/>
            <w:rPrChange w:id="1869" w:author="emmanuel blezes" w:date="2026-05-23T19:11:00Z" w16du:dateUtc="2026-05-23T17:11:00Z">
              <w:rPr/>
            </w:rPrChange>
          </w:rPr>
          <w:delText>—</w:delText>
        </w:r>
      </w:del>
      <w:del w:id="1870" w:author="emmanuel blezes" w:date="2026-05-20T22:15:00Z" w16du:dateUtc="2026-05-20T20:15:00Z">
        <w:r w:rsidRPr="00011A75" w:rsidDel="00EF19FB">
          <w:rPr>
            <w:highlight w:val="green"/>
            <w:rPrChange w:id="1871" w:author="emmanuel blezes" w:date="2026-05-23T19:11:00Z" w16du:dateUtc="2026-05-23T17:11:00Z">
              <w:rPr/>
            </w:rPrChange>
          </w:rPr>
          <w:delText xml:space="preserve"> donne 210 milliards d’euros, soit 2,5 % du produit intérieur brut</w:delText>
        </w:r>
      </w:del>
      <w:del w:id="1872" w:author="emmanuel blezes" w:date="2026-05-23T19:00:00Z" w16du:dateUtc="2026-05-23T17:00:00Z">
        <w:r w:rsidRPr="00011A75" w:rsidDel="00E23E7D">
          <w:rPr>
            <w:rStyle w:val="FootnoteReference"/>
            <w:highlight w:val="green"/>
            <w:rPrChange w:id="1873" w:author="emmanuel blezes" w:date="2026-05-23T19:11:00Z" w16du:dateUtc="2026-05-23T17:11:00Z">
              <w:rPr>
                <w:rStyle w:val="FootnoteReference"/>
              </w:rPr>
            </w:rPrChange>
          </w:rPr>
          <w:footnoteReference w:id="30"/>
        </w:r>
      </w:del>
      <w:del w:id="1886" w:author="emmanuel blezes" w:date="2026-05-20T22:16:00Z" w16du:dateUtc="2026-05-20T20:16:00Z">
        <w:r w:rsidRPr="00011A75" w:rsidDel="00EF19FB">
          <w:rPr>
            <w:highlight w:val="green"/>
            <w:rPrChange w:id="1887" w:author="emmanuel blezes" w:date="2026-05-23T19:11:00Z" w16du:dateUtc="2026-05-23T17:11:00Z">
              <w:rPr/>
            </w:rPrChange>
          </w:rPr>
          <w:delText>. Ce qui place la France à l’avant-dernière position de l’Organisation de coopération et de développement économiques, devant l’Allemagne</w:delText>
        </w:r>
      </w:del>
      <w:del w:id="1888" w:author="emmanuel blezes" w:date="2026-05-20T22:25:00Z" w16du:dateUtc="2026-05-20T20:25:00Z">
        <w:r w:rsidRPr="00011A75" w:rsidDel="003B4546">
          <w:rPr>
            <w:highlight w:val="green"/>
            <w:rPrChange w:id="1889" w:author="emmanuel blezes" w:date="2026-05-23T19:11:00Z" w16du:dateUtc="2026-05-23T17:11:00Z">
              <w:rPr/>
            </w:rPrChange>
          </w:rPr>
          <w:delText xml:space="preserve"> et </w:delText>
        </w:r>
      </w:del>
      <w:del w:id="1890" w:author="emmanuel blezes" w:date="2026-05-20T22:16:00Z" w16du:dateUtc="2026-05-20T20:16:00Z">
        <w:r w:rsidRPr="00011A75" w:rsidDel="00EF19FB">
          <w:rPr>
            <w:highlight w:val="green"/>
            <w:rPrChange w:id="1891" w:author="emmanuel blezes" w:date="2026-05-23T19:11:00Z" w16du:dateUtc="2026-05-23T17:11:00Z">
              <w:rPr/>
            </w:rPrChange>
          </w:rPr>
          <w:delText>loin derrière les autres pays comparables. Le Plan d’épargne retraite créé en 2019 est un succès quantitatif</w:delText>
        </w:r>
      </w:del>
      <w:del w:id="1892" w:author="emmanuel blezes" w:date="2026-05-20T22:25:00Z" w16du:dateUtc="2026-05-20T20:25:00Z">
        <w:r w:rsidRPr="00011A75" w:rsidDel="003B4546">
          <w:rPr>
            <w:highlight w:val="green"/>
            <w:rPrChange w:id="1893" w:author="emmanuel blezes" w:date="2026-05-23T19:11:00Z" w16du:dateUtc="2026-05-23T17:11:00Z">
              <w:rPr/>
            </w:rPrChange>
          </w:rPr>
          <w:delText xml:space="preserve"> </w:delText>
        </w:r>
      </w:del>
      <w:del w:id="1894" w:author="emmanuel blezes" w:date="2026-05-18T20:04:00Z" w16du:dateUtc="2026-05-18T18:04:00Z">
        <w:r w:rsidRPr="00011A75" w:rsidDel="00146C66">
          <w:rPr>
            <w:highlight w:val="green"/>
            <w:rPrChange w:id="1895" w:author="emmanuel blezes" w:date="2026-05-23T19:11:00Z" w16du:dateUtc="2026-05-23T17:11:00Z">
              <w:rPr/>
            </w:rPrChange>
          </w:rPr>
          <w:delText>—</w:delText>
        </w:r>
      </w:del>
      <w:del w:id="1896" w:author="emmanuel blezes" w:date="2026-05-20T22:25:00Z" w16du:dateUtc="2026-05-20T20:25:00Z">
        <w:r w:rsidRPr="00011A75" w:rsidDel="003B4546">
          <w:rPr>
            <w:highlight w:val="green"/>
            <w:rPrChange w:id="1897" w:author="emmanuel blezes" w:date="2026-05-23T19:11:00Z" w16du:dateUtc="2026-05-23T17:11:00Z">
              <w:rPr/>
            </w:rPrChange>
          </w:rPr>
          <w:delText xml:space="preserve"> onze millions de souscripteurs</w:delText>
        </w:r>
      </w:del>
      <w:del w:id="1898" w:author="emmanuel blezes" w:date="2026-05-23T19:00:00Z" w16du:dateUtc="2026-05-23T17:00:00Z">
        <w:r w:rsidRPr="00011A75" w:rsidDel="00E23E7D">
          <w:rPr>
            <w:rStyle w:val="FootnoteReference"/>
            <w:highlight w:val="green"/>
            <w:rPrChange w:id="1899" w:author="emmanuel blezes" w:date="2026-05-23T19:11:00Z" w16du:dateUtc="2026-05-23T17:11:00Z">
              <w:rPr>
                <w:rStyle w:val="FootnoteReference"/>
              </w:rPr>
            </w:rPrChange>
          </w:rPr>
          <w:footnoteReference w:id="31"/>
        </w:r>
      </w:del>
      <w:del w:id="1908" w:author="emmanuel blezes" w:date="2026-05-20T22:16:00Z" w16du:dateUtc="2026-05-20T20:16:00Z">
        <w:r w:rsidRPr="00011A75" w:rsidDel="00EF19FB">
          <w:rPr>
            <w:highlight w:val="green"/>
            <w:rPrChange w:id="1909" w:author="emmanuel blezes" w:date="2026-05-23T19:11:00Z" w16du:dateUtc="2026-05-23T17:11:00Z">
              <w:rPr/>
            </w:rPrChange>
          </w:rPr>
          <w:delText xml:space="preserve"> </w:delText>
        </w:r>
      </w:del>
      <w:del w:id="1910" w:author="emmanuel blezes" w:date="2026-05-18T20:04:00Z" w16du:dateUtc="2026-05-18T18:04:00Z">
        <w:r w:rsidRPr="00011A75" w:rsidDel="00146C66">
          <w:rPr>
            <w:highlight w:val="green"/>
            <w:rPrChange w:id="1911" w:author="emmanuel blezes" w:date="2026-05-23T19:11:00Z" w16du:dateUtc="2026-05-23T17:11:00Z">
              <w:rPr/>
            </w:rPrChange>
          </w:rPr>
          <w:delText>—</w:delText>
        </w:r>
      </w:del>
      <w:del w:id="1912" w:author="emmanuel blezes" w:date="2026-05-20T22:16:00Z" w16du:dateUtc="2026-05-20T20:16:00Z">
        <w:r w:rsidRPr="00011A75" w:rsidDel="00EF19FB">
          <w:rPr>
            <w:highlight w:val="green"/>
            <w:rPrChange w:id="1913" w:author="emmanuel blezes" w:date="2026-05-23T19:11:00Z" w16du:dateUtc="2026-05-23T17:11:00Z">
              <w:rPr/>
            </w:rPrChange>
          </w:rPr>
          <w:delText xml:space="preserve"> mais ce n’est pas un système de fonds de pension structurel. C’est un produit d’épargne individuelle volontaire, sans portée macroéconomique. C’est le chapitre 1.</w:delText>
        </w:r>
      </w:del>
    </w:p>
    <w:p w14:paraId="5D99B9F2" w14:textId="77777777" w:rsidR="00EA3FF1" w:rsidRDefault="00EA3FF1" w:rsidP="00E23E7D">
      <w:pPr>
        <w:pStyle w:val="FirstParagraph"/>
        <w:rPr>
          <w:ins w:id="1914" w:author="emmanuel blezes" w:date="2026-05-23T19:05:00Z" w16du:dateUtc="2026-05-23T17:05:00Z"/>
          <w:highlight w:val="green"/>
        </w:rPr>
      </w:pPr>
    </w:p>
    <w:p w14:paraId="6D7F55BF" w14:textId="77777777" w:rsidR="00B437D0" w:rsidRPr="00E57FAD" w:rsidDel="00466E6A" w:rsidRDefault="003B4546">
      <w:pPr>
        <w:pStyle w:val="FirstParagraph"/>
        <w:rPr>
          <w:del w:id="1915" w:author="emmanuel blezes" w:date="2026-05-23T19:11:00Z" w16du:dateUtc="2026-05-23T17:11:00Z"/>
          <w:highlight w:val="green"/>
          <w:rPrChange w:id="1916" w:author="emmanuel blezes" w:date="2026-05-20T22:29:00Z" w16du:dateUtc="2026-05-20T20:29:00Z">
            <w:rPr>
              <w:del w:id="1917" w:author="emmanuel blezes" w:date="2026-05-23T19:11:00Z" w16du:dateUtc="2026-05-23T17:11:00Z"/>
            </w:rPr>
          </w:rPrChange>
        </w:rPr>
        <w:pPrChange w:id="1918" w:author="emmanuel blezes" w:date="2026-05-23T19:01:00Z" w16du:dateUtc="2026-05-23T17:01:00Z">
          <w:pPr>
            <w:pStyle w:val="BodyText"/>
          </w:pPr>
        </w:pPrChange>
      </w:pPr>
      <w:del w:id="1919" w:author="emmanuel blezes" w:date="2026-05-20T22:16:00Z" w16du:dateUtc="2026-05-20T20:16:00Z">
        <w:r w:rsidRPr="00E57FAD" w:rsidDel="00EF19FB">
          <w:rPr>
            <w:highlight w:val="green"/>
            <w:rPrChange w:id="1920" w:author="emmanuel blezes" w:date="2026-05-20T22:29:00Z" w16du:dateUtc="2026-05-20T20:29:00Z">
              <w:rPr/>
            </w:rPrChange>
          </w:rPr>
          <w:delText xml:space="preserve">Tous les pays comparables ont, eux, des fonds de pension de taille significative. Le chapitre 2 visite huit modèles </w:delText>
        </w:r>
      </w:del>
      <w:del w:id="1921" w:author="emmanuel blezes" w:date="2026-05-18T20:04:00Z" w16du:dateUtc="2026-05-18T18:04:00Z">
        <w:r w:rsidRPr="00E57FAD" w:rsidDel="00146C66">
          <w:rPr>
            <w:highlight w:val="green"/>
            <w:rPrChange w:id="1922" w:author="emmanuel blezes" w:date="2026-05-20T22:29:00Z" w16du:dateUtc="2026-05-20T20:29:00Z">
              <w:rPr/>
            </w:rPrChange>
          </w:rPr>
          <w:delText>—</w:delText>
        </w:r>
      </w:del>
      <w:del w:id="1923" w:author="emmanuel blezes" w:date="2026-05-20T22:16:00Z" w16du:dateUtc="2026-05-20T20:16:00Z">
        <w:r w:rsidRPr="00E57FAD" w:rsidDel="00EF19FB">
          <w:rPr>
            <w:highlight w:val="green"/>
            <w:rPrChange w:id="1924" w:author="emmanuel blezes" w:date="2026-05-20T22:29:00Z" w16du:dateUtc="2026-05-20T20:29:00Z">
              <w:rPr/>
            </w:rPrChange>
          </w:rPr>
          <w:delText xml:space="preserve"> États-Unis</w:delText>
        </w:r>
      </w:del>
      <w:del w:id="1925" w:author="emmanuel blezes" w:date="2026-05-20T22:26:00Z" w16du:dateUtc="2026-05-20T20:26:00Z">
        <w:r w:rsidRPr="00E57FAD" w:rsidDel="003B4546">
          <w:rPr>
            <w:highlight w:val="green"/>
            <w:rPrChange w:id="1926" w:author="emmanuel blezes" w:date="2026-05-20T22:29:00Z" w16du:dateUtc="2026-05-20T20:29:00Z">
              <w:rPr/>
            </w:rPrChange>
          </w:rPr>
          <w:delText xml:space="preserve">, Pays-Bas, Royaume-Uni, Suède, Norvège, Australie, </w:delText>
        </w:r>
      </w:del>
      <w:del w:id="1927" w:author="emmanuel blezes" w:date="2026-05-20T22:16:00Z" w16du:dateUtc="2026-05-20T20:16:00Z">
        <w:r w:rsidRPr="00E57FAD" w:rsidDel="00EF19FB">
          <w:rPr>
            <w:highlight w:val="green"/>
            <w:rPrChange w:id="1928" w:author="emmanuel blezes" w:date="2026-05-20T22:29:00Z" w16du:dateUtc="2026-05-20T20:29:00Z">
              <w:rPr/>
            </w:rPrChange>
          </w:rPr>
          <w:delText xml:space="preserve">Suisse, Canada </w:delText>
        </w:r>
      </w:del>
      <w:del w:id="1929" w:author="emmanuel blezes" w:date="2026-05-18T20:04:00Z" w16du:dateUtc="2026-05-18T18:04:00Z">
        <w:r w:rsidRPr="00E57FAD" w:rsidDel="00146C66">
          <w:rPr>
            <w:highlight w:val="green"/>
            <w:rPrChange w:id="1930" w:author="emmanuel blezes" w:date="2026-05-20T22:29:00Z" w16du:dateUtc="2026-05-20T20:29:00Z">
              <w:rPr/>
            </w:rPrChange>
          </w:rPr>
          <w:delText>—</w:delText>
        </w:r>
      </w:del>
      <w:del w:id="1931" w:author="emmanuel blezes" w:date="2026-05-20T22:16:00Z" w16du:dateUtc="2026-05-20T20:16:00Z">
        <w:r w:rsidRPr="00E57FAD" w:rsidDel="00EF19FB">
          <w:rPr>
            <w:highlight w:val="green"/>
            <w:rPrChange w:id="1932" w:author="emmanuel blezes" w:date="2026-05-20T22:29:00Z" w16du:dateUtc="2026-05-20T20:29:00Z">
              <w:rPr/>
            </w:rPrChange>
          </w:rPr>
          <w:delText xml:space="preserve"> et un contre-exemple, l’Allemagne. Chacun a son histoire</w:delText>
        </w:r>
      </w:del>
      <w:del w:id="1933" w:author="emmanuel blezes" w:date="2026-05-20T22:26:00Z" w16du:dateUtc="2026-05-20T20:26:00Z">
        <w:r w:rsidRPr="00E57FAD" w:rsidDel="003B4546">
          <w:rPr>
            <w:highlight w:val="green"/>
            <w:rPrChange w:id="1934" w:author="emmanuel blezes" w:date="2026-05-20T22:29:00Z" w16du:dateUtc="2026-05-20T20:29:00Z">
              <w:rPr/>
            </w:rPrChange>
          </w:rPr>
          <w:delText>, ses compromis, ses limites.</w:delText>
        </w:r>
      </w:del>
      <w:del w:id="1935" w:author="emmanuel blezes" w:date="2026-05-20T22:27:00Z" w16du:dateUtc="2026-05-20T20:27:00Z">
        <w:r w:rsidRPr="00E57FAD" w:rsidDel="003B4546">
          <w:rPr>
            <w:highlight w:val="green"/>
            <w:rPrChange w:id="1936" w:author="emmanuel blezes" w:date="2026-05-20T22:29:00Z" w16du:dateUtc="2026-05-20T20:29:00Z">
              <w:rPr/>
            </w:rPrChange>
          </w:rPr>
          <w:delText xml:space="preserve"> Mais tous ont fait, à un moment, le même choix : compléter la répartition par un pilier capitalisé. </w:delText>
        </w:r>
      </w:del>
      <w:del w:id="1937" w:author="emmanuel blezes" w:date="2026-05-20T22:16:00Z" w16du:dateUtc="2026-05-20T20:16:00Z">
        <w:r w:rsidRPr="00E57FAD" w:rsidDel="00EF19FB">
          <w:rPr>
            <w:highlight w:val="green"/>
            <w:rPrChange w:id="1938" w:author="emmanuel blezes" w:date="2026-05-20T22:29:00Z" w16du:dateUtc="2026-05-20T20:29:00Z">
              <w:rPr/>
            </w:rPrChange>
          </w:rPr>
          <w:delText>Aucun n’est revenu en arrière. Tous, sans exception, en tirent aujourd’hui un avantage économique mesurable.</w:delText>
        </w:r>
      </w:del>
    </w:p>
    <w:p w14:paraId="4909829D" w14:textId="77777777" w:rsidR="00B437D0" w:rsidRPr="00E57FAD" w:rsidDel="00466E6A" w:rsidRDefault="003B4546">
      <w:pPr>
        <w:pStyle w:val="BodyText"/>
        <w:rPr>
          <w:del w:id="1939" w:author="emmanuel blezes" w:date="2026-05-23T19:11:00Z" w16du:dateUtc="2026-05-23T17:11:00Z"/>
          <w:highlight w:val="green"/>
          <w:rPrChange w:id="1940" w:author="emmanuel blezes" w:date="2026-05-20T22:29:00Z" w16du:dateUtc="2026-05-20T20:29:00Z">
            <w:rPr>
              <w:del w:id="1941" w:author="emmanuel blezes" w:date="2026-05-23T19:11:00Z" w16du:dateUtc="2026-05-23T17:11:00Z"/>
            </w:rPr>
          </w:rPrChange>
        </w:rPr>
      </w:pPr>
      <w:del w:id="1942" w:author="emmanuel blezes" w:date="2026-05-20T22:16:00Z" w16du:dateUtc="2026-05-20T20:16:00Z">
        <w:r w:rsidRPr="00E57FAD" w:rsidDel="00EF19FB">
          <w:rPr>
            <w:highlight w:val="green"/>
            <w:rPrChange w:id="1943" w:author="emmanuel blezes" w:date="2026-05-20T22:29:00Z" w16du:dateUtc="2026-05-20T20:29:00Z">
              <w:rPr/>
            </w:rPrChange>
          </w:rPr>
          <w:delText>Cet avantage est chiffrable. Le chapitre 3 documente trois bénéfices : pour les retraités (pensions plus élevées), pour l’économie (capital long terme et croissance), et pour la souveraineté.</w:delText>
        </w:r>
      </w:del>
      <w:del w:id="1944" w:author="emmanuel blezes" w:date="2026-05-23T19:11:00Z" w16du:dateUtc="2026-05-23T17:11:00Z">
        <w:r w:rsidRPr="00E57FAD" w:rsidDel="00466E6A">
          <w:rPr>
            <w:highlight w:val="green"/>
            <w:rPrChange w:id="1945" w:author="emmanuel blezes" w:date="2026-05-20T22:29:00Z" w16du:dateUtc="2026-05-20T20:29:00Z">
              <w:rPr/>
            </w:rPrChange>
          </w:rPr>
          <w:delText xml:space="preserve"> </w:delText>
        </w:r>
      </w:del>
      <w:del w:id="1946" w:author="emmanuel blezes" w:date="2026-05-20T22:16:00Z" w16du:dateUtc="2026-05-20T20:16:00Z">
        <w:r w:rsidRPr="00E57FAD" w:rsidDel="00EF19FB">
          <w:rPr>
            <w:highlight w:val="green"/>
            <w:rPrChange w:id="1947" w:author="emmanuel blezes" w:date="2026-05-20T22:29:00Z" w16du:dateUtc="2026-05-20T20:29:00Z">
              <w:rPr/>
            </w:rPrChange>
          </w:rPr>
          <w:delText>À l’inverse, l’absence de fonds de pension a des coûts cachés massifs. Le chapitre 4 expose ces coûts : la fuite annuelle des dividendes, l’insoutenabilité mathématique de la répartition, l’écart des pensions, l’atrophie de la Bourse de Paris, l’étranglement des PME et ETI, le gouffre intergénérationnel qui se creuse entre actifs et retraités. Aucun de ces coûts n’est hypothétique. Tous sont à l’œuvre, et tous s’aggravent.</w:delText>
        </w:r>
      </w:del>
    </w:p>
    <w:p w14:paraId="0CE48F0A" w14:textId="77777777" w:rsidR="00B437D0" w:rsidRPr="00E57FAD" w:rsidDel="00466E6A" w:rsidRDefault="00EF19FB">
      <w:pPr>
        <w:pStyle w:val="BodyText"/>
        <w:rPr>
          <w:del w:id="1948" w:author="emmanuel blezes" w:date="2026-05-23T19:11:00Z" w16du:dateUtc="2026-05-23T17:11:00Z"/>
          <w:highlight w:val="green"/>
          <w:rPrChange w:id="1949" w:author="emmanuel blezes" w:date="2026-05-20T22:29:00Z" w16du:dateUtc="2026-05-20T20:29:00Z">
            <w:rPr>
              <w:del w:id="1950" w:author="emmanuel blezes" w:date="2026-05-23T19:11:00Z" w16du:dateUtc="2026-05-23T17:11:00Z"/>
            </w:rPr>
          </w:rPrChange>
        </w:rPr>
      </w:pPr>
      <w:del w:id="1951" w:author="emmanuel blezes" w:date="2026-05-20T22:16:00Z" w16du:dateUtc="2026-05-20T20:16:00Z">
        <w:r w:rsidRPr="00E57FAD" w:rsidDel="00EF19FB">
          <w:rPr>
            <w:highlight w:val="green"/>
            <w:rPrChange w:id="1952" w:author="emmanuel blezes" w:date="2026-05-20T22:29:00Z" w16du:dateUtc="2026-05-20T20:29:00Z">
              <w:rPr/>
            </w:rPrChange>
          </w:rPr>
          <w:delText>Et puis il y a le cœur du sujet. Celui qui dépasse en gravité tous les autres réunis. Le chapitre 5 décrit ce que nous appelons le hold-up silencieux</w:delText>
        </w:r>
      </w:del>
      <w:del w:id="1953" w:author="emmanuel blezes" w:date="2026-05-20T22:18:00Z" w16du:dateUtc="2026-05-20T20:18:00Z">
        <w:r w:rsidRPr="00E57FAD" w:rsidDel="00EF19FB">
          <w:rPr>
            <w:highlight w:val="green"/>
            <w:rPrChange w:id="1954" w:author="emmanuel blezes" w:date="2026-05-20T22:29:00Z" w16du:dateUtc="2026-05-20T20:29:00Z">
              <w:rPr/>
            </w:rPrChange>
          </w:rPr>
          <w:delText xml:space="preserve"> </w:delText>
        </w:r>
      </w:del>
      <w:del w:id="1955" w:author="emmanuel blezes" w:date="2026-05-20T22:16:00Z" w16du:dateUtc="2026-05-20T20:16:00Z">
        <w:r w:rsidRPr="00E57FAD" w:rsidDel="00EF19FB">
          <w:rPr>
            <w:highlight w:val="green"/>
            <w:rPrChange w:id="1956" w:author="emmanuel blezes" w:date="2026-05-20T22:29:00Z" w16du:dateUtc="2026-05-20T20:29:00Z">
              <w:rPr/>
            </w:rPrChange>
          </w:rPr>
          <w:delText xml:space="preserve">: la vague historique de transmissions d’entreprises françaises qui s’ouvre maintenant </w:delText>
        </w:r>
      </w:del>
      <w:del w:id="1957" w:author="emmanuel blezes" w:date="2026-05-18T20:04:00Z" w16du:dateUtc="2026-05-18T18:04:00Z">
        <w:r w:rsidRPr="00E57FAD" w:rsidDel="00146C66">
          <w:rPr>
            <w:highlight w:val="green"/>
            <w:rPrChange w:id="1958" w:author="emmanuel blezes" w:date="2026-05-20T22:29:00Z" w16du:dateUtc="2026-05-20T20:29:00Z">
              <w:rPr/>
            </w:rPrChange>
          </w:rPr>
          <w:delText>—</w:delText>
        </w:r>
      </w:del>
      <w:del w:id="1959" w:author="emmanuel blezes" w:date="2026-05-20T22:16:00Z" w16du:dateUtc="2026-05-20T20:16:00Z">
        <w:r w:rsidRPr="00E57FAD" w:rsidDel="00EF19FB">
          <w:rPr>
            <w:highlight w:val="green"/>
            <w:rPrChange w:id="1960" w:author="emmanuel blezes" w:date="2026-05-20T22:29:00Z" w16du:dateUtc="2026-05-20T20:29:00Z">
              <w:rPr/>
            </w:rPrChange>
          </w:rPr>
          <w:delText xml:space="preserve"> avec le départ à la retraite des dirigeants nés dans les années 1950-1960 </w:delText>
        </w:r>
      </w:del>
      <w:del w:id="1961" w:author="emmanuel blezes" w:date="2026-05-18T20:04:00Z" w16du:dateUtc="2026-05-18T18:04:00Z">
        <w:r w:rsidRPr="00E57FAD" w:rsidDel="00146C66">
          <w:rPr>
            <w:highlight w:val="green"/>
            <w:rPrChange w:id="1962" w:author="emmanuel blezes" w:date="2026-05-20T22:29:00Z" w16du:dateUtc="2026-05-20T20:29:00Z">
              <w:rPr/>
            </w:rPrChange>
          </w:rPr>
          <w:delText>—</w:delText>
        </w:r>
      </w:del>
      <w:del w:id="1963" w:author="emmanuel blezes" w:date="2026-05-20T22:16:00Z" w16du:dateUtc="2026-05-20T20:16:00Z">
        <w:r w:rsidRPr="00E57FAD" w:rsidDel="00EF19FB">
          <w:rPr>
            <w:highlight w:val="green"/>
            <w:rPrChange w:id="1964" w:author="emmanuel blezes" w:date="2026-05-20T22:29:00Z" w16du:dateUtc="2026-05-20T20:29:00Z">
              <w:rPr/>
            </w:rPrChange>
          </w:rPr>
          <w:delText xml:space="preserve"> et le rachat massif de ces entreprises par des fonds étrangers.</w:delText>
        </w:r>
      </w:del>
      <w:del w:id="1965" w:author="emmanuel blezes" w:date="2026-05-23T19:11:00Z" w16du:dateUtc="2026-05-23T17:11:00Z">
        <w:r w:rsidRPr="00E57FAD" w:rsidDel="00466E6A">
          <w:rPr>
            <w:highlight w:val="green"/>
            <w:rPrChange w:id="1966" w:author="emmanuel blezes" w:date="2026-05-20T22:29:00Z" w16du:dateUtc="2026-05-20T20:29:00Z">
              <w:rPr/>
            </w:rPrChange>
          </w:rPr>
          <w:delText xml:space="preserve"> </w:delText>
        </w:r>
      </w:del>
      <w:del w:id="1967" w:author="emmanuel blezes" w:date="2026-05-20T22:16:00Z" w16du:dateUtc="2026-05-20T20:16:00Z">
        <w:r w:rsidRPr="00E57FAD" w:rsidDel="00EF19FB">
          <w:rPr>
            <w:highlight w:val="green"/>
            <w:rPrChange w:id="1968" w:author="emmanuel blezes" w:date="2026-05-20T22:29:00Z" w16du:dateUtc="2026-05-20T20:29:00Z">
              <w:rPr/>
            </w:rPrChange>
          </w:rPr>
          <w:delText>Pas parce qu’ils sont meilleurs. Parce qu’ils ont, eux, le capital pour le faire.</w:delText>
        </w:r>
      </w:del>
      <w:del w:id="1969" w:author="emmanuel blezes" w:date="2026-05-20T22:22:00Z" w16du:dateUtc="2026-05-20T20:22:00Z">
        <w:r w:rsidRPr="00E57FAD" w:rsidDel="003B4546">
          <w:rPr>
            <w:highlight w:val="green"/>
            <w:rPrChange w:id="1970" w:author="emmanuel blezes" w:date="2026-05-20T22:29:00Z" w16du:dateUtc="2026-05-20T20:29:00Z">
              <w:rPr/>
            </w:rPrChange>
          </w:rPr>
          <w:delText xml:space="preserve"> Photonis, Exxelia, Doliprane, Lafarge, Alstom Énergie, Technip, Latécoère : </w:delText>
        </w:r>
      </w:del>
      <w:del w:id="1971" w:author="emmanuel blezes" w:date="2026-05-20T22:16:00Z" w16du:dateUtc="2026-05-20T20:16:00Z">
        <w:r w:rsidRPr="00E57FAD" w:rsidDel="00EF19FB">
          <w:rPr>
            <w:highlight w:val="green"/>
            <w:rPrChange w:id="1972" w:author="emmanuel blezes" w:date="2026-05-20T22:29:00Z" w16du:dateUtc="2026-05-20T20:29:00Z">
              <w:rPr/>
            </w:rPrChange>
          </w:rPr>
          <w:delText>la liste est déjà longue, et elle s’allongera dans les dix prochaines années si rien ne change. C’est l’urgence absolue.</w:delText>
        </w:r>
      </w:del>
    </w:p>
    <w:p w14:paraId="3750297B" w14:textId="77777777" w:rsidR="00B437D0" w:rsidDel="00466E6A" w:rsidRDefault="00EF19FB">
      <w:pPr>
        <w:pStyle w:val="BodyText"/>
        <w:rPr>
          <w:del w:id="1973" w:author="emmanuel blezes" w:date="2026-05-23T19:11:00Z" w16du:dateUtc="2026-05-23T17:11:00Z"/>
        </w:rPr>
      </w:pPr>
      <w:del w:id="1974" w:author="emmanuel blezes" w:date="2026-05-20T22:18:00Z" w16du:dateUtc="2026-05-20T20:18:00Z">
        <w:r w:rsidRPr="00E57FAD" w:rsidDel="00EF19FB">
          <w:rPr>
            <w:highlight w:val="green"/>
            <w:rPrChange w:id="1975" w:author="emmanuel blezes" w:date="2026-05-20T22:29:00Z" w16du:dateUtc="2026-05-20T20:29:00Z">
              <w:rPr/>
            </w:rPrChange>
          </w:rPr>
          <w:delText xml:space="preserve">Le chapitre 6 désamorce frontalement les objections </w:delText>
        </w:r>
      </w:del>
      <w:del w:id="1976" w:author="emmanuel blezes" w:date="2026-05-18T20:04:00Z" w16du:dateUtc="2026-05-18T18:04:00Z">
        <w:r w:rsidRPr="00E57FAD" w:rsidDel="00146C66">
          <w:rPr>
            <w:highlight w:val="green"/>
            <w:rPrChange w:id="1977" w:author="emmanuel blezes" w:date="2026-05-20T22:29:00Z" w16du:dateUtc="2026-05-20T20:29:00Z">
              <w:rPr/>
            </w:rPrChange>
          </w:rPr>
          <w:delText>—</w:delText>
        </w:r>
      </w:del>
      <w:del w:id="1978" w:author="emmanuel blezes" w:date="2026-05-20T22:18:00Z" w16du:dateUtc="2026-05-20T20:18:00Z">
        <w:r w:rsidRPr="00E57FAD" w:rsidDel="00EF19FB">
          <w:rPr>
            <w:highlight w:val="green"/>
            <w:rPrChange w:id="1979" w:author="emmanuel blezes" w:date="2026-05-20T22:29:00Z" w16du:dateUtc="2026-05-20T20:29:00Z">
              <w:rPr/>
            </w:rPrChange>
          </w:rPr>
          <w:delText xml:space="preserve"> c’est le test décisif du livre.</w:delText>
        </w:r>
      </w:del>
      <w:del w:id="1980" w:author="emmanuel blezes" w:date="2026-05-23T19:11:00Z" w16du:dateUtc="2026-05-23T17:11:00Z">
        <w:r w:rsidRPr="00E57FAD" w:rsidDel="00466E6A">
          <w:rPr>
            <w:highlight w:val="green"/>
            <w:rPrChange w:id="1981" w:author="emmanuel blezes" w:date="2026-05-20T22:29:00Z" w16du:dateUtc="2026-05-20T20:29:00Z">
              <w:rPr/>
            </w:rPrChange>
          </w:rPr>
          <w:delText xml:space="preserve"> </w:delText>
        </w:r>
      </w:del>
      <w:del w:id="1982" w:author="emmanuel blezes" w:date="2026-05-20T22:18:00Z" w16du:dateUtc="2026-05-20T20:18:00Z">
        <w:r w:rsidRPr="00E57FAD" w:rsidDel="00EF19FB">
          <w:rPr>
            <w:highlight w:val="green"/>
            <w:rPrChange w:id="1983" w:author="emmanuel blezes" w:date="2026-05-20T22:29:00Z" w16du:dateUtc="2026-05-20T20:29:00Z">
              <w:rPr/>
            </w:rPrChange>
          </w:rPr>
          <w:delText>Le chapitre 7 compare les transitions étrangères réussies. Le chapitre 8 propose une feuille de route opérationnelle, datée, chiffrée. Le chapitre 9, en conclusion, formule douze propositions concrètes.</w:delText>
        </w:r>
      </w:del>
    </w:p>
    <w:p w14:paraId="19542C07" w14:textId="77777777" w:rsidR="00B437D0" w:rsidRDefault="002C7085">
      <w:del w:id="1984" w:author="emmanuel blezes" w:date="2026-05-23T18:51:00Z" w16du:dateUtc="2026-05-23T16:51:00Z">
        <w:r>
          <w:rPr>
            <w:noProof/>
          </w:rPr>
          <w:pict w14:anchorId="673B0A3D">
            <v:rect id="_x0000_i1032" alt="" style="width:451.3pt;height:.05pt;mso-width-percent:0;mso-height-percent:0;mso-width-percent:0;mso-height-percent:0" o:hralign="center" o:hrstd="t" o:hr="t"/>
          </w:pict>
        </w:r>
      </w:del>
    </w:p>
    <w:p w14:paraId="4D29C1F0" w14:textId="77777777" w:rsidR="00B437D0" w:rsidDel="00EF19FB" w:rsidRDefault="00000000">
      <w:pPr>
        <w:pStyle w:val="Heading2"/>
        <w:rPr>
          <w:del w:id="1985" w:author="emmanuel blezes" w:date="2026-05-20T22:18:00Z" w16du:dateUtc="2026-05-20T20:18:00Z"/>
        </w:rPr>
      </w:pPr>
      <w:bookmarkStart w:id="1986" w:name="plan-de-louvrage"/>
      <w:bookmarkEnd w:id="1800"/>
      <w:del w:id="1987" w:author="emmanuel blezes" w:date="2026-05-20T22:18:00Z" w16du:dateUtc="2026-05-20T20:18:00Z">
        <w:r w:rsidDel="00EF19FB">
          <w:delText>Plan de l’ouvrage</w:delText>
        </w:r>
      </w:del>
    </w:p>
    <w:p w14:paraId="5601F345" w14:textId="77777777" w:rsidR="00B437D0" w:rsidDel="00EF19FB" w:rsidRDefault="00000000">
      <w:pPr>
        <w:pStyle w:val="FirstParagraph"/>
        <w:rPr>
          <w:del w:id="1988" w:author="emmanuel blezes" w:date="2026-05-20T22:18:00Z" w16du:dateUtc="2026-05-20T20:18:00Z"/>
        </w:rPr>
      </w:pPr>
      <w:del w:id="1989" w:author="emmanuel blezes" w:date="2026-05-20T22:18:00Z" w16du:dateUtc="2026-05-20T20:18:00Z">
        <w:r w:rsidDel="00EF19FB">
          <w:delText>Le livre s’organise en quatre parties.</w:delText>
        </w:r>
      </w:del>
    </w:p>
    <w:p w14:paraId="23DE8B2A" w14:textId="77777777" w:rsidR="00B437D0" w:rsidDel="00EF19FB" w:rsidRDefault="00000000">
      <w:pPr>
        <w:pStyle w:val="BodyText"/>
        <w:rPr>
          <w:del w:id="1990" w:author="emmanuel blezes" w:date="2026-05-20T22:18:00Z" w16du:dateUtc="2026-05-20T20:18:00Z"/>
        </w:rPr>
      </w:pPr>
      <w:del w:id="1991" w:author="emmanuel blezes" w:date="2026-05-20T22:18:00Z" w16du:dateUtc="2026-05-20T20:18:00Z">
        <w:r w:rsidDel="00EF19FB">
          <w:delText xml:space="preserve">La première partie, </w:delText>
        </w:r>
        <w:r w:rsidDel="00EF19FB">
          <w:rPr>
            <w:i/>
            <w:iCs/>
          </w:rPr>
          <w:delText>Le système à bout de souffle</w:delText>
        </w:r>
        <w:r w:rsidDel="00EF19FB">
          <w:delText xml:space="preserve">, pose le diagnostic du modèle français. Elle traite de la fragilité démographique du système par répartition (chapitre 1) et de ce que la répartition a tout de même réussi (chapitre 2) </w:delText>
        </w:r>
      </w:del>
      <w:del w:id="1992" w:author="emmanuel blezes" w:date="2026-05-18T20:04:00Z" w16du:dateUtc="2026-05-18T18:04:00Z">
        <w:r w:rsidDel="00146C66">
          <w:delText>—</w:delText>
        </w:r>
      </w:del>
      <w:del w:id="1993" w:author="emmanuel blezes" w:date="2026-05-20T22:18:00Z" w16du:dateUtc="2026-05-20T20:18:00Z">
        <w:r w:rsidDel="00EF19FB">
          <w:delText xml:space="preserve"> parce qu’il serait malhonnête de ne pas le rappeler.</w:delText>
        </w:r>
      </w:del>
    </w:p>
    <w:p w14:paraId="2B8D8FB8" w14:textId="77777777" w:rsidR="00B437D0" w:rsidDel="00EF19FB" w:rsidRDefault="00000000">
      <w:pPr>
        <w:pStyle w:val="BodyText"/>
        <w:rPr>
          <w:del w:id="1994" w:author="emmanuel blezes" w:date="2026-05-20T22:18:00Z" w16du:dateUtc="2026-05-20T20:18:00Z"/>
        </w:rPr>
      </w:pPr>
      <w:del w:id="1995" w:author="emmanuel blezes" w:date="2026-05-20T22:18:00Z" w16du:dateUtc="2026-05-20T20:18:00Z">
        <w:r w:rsidDel="00EF19FB">
          <w:delText xml:space="preserve">La deuxième partie, </w:delText>
        </w:r>
        <w:r w:rsidDel="00EF19FB">
          <w:rPr>
            <w:i/>
            <w:iCs/>
          </w:rPr>
          <w:delText>Trente ans de tabou</w:delText>
        </w:r>
        <w:r w:rsidDel="00EF19FB">
          <w:delText>, raconte pourquoi la France a, depuis 1945, refusé de se doter d’un second pilier capitalisé (chapitre 3) et pourquoi cette absence laisse dormir des milliers de milliards d’euros d’épargne mal allouée (chapitre 4).</w:delText>
        </w:r>
      </w:del>
    </w:p>
    <w:p w14:paraId="70CF47EE" w14:textId="77777777" w:rsidR="00B437D0" w:rsidDel="00EF19FB" w:rsidRDefault="00000000">
      <w:pPr>
        <w:pStyle w:val="BodyText"/>
        <w:rPr>
          <w:del w:id="1996" w:author="emmanuel blezes" w:date="2026-05-20T22:18:00Z" w16du:dateUtc="2026-05-20T20:18:00Z"/>
        </w:rPr>
      </w:pPr>
      <w:del w:id="1997" w:author="emmanuel blezes" w:date="2026-05-20T22:18:00Z" w16du:dateUtc="2026-05-20T20:18:00Z">
        <w:r w:rsidDel="00EF19FB">
          <w:delText xml:space="preserve">La troisième partie, </w:delText>
        </w:r>
        <w:r w:rsidDel="00EF19FB">
          <w:rPr>
            <w:i/>
            <w:iCs/>
          </w:rPr>
          <w:delText>Trois bénéfices documentés</w:delText>
        </w:r>
        <w:r w:rsidDel="00EF19FB">
          <w:delText>, est le cœur du plaidoyer. Elle traite tour à tour des trois grands gains qu’apporterait la capitalisation : pour les retraités (chapitre 5), pour l’économie (chapitre 6), et pour la souveraineté (chapitre 7). Ce dernier est le plus long et le plus politique : c’est lui qui décrit le hold-up silencieux des entreprises françaises.</w:delText>
        </w:r>
      </w:del>
    </w:p>
    <w:p w14:paraId="5B07573E" w14:textId="77777777" w:rsidR="00B437D0" w:rsidDel="00EF19FB" w:rsidRDefault="00000000">
      <w:pPr>
        <w:pStyle w:val="BodyText"/>
        <w:rPr>
          <w:del w:id="1998" w:author="emmanuel blezes" w:date="2026-05-20T22:18:00Z" w16du:dateUtc="2026-05-20T20:18:00Z"/>
        </w:rPr>
      </w:pPr>
      <w:del w:id="1999" w:author="emmanuel blezes" w:date="2026-05-20T22:18:00Z" w16du:dateUtc="2026-05-20T20:18:00Z">
        <w:r w:rsidDel="00EF19FB">
          <w:delText xml:space="preserve">La quatrième partie, </w:delText>
        </w:r>
        <w:r w:rsidDel="00EF19FB">
          <w:rPr>
            <w:i/>
            <w:iCs/>
          </w:rPr>
          <w:delText>Cinq mensonges</w:delText>
        </w:r>
        <w:r w:rsidDel="00EF19FB">
          <w:delText>, démonte une à une les cinq objections classiques à la capitalisation (chapitre 8) : la prétendue dangerosité financière, l’inégalité supposée, l’impossibilité du double paiement, le bilan du PER, l’absence de culture financière. Chacune est traitée à part, données à l’appui.</w:delText>
        </w:r>
      </w:del>
    </w:p>
    <w:p w14:paraId="43AAC103" w14:textId="77777777" w:rsidR="00B437D0" w:rsidDel="00EF19FB" w:rsidRDefault="00000000">
      <w:pPr>
        <w:pStyle w:val="BodyText"/>
        <w:rPr>
          <w:del w:id="2000" w:author="emmanuel blezes" w:date="2026-05-20T22:18:00Z" w16du:dateUtc="2026-05-20T20:18:00Z"/>
        </w:rPr>
      </w:pPr>
      <w:del w:id="2001" w:author="emmanuel blezes" w:date="2026-05-20T22:18:00Z" w16du:dateUtc="2026-05-20T20:18:00Z">
        <w:r w:rsidDel="00EF19FB">
          <w:delText xml:space="preserve">La cinquième partie, </w:delText>
        </w:r>
        <w:r w:rsidDel="00EF19FB">
          <w:rPr>
            <w:i/>
            <w:iCs/>
          </w:rPr>
          <w:delText>La feuille de route</w:delText>
        </w:r>
        <w:r w:rsidDel="00EF19FB">
          <w:delText>, est opérationnelle. Elle visite ce qu’ont fait ceux qui ont réussi (chapitre 9), propose une trajectoire de transition pour la France à horizon 2026-2056 (chapitre 10) et conclut sur douze propositions concrètes (chapitre 11).</w:delText>
        </w:r>
      </w:del>
    </w:p>
    <w:p w14:paraId="08BB619E" w14:textId="77777777" w:rsidR="00B437D0" w:rsidDel="00EF19FB" w:rsidRDefault="00000000">
      <w:pPr>
        <w:pStyle w:val="BodyText"/>
        <w:rPr>
          <w:del w:id="2002" w:author="emmanuel blezes" w:date="2026-05-20T22:18:00Z" w16du:dateUtc="2026-05-20T20:18:00Z"/>
        </w:rPr>
      </w:pPr>
      <w:del w:id="2003" w:author="emmanuel blezes" w:date="2026-05-20T22:18:00Z" w16du:dateUtc="2026-05-20T20:18:00Z">
        <w:r w:rsidDel="00EF19FB">
          <w:delText xml:space="preserve">Chaque chapitre est autonome </w:delText>
        </w:r>
      </w:del>
      <w:del w:id="2004" w:author="emmanuel blezes" w:date="2026-05-18T20:04:00Z" w16du:dateUtc="2026-05-18T18:04:00Z">
        <w:r w:rsidDel="00146C66">
          <w:delText>—</w:delText>
        </w:r>
      </w:del>
      <w:del w:id="2005" w:author="emmanuel blezes" w:date="2026-05-20T22:18:00Z" w16du:dateUtc="2026-05-20T20:18:00Z">
        <w:r w:rsidDel="00EF19FB">
          <w:delText xml:space="preserve"> on peut le lire seul </w:delText>
        </w:r>
      </w:del>
      <w:del w:id="2006" w:author="emmanuel blezes" w:date="2026-05-18T20:04:00Z" w16du:dateUtc="2026-05-18T18:04:00Z">
        <w:r w:rsidDel="00146C66">
          <w:delText>—</w:delText>
        </w:r>
      </w:del>
      <w:del w:id="2007" w:author="emmanuel blezes" w:date="2026-05-20T22:18:00Z" w16du:dateUtc="2026-05-20T20:18:00Z">
        <w:r w:rsidDel="00EF19FB">
          <w:delText xml:space="preserve"> et renvoie aux autres pour approfondir. Les annexes contiennent les modélisations détaillées, les tableaux comparatifs, la méthodologie et la bibliographie complète.</w:delText>
        </w:r>
      </w:del>
    </w:p>
    <w:p w14:paraId="179C8F7E" w14:textId="77777777" w:rsidR="00B437D0" w:rsidRDefault="002C7085">
      <w:del w:id="2008" w:author="emmanuel blezes" w:date="2026-05-23T18:51:00Z" w16du:dateUtc="2026-05-23T16:51:00Z">
        <w:r>
          <w:rPr>
            <w:noProof/>
          </w:rPr>
          <w:pict w14:anchorId="00611A87">
            <v:rect id="_x0000_i1031" alt="" style="width:451.3pt;height:.05pt;mso-width-percent:0;mso-height-percent:0;mso-width-percent:0;mso-height-percent:0" o:hralign="center" o:hrstd="t" o:hr="t"/>
          </w:pict>
        </w:r>
      </w:del>
    </w:p>
    <w:p w14:paraId="6C3984E0" w14:textId="77777777" w:rsidR="00B437D0" w:rsidDel="003B4546" w:rsidRDefault="00000000">
      <w:pPr>
        <w:pStyle w:val="FirstParagraph"/>
        <w:rPr>
          <w:del w:id="2009" w:author="emmanuel blezes" w:date="2026-05-20T22:29:00Z" w16du:dateUtc="2026-05-20T20:29:00Z"/>
        </w:rPr>
      </w:pPr>
      <w:del w:id="2010" w:author="emmanuel blezes" w:date="2026-05-20T22:29:00Z" w16du:dateUtc="2026-05-20T20:29:00Z">
        <w:r w:rsidDel="003B4546">
          <w:delText>Reprenons. Octobre 2024, le Doliprane est vendu à un fonds américain. La France s’indigne. Personne ne demande pourquoi aucun acheteur français n’a pu se présenter. La réponse est connue, mais elle déplaît : c’est parce que nous avons, depuis trente ans, refusé de construire l’outil qui aurait permis de le faire.</w:delText>
        </w:r>
      </w:del>
    </w:p>
    <w:p w14:paraId="75AB76BD" w14:textId="77777777" w:rsidR="00B437D0" w:rsidDel="003B4546" w:rsidRDefault="00000000">
      <w:pPr>
        <w:pStyle w:val="BodyText"/>
        <w:rPr>
          <w:del w:id="2011" w:author="emmanuel blezes" w:date="2026-05-20T22:29:00Z" w16du:dateUtc="2026-05-20T20:29:00Z"/>
        </w:rPr>
      </w:pPr>
      <w:del w:id="2012" w:author="emmanuel blezes" w:date="2026-05-20T22:29:00Z" w16du:dateUtc="2026-05-20T20:29:00Z">
        <w:r w:rsidDel="003B4546">
          <w:delText>Ce livre raconte cette histoire. Il essaie de la raconter froidement, à partir des chiffres. Et il essaie, à la fin, de proposer un chemin pour en sortir.</w:delText>
        </w:r>
      </w:del>
    </w:p>
    <w:p w14:paraId="4DF72A1E" w14:textId="77777777" w:rsidR="00ED594C" w:rsidDel="003B4546" w:rsidRDefault="00000000">
      <w:pPr>
        <w:pStyle w:val="BodyText"/>
        <w:rPr>
          <w:del w:id="2013" w:author="emmanuel blezes" w:date="2026-05-20T22:29:00Z" w16du:dateUtc="2026-05-20T20:29:00Z"/>
        </w:rPr>
      </w:pPr>
      <w:del w:id="2014" w:author="emmanuel blezes" w:date="2026-05-20T22:29:00Z" w16du:dateUtc="2026-05-20T20:29:00Z">
        <w:r w:rsidDel="003B4546">
          <w:delText>Parce que la fenêtre, comme on va le voir, n’est pas grande. Et qu’elle se referme.</w:delText>
        </w:r>
      </w:del>
    </w:p>
    <w:p w14:paraId="1E17ABAC" w14:textId="77777777" w:rsidR="00ED594C" w:rsidRDefault="00ED594C">
      <w:r>
        <w:br w:type="page"/>
      </w:r>
    </w:p>
    <w:p w14:paraId="0D21B91C" w14:textId="77777777" w:rsidR="00B437D0" w:rsidRDefault="00B437D0">
      <w:pPr>
        <w:pStyle w:val="BodyText"/>
      </w:pPr>
    </w:p>
    <w:p w14:paraId="61C70F8E" w14:textId="10FF65D7" w:rsidR="00693D09" w:rsidRDefault="003F3A2A">
      <w:pPr>
        <w:pStyle w:val="Heading1"/>
      </w:pPr>
      <w:bookmarkStart w:id="2015" w:name="partie-i"/>
      <w:bookmarkStart w:id="2016" w:name="_Toc230888228"/>
      <w:ins w:id="2017" w:author="emmanuel blezes" w:date="2026-05-28T19:16:00Z" w16du:dateUtc="2026-05-28T17:16:00Z">
        <w:r>
          <w:t>Partie 1 - « Nous n’aurons pas de retraite »</w:t>
        </w:r>
      </w:ins>
      <w:bookmarkEnd w:id="2016"/>
      <w:del w:id="2018" w:author="emmanuel blezes" w:date="2026-05-28T19:16:00Z" w16du:dateUtc="2026-05-28T17:16:00Z">
        <w:r w:rsidR="00000000" w:rsidDel="003F3A2A">
          <w:delText>P</w:delText>
        </w:r>
      </w:del>
      <w:del w:id="2019" w:author="emmanuel blezes" w:date="2026-05-24T19:59:00Z" w16du:dateUtc="2026-05-24T17:59:00Z">
        <w:r w:rsidR="00000000" w:rsidDel="00DA62F9">
          <w:delText>ARTIE</w:delText>
        </w:r>
      </w:del>
      <w:del w:id="2020" w:author="emmanuel blezes" w:date="2026-05-28T19:16:00Z" w16du:dateUtc="2026-05-28T17:16:00Z">
        <w:r w:rsidR="00000000" w:rsidDel="003F3A2A">
          <w:delText xml:space="preserve"> I</w:delText>
        </w:r>
      </w:del>
    </w:p>
    <w:p w14:paraId="2CACB71E" w14:textId="2BF10E38" w:rsidR="00693D09" w:rsidDel="00770122" w:rsidRDefault="00000000">
      <w:pPr>
        <w:pStyle w:val="Heading1"/>
        <w:rPr>
          <w:del w:id="2021" w:author="emmanuel blezes" w:date="2026-05-24T19:35:00Z" w16du:dateUtc="2026-05-24T17:35:00Z"/>
        </w:rPr>
      </w:pPr>
      <w:bookmarkStart w:id="2022" w:name="la-retraite-qui-nexistera-pas"/>
      <w:bookmarkEnd w:id="2015"/>
      <w:del w:id="2023" w:author="emmanuel blezes" w:date="2026-05-24T15:06:00Z" w16du:dateUtc="2026-05-24T13:06:00Z">
        <w:r w:rsidDel="00B50F36">
          <w:delText>La retraite qui n’existera pas</w:delText>
        </w:r>
      </w:del>
    </w:p>
    <w:p w14:paraId="78F9CF63" w14:textId="5F74051C" w:rsidR="00693D09" w:rsidDel="008674B5" w:rsidRDefault="00000000">
      <w:pPr>
        <w:pStyle w:val="FirstParagraph"/>
        <w:rPr>
          <w:del w:id="2024" w:author="emmanuel blezes" w:date="2026-05-24T15:13:00Z" w16du:dateUtc="2026-05-24T13:13:00Z"/>
        </w:rPr>
      </w:pPr>
      <w:del w:id="2025" w:author="emmanuel blezes" w:date="2026-05-24T15:13:00Z" w16du:dateUtc="2026-05-24T13:13:00Z">
        <w:r w:rsidDel="008674B5">
          <w:delText xml:space="preserve">Quatre cotisants par retraité en 1965. Moins de deux aujourd’hui. Bientôt un et demi. Aucune réforme paramétrique ne peut renverser cette arithmétique. Cette partie </w:delText>
        </w:r>
      </w:del>
      <w:del w:id="2026" w:author="emmanuel blezes" w:date="2026-05-24T15:04:00Z" w16du:dateUtc="2026-05-24T13:04:00Z">
        <w:r w:rsidDel="00AC49AB">
          <w:delText xml:space="preserve">dit </w:delText>
        </w:r>
      </w:del>
      <w:del w:id="2027" w:author="emmanuel blezes" w:date="2026-05-24T15:13:00Z" w16du:dateUtc="2026-05-24T13:13:00Z">
        <w:r w:rsidDel="008674B5">
          <w:delText xml:space="preserve">pourquoi le système actuel ne tient plus — et </w:delText>
        </w:r>
      </w:del>
      <w:del w:id="2028" w:author="emmanuel blezes" w:date="2026-05-24T15:05:00Z" w16du:dateUtc="2026-05-24T13:05:00Z">
        <w:r w:rsidDel="00DD2A51">
          <w:delText>ce que la capitalisation</w:delText>
        </w:r>
      </w:del>
      <w:del w:id="2029" w:author="emmanuel blezes" w:date="2026-05-24T15:04:00Z" w16du:dateUtc="2026-05-24T13:04:00Z">
        <w:r w:rsidDel="00DD2A51">
          <w:delText>, partout ailleurs, fait pour réparer le même genre d’effondrement.</w:delText>
        </w:r>
      </w:del>
    </w:p>
    <w:p w14:paraId="229612D6" w14:textId="238FC1D7" w:rsidR="00B437D0" w:rsidDel="008674B5" w:rsidRDefault="00571C30">
      <w:pPr>
        <w:pStyle w:val="Heading2"/>
        <w:numPr>
          <w:ilvl w:val="0"/>
          <w:numId w:val="5"/>
        </w:numPr>
        <w:rPr>
          <w:del w:id="2030" w:author="emmanuel blezes" w:date="2026-05-24T15:13:00Z" w16du:dateUtc="2026-05-24T13:13:00Z"/>
        </w:rPr>
        <w:pPrChange w:id="2031" w:author="emmanuel blezes" w:date="2026-05-24T15:13:00Z" w16du:dateUtc="2026-05-24T13:13:00Z">
          <w:pPr>
            <w:pStyle w:val="Heading1"/>
            <w:numPr>
              <w:numId w:val="3"/>
            </w:numPr>
            <w:ind w:left="720" w:hanging="360"/>
          </w:pPr>
        </w:pPrChange>
      </w:pPr>
      <w:bookmarkStart w:id="2032" w:name="anatomie-dun-système-à-bout-de-souffle"/>
      <w:bookmarkStart w:id="2033" w:name="chapitre-1"/>
      <w:bookmarkEnd w:id="1004"/>
      <w:bookmarkEnd w:id="1986"/>
      <w:bookmarkEnd w:id="2022"/>
      <w:del w:id="2034" w:author="emmanuel blezes" w:date="2026-05-24T15:13:00Z" w16du:dateUtc="2026-05-24T13:13:00Z">
        <w:r w:rsidDel="008674B5">
          <w:delText xml:space="preserve"> Anatomie d’un système </w:delText>
        </w:r>
      </w:del>
      <w:del w:id="2035" w:author="emmanuel blezes" w:date="2026-05-24T15:06:00Z" w16du:dateUtc="2026-05-24T13:06:00Z">
        <w:r w:rsidDel="0051588B">
          <w:delText>à bout de souffle</w:delText>
        </w:r>
      </w:del>
    </w:p>
    <w:p w14:paraId="725D579B" w14:textId="77777777" w:rsidR="00B437D0" w:rsidRPr="007D53F6" w:rsidRDefault="00000000">
      <w:pPr>
        <w:pStyle w:val="BlockText"/>
        <w:rPr>
          <w:highlight w:val="green"/>
          <w:rPrChange w:id="2036" w:author="emmanuel blezes" w:date="2026-05-24T10:42:00Z" w16du:dateUtc="2026-05-24T08:42:00Z">
            <w:rPr/>
          </w:rPrChange>
        </w:rPr>
      </w:pPr>
      <w:r w:rsidRPr="007D53F6">
        <w:rPr>
          <w:highlight w:val="green"/>
          <w:rPrChange w:id="2037" w:author="emmanuel blezes" w:date="2026-05-24T10:42:00Z" w16du:dateUtc="2026-05-24T08:42:00Z">
            <w:rPr/>
          </w:rPrChange>
        </w:rPr>
        <w:t>« Le système de retraite resterait durablement en besoin de financement quel que soit le scénario retenu. »</w:t>
      </w:r>
    </w:p>
    <w:p w14:paraId="01F6DA89" w14:textId="77777777" w:rsidR="00B437D0" w:rsidRPr="007D53F6" w:rsidRDefault="00000000">
      <w:pPr>
        <w:pStyle w:val="BlockText"/>
        <w:rPr>
          <w:highlight w:val="green"/>
          <w:rPrChange w:id="2038" w:author="emmanuel blezes" w:date="2026-05-24T10:42:00Z" w16du:dateUtc="2026-05-24T08:42:00Z">
            <w:rPr/>
          </w:rPrChange>
        </w:rPr>
      </w:pPr>
      <w:del w:id="2039" w:author="emmanuel blezes" w:date="2026-05-18T20:04:00Z" w16du:dateUtc="2026-05-18T18:04:00Z">
        <w:r w:rsidRPr="007D53F6" w:rsidDel="00146C66">
          <w:rPr>
            <w:highlight w:val="green"/>
            <w:rPrChange w:id="2040" w:author="emmanuel blezes" w:date="2026-05-24T10:42:00Z" w16du:dateUtc="2026-05-24T08:42:00Z">
              <w:rPr/>
            </w:rPrChange>
          </w:rPr>
          <w:delText>—</w:delText>
        </w:r>
      </w:del>
      <w:ins w:id="2041" w:author="emmanuel blezes" w:date="2026-05-18T20:04:00Z" w16du:dateUtc="2026-05-18T18:04:00Z">
        <w:r w:rsidR="00146C66" w:rsidRPr="007D53F6">
          <w:rPr>
            <w:highlight w:val="green"/>
            <w:rPrChange w:id="2042" w:author="emmanuel blezes" w:date="2026-05-24T10:42:00Z" w16du:dateUtc="2026-05-24T08:42:00Z">
              <w:rPr/>
            </w:rPrChange>
          </w:rPr>
          <w:t>-</w:t>
        </w:r>
      </w:ins>
      <w:r w:rsidRPr="007D53F6">
        <w:rPr>
          <w:highlight w:val="green"/>
          <w:rPrChange w:id="2043" w:author="emmanuel blezes" w:date="2026-05-24T10:42:00Z" w16du:dateUtc="2026-05-24T08:42:00Z">
            <w:rPr/>
          </w:rPrChange>
        </w:rPr>
        <w:t xml:space="preserve"> Conseil d’orientation des retraites, </w:t>
      </w:r>
      <w:r w:rsidRPr="007D53F6">
        <w:rPr>
          <w:i/>
          <w:iCs/>
          <w:highlight w:val="green"/>
          <w:rPrChange w:id="2044" w:author="emmanuel blezes" w:date="2026-05-24T10:42:00Z" w16du:dateUtc="2026-05-24T08:42:00Z">
            <w:rPr>
              <w:i/>
              <w:iCs/>
            </w:rPr>
          </w:rPrChange>
        </w:rPr>
        <w:t>Évolutions et perspectives des retraites en France</w:t>
      </w:r>
      <w:r w:rsidRPr="007D53F6">
        <w:rPr>
          <w:highlight w:val="green"/>
          <w:rPrChange w:id="2045" w:author="emmanuel blezes" w:date="2026-05-24T10:42:00Z" w16du:dateUtc="2026-05-24T08:42:00Z">
            <w:rPr/>
          </w:rPrChange>
        </w:rPr>
        <w:t>, rapport annuel, juin 2025</w:t>
      </w:r>
      <w:r w:rsidRPr="007D53F6">
        <w:rPr>
          <w:rStyle w:val="FootnoteReference"/>
          <w:highlight w:val="green"/>
          <w:rPrChange w:id="2046" w:author="emmanuel blezes" w:date="2026-05-24T10:42:00Z" w16du:dateUtc="2026-05-24T08:42:00Z">
            <w:rPr>
              <w:rStyle w:val="FootnoteReference"/>
            </w:rPr>
          </w:rPrChange>
        </w:rPr>
        <w:footnoteReference w:id="32"/>
      </w:r>
    </w:p>
    <w:p w14:paraId="762A6B98" w14:textId="77777777" w:rsidR="00B437D0" w:rsidRPr="007D53F6" w:rsidRDefault="00000000">
      <w:pPr>
        <w:pStyle w:val="FirstParagraph"/>
        <w:rPr>
          <w:highlight w:val="green"/>
          <w:rPrChange w:id="2061" w:author="emmanuel blezes" w:date="2026-05-24T10:42:00Z" w16du:dateUtc="2026-05-24T08:42:00Z">
            <w:rPr/>
          </w:rPrChange>
        </w:rPr>
      </w:pPr>
      <w:r w:rsidRPr="007D53F6">
        <w:rPr>
          <w:highlight w:val="green"/>
          <w:rPrChange w:id="2062" w:author="emmanuel blezes" w:date="2026-05-24T10:42:00Z" w16du:dateUtc="2026-05-24T08:42:00Z">
            <w:rPr/>
          </w:rPrChange>
        </w:rPr>
        <w:t xml:space="preserve">Le système français de retraite par répartition repose sur un mécanisme simple : celui du transfert intergénérationnel. </w:t>
      </w:r>
      <w:r w:rsidRPr="007D53F6">
        <w:rPr>
          <w:b/>
          <w:bCs/>
          <w:highlight w:val="green"/>
          <w:u w:val="single"/>
          <w:rPrChange w:id="2063" w:author="emmanuel blezes" w:date="2026-05-24T10:42:00Z" w16du:dateUtc="2026-05-24T08:42:00Z">
            <w:rPr/>
          </w:rPrChange>
        </w:rPr>
        <w:t>Autrement dit, ceux qui travaillent paient les pensions de ceux qui ne travaillent plus. C’est ce qu’on appelle un système par « répartition ».</w:t>
      </w:r>
      <w:r w:rsidRPr="007D53F6">
        <w:rPr>
          <w:highlight w:val="green"/>
          <w:rPrChange w:id="2064" w:author="emmanuel blezes" w:date="2026-05-24T10:42:00Z" w16du:dateUtc="2026-05-24T08:42:00Z">
            <w:rPr/>
          </w:rPrChange>
        </w:rPr>
        <w:t xml:space="preserve"> Le système fonctionne comme un tuyau</w:t>
      </w:r>
      <w:ins w:id="2065" w:author="emmanuel blezes" w:date="2026-05-21T12:03:00Z" w16du:dateUtc="2026-05-21T10:03:00Z">
        <w:r w:rsidR="004E62F2" w:rsidRPr="007D53F6">
          <w:rPr>
            <w:highlight w:val="green"/>
            <w:rPrChange w:id="2066" w:author="emmanuel blezes" w:date="2026-05-24T10:42:00Z" w16du:dateUtc="2026-05-24T08:42:00Z">
              <w:rPr/>
            </w:rPrChange>
          </w:rPr>
          <w:t xml:space="preserve"> : </w:t>
        </w:r>
      </w:ins>
      <w:del w:id="2067" w:author="emmanuel blezes" w:date="2026-05-21T12:03:00Z" w16du:dateUtc="2026-05-21T10:03:00Z">
        <w:r w:rsidRPr="007D53F6" w:rsidDel="004E62F2">
          <w:rPr>
            <w:highlight w:val="green"/>
            <w:rPrChange w:id="2068" w:author="emmanuel blezes" w:date="2026-05-24T10:42:00Z" w16du:dateUtc="2026-05-24T08:42:00Z">
              <w:rPr/>
            </w:rPrChange>
          </w:rPr>
          <w:delText xml:space="preserve">, et </w:delText>
        </w:r>
      </w:del>
      <w:r w:rsidRPr="007D53F6">
        <w:rPr>
          <w:highlight w:val="green"/>
          <w:rPrChange w:id="2069" w:author="emmanuel blezes" w:date="2026-05-24T10:42:00Z" w16du:dateUtc="2026-05-24T08:42:00Z">
            <w:rPr/>
          </w:rPrChange>
        </w:rPr>
        <w:t xml:space="preserve">tout ce qui entre au mois M sort le même mois, redistribué </w:t>
      </w:r>
      <w:del w:id="2070" w:author="emmanuel blezes" w:date="2026-05-21T12:03:00Z" w16du:dateUtc="2026-05-21T10:03:00Z">
        <w:r w:rsidRPr="007D53F6" w:rsidDel="004E62F2">
          <w:rPr>
            <w:highlight w:val="green"/>
            <w:rPrChange w:id="2071" w:author="emmanuel blezes" w:date="2026-05-24T10:42:00Z" w16du:dateUtc="2026-05-24T08:42:00Z">
              <w:rPr/>
            </w:rPrChange>
          </w:rPr>
          <w:delText xml:space="preserve">à parts à peu près égales </w:delText>
        </w:r>
      </w:del>
      <w:r w:rsidRPr="007D53F6">
        <w:rPr>
          <w:highlight w:val="green"/>
          <w:rPrChange w:id="2072" w:author="emmanuel blezes" w:date="2026-05-24T10:42:00Z" w16du:dateUtc="2026-05-24T08:42:00Z">
            <w:rPr/>
          </w:rPrChange>
        </w:rPr>
        <w:t xml:space="preserve">aux retraités de la France entière. Ce mécanisme </w:t>
      </w:r>
      <w:del w:id="2073" w:author="emmanuel blezes" w:date="2026-05-21T11:59:00Z" w16du:dateUtc="2026-05-21T09:59:00Z">
        <w:r w:rsidRPr="007D53F6" w:rsidDel="00D91BD1">
          <w:rPr>
            <w:highlight w:val="green"/>
            <w:rPrChange w:id="2074" w:author="emmanuel blezes" w:date="2026-05-24T10:42:00Z" w16du:dateUtc="2026-05-24T08:42:00Z">
              <w:rPr/>
            </w:rPrChange>
          </w:rPr>
          <w:delText xml:space="preserve">a </w:delText>
        </w:r>
      </w:del>
      <w:r w:rsidRPr="007D53F6">
        <w:rPr>
          <w:highlight w:val="green"/>
          <w:rPrChange w:id="2075" w:author="emmanuel blezes" w:date="2026-05-24T10:42:00Z" w16du:dateUtc="2026-05-24T08:42:00Z">
            <w:rPr/>
          </w:rPrChange>
        </w:rPr>
        <w:t>peut a priori présenter deux qualités : une solidarité immédiate et une lisibilité administrative.</w:t>
      </w:r>
    </w:p>
    <w:p w14:paraId="546E9E68" w14:textId="77777777" w:rsidR="00B437D0" w:rsidRPr="007D53F6" w:rsidRDefault="00000000">
      <w:pPr>
        <w:pStyle w:val="BodyText"/>
        <w:rPr>
          <w:highlight w:val="green"/>
          <w:rPrChange w:id="2076" w:author="emmanuel blezes" w:date="2026-05-24T10:42:00Z" w16du:dateUtc="2026-05-24T08:42:00Z">
            <w:rPr/>
          </w:rPrChange>
        </w:rPr>
      </w:pPr>
      <w:r w:rsidRPr="007D53F6">
        <w:rPr>
          <w:highlight w:val="green"/>
          <w:rPrChange w:id="2077" w:author="emmanuel blezes" w:date="2026-05-24T10:42:00Z" w16du:dateUtc="2026-05-24T08:42:00Z">
            <w:rPr/>
          </w:rPrChange>
        </w:rPr>
        <w:t xml:space="preserve">Mais il contient aussi une fragilité que les fondateurs eux-mêmes voyaient parfaitement : il dépend, en permanence, du rapport numérique entre les actifs qui versent et les retraités qui touchent. Quand ce rapport se dégrade, le système se </w:t>
      </w:r>
      <w:del w:id="2078" w:author="emmanuel blezes" w:date="2026-05-21T12:03:00Z" w16du:dateUtc="2026-05-21T10:03:00Z">
        <w:r w:rsidRPr="007D53F6" w:rsidDel="004E62F2">
          <w:rPr>
            <w:highlight w:val="green"/>
            <w:rPrChange w:id="2079" w:author="emmanuel blezes" w:date="2026-05-24T10:42:00Z" w16du:dateUtc="2026-05-24T08:42:00Z">
              <w:rPr/>
            </w:rPrChange>
          </w:rPr>
          <w:delText>dégrade</w:delText>
        </w:r>
      </w:del>
      <w:ins w:id="2080" w:author="emmanuel blezes" w:date="2026-05-21T12:03:00Z" w16du:dateUtc="2026-05-21T10:03:00Z">
        <w:r w:rsidR="004E62F2" w:rsidRPr="007D53F6">
          <w:rPr>
            <w:highlight w:val="green"/>
            <w:rPrChange w:id="2081" w:author="emmanuel blezes" w:date="2026-05-24T10:42:00Z" w16du:dateUtc="2026-05-24T08:42:00Z">
              <w:rPr/>
            </w:rPrChange>
          </w:rPr>
          <w:t>fragilise</w:t>
        </w:r>
      </w:ins>
      <w:r w:rsidRPr="007D53F6">
        <w:rPr>
          <w:highlight w:val="green"/>
          <w:rPrChange w:id="2082" w:author="emmanuel blezes" w:date="2026-05-24T10:42:00Z" w16du:dateUtc="2026-05-24T08:42:00Z">
            <w:rPr/>
          </w:rPrChange>
        </w:rPr>
        <w:t>. Aucune réforme paramétrique ne peut renverser cette logique ; elle peut tout au plus en ralentir les effets.</w:t>
      </w:r>
    </w:p>
    <w:p w14:paraId="32BFD3AC" w14:textId="77777777" w:rsidR="00B437D0" w:rsidRPr="007D53F6" w:rsidRDefault="00000000">
      <w:pPr>
        <w:pStyle w:val="BodyText"/>
        <w:rPr>
          <w:highlight w:val="green"/>
          <w:rPrChange w:id="2083" w:author="emmanuel blezes" w:date="2026-05-24T10:42:00Z" w16du:dateUtc="2026-05-24T08:42:00Z">
            <w:rPr/>
          </w:rPrChange>
        </w:rPr>
      </w:pPr>
      <w:r w:rsidRPr="007D53F6">
        <w:rPr>
          <w:highlight w:val="green"/>
          <w:rPrChange w:id="2084" w:author="emmanuel blezes" w:date="2026-05-24T10:42:00Z" w16du:dateUtc="2026-05-24T08:42:00Z">
            <w:rPr/>
          </w:rPrChange>
        </w:rPr>
        <w:t xml:space="preserve">Or, </w:t>
      </w:r>
      <w:ins w:id="2085" w:author="emmanuel blezes" w:date="2026-05-21T12:03:00Z" w16du:dateUtc="2026-05-21T10:03:00Z">
        <w:r w:rsidR="004E62F2" w:rsidRPr="007D53F6">
          <w:rPr>
            <w:highlight w:val="green"/>
            <w:rPrChange w:id="2086" w:author="emmanuel blezes" w:date="2026-05-24T10:42:00Z" w16du:dateUtc="2026-05-24T08:42:00Z">
              <w:rPr/>
            </w:rPrChange>
          </w:rPr>
          <w:t xml:space="preserve">de fait, </w:t>
        </w:r>
      </w:ins>
      <w:r w:rsidRPr="007D53F6">
        <w:rPr>
          <w:highlight w:val="green"/>
          <w:rPrChange w:id="2087" w:author="emmanuel blezes" w:date="2026-05-24T10:42:00Z" w16du:dateUtc="2026-05-24T08:42:00Z">
            <w:rPr/>
          </w:rPrChange>
        </w:rPr>
        <w:t>ce rapport s’effondr</w:t>
      </w:r>
      <w:ins w:id="2088" w:author="emmanuel blezes" w:date="2026-05-21T12:03:00Z" w16du:dateUtc="2026-05-21T10:03:00Z">
        <w:r w:rsidR="004E62F2" w:rsidRPr="007D53F6">
          <w:rPr>
            <w:highlight w:val="green"/>
            <w:rPrChange w:id="2089" w:author="emmanuel blezes" w:date="2026-05-24T10:42:00Z" w16du:dateUtc="2026-05-24T08:42:00Z">
              <w:rPr/>
            </w:rPrChange>
          </w:rPr>
          <w:t>e</w:t>
        </w:r>
      </w:ins>
      <w:del w:id="2090" w:author="emmanuel blezes" w:date="2026-05-21T12:03:00Z" w16du:dateUtc="2026-05-21T10:03:00Z">
        <w:r w:rsidRPr="007D53F6" w:rsidDel="004E62F2">
          <w:rPr>
            <w:highlight w:val="green"/>
            <w:rPrChange w:id="2091" w:author="emmanuel blezes" w:date="2026-05-24T10:42:00Z" w16du:dateUtc="2026-05-24T08:42:00Z">
              <w:rPr/>
            </w:rPrChange>
          </w:rPr>
          <w:delText>e, lentement, mais sûrement</w:delText>
        </w:r>
      </w:del>
      <w:r w:rsidRPr="007D53F6">
        <w:rPr>
          <w:highlight w:val="green"/>
          <w:rPrChange w:id="2092" w:author="emmanuel blezes" w:date="2026-05-24T10:42:00Z" w16du:dateUtc="2026-05-24T08:42:00Z">
            <w:rPr/>
          </w:rPrChange>
        </w:rPr>
        <w:t xml:space="preserve">, dans des proportions qui rendent le système actuel intenable. Le Conseil d’orientation des retraites projette un déficit chronique jusqu’en 2070. La Cour des comptes parle de trente milliards d’euros annuels en 2045. Le FMI, dans sa consultation Article IV de mai 2025, </w:t>
      </w:r>
      <w:ins w:id="2093" w:author="emmanuel blezes" w:date="2026-05-21T12:11:00Z" w16du:dateUtc="2026-05-21T10:11:00Z">
        <w:r w:rsidR="00E63023" w:rsidRPr="007D53F6">
          <w:rPr>
            <w:highlight w:val="green"/>
            <w:rPrChange w:id="2094" w:author="emmanuel blezes" w:date="2026-05-24T10:42:00Z" w16du:dateUtc="2026-05-24T08:42:00Z">
              <w:rPr/>
            </w:rPrChange>
          </w:rPr>
          <w:t>identifie les régimes de retraite parmi les postes de dépense sociale à réformer pour garantir la soutenabilité budgétaire à moyen terme</w:t>
        </w:r>
      </w:ins>
      <w:del w:id="2095" w:author="emmanuel blezes" w:date="2026-05-21T12:11:00Z" w16du:dateUtc="2026-05-21T10:11:00Z">
        <w:r w:rsidRPr="007D53F6" w:rsidDel="00E63023">
          <w:rPr>
            <w:highlight w:val="green"/>
            <w:rPrChange w:id="2096" w:author="emmanuel blezes" w:date="2026-05-24T10:42:00Z" w16du:dateUtc="2026-05-24T08:42:00Z">
              <w:rPr/>
            </w:rPrChange>
          </w:rPr>
          <w:delText xml:space="preserve">classe la viabilité des retraites françaises parmi les </w:delText>
        </w:r>
      </w:del>
      <w:del w:id="2097" w:author="emmanuel blezes" w:date="2026-05-21T12:07:00Z" w16du:dateUtc="2026-05-21T10:07:00Z">
        <w:r w:rsidRPr="007D53F6" w:rsidDel="004E62F2">
          <w:rPr>
            <w:highlight w:val="green"/>
            <w:rPrChange w:id="2098" w:author="emmanuel blezes" w:date="2026-05-24T10:42:00Z" w16du:dateUtc="2026-05-24T08:42:00Z">
              <w:rPr/>
            </w:rPrChange>
          </w:rPr>
          <w:delText xml:space="preserve">trois </w:delText>
        </w:r>
      </w:del>
      <w:del w:id="2099" w:author="emmanuel blezes" w:date="2026-05-21T12:11:00Z" w16du:dateUtc="2026-05-21T10:11:00Z">
        <w:r w:rsidRPr="007D53F6" w:rsidDel="00E63023">
          <w:rPr>
            <w:highlight w:val="green"/>
            <w:rPrChange w:id="2100" w:author="emmanuel blezes" w:date="2026-05-24T10:42:00Z" w16du:dateUtc="2026-05-24T08:42:00Z">
              <w:rPr/>
            </w:rPrChange>
          </w:rPr>
          <w:delText>principaux facteurs de risque budgétaire à moyen terme</w:delText>
        </w:r>
      </w:del>
      <w:r w:rsidRPr="007D53F6">
        <w:rPr>
          <w:rStyle w:val="FootnoteReference"/>
          <w:highlight w:val="green"/>
          <w:rPrChange w:id="2101" w:author="emmanuel blezes" w:date="2026-05-24T10:42:00Z" w16du:dateUtc="2026-05-24T08:42:00Z">
            <w:rPr>
              <w:rStyle w:val="FootnoteReference"/>
            </w:rPr>
          </w:rPrChange>
        </w:rPr>
        <w:footnoteReference w:id="33"/>
      </w:r>
      <w:r w:rsidRPr="007D53F6">
        <w:rPr>
          <w:highlight w:val="green"/>
          <w:rPrChange w:id="2118" w:author="emmanuel blezes" w:date="2026-05-24T10:42:00Z" w16du:dateUtc="2026-05-24T08:42:00Z">
            <w:rPr/>
          </w:rPrChange>
        </w:rPr>
        <w:t xml:space="preserve">. </w:t>
      </w:r>
      <w:del w:id="2119" w:author="emmanuel blezes" w:date="2026-05-21T12:08:00Z" w16du:dateUtc="2026-05-21T10:08:00Z">
        <w:r w:rsidRPr="007D53F6" w:rsidDel="004E62F2">
          <w:rPr>
            <w:highlight w:val="green"/>
            <w:rPrChange w:id="2120" w:author="emmanuel blezes" w:date="2026-05-24T10:42:00Z" w16du:dateUtc="2026-05-24T08:42:00Z">
              <w:rPr/>
            </w:rPrChange>
          </w:rPr>
          <w:delText xml:space="preserve">La Commission européenne, dans son </w:delText>
        </w:r>
        <w:r w:rsidRPr="007D53F6" w:rsidDel="004E62F2">
          <w:rPr>
            <w:i/>
            <w:iCs/>
            <w:highlight w:val="green"/>
            <w:rPrChange w:id="2121" w:author="emmanuel blezes" w:date="2026-05-24T10:42:00Z" w16du:dateUtc="2026-05-24T08:42:00Z">
              <w:rPr>
                <w:i/>
                <w:iCs/>
              </w:rPr>
            </w:rPrChange>
          </w:rPr>
          <w:delText>Ageing Report 2024</w:delText>
        </w:r>
        <w:r w:rsidRPr="007D53F6" w:rsidDel="004E62F2">
          <w:rPr>
            <w:highlight w:val="green"/>
            <w:rPrChange w:id="2122" w:author="emmanuel blezes" w:date="2026-05-24T10:42:00Z" w16du:dateUtc="2026-05-24T08:42:00Z">
              <w:rPr/>
            </w:rPrChange>
          </w:rPr>
          <w:delText>, place la France parmi les pays où l’écart entre la générosité du système et sa capacité de financement est le plus élevé d’Europe</w:delText>
        </w:r>
        <w:r w:rsidRPr="007D53F6" w:rsidDel="004E62F2">
          <w:rPr>
            <w:rStyle w:val="FootnoteReference"/>
            <w:highlight w:val="green"/>
            <w:rPrChange w:id="2123" w:author="emmanuel blezes" w:date="2026-05-24T10:42:00Z" w16du:dateUtc="2026-05-24T08:42:00Z">
              <w:rPr>
                <w:rStyle w:val="FootnoteReference"/>
              </w:rPr>
            </w:rPrChange>
          </w:rPr>
          <w:footnoteReference w:id="34"/>
        </w:r>
        <w:r w:rsidRPr="007D53F6" w:rsidDel="004E62F2">
          <w:rPr>
            <w:highlight w:val="green"/>
            <w:rPrChange w:id="2139" w:author="emmanuel blezes" w:date="2026-05-24T10:42:00Z" w16du:dateUtc="2026-05-24T08:42:00Z">
              <w:rPr/>
            </w:rPrChange>
          </w:rPr>
          <w:delText>.</w:delText>
        </w:r>
      </w:del>
    </w:p>
    <w:p w14:paraId="042849CD" w14:textId="77777777" w:rsidR="00B437D0" w:rsidRPr="007D53F6" w:rsidRDefault="002450AD">
      <w:pPr>
        <w:pStyle w:val="BodyText"/>
        <w:rPr>
          <w:highlight w:val="green"/>
          <w:rPrChange w:id="2140" w:author="emmanuel blezes" w:date="2026-05-24T10:42:00Z" w16du:dateUtc="2026-05-24T08:42:00Z">
            <w:rPr/>
          </w:rPrChange>
        </w:rPr>
      </w:pPr>
      <w:ins w:id="2141" w:author="emmanuel blezes" w:date="2026-05-21T12:16:00Z" w16du:dateUtc="2026-05-21T10:16:00Z">
        <w:r w:rsidRPr="007D53F6">
          <w:rPr>
            <w:highlight w:val="green"/>
            <w:rPrChange w:id="2142" w:author="emmanuel blezes" w:date="2026-05-24T10:42:00Z" w16du:dateUtc="2026-05-24T08:42:00Z">
              <w:rPr/>
            </w:rPrChange>
          </w:rPr>
          <w:t xml:space="preserve">Le diagnostic converge vers une réalité que trop peu de rapports nomment : la trajectoire actuelle transfère silencieusement une dette </w:t>
        </w:r>
      </w:ins>
      <w:ins w:id="2143" w:author="emmanuel blezes" w:date="2026-05-24T10:35:00Z" w16du:dateUtc="2026-05-24T08:35:00Z">
        <w:r w:rsidR="00C410C6" w:rsidRPr="007D53F6">
          <w:rPr>
            <w:highlight w:val="green"/>
            <w:rPrChange w:id="2144" w:author="emmanuel blezes" w:date="2026-05-24T10:42:00Z" w16du:dateUtc="2026-05-24T08:42:00Z">
              <w:rPr/>
            </w:rPrChange>
          </w:rPr>
          <w:t>colossale</w:t>
        </w:r>
      </w:ins>
      <w:ins w:id="2145" w:author="emmanuel blezes" w:date="2026-05-21T12:16:00Z" w16du:dateUtc="2026-05-21T10:16:00Z">
        <w:r w:rsidRPr="007D53F6">
          <w:rPr>
            <w:highlight w:val="green"/>
            <w:rPrChange w:id="2146" w:author="emmanuel blezes" w:date="2026-05-24T10:42:00Z" w16du:dateUtc="2026-05-24T08:42:00Z">
              <w:rPr/>
            </w:rPrChange>
          </w:rPr>
          <w:t xml:space="preserve"> aux générations qui n'ont rien demandé.</w:t>
        </w:r>
      </w:ins>
      <w:del w:id="2147" w:author="emmanuel blezes" w:date="2026-05-21T12:16:00Z" w16du:dateUtc="2026-05-21T10:16:00Z">
        <w:r w:rsidRPr="007D53F6" w:rsidDel="002450AD">
          <w:rPr>
            <w:highlight w:val="green"/>
            <w:rPrChange w:id="2148" w:author="emmanuel blezes" w:date="2026-05-24T10:42:00Z" w16du:dateUtc="2026-05-24T08:42:00Z">
              <w:rPr/>
            </w:rPrChange>
          </w:rPr>
          <w:delText xml:space="preserve">Ce chapitre pose le diagnostic en quatre temps. D’abord les chiffres </w:delText>
        </w:r>
      </w:del>
      <w:del w:id="2149" w:author="emmanuel blezes" w:date="2026-05-18T20:04:00Z" w16du:dateUtc="2026-05-18T18:04:00Z">
        <w:r w:rsidRPr="007D53F6" w:rsidDel="00146C66">
          <w:rPr>
            <w:highlight w:val="green"/>
            <w:rPrChange w:id="2150" w:author="emmanuel blezes" w:date="2026-05-24T10:42:00Z" w16du:dateUtc="2026-05-24T08:42:00Z">
              <w:rPr/>
            </w:rPrChange>
          </w:rPr>
          <w:delText>—</w:delText>
        </w:r>
      </w:del>
      <w:del w:id="2151" w:author="emmanuel blezes" w:date="2026-05-21T12:16:00Z" w16du:dateUtc="2026-05-21T10:16:00Z">
        <w:r w:rsidRPr="007D53F6" w:rsidDel="002450AD">
          <w:rPr>
            <w:highlight w:val="green"/>
            <w:rPrChange w:id="2152" w:author="emmanuel blezes" w:date="2026-05-24T10:42:00Z" w16du:dateUtc="2026-05-24T08:42:00Z">
              <w:rPr/>
            </w:rPrChange>
          </w:rPr>
          <w:delText xml:space="preserve"> sans dramatisation, mais sans complaisance, et sans cacher qu’une partie d’entre eux fait l’objet, depuis trois ans, d’une controverse technique qui n’a jamais été tranchée publiquement. Ensuite un peu d’histoire, pour rappeler dans quelles circonstances très précises ce système a été conçu et pourquoi ce qu’il était il y a quatre-vingts ans n’est plus possible aujourd’hui. Puis la séquence des cinq réformes paramétriques qui se sont succédé depuis 1993, et la raison pour laquelle cet instrument-là, celui des petits pas, est arrivé au bout de ce qu’il peut produire. Enfin, ce qu’aucun rapport ne formule suffisamment clairement : la trajectoire actuelle organise le transfert silencieux d’une dette d’un montant historique vers les générations qui n’ont rien demandé.</w:delText>
        </w:r>
      </w:del>
    </w:p>
    <w:p w14:paraId="18A3E88F" w14:textId="603AB130" w:rsidR="00B437D0" w:rsidRPr="00770122" w:rsidRDefault="00770122">
      <w:pPr>
        <w:pStyle w:val="Heading2"/>
        <w:numPr>
          <w:ilvl w:val="0"/>
          <w:numId w:val="6"/>
        </w:numPr>
        <w:rPr>
          <w:highlight w:val="green"/>
          <w:rPrChange w:id="2153" w:author="emmanuel blezes" w:date="2026-05-24T19:35:00Z" w16du:dateUtc="2026-05-24T17:35:00Z">
            <w:rPr/>
          </w:rPrChange>
        </w:rPr>
        <w:pPrChange w:id="2154" w:author="emmanuel blezes" w:date="2026-05-24T19:36:00Z" w16du:dateUtc="2026-05-24T17:36:00Z">
          <w:pPr>
            <w:pStyle w:val="Heading2"/>
          </w:pPr>
        </w:pPrChange>
      </w:pPr>
      <w:bookmarkStart w:id="2155" w:name="X1a04d3701d8bea55b793490772ebe5b42e85bf8"/>
      <w:bookmarkEnd w:id="2032"/>
      <w:ins w:id="2156" w:author="emmanuel blezes" w:date="2026-05-24T19:35:00Z" w16du:dateUtc="2026-05-24T17:35:00Z">
        <w:r>
          <w:rPr>
            <w:highlight w:val="green"/>
          </w:rPr>
          <w:t xml:space="preserve"> </w:t>
        </w:r>
      </w:ins>
      <w:del w:id="2157" w:author="emmanuel blezes" w:date="2026-05-24T15:13:00Z" w16du:dateUtc="2026-05-24T13:13:00Z">
        <w:r w:rsidRPr="00770122" w:rsidDel="008674B5">
          <w:rPr>
            <w:highlight w:val="green"/>
            <w:rPrChange w:id="2158" w:author="emmanuel blezes" w:date="2026-05-24T19:35:00Z" w16du:dateUtc="2026-05-24T17:35:00Z">
              <w:rPr/>
            </w:rPrChange>
          </w:rPr>
          <w:delText xml:space="preserve">1.1 </w:delText>
        </w:r>
      </w:del>
      <w:bookmarkStart w:id="2159" w:name="_Toc230888229"/>
      <w:r w:rsidRPr="00770122">
        <w:rPr>
          <w:highlight w:val="green"/>
          <w:rPrChange w:id="2160" w:author="emmanuel blezes" w:date="2026-05-24T19:35:00Z" w16du:dateUtc="2026-05-24T17:35:00Z">
            <w:rPr/>
          </w:rPrChange>
        </w:rPr>
        <w:t>Le grand vieillissement : quand la pyramide s’inverse</w:t>
      </w:r>
      <w:bookmarkEnd w:id="2159"/>
    </w:p>
    <w:p w14:paraId="631D7A6F" w14:textId="77777777" w:rsidR="00B437D0" w:rsidRPr="007D53F6" w:rsidRDefault="00000000">
      <w:pPr>
        <w:pStyle w:val="FirstParagraph"/>
        <w:rPr>
          <w:highlight w:val="green"/>
          <w:rPrChange w:id="2161" w:author="emmanuel blezes" w:date="2026-05-24T10:42:00Z" w16du:dateUtc="2026-05-24T08:42:00Z">
            <w:rPr/>
          </w:rPrChange>
        </w:rPr>
      </w:pPr>
      <w:r w:rsidRPr="007D53F6">
        <w:rPr>
          <w:highlight w:val="green"/>
          <w:rPrChange w:id="2162" w:author="emmanuel blezes" w:date="2026-05-24T10:42:00Z" w16du:dateUtc="2026-05-24T08:42:00Z">
            <w:rPr/>
          </w:rPrChange>
        </w:rPr>
        <w:t xml:space="preserve">L’INSEE publie chaque année, à la fin du mois de janvier, le </w:t>
      </w:r>
      <w:r w:rsidRPr="007D53F6">
        <w:rPr>
          <w:i/>
          <w:iCs/>
          <w:highlight w:val="green"/>
          <w:rPrChange w:id="2163" w:author="emmanuel blezes" w:date="2026-05-24T10:42:00Z" w16du:dateUtc="2026-05-24T08:42:00Z">
            <w:rPr>
              <w:i/>
              <w:iCs/>
            </w:rPr>
          </w:rPrChange>
        </w:rPr>
        <w:t>Bilan démographique</w:t>
      </w:r>
      <w:r w:rsidRPr="007D53F6">
        <w:rPr>
          <w:highlight w:val="green"/>
          <w:rPrChange w:id="2164" w:author="emmanuel blezes" w:date="2026-05-24T10:42:00Z" w16du:dateUtc="2026-05-24T08:42:00Z">
            <w:rPr/>
          </w:rPrChange>
        </w:rPr>
        <w:t xml:space="preserve"> de l’année écoulée. C’est l’un des documents les plus important</w:t>
      </w:r>
      <w:ins w:id="2165" w:author="emmanuel blezes" w:date="2026-05-21T12:33:00Z" w16du:dateUtc="2026-05-21T10:33:00Z">
        <w:r w:rsidR="00CF3CAF" w:rsidRPr="007D53F6">
          <w:rPr>
            <w:highlight w:val="green"/>
            <w:rPrChange w:id="2166" w:author="emmanuel blezes" w:date="2026-05-24T10:42:00Z" w16du:dateUtc="2026-05-24T08:42:00Z">
              <w:rPr/>
            </w:rPrChange>
          </w:rPr>
          <w:t>s</w:t>
        </w:r>
      </w:ins>
      <w:r w:rsidRPr="007D53F6">
        <w:rPr>
          <w:highlight w:val="green"/>
          <w:rPrChange w:id="2167" w:author="emmanuel blezes" w:date="2026-05-24T10:42:00Z" w16du:dateUtc="2026-05-24T08:42:00Z">
            <w:rPr/>
          </w:rPrChange>
        </w:rPr>
        <w:t xml:space="preserve"> pour l’avenir du pays, et il sort dans une indifférence quasi totale. L’édition consacrée à 2025, parue en janvier 2026, contient un chiffre qui</w:t>
      </w:r>
      <w:ins w:id="2168" w:author="emmanuel blezes" w:date="2026-05-21T12:20:00Z" w16du:dateUtc="2026-05-21T10:20:00Z">
        <w:r w:rsidR="00B57E47" w:rsidRPr="007D53F6">
          <w:rPr>
            <w:highlight w:val="green"/>
            <w:rPrChange w:id="2169" w:author="emmanuel blezes" w:date="2026-05-24T10:42:00Z" w16du:dateUtc="2026-05-24T08:42:00Z">
              <w:rPr/>
            </w:rPrChange>
          </w:rPr>
          <w:t xml:space="preserve"> </w:t>
        </w:r>
      </w:ins>
      <w:del w:id="2170" w:author="emmanuel blezes" w:date="2026-05-21T12:20:00Z" w16du:dateUtc="2026-05-21T10:20:00Z">
        <w:r w:rsidRPr="007D53F6" w:rsidDel="00B57E47">
          <w:rPr>
            <w:highlight w:val="green"/>
            <w:rPrChange w:id="2171" w:author="emmanuel blezes" w:date="2026-05-24T10:42:00Z" w16du:dateUtc="2026-05-24T08:42:00Z">
              <w:rPr/>
            </w:rPrChange>
          </w:rPr>
          <w:delText xml:space="preserve">, s’il avait été commenté à la mesure de ce qu’il signifie, </w:delText>
        </w:r>
      </w:del>
      <w:ins w:id="2172" w:author="emmanuel blezes" w:date="2026-05-21T12:35:00Z" w16du:dateUtc="2026-05-21T10:35:00Z">
        <w:r w:rsidR="00CF3CAF" w:rsidRPr="007D53F6">
          <w:rPr>
            <w:highlight w:val="green"/>
            <w:rPrChange w:id="2173" w:author="emmanuel blezes" w:date="2026-05-24T10:42:00Z" w16du:dateUtc="2026-05-24T08:42:00Z">
              <w:rPr/>
            </w:rPrChange>
          </w:rPr>
          <w:t>aurait dû ouvrir</w:t>
        </w:r>
      </w:ins>
      <w:del w:id="2174" w:author="emmanuel blezes" w:date="2026-05-21T12:35:00Z" w16du:dateUtc="2026-05-21T10:35:00Z">
        <w:r w:rsidRPr="007D53F6" w:rsidDel="00CF3CAF">
          <w:rPr>
            <w:highlight w:val="green"/>
            <w:rPrChange w:id="2175" w:author="emmanuel blezes" w:date="2026-05-24T10:42:00Z" w16du:dateUtc="2026-05-24T08:42:00Z">
              <w:rPr/>
            </w:rPrChange>
          </w:rPr>
          <w:delText xml:space="preserve">aurait </w:delText>
        </w:r>
      </w:del>
      <w:del w:id="2176" w:author="emmanuel blezes" w:date="2026-05-21T12:20:00Z" w16du:dateUtc="2026-05-21T10:20:00Z">
        <w:r w:rsidRPr="007D53F6" w:rsidDel="00B57E47">
          <w:rPr>
            <w:highlight w:val="green"/>
            <w:rPrChange w:id="2177" w:author="emmanuel blezes" w:date="2026-05-24T10:42:00Z" w16du:dateUtc="2026-05-24T08:42:00Z">
              <w:rPr/>
            </w:rPrChange>
          </w:rPr>
          <w:delText xml:space="preserve">ouvert </w:delText>
        </w:r>
      </w:del>
      <w:ins w:id="2178" w:author="emmanuel blezes" w:date="2026-05-21T12:20:00Z" w16du:dateUtc="2026-05-21T10:20:00Z">
        <w:r w:rsidR="00B57E47" w:rsidRPr="007D53F6">
          <w:rPr>
            <w:highlight w:val="green"/>
            <w:rPrChange w:id="2179" w:author="emmanuel blezes" w:date="2026-05-24T10:42:00Z" w16du:dateUtc="2026-05-24T08:42:00Z">
              <w:rPr/>
            </w:rPrChange>
          </w:rPr>
          <w:t xml:space="preserve"> </w:t>
        </w:r>
      </w:ins>
      <w:r w:rsidRPr="007D53F6">
        <w:rPr>
          <w:highlight w:val="green"/>
          <w:rPrChange w:id="2180" w:author="emmanuel blezes" w:date="2026-05-24T10:42:00Z" w16du:dateUtc="2026-05-24T08:42:00Z">
            <w:rPr/>
          </w:rPrChange>
        </w:rPr>
        <w:t>tous les journaux du soir.</w:t>
      </w:r>
    </w:p>
    <w:p w14:paraId="7CEECEE9" w14:textId="77777777" w:rsidR="00B437D0" w:rsidRPr="00AB1E4D" w:rsidRDefault="00000000">
      <w:pPr>
        <w:pStyle w:val="BodyText"/>
      </w:pPr>
      <w:r w:rsidRPr="007D53F6">
        <w:rPr>
          <w:highlight w:val="green"/>
          <w:rPrChange w:id="2181" w:author="emmanuel blezes" w:date="2026-05-24T10:42:00Z" w16du:dateUtc="2026-05-24T08:42:00Z">
            <w:rPr/>
          </w:rPrChange>
        </w:rPr>
        <w:t xml:space="preserve">Le solde naturel </w:t>
      </w:r>
      <w:del w:id="2182" w:author="emmanuel blezes" w:date="2026-05-18T20:04:00Z" w16du:dateUtc="2026-05-18T18:04:00Z">
        <w:r w:rsidRPr="007D53F6" w:rsidDel="00146C66">
          <w:rPr>
            <w:highlight w:val="green"/>
            <w:rPrChange w:id="2183" w:author="emmanuel blezes" w:date="2026-05-24T10:42:00Z" w16du:dateUtc="2026-05-24T08:42:00Z">
              <w:rPr/>
            </w:rPrChange>
          </w:rPr>
          <w:delText>—</w:delText>
        </w:r>
      </w:del>
      <w:ins w:id="2184" w:author="emmanuel blezes" w:date="2026-05-18T20:04:00Z" w16du:dateUtc="2026-05-18T18:04:00Z">
        <w:r w:rsidR="00146C66" w:rsidRPr="007D53F6">
          <w:rPr>
            <w:highlight w:val="green"/>
            <w:rPrChange w:id="2185" w:author="emmanuel blezes" w:date="2026-05-24T10:42:00Z" w16du:dateUtc="2026-05-24T08:42:00Z">
              <w:rPr/>
            </w:rPrChange>
          </w:rPr>
          <w:t>-</w:t>
        </w:r>
      </w:ins>
      <w:r w:rsidRPr="007D53F6">
        <w:rPr>
          <w:highlight w:val="green"/>
          <w:rPrChange w:id="2186" w:author="emmanuel blezes" w:date="2026-05-24T10:42:00Z" w16du:dateUtc="2026-05-24T08:42:00Z">
            <w:rPr/>
          </w:rPrChange>
        </w:rPr>
        <w:t xml:space="preserve"> l’écart entre les naissances et les décès </w:t>
      </w:r>
      <w:del w:id="2187" w:author="emmanuel blezes" w:date="2026-05-18T20:04:00Z" w16du:dateUtc="2026-05-18T18:04:00Z">
        <w:r w:rsidRPr="007D53F6" w:rsidDel="00146C66">
          <w:rPr>
            <w:highlight w:val="green"/>
            <w:rPrChange w:id="2188" w:author="emmanuel blezes" w:date="2026-05-24T10:42:00Z" w16du:dateUtc="2026-05-24T08:42:00Z">
              <w:rPr/>
            </w:rPrChange>
          </w:rPr>
          <w:delText>—</w:delText>
        </w:r>
      </w:del>
      <w:ins w:id="2189" w:author="emmanuel blezes" w:date="2026-05-18T20:04:00Z" w16du:dateUtc="2026-05-18T18:04:00Z">
        <w:r w:rsidR="00146C66" w:rsidRPr="007D53F6">
          <w:rPr>
            <w:highlight w:val="green"/>
            <w:rPrChange w:id="2190" w:author="emmanuel blezes" w:date="2026-05-24T10:42:00Z" w16du:dateUtc="2026-05-24T08:42:00Z">
              <w:rPr/>
            </w:rPrChange>
          </w:rPr>
          <w:t>-</w:t>
        </w:r>
      </w:ins>
      <w:r w:rsidRPr="007D53F6">
        <w:rPr>
          <w:highlight w:val="green"/>
          <w:rPrChange w:id="2191" w:author="emmanuel blezes" w:date="2026-05-24T10:42:00Z" w16du:dateUtc="2026-05-24T08:42:00Z">
            <w:rPr/>
          </w:rPrChange>
        </w:rPr>
        <w:t xml:space="preserve"> s’est établi en 2025 à </w:t>
      </w:r>
      <w:del w:id="2192" w:author="emmanuel blezes" w:date="2026-05-21T12:20:00Z" w16du:dateUtc="2026-05-21T10:20:00Z">
        <w:r w:rsidRPr="007D53F6" w:rsidDel="00B57E47">
          <w:rPr>
            <w:b/>
            <w:bCs/>
            <w:highlight w:val="green"/>
            <w:rPrChange w:id="2193" w:author="emmanuel blezes" w:date="2026-05-24T10:42:00Z" w16du:dateUtc="2026-05-24T08:42:00Z">
              <w:rPr>
                <w:b/>
                <w:bCs/>
              </w:rPr>
            </w:rPrChange>
          </w:rPr>
          <w:delText>moins six mille</w:delText>
        </w:r>
      </w:del>
      <w:ins w:id="2194" w:author="emmanuel blezes" w:date="2026-05-21T12:20:00Z" w16du:dateUtc="2026-05-21T10:20:00Z">
        <w:r w:rsidR="00B57E47" w:rsidRPr="007D53F6">
          <w:rPr>
            <w:b/>
            <w:bCs/>
            <w:highlight w:val="green"/>
            <w:rPrChange w:id="2195" w:author="emmanuel blezes" w:date="2026-05-24T10:42:00Z" w16du:dateUtc="2026-05-24T08:42:00Z">
              <w:rPr>
                <w:b/>
                <w:bCs/>
              </w:rPr>
            </w:rPrChange>
          </w:rPr>
          <w:t>-6000</w:t>
        </w:r>
      </w:ins>
      <w:r w:rsidRPr="007D53F6">
        <w:rPr>
          <w:highlight w:val="green"/>
          <w:rPrChange w:id="2196" w:author="emmanuel blezes" w:date="2026-05-24T10:42:00Z" w16du:dateUtc="2026-05-24T08:42:00Z">
            <w:rPr/>
          </w:rPrChange>
        </w:rPr>
        <w:t xml:space="preserve">. </w:t>
      </w:r>
      <w:r w:rsidRPr="007D53F6">
        <w:rPr>
          <w:b/>
          <w:bCs/>
          <w:highlight w:val="green"/>
          <w:u w:val="single"/>
          <w:rPrChange w:id="2197" w:author="emmanuel blezes" w:date="2026-05-24T10:42:00Z" w16du:dateUtc="2026-05-24T08:42:00Z">
            <w:rPr/>
          </w:rPrChange>
        </w:rPr>
        <w:t>Pour la première fois depuis la fin de la Seconde Guerre mondiale, la France</w:t>
      </w:r>
      <w:r w:rsidRPr="00011A75">
        <w:rPr>
          <w:b/>
          <w:bCs/>
          <w:u w:val="single"/>
          <w:rPrChange w:id="2198" w:author="emmanuel blezes" w:date="2026-05-23T19:12:00Z" w16du:dateUtc="2026-05-23T17:12:00Z">
            <w:rPr/>
          </w:rPrChange>
        </w:rPr>
        <w:t xml:space="preserve"> </w:t>
      </w:r>
      <w:r w:rsidRPr="007D53F6">
        <w:rPr>
          <w:b/>
          <w:bCs/>
          <w:highlight w:val="green"/>
          <w:u w:val="single"/>
          <w:rPrChange w:id="2199" w:author="emmanuel blezes" w:date="2026-05-24T10:42:00Z" w16du:dateUtc="2026-05-24T08:42:00Z">
            <w:rPr/>
          </w:rPrChange>
        </w:rPr>
        <w:lastRenderedPageBreak/>
        <w:t>enregistre plus de décès que de naissances</w:t>
      </w:r>
      <w:r w:rsidRPr="007D53F6">
        <w:rPr>
          <w:rStyle w:val="FootnoteReference"/>
          <w:highlight w:val="green"/>
          <w:rPrChange w:id="2200" w:author="emmanuel blezes" w:date="2026-05-24T10:42:00Z" w16du:dateUtc="2026-05-24T08:42:00Z">
            <w:rPr>
              <w:rStyle w:val="FootnoteReference"/>
            </w:rPr>
          </w:rPrChange>
        </w:rPr>
        <w:footnoteReference w:id="35"/>
      </w:r>
      <w:r w:rsidRPr="007D53F6">
        <w:rPr>
          <w:highlight w:val="green"/>
          <w:rPrChange w:id="2206" w:author="emmanuel blezes" w:date="2026-05-24T10:42:00Z" w16du:dateUtc="2026-05-24T08:42:00Z">
            <w:rPr/>
          </w:rPrChange>
        </w:rPr>
        <w:t xml:space="preserve">. La conséquence est </w:t>
      </w:r>
      <w:del w:id="2207" w:author="emmanuel blezes" w:date="2026-05-21T12:20:00Z" w16du:dateUtc="2026-05-21T10:20:00Z">
        <w:r w:rsidRPr="007D53F6" w:rsidDel="00B57E47">
          <w:rPr>
            <w:highlight w:val="green"/>
            <w:rPrChange w:id="2208" w:author="emmanuel blezes" w:date="2026-05-24T10:42:00Z" w16du:dateUtc="2026-05-24T08:42:00Z">
              <w:rPr/>
            </w:rPrChange>
          </w:rPr>
          <w:delText>connue de tous les démographes, et largement passée sous silence : la France ne se renouvelle plus par les naissances. Elle</w:delText>
        </w:r>
      </w:del>
      <w:ins w:id="2209" w:author="emmanuel blezes" w:date="2026-05-21T12:20:00Z" w16du:dateUtc="2026-05-21T10:20:00Z">
        <w:r w:rsidR="00B57E47" w:rsidRPr="007D53F6">
          <w:rPr>
            <w:highlight w:val="green"/>
            <w:rPrChange w:id="2210" w:author="emmanuel blezes" w:date="2026-05-24T10:42:00Z" w16du:dateUtc="2026-05-24T08:42:00Z">
              <w:rPr/>
            </w:rPrChange>
          </w:rPr>
          <w:t>la</w:t>
        </w:r>
      </w:ins>
      <w:ins w:id="2211" w:author="emmanuel blezes" w:date="2026-05-21T12:21:00Z" w16du:dateUtc="2026-05-21T10:21:00Z">
        <w:r w:rsidR="00B57E47" w:rsidRPr="007D53F6">
          <w:rPr>
            <w:highlight w:val="green"/>
            <w:rPrChange w:id="2212" w:author="emmanuel blezes" w:date="2026-05-24T10:42:00Z" w16du:dateUtc="2026-05-24T08:42:00Z">
              <w:rPr/>
            </w:rPrChange>
          </w:rPr>
          <w:t xml:space="preserve"> suivante : la France</w:t>
        </w:r>
      </w:ins>
      <w:r w:rsidRPr="007D53F6">
        <w:rPr>
          <w:highlight w:val="green"/>
          <w:rPrChange w:id="2213" w:author="emmanuel blezes" w:date="2026-05-24T10:42:00Z" w16du:dateUtc="2026-05-24T08:42:00Z">
            <w:rPr/>
          </w:rPrChange>
        </w:rPr>
        <w:t xml:space="preserve"> ne se renouvelle plus que par l’immigration nette</w:t>
      </w:r>
      <w:del w:id="2214" w:author="emmanuel blezes" w:date="2026-05-21T12:21:00Z" w16du:dateUtc="2026-05-21T10:21:00Z">
        <w:r w:rsidRPr="007D53F6" w:rsidDel="00B57E47">
          <w:rPr>
            <w:highlight w:val="green"/>
            <w:rPrChange w:id="2215" w:author="emmanuel blezes" w:date="2026-05-24T10:42:00Z" w16du:dateUtc="2026-05-24T08:42:00Z">
              <w:rPr/>
            </w:rPrChange>
          </w:rPr>
          <w:delText>, qui a atteint cent soixante-seize mille personnes en 2025</w:delText>
        </w:r>
      </w:del>
      <w:r w:rsidRPr="007D53F6">
        <w:rPr>
          <w:rStyle w:val="FootnoteReference"/>
          <w:highlight w:val="green"/>
          <w:rPrChange w:id="2216" w:author="emmanuel blezes" w:date="2026-05-24T10:42:00Z" w16du:dateUtc="2026-05-24T08:42:00Z">
            <w:rPr>
              <w:rStyle w:val="FootnoteReference"/>
            </w:rPr>
          </w:rPrChange>
        </w:rPr>
        <w:footnoteReference w:id="36"/>
      </w:r>
      <w:r w:rsidRPr="007D53F6">
        <w:rPr>
          <w:highlight w:val="green"/>
          <w:rPrChange w:id="2222" w:author="emmanuel blezes" w:date="2026-05-24T10:42:00Z" w16du:dateUtc="2026-05-24T08:42:00Z">
            <w:rPr/>
          </w:rPrChange>
        </w:rPr>
        <w:t>. La France</w:t>
      </w:r>
      <w:del w:id="2223" w:author="emmanuel blezes" w:date="2026-05-21T12:21:00Z" w16du:dateUtc="2026-05-21T10:21:00Z">
        <w:r w:rsidRPr="007D53F6" w:rsidDel="00B57E47">
          <w:rPr>
            <w:highlight w:val="green"/>
            <w:rPrChange w:id="2224" w:author="emmanuel blezes" w:date="2026-05-24T10:42:00Z" w16du:dateUtc="2026-05-24T08:42:00Z">
              <w:rPr/>
            </w:rPrChange>
          </w:rPr>
          <w:delText>, qui se vantait depuis trois décennies d’avoi</w:delText>
        </w:r>
      </w:del>
      <w:ins w:id="2225" w:author="emmanuel blezes" w:date="2026-05-21T12:21:00Z" w16du:dateUtc="2026-05-21T10:21:00Z">
        <w:r w:rsidR="00B57E47" w:rsidRPr="007D53F6">
          <w:rPr>
            <w:highlight w:val="green"/>
            <w:rPrChange w:id="2226" w:author="emmanuel blezes" w:date="2026-05-24T10:42:00Z" w16du:dateUtc="2026-05-24T08:42:00Z">
              <w:rPr/>
            </w:rPrChange>
          </w:rPr>
          <w:t>, dont on apprenait à l’école qu’elle avait</w:t>
        </w:r>
      </w:ins>
      <w:del w:id="2227" w:author="emmanuel blezes" w:date="2026-05-21T12:21:00Z" w16du:dateUtc="2026-05-21T10:21:00Z">
        <w:r w:rsidRPr="007D53F6" w:rsidDel="00B57E47">
          <w:rPr>
            <w:highlight w:val="green"/>
            <w:rPrChange w:id="2228" w:author="emmanuel blezes" w:date="2026-05-24T10:42:00Z" w16du:dateUtc="2026-05-24T08:42:00Z">
              <w:rPr/>
            </w:rPrChange>
          </w:rPr>
          <w:delText>r</w:delText>
        </w:r>
      </w:del>
      <w:r w:rsidRPr="007D53F6">
        <w:rPr>
          <w:highlight w:val="green"/>
          <w:rPrChange w:id="2229" w:author="emmanuel blezes" w:date="2026-05-24T10:42:00Z" w16du:dateUtc="2026-05-24T08:42:00Z">
            <w:rPr/>
          </w:rPrChange>
        </w:rPr>
        <w:t xml:space="preserve"> </w:t>
      </w:r>
      <w:del w:id="2230" w:author="emmanuel blezes" w:date="2026-05-21T12:21:00Z" w16du:dateUtc="2026-05-21T10:21:00Z">
        <w:r w:rsidRPr="007D53F6" w:rsidDel="00B57E47">
          <w:rPr>
            <w:highlight w:val="green"/>
            <w:rPrChange w:id="2231" w:author="emmanuel blezes" w:date="2026-05-24T10:42:00Z" w16du:dateUtc="2026-05-24T08:42:00Z">
              <w:rPr/>
            </w:rPrChange>
          </w:rPr>
          <w:delText>préservé une</w:delText>
        </w:r>
      </w:del>
      <w:ins w:id="2232" w:author="emmanuel blezes" w:date="2026-05-21T12:21:00Z" w16du:dateUtc="2026-05-21T10:21:00Z">
        <w:r w:rsidR="00B57E47" w:rsidRPr="007D53F6">
          <w:rPr>
            <w:highlight w:val="green"/>
            <w:rPrChange w:id="2233" w:author="emmanuel blezes" w:date="2026-05-24T10:42:00Z" w16du:dateUtc="2026-05-24T08:42:00Z">
              <w:rPr/>
            </w:rPrChange>
          </w:rPr>
          <w:t>une</w:t>
        </w:r>
      </w:ins>
      <w:r w:rsidRPr="007D53F6">
        <w:rPr>
          <w:highlight w:val="green"/>
          <w:rPrChange w:id="2234" w:author="emmanuel blezes" w:date="2026-05-24T10:42:00Z" w16du:dateUtc="2026-05-24T08:42:00Z">
            <w:rPr/>
          </w:rPrChange>
        </w:rPr>
        <w:t xml:space="preserve"> croissance </w:t>
      </w:r>
      <w:del w:id="2235" w:author="emmanuel blezes" w:date="2026-05-21T12:21:00Z" w16du:dateUtc="2026-05-21T10:21:00Z">
        <w:r w:rsidRPr="007D53F6" w:rsidDel="00B57E47">
          <w:rPr>
            <w:highlight w:val="green"/>
            <w:rPrChange w:id="2236" w:author="emmanuel blezes" w:date="2026-05-24T10:42:00Z" w16du:dateUtc="2026-05-24T08:42:00Z">
              <w:rPr/>
            </w:rPrChange>
          </w:rPr>
          <w:delText>naturelle dynamique là où ses voisins l’avaient perdue</w:delText>
        </w:r>
      </w:del>
      <w:ins w:id="2237" w:author="emmanuel blezes" w:date="2026-05-21T12:21:00Z" w16du:dateUtc="2026-05-21T10:21:00Z">
        <w:r w:rsidR="00B57E47" w:rsidRPr="007D53F6">
          <w:rPr>
            <w:highlight w:val="green"/>
            <w:rPrChange w:id="2238" w:author="emmanuel blezes" w:date="2026-05-24T10:42:00Z" w16du:dateUtc="2026-05-24T08:42:00Z">
              <w:rPr/>
            </w:rPrChange>
          </w:rPr>
          <w:t xml:space="preserve">démographique dynamique par </w:t>
        </w:r>
      </w:ins>
      <w:ins w:id="2239" w:author="emmanuel blezes" w:date="2026-05-21T12:22:00Z" w16du:dateUtc="2026-05-21T10:22:00Z">
        <w:r w:rsidR="00B57E47" w:rsidRPr="007D53F6">
          <w:rPr>
            <w:highlight w:val="green"/>
            <w:rPrChange w:id="2240" w:author="emmanuel blezes" w:date="2026-05-24T10:42:00Z" w16du:dateUtc="2026-05-24T08:42:00Z">
              <w:rPr/>
            </w:rPrChange>
          </w:rPr>
          <w:t>rapport à ses voisins</w:t>
        </w:r>
      </w:ins>
      <w:r w:rsidRPr="007D53F6">
        <w:rPr>
          <w:highlight w:val="green"/>
          <w:rPrChange w:id="2241" w:author="emmanuel blezes" w:date="2026-05-24T10:42:00Z" w16du:dateUtc="2026-05-24T08:42:00Z">
            <w:rPr/>
          </w:rPrChange>
        </w:rPr>
        <w:t xml:space="preserve">, </w:t>
      </w:r>
      <w:ins w:id="2242" w:author="emmanuel blezes" w:date="2026-05-21T12:22:00Z" w16du:dateUtc="2026-05-21T10:22:00Z">
        <w:r w:rsidR="00B57E47" w:rsidRPr="007D53F6">
          <w:rPr>
            <w:highlight w:val="green"/>
            <w:rPrChange w:id="2243" w:author="emmanuel blezes" w:date="2026-05-24T10:42:00Z" w16du:dateUtc="2026-05-24T08:42:00Z">
              <w:rPr/>
            </w:rPrChange>
          </w:rPr>
          <w:t xml:space="preserve">cette </w:t>
        </w:r>
      </w:ins>
      <w:del w:id="2244" w:author="emmanuel blezes" w:date="2026-05-21T12:22:00Z" w16du:dateUtc="2026-05-21T10:22:00Z">
        <w:r w:rsidRPr="007D53F6" w:rsidDel="00B57E47">
          <w:rPr>
            <w:highlight w:val="green"/>
            <w:rPrChange w:id="2245" w:author="emmanuel blezes" w:date="2026-05-24T10:42:00Z" w16du:dateUtc="2026-05-24T08:42:00Z">
              <w:rPr/>
            </w:rPrChange>
          </w:rPr>
          <w:delText>la France</w:delText>
        </w:r>
      </w:del>
      <w:ins w:id="2246" w:author="emmanuel blezes" w:date="2026-05-21T12:22:00Z" w16du:dateUtc="2026-05-21T10:22:00Z">
        <w:r w:rsidR="00B57E47" w:rsidRPr="007D53F6">
          <w:rPr>
            <w:highlight w:val="green"/>
            <w:rPrChange w:id="2247" w:author="emmanuel blezes" w:date="2026-05-24T10:42:00Z" w16du:dateUtc="2026-05-24T08:42:00Z">
              <w:rPr/>
            </w:rPrChange>
          </w:rPr>
          <w:t>France-là</w:t>
        </w:r>
      </w:ins>
      <w:r w:rsidRPr="007D53F6">
        <w:rPr>
          <w:highlight w:val="green"/>
          <w:rPrChange w:id="2248" w:author="emmanuel blezes" w:date="2026-05-24T10:42:00Z" w16du:dateUtc="2026-05-24T08:42:00Z">
            <w:rPr/>
          </w:rPrChange>
        </w:rPr>
        <w:t xml:space="preserve"> ne fait plus d’enfants.</w:t>
      </w:r>
    </w:p>
    <w:p w14:paraId="7084B1A2" w14:textId="77777777" w:rsidR="00B437D0" w:rsidRPr="00AB1E4D" w:rsidRDefault="00000000">
      <w:pPr>
        <w:pStyle w:val="BodyText"/>
      </w:pPr>
      <w:r w:rsidRPr="00AB1E4D">
        <w:rPr>
          <w:highlight w:val="yellow"/>
        </w:rPr>
        <w:t>GRAPHIQUE NAISSANCES / DECES</w:t>
      </w:r>
    </w:p>
    <w:p w14:paraId="2D9F90C2" w14:textId="77777777" w:rsidR="00B437D0" w:rsidRPr="007D53F6" w:rsidRDefault="00000000">
      <w:pPr>
        <w:pStyle w:val="BodyText"/>
        <w:rPr>
          <w:highlight w:val="green"/>
          <w:rPrChange w:id="2249" w:author="emmanuel blezes" w:date="2026-05-24T10:42:00Z" w16du:dateUtc="2026-05-24T08:42:00Z">
            <w:rPr/>
          </w:rPrChange>
        </w:rPr>
      </w:pPr>
      <w:r w:rsidRPr="007D53F6">
        <w:rPr>
          <w:highlight w:val="green"/>
          <w:rPrChange w:id="2250" w:author="emmanuel blezes" w:date="2026-05-24T10:42:00Z" w16du:dateUtc="2026-05-24T08:42:00Z">
            <w:rPr/>
          </w:rPrChange>
        </w:rPr>
        <w:t xml:space="preserve">Deux mouvements </w:t>
      </w:r>
      <w:del w:id="2251" w:author="emmanuel blezes" w:date="2026-05-21T12:23:00Z" w16du:dateUtc="2026-05-21T10:23:00Z">
        <w:r w:rsidRPr="007D53F6" w:rsidDel="00330C70">
          <w:rPr>
            <w:highlight w:val="green"/>
            <w:rPrChange w:id="2252" w:author="emmanuel blezes" w:date="2026-05-24T10:42:00Z" w16du:dateUtc="2026-05-24T08:42:00Z">
              <w:rPr/>
            </w:rPrChange>
          </w:rPr>
          <w:delText>convergent vers ce point</w:delText>
        </w:r>
      </w:del>
      <w:ins w:id="2253" w:author="emmanuel blezes" w:date="2026-05-24T10:38:00Z" w16du:dateUtc="2026-05-24T08:38:00Z">
        <w:r w:rsidR="007D53F6" w:rsidRPr="007D53F6">
          <w:rPr>
            <w:highlight w:val="green"/>
            <w:rPrChange w:id="2254" w:author="emmanuel blezes" w:date="2026-05-24T10:42:00Z" w16du:dateUtc="2026-05-24T08:42:00Z">
              <w:rPr/>
            </w:rPrChange>
          </w:rPr>
          <w:t>œuvrent</w:t>
        </w:r>
      </w:ins>
      <w:ins w:id="2255" w:author="emmanuel blezes" w:date="2026-05-21T12:23:00Z" w16du:dateUtc="2026-05-21T10:23:00Z">
        <w:r w:rsidR="00330C70" w:rsidRPr="007D53F6">
          <w:rPr>
            <w:highlight w:val="green"/>
            <w:rPrChange w:id="2256" w:author="emmanuel blezes" w:date="2026-05-24T10:42:00Z" w16du:dateUtc="2026-05-24T08:42:00Z">
              <w:rPr/>
            </w:rPrChange>
          </w:rPr>
          <w:t xml:space="preserve"> à ce « grand vieillissement »</w:t>
        </w:r>
      </w:ins>
      <w:r w:rsidRPr="007D53F6">
        <w:rPr>
          <w:highlight w:val="green"/>
          <w:rPrChange w:id="2257" w:author="emmanuel blezes" w:date="2026-05-24T10:42:00Z" w16du:dateUtc="2026-05-24T08:42:00Z">
            <w:rPr/>
          </w:rPrChange>
        </w:rPr>
        <w:t>.</w:t>
      </w:r>
    </w:p>
    <w:p w14:paraId="5D813486" w14:textId="77777777" w:rsidR="00B437D0" w:rsidRPr="007D53F6" w:rsidRDefault="00000000">
      <w:pPr>
        <w:pStyle w:val="BodyText"/>
        <w:rPr>
          <w:highlight w:val="green"/>
          <w:rPrChange w:id="2258" w:author="emmanuel blezes" w:date="2026-05-24T10:42:00Z" w16du:dateUtc="2026-05-24T08:42:00Z">
            <w:rPr/>
          </w:rPrChange>
        </w:rPr>
      </w:pPr>
      <w:r w:rsidRPr="007D53F6">
        <w:rPr>
          <w:b/>
          <w:bCs/>
          <w:highlight w:val="green"/>
          <w:rPrChange w:id="2259" w:author="emmanuel blezes" w:date="2026-05-24T10:42:00Z" w16du:dateUtc="2026-05-24T08:42:00Z">
            <w:rPr/>
          </w:rPrChange>
        </w:rPr>
        <w:t>Le premier est l’effondrement de la fécondité</w:t>
      </w:r>
      <w:r w:rsidRPr="007D53F6">
        <w:rPr>
          <w:highlight w:val="green"/>
          <w:rPrChange w:id="2260" w:author="emmanuel blezes" w:date="2026-05-24T10:42:00Z" w16du:dateUtc="2026-05-24T08:42:00Z">
            <w:rPr/>
          </w:rPrChange>
        </w:rPr>
        <w:t>. L’</w:t>
      </w:r>
      <w:r w:rsidRPr="007D53F6">
        <w:rPr>
          <w:highlight w:val="green"/>
          <w:rPrChange w:id="2261" w:author="emmanuel blezes" w:date="2026-05-24T10:42:00Z" w16du:dateUtc="2026-05-24T08:42:00Z">
            <w:rPr>
              <w:highlight w:val="yellow"/>
            </w:rPr>
          </w:rPrChange>
        </w:rPr>
        <w:t>indice conjoncturel</w:t>
      </w:r>
      <w:r w:rsidRPr="007D53F6">
        <w:rPr>
          <w:highlight w:val="green"/>
          <w:rPrChange w:id="2262" w:author="emmanuel blezes" w:date="2026-05-24T10:42:00Z" w16du:dateUtc="2026-05-24T08:42:00Z">
            <w:rPr/>
          </w:rPrChange>
        </w:rPr>
        <w:t xml:space="preserve"> </w:t>
      </w:r>
      <w:del w:id="2263" w:author="emmanuel blezes" w:date="2026-05-18T20:04:00Z" w16du:dateUtc="2026-05-18T18:04:00Z">
        <w:r w:rsidRPr="007D53F6" w:rsidDel="00146C66">
          <w:rPr>
            <w:highlight w:val="green"/>
            <w:rPrChange w:id="2264" w:author="emmanuel blezes" w:date="2026-05-24T10:42:00Z" w16du:dateUtc="2026-05-24T08:42:00Z">
              <w:rPr/>
            </w:rPrChange>
          </w:rPr>
          <w:delText>—</w:delText>
        </w:r>
      </w:del>
      <w:ins w:id="2265" w:author="emmanuel blezes" w:date="2026-05-18T20:04:00Z" w16du:dateUtc="2026-05-18T18:04:00Z">
        <w:r w:rsidR="00146C66" w:rsidRPr="007D53F6">
          <w:rPr>
            <w:highlight w:val="green"/>
            <w:rPrChange w:id="2266" w:author="emmanuel blezes" w:date="2026-05-24T10:42:00Z" w16du:dateUtc="2026-05-24T08:42:00Z">
              <w:rPr/>
            </w:rPrChange>
          </w:rPr>
          <w:t>-</w:t>
        </w:r>
      </w:ins>
      <w:r w:rsidRPr="007D53F6">
        <w:rPr>
          <w:highlight w:val="green"/>
          <w:rPrChange w:id="2267" w:author="emmanuel blezes" w:date="2026-05-24T10:42:00Z" w16du:dateUtc="2026-05-24T08:42:00Z">
            <w:rPr/>
          </w:rPrChange>
        </w:rPr>
        <w:t xml:space="preserve"> le chiffre qui mesure ce que serait, à comportement constant, le nombre d’enfants par femme </w:t>
      </w:r>
      <w:del w:id="2268" w:author="emmanuel blezes" w:date="2026-05-18T20:04:00Z" w16du:dateUtc="2026-05-18T18:04:00Z">
        <w:r w:rsidRPr="007D53F6" w:rsidDel="00146C66">
          <w:rPr>
            <w:highlight w:val="green"/>
            <w:rPrChange w:id="2269" w:author="emmanuel blezes" w:date="2026-05-24T10:42:00Z" w16du:dateUtc="2026-05-24T08:42:00Z">
              <w:rPr/>
            </w:rPrChange>
          </w:rPr>
          <w:delText>—</w:delText>
        </w:r>
      </w:del>
      <w:ins w:id="2270" w:author="emmanuel blezes" w:date="2026-05-18T20:04:00Z" w16du:dateUtc="2026-05-18T18:04:00Z">
        <w:r w:rsidR="00146C66" w:rsidRPr="007D53F6">
          <w:rPr>
            <w:highlight w:val="green"/>
            <w:rPrChange w:id="2271" w:author="emmanuel blezes" w:date="2026-05-24T10:42:00Z" w16du:dateUtc="2026-05-24T08:42:00Z">
              <w:rPr/>
            </w:rPrChange>
          </w:rPr>
          <w:t>-</w:t>
        </w:r>
      </w:ins>
      <w:r w:rsidRPr="007D53F6">
        <w:rPr>
          <w:highlight w:val="green"/>
          <w:rPrChange w:id="2272" w:author="emmanuel blezes" w:date="2026-05-24T10:42:00Z" w16du:dateUtc="2026-05-24T08:42:00Z">
            <w:rPr/>
          </w:rPrChange>
        </w:rPr>
        <w:t xml:space="preserve"> est </w:t>
      </w:r>
      <w:ins w:id="2273" w:author="emmanuel blezes" w:date="2026-05-21T14:13:00Z" w16du:dateUtc="2026-05-21T12:13:00Z">
        <w:r w:rsidR="00C61B0E" w:rsidRPr="009D5529">
          <w:rPr>
            <w:highlight w:val="green"/>
          </w:rPr>
          <w:t>passé de 2,00 en 2014 à 1,61 en 2024</w:t>
        </w:r>
      </w:ins>
      <w:del w:id="2274" w:author="emmanuel blezes" w:date="2026-05-21T14:13:00Z" w16du:dateUtc="2026-05-21T12:13:00Z">
        <w:r w:rsidRPr="007D53F6" w:rsidDel="00C61B0E">
          <w:rPr>
            <w:highlight w:val="green"/>
            <w:rPrChange w:id="2275" w:author="emmanuel blezes" w:date="2026-05-24T10:42:00Z" w16du:dateUtc="2026-05-24T08:42:00Z">
              <w:rPr/>
            </w:rPrChange>
          </w:rPr>
          <w:delText>passé de 1,98 en 2014 à 1,61 en 2024</w:delText>
        </w:r>
      </w:del>
      <w:r w:rsidRPr="007D53F6">
        <w:rPr>
          <w:highlight w:val="green"/>
          <w:rPrChange w:id="2276" w:author="emmanuel blezes" w:date="2026-05-24T10:42:00Z" w16du:dateUtc="2026-05-24T08:42:00Z">
            <w:rPr/>
          </w:rPrChange>
        </w:rPr>
        <w:t xml:space="preserve">, puis à </w:t>
      </w:r>
      <w:r w:rsidRPr="007D53F6">
        <w:rPr>
          <w:b/>
          <w:bCs/>
          <w:highlight w:val="green"/>
          <w:rPrChange w:id="2277" w:author="emmanuel blezes" w:date="2026-05-24T10:42:00Z" w16du:dateUtc="2026-05-24T08:42:00Z">
            <w:rPr>
              <w:b/>
              <w:bCs/>
            </w:rPr>
          </w:rPrChange>
        </w:rPr>
        <w:t>1,56 en 2025</w:t>
      </w:r>
      <w:r w:rsidRPr="007D53F6">
        <w:rPr>
          <w:rStyle w:val="FootnoteReference"/>
          <w:highlight w:val="green"/>
          <w:rPrChange w:id="2278" w:author="emmanuel blezes" w:date="2026-05-24T10:42:00Z" w16du:dateUtc="2026-05-24T08:42:00Z">
            <w:rPr>
              <w:rStyle w:val="FootnoteReference"/>
            </w:rPr>
          </w:rPrChange>
        </w:rPr>
        <w:footnoteReference w:id="37"/>
      </w:r>
      <w:r w:rsidRPr="007D53F6">
        <w:rPr>
          <w:highlight w:val="green"/>
          <w:rPrChange w:id="2289" w:author="emmanuel blezes" w:date="2026-05-24T10:42:00Z" w16du:dateUtc="2026-05-24T08:42:00Z">
            <w:rPr/>
          </w:rPrChange>
        </w:rP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w:t>
      </w:r>
      <w:ins w:id="2290" w:author="emmanuel blezes" w:date="2026-05-21T12:35:00Z" w16du:dateUtc="2026-05-21T10:35:00Z">
        <w:r w:rsidR="00CF3CAF" w:rsidRPr="007D53F6">
          <w:rPr>
            <w:highlight w:val="green"/>
            <w:rPrChange w:id="2291" w:author="emmanuel blezes" w:date="2026-05-24T10:42:00Z" w16du:dateUtc="2026-05-24T08:42:00Z">
              <w:rPr/>
            </w:rPrChange>
          </w:rPr>
          <w:t>devant l’Allemagne à 1,36 et l’Italie à 1,18</w:t>
        </w:r>
      </w:ins>
      <w:del w:id="2292" w:author="emmanuel blezes" w:date="2026-05-21T12:35:00Z" w16du:dateUtc="2026-05-21T10:35:00Z">
        <w:r w:rsidRPr="007D53F6" w:rsidDel="00CF3CAF">
          <w:rPr>
            <w:highlight w:val="green"/>
            <w:rPrChange w:id="2293" w:author="emmanuel blezes" w:date="2026-05-24T10:42:00Z" w16du:dateUtc="2026-05-24T08:42:00Z">
              <w:rPr/>
            </w:rPrChange>
          </w:rPr>
          <w:delText>devant l’Allemagne à 1,35 et l’Italie à 1,20</w:delText>
        </w:r>
      </w:del>
      <w:r w:rsidRPr="007D53F6">
        <w:rPr>
          <w:rStyle w:val="FootnoteReference"/>
          <w:highlight w:val="green"/>
          <w:rPrChange w:id="2294" w:author="emmanuel blezes" w:date="2026-05-24T10:42:00Z" w16du:dateUtc="2026-05-24T08:42:00Z">
            <w:rPr>
              <w:rStyle w:val="FootnoteReference"/>
            </w:rPr>
          </w:rPrChange>
        </w:rPr>
        <w:footnoteReference w:id="38"/>
      </w:r>
      <w:r w:rsidRPr="007D53F6">
        <w:rPr>
          <w:highlight w:val="green"/>
          <w:rPrChange w:id="2306" w:author="emmanuel blezes" w:date="2026-05-24T10:42:00Z" w16du:dateUtc="2026-05-24T08:42:00Z">
            <w:rPr/>
          </w:rPrChange>
        </w:rPr>
        <w:t xml:space="preserve">. Cette « première place » ne dispense de rien : la France a quitté, comme tous ses voisins, le seuil de remplacement des générations </w:t>
      </w:r>
      <w:del w:id="2307" w:author="emmanuel blezes" w:date="2026-05-18T20:04:00Z" w16du:dateUtc="2026-05-18T18:04:00Z">
        <w:r w:rsidRPr="007D53F6" w:rsidDel="00146C66">
          <w:rPr>
            <w:highlight w:val="green"/>
            <w:rPrChange w:id="2308" w:author="emmanuel blezes" w:date="2026-05-24T10:42:00Z" w16du:dateUtc="2026-05-24T08:42:00Z">
              <w:rPr/>
            </w:rPrChange>
          </w:rPr>
          <w:delText>—</w:delText>
        </w:r>
      </w:del>
      <w:ins w:id="2309" w:author="emmanuel blezes" w:date="2026-05-18T20:04:00Z" w16du:dateUtc="2026-05-18T18:04:00Z">
        <w:r w:rsidR="00146C66" w:rsidRPr="007D53F6">
          <w:rPr>
            <w:highlight w:val="green"/>
            <w:rPrChange w:id="2310" w:author="emmanuel blezes" w:date="2026-05-24T10:42:00Z" w16du:dateUtc="2026-05-24T08:42:00Z">
              <w:rPr/>
            </w:rPrChange>
          </w:rPr>
          <w:t>-</w:t>
        </w:r>
      </w:ins>
      <w:r w:rsidRPr="007D53F6">
        <w:rPr>
          <w:highlight w:val="green"/>
          <w:rPrChange w:id="2311" w:author="emmanuel blezes" w:date="2026-05-24T10:42:00Z" w16du:dateUtc="2026-05-24T08:42:00Z">
            <w:rPr/>
          </w:rPrChange>
        </w:rPr>
        <w:t xml:space="preserve"> fixé par les démographes à 2,1 </w:t>
      </w:r>
      <w:del w:id="2312" w:author="emmanuel blezes" w:date="2026-05-18T20:04:00Z" w16du:dateUtc="2026-05-18T18:04:00Z">
        <w:r w:rsidRPr="007D53F6" w:rsidDel="00146C66">
          <w:rPr>
            <w:highlight w:val="green"/>
            <w:rPrChange w:id="2313" w:author="emmanuel blezes" w:date="2026-05-24T10:42:00Z" w16du:dateUtc="2026-05-24T08:42:00Z">
              <w:rPr/>
            </w:rPrChange>
          </w:rPr>
          <w:delText>—</w:delText>
        </w:r>
      </w:del>
      <w:ins w:id="2314" w:author="emmanuel blezes" w:date="2026-05-18T20:04:00Z" w16du:dateUtc="2026-05-18T18:04:00Z">
        <w:r w:rsidR="00146C66" w:rsidRPr="007D53F6">
          <w:rPr>
            <w:highlight w:val="green"/>
            <w:rPrChange w:id="2315" w:author="emmanuel blezes" w:date="2026-05-24T10:42:00Z" w16du:dateUtc="2026-05-24T08:42:00Z">
              <w:rPr/>
            </w:rPrChange>
          </w:rPr>
          <w:t>-</w:t>
        </w:r>
      </w:ins>
      <w:r w:rsidRPr="007D53F6">
        <w:rPr>
          <w:highlight w:val="green"/>
          <w:rPrChange w:id="2316" w:author="emmanuel blezes" w:date="2026-05-24T10:42:00Z" w16du:dateUtc="2026-05-24T08:42:00Z">
            <w:rPr/>
          </w:rPrChange>
        </w:rPr>
        <w:t xml:space="preserve"> depuis le début des années 1970. Elle décroît plus lentement que l’Italie. Elle décroît quand même.</w:t>
      </w:r>
    </w:p>
    <w:p w14:paraId="40C8CE8C" w14:textId="77777777" w:rsidR="00B437D0" w:rsidRPr="007D53F6" w:rsidRDefault="00000000">
      <w:pPr>
        <w:pStyle w:val="BodyText"/>
        <w:rPr>
          <w:highlight w:val="green"/>
          <w:rPrChange w:id="2317" w:author="emmanuel blezes" w:date="2026-05-24T10:42:00Z" w16du:dateUtc="2026-05-24T08:42:00Z">
            <w:rPr/>
          </w:rPrChange>
        </w:rPr>
      </w:pPr>
      <w:r w:rsidRPr="007D53F6">
        <w:rPr>
          <w:b/>
          <w:bCs/>
          <w:highlight w:val="green"/>
          <w:rPrChange w:id="2318" w:author="emmanuel blezes" w:date="2026-05-24T10:42:00Z" w16du:dateUtc="2026-05-24T08:42:00Z">
            <w:rPr/>
          </w:rPrChange>
        </w:rPr>
        <w:t>Le second mouvement, c’est l’allongement de la vie.</w:t>
      </w:r>
      <w:r w:rsidRPr="007D53F6">
        <w:rPr>
          <w:highlight w:val="green"/>
          <w:rPrChange w:id="2319" w:author="emmanuel blezes" w:date="2026-05-24T10:42:00Z" w16du:dateUtc="2026-05-24T08:42:00Z">
            <w:rPr/>
          </w:rPrChange>
        </w:rPr>
        <w:t xml:space="preserve"> Une femme française née en 2025 peut espérer vivre 85,9 ans ; un homme, 80,3 ans. Depuis 1950, c’est plus de seize années gagnées sur une vie</w:t>
      </w:r>
      <w:r w:rsidRPr="007D53F6">
        <w:rPr>
          <w:rStyle w:val="FootnoteReference"/>
          <w:highlight w:val="green"/>
          <w:rPrChange w:id="2320" w:author="emmanuel blezes" w:date="2026-05-24T10:42:00Z" w16du:dateUtc="2026-05-24T08:42:00Z">
            <w:rPr>
              <w:rStyle w:val="FootnoteReference"/>
            </w:rPr>
          </w:rPrChange>
        </w:rPr>
        <w:footnoteReference w:id="39"/>
      </w:r>
      <w:r w:rsidRPr="007D53F6">
        <w:rPr>
          <w:highlight w:val="green"/>
          <w:rPrChange w:id="2326" w:author="emmanuel blezes" w:date="2026-05-24T10:42:00Z" w16du:dateUtc="2026-05-24T08:42:00Z">
            <w:rPr/>
          </w:rPrChange>
        </w:rPr>
        <w:t xml:space="preserve">. Le progrès est considérable et personne n’envisage de </w:t>
      </w:r>
      <w:ins w:id="2327" w:author="emmanuel blezes" w:date="2026-05-21T12:26:00Z" w16du:dateUtc="2026-05-21T10:26:00Z">
        <w:r w:rsidR="000E17BB" w:rsidRPr="007D53F6">
          <w:rPr>
            <w:highlight w:val="green"/>
            <w:rPrChange w:id="2328" w:author="emmanuel blezes" w:date="2026-05-24T10:42:00Z" w16du:dateUtc="2026-05-24T08:42:00Z">
              <w:rPr/>
            </w:rPrChange>
          </w:rPr>
          <w:t>s’e</w:t>
        </w:r>
      </w:ins>
      <w:ins w:id="2329" w:author="emmanuel blezes" w:date="2026-05-21T12:27:00Z" w16du:dateUtc="2026-05-21T10:27:00Z">
        <w:r w:rsidR="000E17BB" w:rsidRPr="007D53F6">
          <w:rPr>
            <w:highlight w:val="green"/>
            <w:rPrChange w:id="2330" w:author="emmanuel blezes" w:date="2026-05-24T10:42:00Z" w16du:dateUtc="2026-05-24T08:42:00Z">
              <w:rPr/>
            </w:rPrChange>
          </w:rPr>
          <w:t>n désoler</w:t>
        </w:r>
      </w:ins>
      <w:del w:id="2331" w:author="emmanuel blezes" w:date="2026-05-21T12:26:00Z" w16du:dateUtc="2026-05-21T10:26:00Z">
        <w:r w:rsidRPr="007D53F6" w:rsidDel="000E17BB">
          <w:rPr>
            <w:highlight w:val="green"/>
            <w:rPrChange w:id="2332" w:author="emmanuel blezes" w:date="2026-05-24T10:42:00Z" w16du:dateUtc="2026-05-24T08:42:00Z">
              <w:rPr/>
            </w:rPrChange>
          </w:rPr>
          <w:delText>le déplorer</w:delText>
        </w:r>
      </w:del>
      <w:r w:rsidRPr="007D53F6">
        <w:rPr>
          <w:highlight w:val="green"/>
          <w:rPrChange w:id="2333" w:author="emmanuel blezes" w:date="2026-05-24T10:42:00Z" w16du:dateUtc="2026-05-24T08:42:00Z">
            <w:rPr/>
          </w:rPrChange>
        </w:rPr>
        <w:t xml:space="preserve">. Mais c’est, pour un système de retraite conçu pour une autre époque, </w:t>
      </w:r>
      <w:del w:id="2334" w:author="emmanuel blezes" w:date="2026-05-21T12:27:00Z" w16du:dateUtc="2026-05-21T10:27:00Z">
        <w:r w:rsidRPr="007D53F6" w:rsidDel="000E17BB">
          <w:rPr>
            <w:highlight w:val="green"/>
            <w:rPrChange w:id="2335" w:author="emmanuel blezes" w:date="2026-05-24T10:42:00Z" w16du:dateUtc="2026-05-24T08:42:00Z">
              <w:rPr/>
            </w:rPrChange>
          </w:rPr>
          <w:delText>un défi auquel il n’a jamais été préparé</w:delText>
        </w:r>
      </w:del>
      <w:ins w:id="2336" w:author="emmanuel blezes" w:date="2026-05-21T12:35:00Z" w16du:dateUtc="2026-05-21T10:35:00Z">
        <w:r w:rsidR="00CF3CAF" w:rsidRPr="007D53F6">
          <w:rPr>
            <w:highlight w:val="green"/>
            <w:rPrChange w:id="2337" w:author="emmanuel blezes" w:date="2026-05-24T10:42:00Z" w16du:dateUtc="2026-05-24T08:42:00Z">
              <w:rPr/>
            </w:rPrChange>
          </w:rPr>
          <w:t>la nécessité d’en changer</w:t>
        </w:r>
      </w:ins>
      <w:r w:rsidRPr="007D53F6">
        <w:rPr>
          <w:highlight w:val="green"/>
          <w:rPrChange w:id="2338" w:author="emmanuel blezes" w:date="2026-05-24T10:42:00Z" w16du:dateUtc="2026-05-24T08:42:00Z">
            <w:rPr/>
          </w:rPrChange>
        </w:rPr>
        <w:t>.</w:t>
      </w:r>
    </w:p>
    <w:p w14:paraId="72A8B0D7" w14:textId="77777777" w:rsidR="00B437D0" w:rsidRDefault="00000000">
      <w:pPr>
        <w:pStyle w:val="BodyText"/>
      </w:pPr>
      <w:r w:rsidRPr="007D53F6">
        <w:rPr>
          <w:highlight w:val="green"/>
          <w:rPrChange w:id="2339" w:author="emmanuel blezes" w:date="2026-05-24T10:42:00Z" w16du:dateUtc="2026-05-24T08:42:00Z">
            <w:rPr/>
          </w:rPrChange>
        </w:rPr>
        <w:t>Le « système Laroque »</w:t>
      </w:r>
      <w:ins w:id="2340" w:author="emmanuel blezes" w:date="2026-05-21T12:28:00Z" w16du:dateUtc="2026-05-21T10:28:00Z">
        <w:r w:rsidR="00CF3CAF" w:rsidRPr="007D53F6">
          <w:rPr>
            <w:highlight w:val="green"/>
            <w:rPrChange w:id="2341" w:author="emmanuel blezes" w:date="2026-05-24T10:42:00Z" w16du:dateUtc="2026-05-24T08:42:00Z">
              <w:rPr/>
            </w:rPrChange>
          </w:rPr>
          <w:t xml:space="preserve">, </w:t>
        </w:r>
      </w:ins>
      <w:ins w:id="2342" w:author="emmanuel blezes" w:date="2026-05-21T12:35:00Z" w16du:dateUtc="2026-05-21T10:35:00Z">
        <w:r w:rsidR="00CF3CAF" w:rsidRPr="007D53F6">
          <w:rPr>
            <w:highlight w:val="green"/>
            <w:rPrChange w:id="2343" w:author="emmanuel blezes" w:date="2026-05-24T10:42:00Z" w16du:dateUtc="2026-05-24T08:42:00Z">
              <w:rPr/>
            </w:rPrChange>
          </w:rPr>
          <w:t>dont procède le système de retraites français</w:t>
        </w:r>
      </w:ins>
      <w:ins w:id="2344" w:author="emmanuel blezes" w:date="2026-05-21T12:28:00Z" w16du:dateUtc="2026-05-21T10:28:00Z">
        <w:r w:rsidR="00CF3CAF" w:rsidRPr="007D53F6">
          <w:rPr>
            <w:highlight w:val="green"/>
            <w:rPrChange w:id="2345" w:author="emmanuel blezes" w:date="2026-05-24T10:42:00Z" w16du:dateUtc="2026-05-24T08:42:00Z">
              <w:rPr/>
            </w:rPrChange>
          </w:rPr>
          <w:t xml:space="preserve">, </w:t>
        </w:r>
      </w:ins>
      <w:del w:id="2346" w:author="emmanuel blezes" w:date="2026-05-21T12:28:00Z" w16du:dateUtc="2026-05-21T10:28:00Z">
        <w:r w:rsidRPr="007D53F6" w:rsidDel="00CF3CAF">
          <w:rPr>
            <w:highlight w:val="green"/>
            <w:rPrChange w:id="2347" w:author="emmanuel blezes" w:date="2026-05-24T10:42:00Z" w16du:dateUtc="2026-05-24T08:42:00Z">
              <w:rPr/>
            </w:rPrChange>
          </w:rPr>
          <w:delText xml:space="preserve">, en 1945, </w:delText>
        </w:r>
      </w:del>
      <w:ins w:id="2348" w:author="emmanuel blezes" w:date="2026-05-21T12:35:00Z" w16du:dateUtc="2026-05-21T10:35:00Z">
        <w:r w:rsidR="00CF3CAF" w:rsidRPr="007D53F6">
          <w:rPr>
            <w:highlight w:val="green"/>
            <w:rPrChange w:id="2349" w:author="emmanuel blezes" w:date="2026-05-24T10:42:00Z" w16du:dateUtc="2026-05-24T08:42:00Z">
              <w:rPr/>
            </w:rPrChange>
          </w:rPr>
          <w:t xml:space="preserve">a été pensé en 1945 pour une France où l’on entrait dans la vie active à seize ans, où l’on en sortait à soixante-cinq, et </w:t>
        </w:r>
      </w:ins>
      <w:ins w:id="2350" w:author="emmanuel blezes" w:date="2026-05-21T14:13:00Z" w16du:dateUtc="2026-05-21T12:13:00Z">
        <w:r w:rsidR="00C61B0E" w:rsidRPr="009D5529">
          <w:rPr>
            <w:highlight w:val="green"/>
          </w:rPr>
          <w:t>où il restait alors à un homme une dizaine d’années à vivre, à une femme une quinzaine</w:t>
        </w:r>
      </w:ins>
      <w:del w:id="2351" w:author="emmanuel blezes" w:date="2026-05-21T12:35:00Z" w16du:dateUtc="2026-05-21T10:35:00Z">
        <w:r w:rsidRPr="007D53F6" w:rsidDel="00CF3CAF">
          <w:rPr>
            <w:highlight w:val="green"/>
            <w:rPrChange w:id="2352" w:author="emmanuel blezes" w:date="2026-05-24T10:42:00Z" w16du:dateUtc="2026-05-24T08:42:00Z">
              <w:rPr/>
            </w:rPrChange>
          </w:rPr>
          <w:delText>a été pensé pour une France où l’on entrait dans la vie active à seize ans, où l’on en sortait à soixante-cinq, et où l’on mourait à soixante-douze</w:delText>
        </w:r>
      </w:del>
      <w:r w:rsidRPr="007D53F6">
        <w:rPr>
          <w:rStyle w:val="FootnoteReference"/>
          <w:highlight w:val="green"/>
          <w:rPrChange w:id="2353" w:author="emmanuel blezes" w:date="2026-05-24T10:42:00Z" w16du:dateUtc="2026-05-24T08:42:00Z">
            <w:rPr>
              <w:rStyle w:val="FootnoteReference"/>
            </w:rPr>
          </w:rPrChange>
        </w:rPr>
        <w:footnoteReference w:id="40"/>
      </w:r>
      <w:r w:rsidRPr="007D53F6">
        <w:rPr>
          <w:highlight w:val="green"/>
          <w:rPrChange w:id="2376" w:author="emmanuel blezes" w:date="2026-05-24T10:42:00Z" w16du:dateUtc="2026-05-24T08:42:00Z">
            <w:rPr/>
          </w:rPrChange>
        </w:rPr>
        <w:t>. À soixante-cinq ans, une Française a aujourd’hui près de vingt-</w:t>
      </w:r>
      <w:del w:id="2377" w:author="emmanuel blezes" w:date="2026-05-24T10:40:00Z" w16du:dateUtc="2026-05-24T08:40:00Z">
        <w:r w:rsidRPr="007D53F6" w:rsidDel="007D53F6">
          <w:rPr>
            <w:highlight w:val="green"/>
            <w:rPrChange w:id="2378" w:author="emmanuel blezes" w:date="2026-05-24T10:42:00Z" w16du:dateUtc="2026-05-24T08:42:00Z">
              <w:rPr/>
            </w:rPrChange>
          </w:rPr>
          <w:delText xml:space="preserve">quatre </w:delText>
        </w:r>
      </w:del>
      <w:ins w:id="2379" w:author="emmanuel blezes" w:date="2026-05-24T10:40:00Z" w16du:dateUtc="2026-05-24T08:40:00Z">
        <w:r w:rsidR="007D53F6" w:rsidRPr="007D53F6">
          <w:rPr>
            <w:highlight w:val="green"/>
            <w:rPrChange w:id="2380" w:author="emmanuel blezes" w:date="2026-05-24T10:42:00Z" w16du:dateUtc="2026-05-24T08:42:00Z">
              <w:rPr/>
            </w:rPrChange>
          </w:rPr>
          <w:t xml:space="preserve">trois </w:t>
        </w:r>
      </w:ins>
      <w:r w:rsidRPr="007D53F6">
        <w:rPr>
          <w:highlight w:val="green"/>
          <w:rPrChange w:id="2381" w:author="emmanuel blezes" w:date="2026-05-24T10:42:00Z" w16du:dateUtc="2026-05-24T08:42:00Z">
            <w:rPr/>
          </w:rPrChange>
        </w:rPr>
        <w:t xml:space="preserve">années à </w:t>
      </w:r>
      <w:r w:rsidRPr="007D53F6">
        <w:rPr>
          <w:highlight w:val="green"/>
          <w:rPrChange w:id="2382" w:author="emmanuel blezes" w:date="2026-05-24T10:42:00Z" w16du:dateUtc="2026-05-24T08:42:00Z">
            <w:rPr/>
          </w:rPrChange>
        </w:rPr>
        <w:lastRenderedPageBreak/>
        <w:t>vivre, un homme vingt</w:t>
      </w:r>
      <w:r w:rsidRPr="007D53F6">
        <w:rPr>
          <w:rStyle w:val="FootnoteReference"/>
          <w:highlight w:val="green"/>
          <w:rPrChange w:id="2383" w:author="emmanuel blezes" w:date="2026-05-24T10:42:00Z" w16du:dateUtc="2026-05-24T08:42:00Z">
            <w:rPr>
              <w:rStyle w:val="FootnoteReference"/>
            </w:rPr>
          </w:rPrChange>
        </w:rPr>
        <w:footnoteReference w:id="41"/>
      </w:r>
      <w:r w:rsidRPr="007D53F6">
        <w:rPr>
          <w:highlight w:val="green"/>
          <w:rPrChange w:id="2393" w:author="emmanuel blezes" w:date="2026-05-24T10:42:00Z" w16du:dateUtc="2026-05-24T08:42:00Z">
            <w:rPr/>
          </w:rPrChange>
        </w:rPr>
        <w:t xml:space="preserve">. </w:t>
      </w:r>
      <w:del w:id="2394" w:author="emmanuel blezes" w:date="2026-05-24T10:41:00Z" w16du:dateUtc="2026-05-24T08:41:00Z">
        <w:r w:rsidRPr="007D53F6" w:rsidDel="007D53F6">
          <w:rPr>
            <w:highlight w:val="green"/>
            <w:rPrChange w:id="2395" w:author="emmanuel blezes" w:date="2026-05-24T10:42:00Z" w16du:dateUtc="2026-05-24T08:42:00Z">
              <w:rPr/>
            </w:rPrChange>
          </w:rPr>
          <w:delText xml:space="preserve">La durée moyenne de versement d’une pension a </w:delText>
        </w:r>
      </w:del>
      <w:del w:id="2396" w:author="emmanuel blezes" w:date="2026-05-24T10:40:00Z" w16du:dateUtc="2026-05-24T08:40:00Z">
        <w:r w:rsidRPr="007D53F6" w:rsidDel="007D53F6">
          <w:rPr>
            <w:highlight w:val="green"/>
            <w:rPrChange w:id="2397" w:author="emmanuel blezes" w:date="2026-05-24T10:42:00Z" w16du:dateUtc="2026-05-24T08:42:00Z">
              <w:rPr/>
            </w:rPrChange>
          </w:rPr>
          <w:delText xml:space="preserve">doublé </w:delText>
        </w:r>
      </w:del>
      <w:del w:id="2398" w:author="emmanuel blezes" w:date="2026-05-24T10:41:00Z" w16du:dateUtc="2026-05-24T08:41:00Z">
        <w:r w:rsidRPr="007D53F6" w:rsidDel="007D53F6">
          <w:rPr>
            <w:highlight w:val="green"/>
            <w:rPrChange w:id="2399" w:author="emmanuel blezes" w:date="2026-05-24T10:42:00Z" w16du:dateUtc="2026-05-24T08:42:00Z">
              <w:rPr/>
            </w:rPrChange>
          </w:rPr>
          <w:delText>depuis les années 1980</w:delText>
        </w:r>
      </w:del>
      <w:ins w:id="2400" w:author="emmanuel blezes" w:date="2026-05-24T10:41:00Z" w16du:dateUtc="2026-05-24T08:41:00Z">
        <w:r w:rsidR="007D53F6" w:rsidRPr="007D53F6">
          <w:rPr>
            <w:highlight w:val="green"/>
            <w:rPrChange w:id="2401" w:author="emmanuel blezes" w:date="2026-05-24T10:42:00Z" w16du:dateUtc="2026-05-24T08:42:00Z">
              <w:rPr/>
            </w:rPrChange>
          </w:rPr>
          <w:t>Une augme</w:t>
        </w:r>
      </w:ins>
      <w:ins w:id="2402" w:author="emmanuel blezes" w:date="2026-05-24T10:42:00Z" w16du:dateUtc="2026-05-24T08:42:00Z">
        <w:r w:rsidR="007D53F6" w:rsidRPr="007D53F6">
          <w:rPr>
            <w:highlight w:val="green"/>
            <w:rPrChange w:id="2403" w:author="emmanuel blezes" w:date="2026-05-24T10:42:00Z" w16du:dateUtc="2026-05-24T08:42:00Z">
              <w:rPr/>
            </w:rPrChange>
          </w:rPr>
          <w:t xml:space="preserve">ntation d’un tiers, </w:t>
        </w:r>
      </w:ins>
      <w:del w:id="2404" w:author="emmanuel blezes" w:date="2026-05-24T10:42:00Z" w16du:dateUtc="2026-05-24T08:42:00Z">
        <w:r w:rsidRPr="007D53F6" w:rsidDel="007D53F6">
          <w:rPr>
            <w:highlight w:val="green"/>
            <w:rPrChange w:id="2405" w:author="emmanuel blezes" w:date="2026-05-24T10:42:00Z" w16du:dateUtc="2026-05-24T08:42:00Z">
              <w:rPr/>
            </w:rPrChange>
          </w:rPr>
          <w:delText xml:space="preserve"> </w:delText>
        </w:r>
      </w:del>
      <w:del w:id="2406" w:author="emmanuel blezes" w:date="2026-05-18T20:04:00Z" w16du:dateUtc="2026-05-18T18:04:00Z">
        <w:r w:rsidRPr="007D53F6" w:rsidDel="00146C66">
          <w:rPr>
            <w:highlight w:val="green"/>
            <w:rPrChange w:id="2407" w:author="emmanuel blezes" w:date="2026-05-24T10:42:00Z" w16du:dateUtc="2026-05-24T08:42:00Z">
              <w:rPr/>
            </w:rPrChange>
          </w:rPr>
          <w:delText>—</w:delText>
        </w:r>
      </w:del>
      <w:del w:id="2408" w:author="emmanuel blezes" w:date="2026-05-24T10:42:00Z" w16du:dateUtc="2026-05-24T08:42:00Z">
        <w:r w:rsidRPr="007D53F6" w:rsidDel="007D53F6">
          <w:rPr>
            <w:highlight w:val="green"/>
            <w:rPrChange w:id="2409" w:author="emmanuel blezes" w:date="2026-05-24T10:42:00Z" w16du:dateUtc="2026-05-24T08:42:00Z">
              <w:rPr/>
            </w:rPrChange>
          </w:rPr>
          <w:delText xml:space="preserve"> </w:delText>
        </w:r>
      </w:del>
      <w:r w:rsidRPr="007D53F6">
        <w:rPr>
          <w:highlight w:val="green"/>
          <w:rPrChange w:id="2410" w:author="emmanuel blezes" w:date="2026-05-24T10:42:00Z" w16du:dateUtc="2026-05-24T08:42:00Z">
            <w:rPr/>
          </w:rPrChange>
        </w:rPr>
        <w:t xml:space="preserve">sans qu’aucune des cinq réformes paramétriques qui se sont succédé n’ait, pour autant, </w:t>
      </w:r>
      <w:del w:id="2411" w:author="emmanuel blezes" w:date="2026-05-21T12:29:00Z" w16du:dateUtc="2026-05-21T10:29:00Z">
        <w:r w:rsidRPr="007D53F6" w:rsidDel="00CF3CAF">
          <w:rPr>
            <w:highlight w:val="green"/>
            <w:rPrChange w:id="2412" w:author="emmanuel blezes" w:date="2026-05-24T10:42:00Z" w16du:dateUtc="2026-05-24T08:42:00Z">
              <w:rPr/>
            </w:rPrChange>
          </w:rPr>
          <w:delText>ajusté la base de financement à proportion.</w:delText>
        </w:r>
      </w:del>
      <w:ins w:id="2413" w:author="emmanuel blezes" w:date="2026-05-21T12:29:00Z" w16du:dateUtc="2026-05-21T10:29:00Z">
        <w:r w:rsidR="00CF3CAF" w:rsidRPr="007D53F6">
          <w:rPr>
            <w:highlight w:val="green"/>
            <w:rPrChange w:id="2414" w:author="emmanuel blezes" w:date="2026-05-24T10:42:00Z" w16du:dateUtc="2026-05-24T08:42:00Z">
              <w:rPr/>
            </w:rPrChange>
          </w:rPr>
          <w:t>véritablement traité le problème.</w:t>
        </w:r>
      </w:ins>
    </w:p>
    <w:p w14:paraId="4C951C18" w14:textId="77777777" w:rsidR="00B437D0" w:rsidRDefault="00000000">
      <w:pPr>
        <w:pStyle w:val="BodyText"/>
      </w:pPr>
      <w:r>
        <w:rPr>
          <w:highlight w:val="yellow"/>
        </w:rPr>
        <w:t>COURBE CISEAUX FECONDITE ALLONGEMENT VIE</w:t>
      </w:r>
    </w:p>
    <w:p w14:paraId="0F63A574" w14:textId="77777777" w:rsidR="009D5529" w:rsidRPr="00983079" w:rsidRDefault="00000000">
      <w:pPr>
        <w:pStyle w:val="BodyText"/>
        <w:rPr>
          <w:ins w:id="2415" w:author="emmanuel blezes" w:date="2026-05-24T10:42:00Z" w16du:dateUtc="2026-05-24T08:42:00Z"/>
          <w:highlight w:val="green"/>
          <w:rPrChange w:id="2416" w:author="emmanuel blezes" w:date="2026-05-24T10:55:00Z" w16du:dateUtc="2026-05-24T08:55:00Z">
            <w:rPr>
              <w:ins w:id="2417" w:author="emmanuel blezes" w:date="2026-05-24T10:42:00Z" w16du:dateUtc="2026-05-24T08:42:00Z"/>
            </w:rPr>
          </w:rPrChange>
        </w:rPr>
      </w:pPr>
      <w:r w:rsidRPr="00983079">
        <w:rPr>
          <w:highlight w:val="green"/>
          <w:rPrChange w:id="2418" w:author="emmanuel blezes" w:date="2026-05-24T10:55:00Z" w16du:dateUtc="2026-05-24T08:55:00Z">
            <w:rPr/>
          </w:rPrChange>
        </w:rPr>
        <w:t xml:space="preserve">L’addition des deux mouvements produit une pyramide des âges qui ne ressemble plus en rien à une pyramide. Au 1er janvier 2026, 22,2 % des Français ont au moins soixante-cinq ans. </w:t>
      </w:r>
      <w:ins w:id="2419" w:author="emmanuel blezes" w:date="2026-05-21T13:36:00Z" w16du:dateUtc="2026-05-21T11:36:00Z">
        <w:r w:rsidR="006F30FA" w:rsidRPr="00983079">
          <w:rPr>
            <w:highlight w:val="green"/>
            <w:rPrChange w:id="2420" w:author="emmanuel blezes" w:date="2026-05-24T10:55:00Z" w16du:dateUtc="2026-05-24T08:55:00Z">
              <w:rPr/>
            </w:rPrChange>
          </w:rPr>
          <w:t>C’était 16,4 % il y a vingt ans</w:t>
        </w:r>
      </w:ins>
      <w:del w:id="2421" w:author="emmanuel blezes" w:date="2026-05-21T13:36:00Z" w16du:dateUtc="2026-05-21T11:36:00Z">
        <w:r w:rsidRPr="00983079" w:rsidDel="006F30FA">
          <w:rPr>
            <w:highlight w:val="green"/>
            <w:rPrChange w:id="2422" w:author="emmanuel blezes" w:date="2026-05-24T10:55:00Z" w16du:dateUtc="2026-05-24T08:55:00Z">
              <w:rPr/>
            </w:rPrChange>
          </w:rPr>
          <w:delText>C’était 16,3 % il y a vingt ans</w:delText>
        </w:r>
      </w:del>
      <w:r w:rsidRPr="00983079">
        <w:rPr>
          <w:highlight w:val="green"/>
          <w:rPrChange w:id="2423" w:author="emmanuel blezes" w:date="2026-05-24T10:55:00Z" w16du:dateUtc="2026-05-24T08:55:00Z">
            <w:rPr/>
          </w:rPrChange>
        </w:rPr>
        <w:t xml:space="preserve">, </w:t>
      </w:r>
      <w:ins w:id="2424" w:author="emmanuel blezes" w:date="2026-05-21T13:36:00Z" w16du:dateUtc="2026-05-21T11:36:00Z">
        <w:r w:rsidR="006F30FA" w:rsidRPr="00983079">
          <w:rPr>
            <w:highlight w:val="green"/>
            <w:rPrChange w:id="2425" w:author="emmanuel blezes" w:date="2026-05-24T10:55:00Z" w16du:dateUtc="2026-05-24T08:55:00Z">
              <w:rPr/>
            </w:rPrChange>
          </w:rPr>
          <w:t>environ 13 % il y a quarante ans</w:t>
        </w:r>
      </w:ins>
      <w:del w:id="2426" w:author="emmanuel blezes" w:date="2026-05-21T13:36:00Z" w16du:dateUtc="2026-05-21T11:36:00Z">
        <w:r w:rsidRPr="00983079" w:rsidDel="006F30FA">
          <w:rPr>
            <w:highlight w:val="green"/>
            <w:rPrChange w:id="2427" w:author="emmanuel blezes" w:date="2026-05-24T10:55:00Z" w16du:dateUtc="2026-05-24T08:55:00Z">
              <w:rPr/>
            </w:rPrChange>
          </w:rPr>
          <w:delText>autour de 12 % il y a quarante ans</w:delText>
        </w:r>
      </w:del>
      <w:r w:rsidRPr="00983079">
        <w:rPr>
          <w:rStyle w:val="FootnoteReference"/>
          <w:highlight w:val="green"/>
          <w:rPrChange w:id="2428" w:author="emmanuel blezes" w:date="2026-05-24T10:55:00Z" w16du:dateUtc="2026-05-24T08:55:00Z">
            <w:rPr>
              <w:rStyle w:val="FootnoteReference"/>
            </w:rPr>
          </w:rPrChange>
        </w:rPr>
        <w:footnoteReference w:id="42"/>
      </w:r>
      <w:r w:rsidRPr="00983079">
        <w:rPr>
          <w:highlight w:val="green"/>
          <w:rPrChange w:id="2438" w:author="emmanuel blezes" w:date="2026-05-24T10:55:00Z" w16du:dateUtc="2026-05-24T08:55:00Z">
            <w:rPr/>
          </w:rPrChange>
        </w:rPr>
        <w:t xml:space="preserve">. La part des moins de vingt ans, elle, n’atteint plus que 22,5 % </w:t>
      </w:r>
      <w:del w:id="2439" w:author="emmanuel blezes" w:date="2026-05-18T20:04:00Z" w16du:dateUtc="2026-05-18T18:04:00Z">
        <w:r w:rsidRPr="00983079" w:rsidDel="00146C66">
          <w:rPr>
            <w:highlight w:val="green"/>
            <w:rPrChange w:id="2440" w:author="emmanuel blezes" w:date="2026-05-24T10:55:00Z" w16du:dateUtc="2026-05-24T08:55:00Z">
              <w:rPr/>
            </w:rPrChange>
          </w:rPr>
          <w:delText>—</w:delText>
        </w:r>
      </w:del>
      <w:ins w:id="2441" w:author="emmanuel blezes" w:date="2026-05-18T20:04:00Z" w16du:dateUtc="2026-05-18T18:04:00Z">
        <w:r w:rsidR="00146C66" w:rsidRPr="00983079">
          <w:rPr>
            <w:highlight w:val="green"/>
            <w:rPrChange w:id="2442" w:author="emmanuel blezes" w:date="2026-05-24T10:55:00Z" w16du:dateUtc="2026-05-24T08:55:00Z">
              <w:rPr/>
            </w:rPrChange>
          </w:rPr>
          <w:t>-</w:t>
        </w:r>
      </w:ins>
      <w:r w:rsidRPr="00983079">
        <w:rPr>
          <w:highlight w:val="green"/>
          <w:rPrChange w:id="2443" w:author="emmanuel blezes" w:date="2026-05-24T10:55:00Z" w16du:dateUtc="2026-05-24T08:55:00Z">
            <w:rPr/>
          </w:rPrChange>
        </w:rPr>
        <w:t xml:space="preserve"> </w:t>
      </w:r>
      <w:r w:rsidRPr="00983079">
        <w:rPr>
          <w:b/>
          <w:bCs/>
          <w:highlight w:val="green"/>
          <w:rPrChange w:id="2444" w:author="emmanuel blezes" w:date="2026-05-24T10:55:00Z" w16du:dateUtc="2026-05-24T08:55:00Z">
            <w:rPr/>
          </w:rPrChange>
        </w:rPr>
        <w:t>pour la première fois dans l’histoire de la République, les plus de soixante-cinq ans sont aussi nombreux que les moins de vingt</w:t>
      </w:r>
      <w:r w:rsidRPr="00983079">
        <w:rPr>
          <w:highlight w:val="green"/>
          <w:rPrChange w:id="2445" w:author="emmanuel blezes" w:date="2026-05-24T10:55:00Z" w16du:dateUtc="2026-05-24T08:55:00Z">
            <w:rPr/>
          </w:rPrChange>
        </w:rPr>
        <w:t xml:space="preserve">. </w:t>
      </w:r>
    </w:p>
    <w:p w14:paraId="7CCF19B8" w14:textId="77777777" w:rsidR="00B437D0" w:rsidRDefault="00000000">
      <w:pPr>
        <w:pStyle w:val="BodyText"/>
      </w:pPr>
      <w:r w:rsidRPr="00983079">
        <w:rPr>
          <w:highlight w:val="green"/>
          <w:rPrChange w:id="2446" w:author="emmanuel blezes" w:date="2026-05-24T10:55:00Z" w16du:dateUtc="2026-05-24T08:55:00Z">
            <w:rPr/>
          </w:rPrChange>
        </w:rPr>
        <w:t xml:space="preserve">La Commission européenne, dans son </w:t>
      </w:r>
      <w:r w:rsidRPr="00983079">
        <w:rPr>
          <w:i/>
          <w:iCs/>
          <w:highlight w:val="green"/>
          <w:rPrChange w:id="2447" w:author="emmanuel blezes" w:date="2026-05-24T10:55:00Z" w16du:dateUtc="2026-05-24T08:55:00Z">
            <w:rPr>
              <w:i/>
              <w:iCs/>
            </w:rPr>
          </w:rPrChange>
        </w:rPr>
        <w:t>2024 Ageing Report</w:t>
      </w:r>
      <w:r w:rsidRPr="00983079">
        <w:rPr>
          <w:highlight w:val="green"/>
          <w:rPrChange w:id="2448" w:author="emmanuel blezes" w:date="2026-05-24T10:55:00Z" w16du:dateUtc="2026-05-24T08:55:00Z">
            <w:rPr/>
          </w:rPrChange>
        </w:rPr>
        <w:t xml:space="preserve">, projette que le ratio de dépendance des personnes âgées en France, soit la population de 65 ans et plus rapportée à la population en âge de travailler, passera de 38,2 % en 2022 à 57,8 % en 2070, </w:t>
      </w:r>
      <w:ins w:id="2449" w:author="emmanuel blezes" w:date="2026-05-21T13:37:00Z" w16du:dateUtc="2026-05-21T11:37:00Z">
        <w:r w:rsidR="006F30FA" w:rsidRPr="00983079">
          <w:rPr>
            <w:highlight w:val="green"/>
            <w:rPrChange w:id="2450" w:author="emmanuel blezes" w:date="2026-05-24T10:55:00Z" w16du:dateUtc="2026-05-24T08:55:00Z">
              <w:rPr/>
            </w:rPrChange>
          </w:rPr>
          <w:t>soit un bond de près de vingt points en cinquante an</w:t>
        </w:r>
      </w:ins>
      <w:ins w:id="2451" w:author="emmanuel blezes" w:date="2026-05-24T10:54:00Z" w16du:dateUtc="2026-05-24T08:54:00Z">
        <w:r w:rsidR="00983079" w:rsidRPr="00983079">
          <w:rPr>
            <w:highlight w:val="green"/>
            <w:rPrChange w:id="2452" w:author="emmanuel blezes" w:date="2026-05-24T10:55:00Z" w16du:dateUtc="2026-05-24T08:55:00Z">
              <w:rPr/>
            </w:rPrChange>
          </w:rPr>
          <w:t>s</w:t>
        </w:r>
      </w:ins>
      <w:del w:id="2453" w:author="emmanuel blezes" w:date="2026-05-21T13:37:00Z" w16du:dateUtc="2026-05-21T11:37:00Z">
        <w:r w:rsidRPr="00983079" w:rsidDel="006F30FA">
          <w:rPr>
            <w:highlight w:val="green"/>
            <w:rPrChange w:id="2454" w:author="emmanuel blezes" w:date="2026-05-24T10:55:00Z" w16du:dateUtc="2026-05-24T08:55:00Z">
              <w:rPr/>
            </w:rPrChange>
          </w:rPr>
          <w:delText>soit l’un des bonds les plus marqués de l’Union européenne</w:delText>
        </w:r>
      </w:del>
      <w:r w:rsidRPr="00983079">
        <w:rPr>
          <w:rStyle w:val="FootnoteReference"/>
          <w:highlight w:val="green"/>
          <w:rPrChange w:id="2455" w:author="emmanuel blezes" w:date="2026-05-24T10:55:00Z" w16du:dateUtc="2026-05-24T08:55:00Z">
            <w:rPr>
              <w:rStyle w:val="FootnoteReference"/>
            </w:rPr>
          </w:rPrChange>
        </w:rPr>
        <w:footnoteReference w:id="43"/>
      </w:r>
      <w:r w:rsidRPr="00983079">
        <w:rPr>
          <w:highlight w:val="green"/>
          <w:rPrChange w:id="2469" w:author="emmanuel blezes" w:date="2026-05-24T10:55:00Z" w16du:dateUtc="2026-05-24T08:55:00Z">
            <w:rPr/>
          </w:rPrChange>
        </w:rPr>
        <w:t>. Dans les comptes du système de retraite, ce basculement se traduit par une seule statistique, la plus parlante de toutes : le ratio entre cotisants et retraités.</w:t>
      </w:r>
    </w:p>
    <w:p w14:paraId="301AAC18" w14:textId="77777777" w:rsidR="00B437D0" w:rsidRPr="00407B89" w:rsidRDefault="00000000">
      <w:pPr>
        <w:pStyle w:val="BodyText"/>
        <w:rPr>
          <w:highlight w:val="green"/>
          <w:rPrChange w:id="2470" w:author="emmanuel blezes" w:date="2026-05-24T11:09:00Z" w16du:dateUtc="2026-05-24T09:09:00Z">
            <w:rPr/>
          </w:rPrChange>
        </w:rPr>
      </w:pPr>
      <w:bookmarkStart w:id="2471" w:name="OLE_LINK1"/>
      <w:r w:rsidRPr="00407B89">
        <w:rPr>
          <w:highlight w:val="green"/>
          <w:rPrChange w:id="2472" w:author="emmanuel blezes" w:date="2026-05-24T11:09:00Z" w16du:dateUtc="2026-05-24T09:09:00Z">
            <w:rPr/>
          </w:rPrChange>
        </w:rPr>
        <w:t>En 1965, on comptait 4,29 cotisants pour un retraité</w:t>
      </w:r>
      <w:bookmarkEnd w:id="2471"/>
      <w:r w:rsidRPr="00407B89">
        <w:rPr>
          <w:rStyle w:val="FootnoteReference"/>
          <w:highlight w:val="green"/>
          <w:rPrChange w:id="2473" w:author="emmanuel blezes" w:date="2026-05-24T11:09:00Z" w16du:dateUtc="2026-05-24T09:09:00Z">
            <w:rPr>
              <w:rStyle w:val="FootnoteReference"/>
            </w:rPr>
          </w:rPrChange>
        </w:rPr>
        <w:footnoteReference w:id="44"/>
      </w:r>
      <w:r w:rsidRPr="00407B89">
        <w:rPr>
          <w:highlight w:val="green"/>
          <w:rPrChange w:id="2483" w:author="emmanuel blezes" w:date="2026-05-24T11:09:00Z" w16du:dateUtc="2026-05-24T09:09:00Z">
            <w:rPr/>
          </w:rPrChange>
        </w:rPr>
        <w:t xml:space="preserve">. Quatre personnes en activité pour payer une pension. À ce ratio-là, le système est très largement viable. Il </w:t>
      </w:r>
      <w:del w:id="2484" w:author="emmanuel blezes" w:date="2026-05-21T13:33:00Z" w16du:dateUtc="2026-05-21T11:33:00Z">
        <w:r w:rsidRPr="00407B89" w:rsidDel="006F30FA">
          <w:rPr>
            <w:highlight w:val="green"/>
            <w:rPrChange w:id="2485" w:author="emmanuel blezes" w:date="2026-05-24T11:09:00Z" w16du:dateUtc="2026-05-24T09:09:00Z">
              <w:rPr/>
            </w:rPrChange>
          </w:rPr>
          <w:delText xml:space="preserve">peut </w:delText>
        </w:r>
      </w:del>
      <w:ins w:id="2486" w:author="emmanuel blezes" w:date="2026-05-21T13:33:00Z" w16du:dateUtc="2026-05-21T11:33:00Z">
        <w:r w:rsidR="006F30FA" w:rsidRPr="00407B89">
          <w:rPr>
            <w:highlight w:val="green"/>
            <w:rPrChange w:id="2487" w:author="emmanuel blezes" w:date="2026-05-24T11:09:00Z" w16du:dateUtc="2026-05-24T09:09:00Z">
              <w:rPr/>
            </w:rPrChange>
          </w:rPr>
          <w:t xml:space="preserve">pouvait </w:t>
        </w:r>
      </w:ins>
      <w:r w:rsidRPr="00407B89">
        <w:rPr>
          <w:highlight w:val="green"/>
          <w:rPrChange w:id="2488" w:author="emmanuel blezes" w:date="2026-05-24T11:09:00Z" w16du:dateUtc="2026-05-24T09:09:00Z">
            <w:rPr/>
          </w:rPrChange>
        </w:rPr>
        <w:t>promettre 75 % du dernier salaire</w:t>
      </w:r>
      <w:del w:id="2489" w:author="emmanuel blezes" w:date="2026-05-21T13:33:00Z" w16du:dateUtc="2026-05-21T11:33:00Z">
        <w:r w:rsidRPr="00407B89" w:rsidDel="006F30FA">
          <w:rPr>
            <w:highlight w:val="green"/>
            <w:rPrChange w:id="2490" w:author="emmanuel blezes" w:date="2026-05-24T11:09:00Z" w16du:dateUtc="2026-05-24T09:09:00Z">
              <w:rPr/>
            </w:rPrChange>
          </w:rPr>
          <w:delText>, indexé sur les salaires,</w:delText>
        </w:r>
      </w:del>
      <w:r w:rsidRPr="00407B89">
        <w:rPr>
          <w:highlight w:val="green"/>
          <w:rPrChange w:id="2491" w:author="emmanuel blezes" w:date="2026-05-24T11:09:00Z" w16du:dateUtc="2026-05-24T09:09:00Z">
            <w:rPr/>
          </w:rPrChange>
        </w:rPr>
        <w:t xml:space="preserve"> et financer en plus des départs à soixante ans. </w:t>
      </w:r>
      <w:del w:id="2492" w:author="emmanuel blezes" w:date="2026-05-24T11:01:00Z" w16du:dateUtc="2026-05-24T09:01:00Z">
        <w:r w:rsidRPr="00407B89" w:rsidDel="00081411">
          <w:rPr>
            <w:highlight w:val="green"/>
            <w:rPrChange w:id="2493" w:author="emmanuel blezes" w:date="2026-05-24T11:09:00Z" w16du:dateUtc="2026-05-24T09:09:00Z">
              <w:rPr/>
            </w:rPrChange>
          </w:rPr>
          <w:delText>C’est ce que la France a fait pendant les Trente Glorieuses.</w:delText>
        </w:r>
      </w:del>
    </w:p>
    <w:p w14:paraId="0A48DF20" w14:textId="77777777" w:rsidR="009D5529" w:rsidRPr="00407B89" w:rsidRDefault="00000000">
      <w:pPr>
        <w:pStyle w:val="BodyText"/>
        <w:rPr>
          <w:ins w:id="2494" w:author="emmanuel blezes" w:date="2026-05-24T10:43:00Z" w16du:dateUtc="2026-05-24T08:43:00Z"/>
          <w:highlight w:val="green"/>
          <w:rPrChange w:id="2495" w:author="emmanuel blezes" w:date="2026-05-24T11:09:00Z" w16du:dateUtc="2026-05-24T09:09:00Z">
            <w:rPr>
              <w:ins w:id="2496" w:author="emmanuel blezes" w:date="2026-05-24T10:43:00Z" w16du:dateUtc="2026-05-24T08:43:00Z"/>
            </w:rPr>
          </w:rPrChange>
        </w:rPr>
      </w:pPr>
      <w:r w:rsidRPr="00407B89">
        <w:rPr>
          <w:highlight w:val="green"/>
          <w:rPrChange w:id="2497" w:author="emmanuel blezes" w:date="2026-05-24T11:09:00Z" w16du:dateUtc="2026-05-24T09:09:00Z">
            <w:rPr/>
          </w:rPrChange>
        </w:rPr>
        <w:t>En 2024, ce même ratio est tombé à 1,79</w:t>
      </w:r>
      <w:r w:rsidRPr="00407B89">
        <w:rPr>
          <w:rStyle w:val="FootnoteReference"/>
          <w:highlight w:val="green"/>
          <w:rPrChange w:id="2498" w:author="emmanuel blezes" w:date="2026-05-24T11:09:00Z" w16du:dateUtc="2026-05-24T09:09:00Z">
            <w:rPr>
              <w:rStyle w:val="FootnoteReference"/>
            </w:rPr>
          </w:rPrChange>
        </w:rPr>
        <w:footnoteReference w:id="45"/>
      </w:r>
      <w:r w:rsidRPr="00407B89">
        <w:rPr>
          <w:highlight w:val="green"/>
          <w:rPrChange w:id="2502" w:author="emmanuel blezes" w:date="2026-05-24T11:09:00Z" w16du:dateUtc="2026-05-24T09:09:00Z">
            <w:rPr/>
          </w:rPrChange>
        </w:rPr>
        <w:t>. Moins de 2 personnes pour financer chaque retraité. Le Conseil d’orientation des retraites, dans ses projections de juin 2025, retient un scénario central qui le ramène à 1,40 en 2070</w:t>
      </w:r>
      <w:r w:rsidRPr="00407B89">
        <w:rPr>
          <w:rStyle w:val="FootnoteReference"/>
          <w:highlight w:val="green"/>
          <w:rPrChange w:id="2503" w:author="emmanuel blezes" w:date="2026-05-24T11:09:00Z" w16du:dateUtc="2026-05-24T09:09:00Z">
            <w:rPr>
              <w:rStyle w:val="FootnoteReference"/>
            </w:rPr>
          </w:rPrChange>
        </w:rPr>
        <w:footnoteReference w:id="46"/>
      </w:r>
      <w:r w:rsidRPr="00407B89">
        <w:rPr>
          <w:highlight w:val="green"/>
          <w:rPrChange w:id="2507" w:author="emmanuel blezes" w:date="2026-05-24T11:09:00Z" w16du:dateUtc="2026-05-24T09:09:00Z">
            <w:rPr/>
          </w:rPrChange>
        </w:rPr>
        <w:t xml:space="preserve">. C’est, dit autrement, l’impossibilité mathématique de tenir à droit constant la promesse de 1945. </w:t>
      </w:r>
    </w:p>
    <w:p w14:paraId="28A49044" w14:textId="77777777" w:rsidR="00B437D0" w:rsidRDefault="00000000">
      <w:pPr>
        <w:pStyle w:val="BodyText"/>
      </w:pPr>
      <w:r w:rsidRPr="00407B89">
        <w:rPr>
          <w:highlight w:val="green"/>
          <w:rPrChange w:id="2508" w:author="emmanuel blezes" w:date="2026-05-24T11:09:00Z" w16du:dateUtc="2026-05-24T09:09:00Z">
            <w:rPr/>
          </w:rPrChange>
        </w:rPr>
        <w:t xml:space="preserve">Tout système qui s’appuie sur ce ratio doit, par construction, soit baisser ses pensions, soit augmenter ses cotisations, soit reculer son âge de départ </w:t>
      </w:r>
      <w:del w:id="2509" w:author="emmanuel blezes" w:date="2026-05-18T20:04:00Z" w16du:dateUtc="2026-05-18T18:04:00Z">
        <w:r w:rsidRPr="00407B89" w:rsidDel="00146C66">
          <w:rPr>
            <w:highlight w:val="green"/>
            <w:rPrChange w:id="2510" w:author="emmanuel blezes" w:date="2026-05-24T11:09:00Z" w16du:dateUtc="2026-05-24T09:09:00Z">
              <w:rPr/>
            </w:rPrChange>
          </w:rPr>
          <w:delText>—</w:delText>
        </w:r>
      </w:del>
      <w:ins w:id="2511" w:author="emmanuel blezes" w:date="2026-05-18T20:04:00Z" w16du:dateUtc="2026-05-18T18:04:00Z">
        <w:r w:rsidR="00146C66" w:rsidRPr="00407B89">
          <w:rPr>
            <w:highlight w:val="green"/>
            <w:rPrChange w:id="2512" w:author="emmanuel blezes" w:date="2026-05-24T11:09:00Z" w16du:dateUtc="2026-05-24T09:09:00Z">
              <w:rPr/>
            </w:rPrChange>
          </w:rPr>
          <w:t>-</w:t>
        </w:r>
      </w:ins>
      <w:r w:rsidRPr="00407B89">
        <w:rPr>
          <w:highlight w:val="green"/>
          <w:rPrChange w:id="2513" w:author="emmanuel blezes" w:date="2026-05-24T11:09:00Z" w16du:dateUtc="2026-05-24T09:09:00Z">
            <w:rPr/>
          </w:rPrChange>
        </w:rPr>
        <w:t xml:space="preserve"> ou faire les trois en même temps. C’est exactement ce que les cinq dernières réformes ont fait.</w:t>
      </w:r>
    </w:p>
    <w:p w14:paraId="4C3F38AD" w14:textId="77777777" w:rsidR="00B437D0" w:rsidRDefault="00000000">
      <w:pPr>
        <w:pStyle w:val="BodyText"/>
      </w:pPr>
      <w:r>
        <w:rPr>
          <w:highlight w:val="yellow"/>
        </w:rPr>
        <w:lastRenderedPageBreak/>
        <w:t>COURBE RATIO COTISANTS / RETRAITES</w:t>
      </w:r>
      <w:r>
        <w:t xml:space="preserve"> </w:t>
      </w:r>
      <w:r>
        <w:rPr>
          <w:highlight w:val="yellow"/>
        </w:rPr>
        <w:t>JUSQUEN 2070 SOURCE COR</w:t>
      </w:r>
    </w:p>
    <w:p w14:paraId="306E12A0" w14:textId="77777777" w:rsidR="00B437D0" w:rsidRPr="00407B89" w:rsidRDefault="00000000">
      <w:pPr>
        <w:pStyle w:val="BodyText"/>
        <w:rPr>
          <w:highlight w:val="green"/>
          <w:rPrChange w:id="2514" w:author="emmanuel blezes" w:date="2026-05-24T11:09:00Z" w16du:dateUtc="2026-05-24T09:09:00Z">
            <w:rPr/>
          </w:rPrChange>
        </w:rPr>
      </w:pPr>
      <w:r w:rsidRPr="00407B89">
        <w:rPr>
          <w:highlight w:val="green"/>
          <w:rPrChange w:id="2515" w:author="emmanuel blezes" w:date="2026-05-24T11:09:00Z" w16du:dateUtc="2026-05-24T09:09:00Z">
            <w:rPr/>
          </w:rPrChange>
        </w:rPr>
        <w:t>Les chiffres de flux sont plus parlants encore. Entre 2015 et 2023, le nombre de retraités est passé de 16 à 17,2 millions. Pour la seule année 2023, deux cent mille personnes supplémentaires ont fait la bascule</w:t>
      </w:r>
      <w:r w:rsidRPr="00407B89">
        <w:rPr>
          <w:rStyle w:val="FootnoteReference"/>
          <w:highlight w:val="green"/>
          <w:rPrChange w:id="2516" w:author="emmanuel blezes" w:date="2026-05-24T11:09:00Z" w16du:dateUtc="2026-05-24T09:09:00Z">
            <w:rPr>
              <w:rStyle w:val="FootnoteReference"/>
            </w:rPr>
          </w:rPrChange>
        </w:rPr>
        <w:footnoteReference w:id="47"/>
      </w:r>
      <w:r w:rsidRPr="00407B89">
        <w:rPr>
          <w:highlight w:val="green"/>
          <w:rPrChange w:id="2522" w:author="emmanuel blezes" w:date="2026-05-24T11:09:00Z" w16du:dateUtc="2026-05-24T09:09:00Z">
            <w:rPr/>
          </w:rPrChange>
        </w:rPr>
        <w:t>.</w:t>
      </w:r>
    </w:p>
    <w:p w14:paraId="09CD4C6F" w14:textId="77777777" w:rsidR="00B437D0" w:rsidRPr="00407B89" w:rsidRDefault="00000000">
      <w:pPr>
        <w:pStyle w:val="BodyText"/>
        <w:rPr>
          <w:highlight w:val="green"/>
          <w:rPrChange w:id="2523" w:author="emmanuel blezes" w:date="2026-05-24T11:09:00Z" w16du:dateUtc="2026-05-24T09:09:00Z">
            <w:rPr/>
          </w:rPrChange>
        </w:rPr>
      </w:pPr>
      <w:r w:rsidRPr="00407B89">
        <w:rPr>
          <w:highlight w:val="green"/>
          <w:rPrChange w:id="2524" w:author="emmanuel blezes" w:date="2026-05-24T11:09:00Z" w16du:dateUtc="2026-05-24T09:09:00Z">
            <w:rPr/>
          </w:rPrChange>
        </w:rPr>
        <w:t xml:space="preserve">Une dernière remarque, ayant vocation à éclairer les termes du débat. Le rapport annuel du Conseil d’orientation des retraites </w:t>
      </w:r>
      <w:del w:id="2525" w:author="emmanuel blezes" w:date="2026-05-18T20:04:00Z" w16du:dateUtc="2026-05-18T18:04:00Z">
        <w:r w:rsidRPr="00407B89" w:rsidDel="00146C66">
          <w:rPr>
            <w:highlight w:val="green"/>
            <w:rPrChange w:id="2526" w:author="emmanuel blezes" w:date="2026-05-24T11:09:00Z" w16du:dateUtc="2026-05-24T09:09:00Z">
              <w:rPr/>
            </w:rPrChange>
          </w:rPr>
          <w:delText>—</w:delText>
        </w:r>
      </w:del>
      <w:ins w:id="2527" w:author="emmanuel blezes" w:date="2026-05-18T20:04:00Z" w16du:dateUtc="2026-05-18T18:04:00Z">
        <w:r w:rsidR="00146C66" w:rsidRPr="00407B89">
          <w:rPr>
            <w:highlight w:val="green"/>
            <w:rPrChange w:id="2528" w:author="emmanuel blezes" w:date="2026-05-24T11:09:00Z" w16du:dateUtc="2026-05-24T09:09:00Z">
              <w:rPr/>
            </w:rPrChange>
          </w:rPr>
          <w:t>-</w:t>
        </w:r>
      </w:ins>
      <w:r w:rsidRPr="00407B89">
        <w:rPr>
          <w:highlight w:val="green"/>
          <w:rPrChange w:id="2529" w:author="emmanuel blezes" w:date="2026-05-24T11:09:00Z" w16du:dateUtc="2026-05-24T09:09:00Z">
            <w:rPr/>
          </w:rPrChange>
        </w:rPr>
        <w:t xml:space="preserve"> ce document qui sert depuis vingt ans de boussole au débat français </w:t>
      </w:r>
      <w:del w:id="2530" w:author="emmanuel blezes" w:date="2026-05-18T20:04:00Z" w16du:dateUtc="2026-05-18T18:04:00Z">
        <w:r w:rsidRPr="00407B89" w:rsidDel="00146C66">
          <w:rPr>
            <w:highlight w:val="green"/>
            <w:rPrChange w:id="2531" w:author="emmanuel blezes" w:date="2026-05-24T11:09:00Z" w16du:dateUtc="2026-05-24T09:09:00Z">
              <w:rPr/>
            </w:rPrChange>
          </w:rPr>
          <w:delText>—</w:delText>
        </w:r>
      </w:del>
      <w:ins w:id="2532" w:author="emmanuel blezes" w:date="2026-05-18T20:04:00Z" w16du:dateUtc="2026-05-18T18:04:00Z">
        <w:r w:rsidR="00146C66" w:rsidRPr="00407B89">
          <w:rPr>
            <w:highlight w:val="green"/>
            <w:rPrChange w:id="2533" w:author="emmanuel blezes" w:date="2026-05-24T11:09:00Z" w16du:dateUtc="2026-05-24T09:09:00Z">
              <w:rPr/>
            </w:rPrChange>
          </w:rPr>
          <w:t>-</w:t>
        </w:r>
      </w:ins>
      <w:r w:rsidRPr="00407B89">
        <w:rPr>
          <w:highlight w:val="green"/>
          <w:rPrChange w:id="2534" w:author="emmanuel blezes" w:date="2026-05-24T11:09:00Z" w16du:dateUtc="2026-05-24T09:09:00Z">
            <w:rPr/>
          </w:rPrChange>
        </w:rPr>
        <w:t xml:space="preserve"> projette ses chiffres jusqu’en 2070 sur quatre hypothèses : un taux de fécondité de 1,80, un solde migratoire net de soixante-dix mille personnes par an, un taux de chômage à 7 %, une productivité horaire à 0,7 % par an</w:t>
      </w:r>
      <w:r w:rsidRPr="00407B89">
        <w:rPr>
          <w:rStyle w:val="FootnoteReference"/>
          <w:highlight w:val="green"/>
          <w:rPrChange w:id="2535" w:author="emmanuel blezes" w:date="2026-05-24T11:09:00Z" w16du:dateUtc="2026-05-24T09:09:00Z">
            <w:rPr>
              <w:rStyle w:val="FootnoteReference"/>
            </w:rPr>
          </w:rPrChange>
        </w:rPr>
        <w:footnoteReference w:id="48"/>
      </w:r>
      <w:r w:rsidRPr="00407B89">
        <w:rPr>
          <w:highlight w:val="green"/>
          <w:rPrChange w:id="2539" w:author="emmanuel blezes" w:date="2026-05-24T11:09:00Z" w16du:dateUtc="2026-05-24T09:09:00Z">
            <w:rPr/>
          </w:rPrChange>
        </w:rPr>
        <w:t xml:space="preserve">. Ces quatre hypothèses encadrent toutes les conclusions du rapport. </w:t>
      </w:r>
      <w:del w:id="2540" w:author="emmanuel blezes" w:date="2026-05-24T11:04:00Z" w16du:dateUtc="2026-05-24T09:04:00Z">
        <w:r w:rsidRPr="00407B89" w:rsidDel="00081411">
          <w:rPr>
            <w:highlight w:val="green"/>
            <w:rPrChange w:id="2541" w:author="emmanuel blezes" w:date="2026-05-24T11:09:00Z" w16du:dateUtc="2026-05-24T09:09:00Z">
              <w:rPr/>
            </w:rPrChange>
          </w:rPr>
          <w:delText>Elles sont, en pratique, l’horizon du débat public sur les retraites.</w:delText>
        </w:r>
      </w:del>
    </w:p>
    <w:p w14:paraId="23F9FCAB" w14:textId="77777777" w:rsidR="00D61007" w:rsidRPr="00407B89" w:rsidRDefault="00081411" w:rsidP="00D61007">
      <w:pPr>
        <w:pStyle w:val="BodyText"/>
        <w:rPr>
          <w:ins w:id="2542" w:author="emmanuel blezes" w:date="2026-05-24T11:08:00Z" w16du:dateUtc="2026-05-24T09:08:00Z"/>
          <w:highlight w:val="green"/>
          <w:rPrChange w:id="2543" w:author="emmanuel blezes" w:date="2026-05-24T11:09:00Z" w16du:dateUtc="2026-05-24T09:09:00Z">
            <w:rPr>
              <w:ins w:id="2544" w:author="emmanuel blezes" w:date="2026-05-24T11:08:00Z" w16du:dateUtc="2026-05-24T09:08:00Z"/>
            </w:rPr>
          </w:rPrChange>
        </w:rPr>
      </w:pPr>
      <w:ins w:id="2545" w:author="emmanuel blezes" w:date="2026-05-24T11:04:00Z" w16du:dateUtc="2026-05-24T09:04:00Z">
        <w:r w:rsidRPr="00407B89">
          <w:rPr>
            <w:highlight w:val="green"/>
            <w:rPrChange w:id="2546" w:author="emmanuel blezes" w:date="2026-05-24T11:09:00Z" w16du:dateUtc="2026-05-24T09:09:00Z">
              <w:rPr/>
            </w:rPrChange>
          </w:rPr>
          <w:t>Au moins d</w:t>
        </w:r>
      </w:ins>
      <w:del w:id="2547" w:author="emmanuel blezes" w:date="2026-05-24T11:04:00Z" w16du:dateUtc="2026-05-24T09:04:00Z">
        <w:r w:rsidRPr="00407B89" w:rsidDel="00081411">
          <w:rPr>
            <w:highlight w:val="green"/>
            <w:rPrChange w:id="2548" w:author="emmanuel blezes" w:date="2026-05-24T11:09:00Z" w16du:dateUtc="2026-05-24T09:09:00Z">
              <w:rPr/>
            </w:rPrChange>
          </w:rPr>
          <w:delText>D</w:delText>
        </w:r>
      </w:del>
      <w:r w:rsidRPr="00407B89">
        <w:rPr>
          <w:highlight w:val="green"/>
          <w:rPrChange w:id="2549" w:author="emmanuel blezes" w:date="2026-05-24T11:09:00Z" w16du:dateUtc="2026-05-24T09:09:00Z">
            <w:rPr/>
          </w:rPrChange>
        </w:rPr>
        <w:t>eux d’entre elles, sur les quatre, sont déjà obsolètes en 2025. La fécondité observée est très inférieure : 1,56 contre 1,80</w:t>
      </w:r>
      <w:ins w:id="2550" w:author="emmanuel blezes" w:date="2026-05-24T11:05:00Z" w16du:dateUtc="2026-05-24T09:05:00Z">
        <w:r w:rsidR="00D61007" w:rsidRPr="00407B89">
          <w:rPr>
            <w:highlight w:val="green"/>
            <w:rPrChange w:id="2551" w:author="emmanuel blezes" w:date="2026-05-24T11:09:00Z" w16du:dateUtc="2026-05-24T09:09:00Z">
              <w:rPr/>
            </w:rPrChange>
          </w:rPr>
          <w:t xml:space="preserve">. </w:t>
        </w:r>
      </w:ins>
      <w:ins w:id="2552" w:author="emmanuel blezes" w:date="2026-05-24T11:07:00Z" w16du:dateUtc="2026-05-24T09:07:00Z">
        <w:r w:rsidR="00D61007" w:rsidRPr="00407B89">
          <w:rPr>
            <w:highlight w:val="green"/>
            <w:rPrChange w:id="2553" w:author="emmanuel blezes" w:date="2026-05-24T11:09:00Z" w16du:dateUtc="2026-05-24T09:09:00Z">
              <w:rPr/>
            </w:rPrChange>
          </w:rPr>
          <w:t>Et la croissance économique observée en 2025 (+0,9 %) reste nettement sous la trajectoire centrale retenue par le COR (+1,2 %/an entre 2024 et 2030).</w:t>
        </w:r>
      </w:ins>
      <w:del w:id="2554" w:author="emmanuel blezes" w:date="2026-05-24T11:05:00Z" w16du:dateUtc="2026-05-24T09:05:00Z">
        <w:r w:rsidRPr="00407B89" w:rsidDel="00D61007">
          <w:rPr>
            <w:highlight w:val="green"/>
            <w:rPrChange w:id="2555" w:author="emmanuel blezes" w:date="2026-05-24T11:09:00Z" w16du:dateUtc="2026-05-24T09:09:00Z">
              <w:rPr/>
            </w:rPrChange>
          </w:rPr>
          <w:delText xml:space="preserve">. </w:delText>
        </w:r>
        <w:r w:rsidRPr="00407B89" w:rsidDel="00D61007">
          <w:rPr>
            <w:highlight w:val="green"/>
            <w:rPrChange w:id="2556" w:author="emmanuel blezes" w:date="2026-05-24T11:09:00Z" w16du:dateUtc="2026-05-24T09:09:00Z">
              <w:rPr>
                <w:highlight w:val="yellow"/>
              </w:rPr>
            </w:rPrChange>
          </w:rPr>
          <w:delText>Ajouter ici les prévisions de croissance trop optimistes</w:delText>
        </w:r>
      </w:del>
      <w:ins w:id="2557" w:author="emmanuel blezes" w:date="2026-05-24T11:08:00Z" w16du:dateUtc="2026-05-24T09:08:00Z">
        <w:r w:rsidR="00D61007" w:rsidRPr="00407B89">
          <w:rPr>
            <w:highlight w:val="green"/>
            <w:rPrChange w:id="2558" w:author="emmanuel blezes" w:date="2026-05-24T11:09:00Z" w16du:dateUtc="2026-05-24T09:09:00Z">
              <w:rPr/>
            </w:rPrChange>
          </w:rPr>
          <w:t xml:space="preserve"> </w:t>
        </w:r>
      </w:ins>
    </w:p>
    <w:p w14:paraId="485EE464" w14:textId="77777777" w:rsidR="00B437D0" w:rsidRDefault="00000000" w:rsidP="00D61007">
      <w:pPr>
        <w:pStyle w:val="BodyText"/>
      </w:pPr>
      <w:del w:id="2559" w:author="emmanuel blezes" w:date="2026-05-24T11:08:00Z" w16du:dateUtc="2026-05-24T09:08:00Z">
        <w:r w:rsidRPr="00407B89" w:rsidDel="00D61007">
          <w:rPr>
            <w:highlight w:val="green"/>
            <w:rPrChange w:id="2560" w:author="emmanuel blezes" w:date="2026-05-24T11:09:00Z" w16du:dateUtc="2026-05-24T09:09:00Z">
              <w:rPr/>
            </w:rPrChange>
          </w:rPr>
          <w:delText>. Et surtout, ils introduisent une vérité que le débat français n’a pas l’habitude de regarder en face : les chiffres du COR sont des paris, pas des prévisions. Et comme tous les paris faits sur quarante-cinq ans, ils ont une probabilité non négligeable de se tromper.</w:delText>
        </w:r>
      </w:del>
      <w:ins w:id="2561" w:author="emmanuel blezes" w:date="2026-05-24T11:08:00Z" w16du:dateUtc="2026-05-24T09:08:00Z">
        <w:r w:rsidR="00D61007" w:rsidRPr="00407B89">
          <w:rPr>
            <w:highlight w:val="green"/>
            <w:rPrChange w:id="2562" w:author="emmanuel blezes" w:date="2026-05-24T11:09:00Z" w16du:dateUtc="2026-05-24T09:09:00Z">
              <w:rPr/>
            </w:rPrChange>
          </w:rPr>
          <w:t>Le débat part sur de mauvaises bases.</w:t>
        </w:r>
        <w:r w:rsidR="00D61007">
          <w:t xml:space="preserve"> </w:t>
        </w:r>
      </w:ins>
    </w:p>
    <w:p w14:paraId="7B6CB9F9" w14:textId="2546E1EA" w:rsidR="00B437D0" w:rsidRPr="00770122" w:rsidRDefault="00000000">
      <w:pPr>
        <w:pStyle w:val="Heading2"/>
        <w:numPr>
          <w:ilvl w:val="0"/>
          <w:numId w:val="6"/>
        </w:numPr>
        <w:pPrChange w:id="2563" w:author="emmanuel blezes" w:date="2026-05-24T19:36:00Z" w16du:dateUtc="2026-05-24T17:36:00Z">
          <w:pPr>
            <w:pStyle w:val="Heading2"/>
          </w:pPr>
        </w:pPrChange>
      </w:pPr>
      <w:bookmarkStart w:id="2564" w:name="le-déficit-caché"/>
      <w:bookmarkEnd w:id="2155"/>
      <w:del w:id="2565" w:author="emmanuel blezes" w:date="2026-05-24T15:14:00Z" w16du:dateUtc="2026-05-24T13:14:00Z">
        <w:r w:rsidRPr="00770122" w:rsidDel="008674B5">
          <w:delText xml:space="preserve">1.2 </w:delText>
        </w:r>
      </w:del>
      <w:bookmarkStart w:id="2566" w:name="_Toc230888230"/>
      <w:r w:rsidRPr="00770122">
        <w:t>Le déficit caché</w:t>
      </w:r>
      <w:bookmarkEnd w:id="2566"/>
    </w:p>
    <w:p w14:paraId="15278A02" w14:textId="77777777" w:rsidR="00B437D0" w:rsidRPr="00F02039" w:rsidDel="00407B89" w:rsidRDefault="00000000">
      <w:pPr>
        <w:pStyle w:val="FirstParagraph"/>
        <w:rPr>
          <w:del w:id="2567" w:author="emmanuel blezes" w:date="2026-05-24T11:17:00Z" w16du:dateUtc="2026-05-24T09:17:00Z"/>
          <w:highlight w:val="green"/>
          <w:rPrChange w:id="2568" w:author="emmanuel blezes" w:date="2026-05-24T11:26:00Z" w16du:dateUtc="2026-05-24T09:26:00Z">
            <w:rPr>
              <w:del w:id="2569" w:author="emmanuel blezes" w:date="2026-05-24T11:17:00Z" w16du:dateUtc="2026-05-24T09:17:00Z"/>
            </w:rPr>
          </w:rPrChange>
        </w:rPr>
      </w:pPr>
      <w:del w:id="2570" w:author="emmanuel blezes" w:date="2026-05-24T11:17:00Z" w16du:dateUtc="2026-05-24T09:17:00Z">
        <w:r w:rsidRPr="00F02039" w:rsidDel="00407B89">
          <w:rPr>
            <w:highlight w:val="green"/>
            <w:rPrChange w:id="2571" w:author="emmanuel blezes" w:date="2026-05-24T11:26:00Z" w16du:dateUtc="2026-05-24T09:26:00Z">
              <w:rPr/>
            </w:rPrChange>
          </w:rPr>
          <w:delText xml:space="preserve">Demandez à n’importe quel responsable politique français combien coûte vraiment le système de retraite. La réponse sera vague, voire fausse. Demandez-lui combien il manque dans la caisse. Là, en revanche, vous obtiendrez un chiffre </w:delText>
        </w:r>
      </w:del>
      <w:del w:id="2572" w:author="emmanuel blezes" w:date="2026-05-18T20:04:00Z" w16du:dateUtc="2026-05-18T18:04:00Z">
        <w:r w:rsidRPr="00F02039" w:rsidDel="00146C66">
          <w:rPr>
            <w:highlight w:val="green"/>
            <w:rPrChange w:id="2573" w:author="emmanuel blezes" w:date="2026-05-24T11:26:00Z" w16du:dateUtc="2026-05-24T09:26:00Z">
              <w:rPr/>
            </w:rPrChange>
          </w:rPr>
          <w:delText>—</w:delText>
        </w:r>
      </w:del>
      <w:del w:id="2574" w:author="emmanuel blezes" w:date="2026-05-24T11:17:00Z" w16du:dateUtc="2026-05-24T09:17:00Z">
        <w:r w:rsidRPr="00F02039" w:rsidDel="00407B89">
          <w:rPr>
            <w:highlight w:val="green"/>
            <w:rPrChange w:id="2575" w:author="emmanuel blezes" w:date="2026-05-24T11:26:00Z" w16du:dateUtc="2026-05-24T09:26:00Z">
              <w:rPr/>
            </w:rPrChange>
          </w:rPr>
          <w:delText xml:space="preserve"> à peu près toujours le même.</w:delText>
        </w:r>
      </w:del>
      <w:ins w:id="2576" w:author="emmanuel blezes" w:date="2026-05-24T11:17:00Z" w16du:dateUtc="2026-05-24T09:17:00Z">
        <w:r w:rsidR="00407B89" w:rsidRPr="00F02039">
          <w:rPr>
            <w:highlight w:val="green"/>
            <w:rPrChange w:id="2577" w:author="emmanuel blezes" w:date="2026-05-24T11:26:00Z" w16du:dateUtc="2026-05-24T09:26:00Z">
              <w:rPr/>
            </w:rPrChange>
          </w:rPr>
          <w:t>A combien s’élève le déficit annuel du système de retraites français ? Réponse souvent entendue :</w:t>
        </w:r>
      </w:ins>
      <w:r w:rsidRPr="00F02039">
        <w:rPr>
          <w:highlight w:val="green"/>
          <w:rPrChange w:id="2578" w:author="emmanuel blezes" w:date="2026-05-24T11:26:00Z" w16du:dateUtc="2026-05-24T09:26:00Z">
            <w:rPr/>
          </w:rPrChange>
        </w:rPr>
        <w:t xml:space="preserve"> </w:t>
      </w:r>
      <w:ins w:id="2579" w:author="emmanuel blezes" w:date="2026-05-24T11:17:00Z" w16du:dateUtc="2026-05-24T09:17:00Z">
        <w:r w:rsidR="00407B89" w:rsidRPr="00F02039">
          <w:rPr>
            <w:highlight w:val="green"/>
            <w:rPrChange w:id="2580" w:author="emmanuel blezes" w:date="2026-05-24T11:26:00Z" w16du:dateUtc="2026-05-24T09:26:00Z">
              <w:rPr/>
            </w:rPrChange>
          </w:rPr>
          <w:t>q</w:t>
        </w:r>
      </w:ins>
      <w:del w:id="2581" w:author="emmanuel blezes" w:date="2026-05-24T11:17:00Z" w16du:dateUtc="2026-05-24T09:17:00Z">
        <w:r w:rsidRPr="00F02039" w:rsidDel="00407B89">
          <w:rPr>
            <w:highlight w:val="green"/>
            <w:rPrChange w:id="2582" w:author="emmanuel blezes" w:date="2026-05-24T11:26:00Z" w16du:dateUtc="2026-05-24T09:26:00Z">
              <w:rPr/>
            </w:rPrChange>
          </w:rPr>
          <w:delText>Q</w:delText>
        </w:r>
      </w:del>
      <w:r w:rsidRPr="00F02039">
        <w:rPr>
          <w:highlight w:val="green"/>
          <w:rPrChange w:id="2583" w:author="emmanuel blezes" w:date="2026-05-24T11:26:00Z" w16du:dateUtc="2026-05-24T09:26:00Z">
            <w:rPr/>
          </w:rPrChange>
        </w:rPr>
        <w:t>uelques milliards d’euros par an</w:t>
      </w:r>
      <w:del w:id="2584" w:author="emmanuel blezes" w:date="2026-05-24T11:17:00Z" w16du:dateUtc="2026-05-24T09:17:00Z">
        <w:r w:rsidRPr="00F02039" w:rsidDel="00407B89">
          <w:rPr>
            <w:highlight w:val="green"/>
            <w:rPrChange w:id="2585" w:author="emmanuel blezes" w:date="2026-05-24T11:26:00Z" w16du:dateUtc="2026-05-24T09:26:00Z">
              <w:rPr/>
            </w:rPrChange>
          </w:rPr>
          <w:delText>, gérables, presque résorbés par la réforme de 2023, un peu plus en 2045 si rien ne change. La situation est tendue, dit-on, mais elle n’est pas dramatique.</w:delText>
        </w:r>
      </w:del>
      <w:ins w:id="2586" w:author="emmanuel blezes" w:date="2026-05-24T11:17:00Z" w16du:dateUtc="2026-05-24T09:17:00Z">
        <w:r w:rsidR="00407B89" w:rsidRPr="00F02039">
          <w:rPr>
            <w:highlight w:val="green"/>
            <w:rPrChange w:id="2587" w:author="emmanuel blezes" w:date="2026-05-24T11:26:00Z" w16du:dateUtc="2026-05-24T09:26:00Z">
              <w:rPr/>
            </w:rPrChange>
          </w:rPr>
          <w:t xml:space="preserve">. </w:t>
        </w:r>
      </w:ins>
    </w:p>
    <w:p w14:paraId="28E62EA4" w14:textId="77777777" w:rsidR="00B437D0" w:rsidRPr="00F02039" w:rsidRDefault="00000000">
      <w:pPr>
        <w:pStyle w:val="FirstParagraph"/>
        <w:rPr>
          <w:highlight w:val="green"/>
          <w:rPrChange w:id="2588" w:author="emmanuel blezes" w:date="2026-05-24T11:26:00Z" w16du:dateUtc="2026-05-24T09:26:00Z">
            <w:rPr/>
          </w:rPrChange>
        </w:rPr>
        <w:pPrChange w:id="2589" w:author="emmanuel blezes" w:date="2026-05-24T11:17:00Z" w16du:dateUtc="2026-05-24T09:17:00Z">
          <w:pPr>
            <w:pStyle w:val="BodyText"/>
          </w:pPr>
        </w:pPrChange>
      </w:pPr>
      <w:del w:id="2590" w:author="emmanuel blezes" w:date="2026-05-24T11:17:00Z" w16du:dateUtc="2026-05-24T09:17:00Z">
        <w:r w:rsidRPr="00F02039" w:rsidDel="00407B89">
          <w:rPr>
            <w:highlight w:val="green"/>
            <w:rPrChange w:id="2591" w:author="emmanuel blezes" w:date="2026-05-24T11:26:00Z" w16du:dateUtc="2026-05-24T09:26:00Z">
              <w:rPr/>
            </w:rPrChange>
          </w:rPr>
          <w:delText>Ces chiffres sont faux</w:delText>
        </w:r>
      </w:del>
      <w:ins w:id="2592" w:author="emmanuel blezes" w:date="2026-05-24T11:17:00Z" w16du:dateUtc="2026-05-24T09:17:00Z">
        <w:r w:rsidR="00407B89" w:rsidRPr="00F02039">
          <w:rPr>
            <w:highlight w:val="green"/>
            <w:rPrChange w:id="2593" w:author="emmanuel blezes" w:date="2026-05-24T11:26:00Z" w16du:dateUtc="2026-05-24T09:26:00Z">
              <w:rPr/>
            </w:rPrChange>
          </w:rPr>
          <w:t>C’est faux</w:t>
        </w:r>
      </w:ins>
      <w:r w:rsidRPr="00F02039">
        <w:rPr>
          <w:highlight w:val="green"/>
          <w:rPrChange w:id="2594" w:author="emmanuel blezes" w:date="2026-05-24T11:26:00Z" w16du:dateUtc="2026-05-24T09:26:00Z">
            <w:rPr/>
          </w:rPrChange>
        </w:rPr>
        <w:t>. Et c’est probablement le mensonge le plus coûteux qu’aient produit, en trente ans, les conventions budgétaires et comptables françaises.</w:t>
      </w:r>
    </w:p>
    <w:p w14:paraId="21982119" w14:textId="77777777" w:rsidR="008828AA" w:rsidRPr="00F02039" w:rsidRDefault="008828AA" w:rsidP="008828AA">
      <w:pPr>
        <w:pStyle w:val="FirstParagraph"/>
        <w:rPr>
          <w:ins w:id="2595" w:author="emmanuel blezes" w:date="2026-05-24T11:25:00Z" w16du:dateUtc="2026-05-24T09:25:00Z"/>
          <w:highlight w:val="green"/>
          <w:rPrChange w:id="2596" w:author="emmanuel blezes" w:date="2026-05-24T11:26:00Z" w16du:dateUtc="2026-05-24T09:26:00Z">
            <w:rPr>
              <w:ins w:id="2597" w:author="emmanuel blezes" w:date="2026-05-24T11:25:00Z" w16du:dateUtc="2026-05-24T09:25:00Z"/>
            </w:rPr>
          </w:rPrChange>
        </w:rPr>
      </w:pPr>
      <w:ins w:id="2598" w:author="emmanuel blezes" w:date="2026-05-24T11:22:00Z" w16du:dateUtc="2026-05-24T09:22:00Z">
        <w:r w:rsidRPr="00F02039">
          <w:rPr>
            <w:highlight w:val="green"/>
            <w:rPrChange w:id="2599" w:author="emmanuel blezes" w:date="2026-05-24T11:26:00Z" w16du:dateUtc="2026-05-24T09:26:00Z">
              <w:rPr/>
            </w:rPrChange>
          </w:rPr>
          <w:t>D'où vient l'erreur ? La Cour des comptes annonce 6,6 milliards d'euros de déficit pour 2025. Le COR</w:t>
        </w:r>
      </w:ins>
      <w:ins w:id="2600" w:author="emmanuel blezes" w:date="2026-05-24T11:24:00Z" w16du:dateUtc="2026-05-24T09:24:00Z">
        <w:r w:rsidRPr="00F02039">
          <w:rPr>
            <w:highlight w:val="green"/>
            <w:rPrChange w:id="2601" w:author="emmanuel blezes" w:date="2026-05-24T11:26:00Z" w16du:dateUtc="2026-05-24T09:26:00Z">
              <w:rPr/>
            </w:rPrChange>
          </w:rPr>
          <w:t xml:space="preserve"> </w:t>
        </w:r>
      </w:ins>
      <w:ins w:id="2602" w:author="emmanuel blezes" w:date="2026-05-24T11:22:00Z" w16du:dateUtc="2026-05-24T09:22:00Z">
        <w:r w:rsidRPr="00F02039">
          <w:rPr>
            <w:highlight w:val="green"/>
            <w:rPrChange w:id="2603" w:author="emmanuel blezes" w:date="2026-05-24T11:26:00Z" w16du:dateUtc="2026-05-24T09:26:00Z">
              <w:rPr/>
            </w:rPrChange>
          </w:rPr>
          <w:t>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ins>
      <w:ins w:id="2604" w:author="emmanuel blezes" w:date="2026-05-24T11:25:00Z" w16du:dateUtc="2026-05-24T09:25:00Z">
        <w:r w:rsidRPr="00F02039">
          <w:rPr>
            <w:rStyle w:val="FootnoteReference"/>
            <w:highlight w:val="green"/>
            <w:rPrChange w:id="2605" w:author="emmanuel blezes" w:date="2026-05-24T11:26:00Z" w16du:dateUtc="2026-05-24T09:26:00Z">
              <w:rPr>
                <w:rStyle w:val="FootnoteReference"/>
              </w:rPr>
            </w:rPrChange>
          </w:rPr>
          <w:footnoteReference w:id="49"/>
        </w:r>
      </w:ins>
      <w:ins w:id="2607" w:author="emmanuel blezes" w:date="2026-05-24T11:22:00Z" w16du:dateUtc="2026-05-24T09:22:00Z">
        <w:r w:rsidRPr="00F02039">
          <w:rPr>
            <w:highlight w:val="green"/>
            <w:rPrChange w:id="2608" w:author="emmanuel blezes" w:date="2026-05-24T11:26:00Z" w16du:dateUtc="2026-05-24T09:26:00Z">
              <w:rPr/>
            </w:rPrChange>
          </w:rPr>
          <w:t xml:space="preserve">. </w:t>
        </w:r>
      </w:ins>
    </w:p>
    <w:p w14:paraId="643A758D" w14:textId="77777777" w:rsidR="00B437D0" w:rsidRPr="00F02039" w:rsidDel="008828AA" w:rsidRDefault="008828AA">
      <w:pPr>
        <w:pStyle w:val="FirstParagraph"/>
        <w:rPr>
          <w:del w:id="2609" w:author="emmanuel blezes" w:date="2026-05-24T11:22:00Z" w16du:dateUtc="2026-05-24T09:22:00Z"/>
          <w:highlight w:val="green"/>
          <w:rPrChange w:id="2610" w:author="emmanuel blezes" w:date="2026-05-24T11:26:00Z" w16du:dateUtc="2026-05-24T09:26:00Z">
            <w:rPr>
              <w:del w:id="2611" w:author="emmanuel blezes" w:date="2026-05-24T11:22:00Z" w16du:dateUtc="2026-05-24T09:22:00Z"/>
            </w:rPr>
          </w:rPrChange>
        </w:rPr>
        <w:pPrChange w:id="2612" w:author="emmanuel blezes" w:date="2026-05-24T11:25:00Z" w16du:dateUtc="2026-05-24T09:25:00Z">
          <w:pPr>
            <w:pStyle w:val="BodyText"/>
          </w:pPr>
        </w:pPrChange>
      </w:pPr>
      <w:ins w:id="2613" w:author="emmanuel blezes" w:date="2026-05-24T11:22:00Z" w16du:dateUtc="2026-05-24T09:22:00Z">
        <w:r w:rsidRPr="00F02039">
          <w:rPr>
            <w:highlight w:val="green"/>
            <w:rPrChange w:id="2614" w:author="emmanuel blezes" w:date="2026-05-24T11:26:00Z" w16du:dateUtc="2026-05-24T09:26:00Z">
              <w:rPr/>
            </w:rPrChange>
          </w:rPr>
          <w:t xml:space="preserve">Autrement dit : ces chiffres présentent comme presque équilibré un système qui ne tient que parce que l'État s'endette chaque année pour le maintenir à flot. </w:t>
        </w:r>
      </w:ins>
      <w:del w:id="2615" w:author="emmanuel blezes" w:date="2026-05-24T11:22:00Z" w16du:dateUtc="2026-05-24T09:22:00Z">
        <w:r w:rsidRPr="00F02039" w:rsidDel="008828AA">
          <w:rPr>
            <w:highlight w:val="green"/>
            <w:rPrChange w:id="2616" w:author="emmanuel blezes" w:date="2026-05-24T11:26:00Z" w16du:dateUtc="2026-05-24T09:26:00Z">
              <w:rPr/>
            </w:rPrChange>
          </w:rPr>
          <w:delText>D’où vient l’erreur ? La Cour des comptes annonce 6,6 milliards d’euros de déficit pour 2025</w:delText>
        </w:r>
        <w:r w:rsidRPr="00F02039" w:rsidDel="008828AA">
          <w:rPr>
            <w:rStyle w:val="FootnoteReference"/>
            <w:highlight w:val="green"/>
            <w:rPrChange w:id="2617" w:author="emmanuel blezes" w:date="2026-05-24T11:26:00Z" w16du:dateUtc="2026-05-24T09:26:00Z">
              <w:rPr>
                <w:rStyle w:val="FootnoteReference"/>
              </w:rPr>
            </w:rPrChange>
          </w:rPr>
          <w:footnoteReference w:id="50"/>
        </w:r>
        <w:r w:rsidRPr="00F02039" w:rsidDel="008828AA">
          <w:rPr>
            <w:highlight w:val="green"/>
            <w:rPrChange w:id="2626" w:author="emmanuel blezes" w:date="2026-05-24T11:26:00Z" w16du:dateUtc="2026-05-24T09:26:00Z">
              <w:rPr/>
            </w:rPrChange>
          </w:rPr>
          <w:delText>. Le COR retient 1,7 milliard pour 2024</w:delText>
        </w:r>
        <w:r w:rsidRPr="00F02039" w:rsidDel="008828AA">
          <w:rPr>
            <w:rStyle w:val="FootnoteReference"/>
            <w:highlight w:val="green"/>
            <w:rPrChange w:id="2627" w:author="emmanuel blezes" w:date="2026-05-24T11:26:00Z" w16du:dateUtc="2026-05-24T09:26:00Z">
              <w:rPr>
                <w:rStyle w:val="FootnoteReference"/>
              </w:rPr>
            </w:rPrChange>
          </w:rPr>
          <w:footnoteReference w:id="51"/>
        </w:r>
        <w:r w:rsidRPr="00F02039" w:rsidDel="008828AA">
          <w:rPr>
            <w:highlight w:val="green"/>
            <w:rPrChange w:id="2634" w:author="emmanuel blezes" w:date="2026-05-24T11:26:00Z" w16du:dateUtc="2026-05-24T09:26:00Z">
              <w:rPr/>
            </w:rPrChange>
          </w:rPr>
          <w:delText>. Ce que disent ces chiffres c’est la trésorerie de l’année, qui équilibre par construction le régime des fonctionnaires parce que l’État, employeur public, y verse chaque année ce qu’il faut pour combler le trou. Ce que ces chiffres ne disent pas, c’est combien ce trou est creusé. Ce qu’ils ne disent pas, c’est qu’un employeur privé, soumis aux mêmes règles, ne pourrait pas combler le sien sans faire faillite.</w:delText>
        </w:r>
      </w:del>
    </w:p>
    <w:p w14:paraId="31BC8847" w14:textId="77777777" w:rsidR="00B437D0" w:rsidRDefault="00000000" w:rsidP="008828AA">
      <w:pPr>
        <w:pStyle w:val="FirstParagraph"/>
        <w:rPr>
          <w:ins w:id="2635" w:author="emmanuel blezes" w:date="2026-05-24T11:33:00Z" w16du:dateUtc="2026-05-24T09:33:00Z"/>
        </w:rPr>
      </w:pPr>
      <w:del w:id="2636" w:author="emmanuel blezes" w:date="2026-05-24T11:23:00Z" w16du:dateUtc="2026-05-24T09:23:00Z">
        <w:r w:rsidRPr="00F02039" w:rsidDel="008828AA">
          <w:rPr>
            <w:highlight w:val="green"/>
            <w:rPrChange w:id="2637" w:author="emmanuel blezes" w:date="2026-05-24T11:26:00Z" w16du:dateUtc="2026-05-24T09:26:00Z">
              <w:rPr/>
            </w:rPrChange>
          </w:rPr>
          <w:delText>Un haut fonctionnaire, depuis trois ans, refuse cet arrangement. Il s’appelle Jean-Pascal Beaufret. Il a été inspecteur général des finances et directeur général des impôts ; il connaît mieux que personne l’architecture comptable de l’État français</w:delText>
        </w:r>
        <w:r w:rsidRPr="00F02039" w:rsidDel="008828AA">
          <w:rPr>
            <w:rStyle w:val="FootnoteReference"/>
            <w:highlight w:val="green"/>
            <w:rPrChange w:id="2638" w:author="emmanuel blezes" w:date="2026-05-24T11:26:00Z" w16du:dateUtc="2026-05-24T09:26:00Z">
              <w:rPr>
                <w:rStyle w:val="FootnoteReference"/>
              </w:rPr>
            </w:rPrChange>
          </w:rPr>
          <w:footnoteReference w:id="52"/>
        </w:r>
        <w:r w:rsidRPr="00F02039" w:rsidDel="008828AA">
          <w:rPr>
            <w:highlight w:val="green"/>
            <w:rPrChange w:id="2645" w:author="emmanuel blezes" w:date="2026-05-24T11:26:00Z" w16du:dateUtc="2026-05-24T09:26:00Z">
              <w:rPr/>
            </w:rPrChange>
          </w:rPr>
          <w:delText>. En septembre 2023, à l’invitation du Conseil d’orientation des retraites lui-même, il a déposé une note. Elle est toujours là, accessible sur le site du COR</w:delText>
        </w:r>
        <w:r w:rsidRPr="00F02039" w:rsidDel="008828AA">
          <w:rPr>
            <w:rStyle w:val="FootnoteReference"/>
            <w:highlight w:val="green"/>
            <w:rPrChange w:id="2646" w:author="emmanuel blezes" w:date="2026-05-24T11:26:00Z" w16du:dateUtc="2026-05-24T09:26:00Z">
              <w:rPr>
                <w:rStyle w:val="FootnoteReference"/>
              </w:rPr>
            </w:rPrChange>
          </w:rPr>
          <w:footnoteReference w:id="53"/>
        </w:r>
        <w:r w:rsidRPr="00F02039" w:rsidDel="008828AA">
          <w:rPr>
            <w:highlight w:val="green"/>
            <w:rPrChange w:id="2660" w:author="emmanuel blezes" w:date="2026-05-24T11:26:00Z" w16du:dateUtc="2026-05-24T09:26:00Z">
              <w:rPr/>
            </w:rPrChange>
          </w:rPr>
          <w:delText>. Elle dit ceci :</w:delText>
        </w:r>
      </w:del>
    </w:p>
    <w:tbl>
      <w:tblPr>
        <w:tblStyle w:val="TableGrid"/>
        <w:tblW w:w="0" w:type="auto"/>
        <w:tblLook w:val="04A0" w:firstRow="1" w:lastRow="0" w:firstColumn="1" w:lastColumn="0" w:noHBand="0" w:noVBand="1"/>
      </w:tblPr>
      <w:tblGrid>
        <w:gridCol w:w="9350"/>
      </w:tblGrid>
      <w:tr w:rsidR="00F02039" w14:paraId="4FF32991" w14:textId="77777777" w:rsidTr="00F02039">
        <w:trPr>
          <w:ins w:id="2661" w:author="emmanuel blezes" w:date="2026-05-24T11:34:00Z"/>
        </w:trPr>
        <w:tc>
          <w:tcPr>
            <w:tcW w:w="9576" w:type="dxa"/>
          </w:tcPr>
          <w:p w14:paraId="28C4CE68" w14:textId="77777777" w:rsidR="00F02039" w:rsidRPr="001A5E6C" w:rsidRDefault="00F02039" w:rsidP="00F02039">
            <w:pPr>
              <w:pStyle w:val="BodyText"/>
              <w:rPr>
                <w:ins w:id="2662" w:author="emmanuel blezes" w:date="2026-05-24T11:34:00Z" w16du:dateUtc="2026-05-24T09:34:00Z"/>
                <w:b/>
                <w:bCs/>
                <w:rPrChange w:id="2663" w:author="emmanuel blezes" w:date="2026-05-24T11:38:00Z" w16du:dateUtc="2026-05-24T09:38:00Z">
                  <w:rPr>
                    <w:ins w:id="2664" w:author="emmanuel blezes" w:date="2026-05-24T11:34:00Z" w16du:dateUtc="2026-05-24T09:34:00Z"/>
                  </w:rPr>
                </w:rPrChange>
              </w:rPr>
            </w:pPr>
            <w:ins w:id="2665" w:author="emmanuel blezes" w:date="2026-05-24T11:34:00Z" w16du:dateUtc="2026-05-24T09:34:00Z">
              <w:r w:rsidRPr="001A5E6C">
                <w:rPr>
                  <w:b/>
                  <w:bCs/>
                  <w:rPrChange w:id="2666" w:author="emmanuel blezes" w:date="2026-05-24T11:38:00Z" w16du:dateUtc="2026-05-24T09:38:00Z">
                    <w:rPr/>
                  </w:rPrChange>
                </w:rPr>
                <w:lastRenderedPageBreak/>
                <w:t>ENCADRÉ – 82,28% de cotisation</w:t>
              </w:r>
            </w:ins>
          </w:p>
          <w:p w14:paraId="212F319E" w14:textId="77777777" w:rsidR="00F02039" w:rsidRDefault="00F02039" w:rsidP="00F02039">
            <w:pPr>
              <w:pStyle w:val="BodyText"/>
              <w:rPr>
                <w:ins w:id="2667" w:author="emmanuel blezes" w:date="2026-05-24T11:34:00Z" w16du:dateUtc="2026-05-24T09:34:00Z"/>
              </w:rPr>
            </w:pPr>
            <w:ins w:id="2668" w:author="emmanuel blezes" w:date="2026-05-24T11:34:00Z" w16du:dateUtc="2026-05-24T09:34:00Z">
              <w:r>
                <w:t>Pour ses fonctionnaires civils, l'État verse à son régime de retraite une « cotisation employeur » de 74,28 % du traitement indiciaire en 2024, relevée à 82,28 % en 2026 par décret</w:t>
              </w:r>
            </w:ins>
            <w:ins w:id="2669" w:author="emmanuel blezes" w:date="2026-05-24T11:35:00Z" w16du:dateUtc="2026-05-24T09:35:00Z">
              <w:r>
                <w:rPr>
                  <w:rStyle w:val="FootnoteReference"/>
                </w:rPr>
                <w:footnoteReference w:id="54"/>
              </w:r>
            </w:ins>
            <w:ins w:id="2671" w:author="emmanuel blezes" w:date="2026-05-24T11:34:00Z" w16du:dateUtc="2026-05-24T09:34:00Z">
              <w:r>
                <w:t xml:space="preserve">. </w:t>
              </w:r>
            </w:ins>
          </w:p>
          <w:p w14:paraId="2A8F38F7" w14:textId="77777777" w:rsidR="00F02039" w:rsidRDefault="00F02039" w:rsidP="00F02039">
            <w:pPr>
              <w:pStyle w:val="BodyText"/>
              <w:rPr>
                <w:ins w:id="2672" w:author="emmanuel blezes" w:date="2026-05-24T11:35:00Z" w16du:dateUtc="2026-05-24T09:35:00Z"/>
              </w:rPr>
            </w:pPr>
            <w:ins w:id="2673" w:author="emmanuel blezes" w:date="2026-05-24T11:34:00Z" w16du:dateUtc="2026-05-24T09:34:00Z">
              <w:r>
                <w:t>Un employeur privé verse, lui, environ 16 %. Sans ce taux exorbitant, le régime des retraites publiques apparaîtrait massivement déficitaire. C'est précisément pour cela qu'il existe : environ 80 % de cette cotisation constitue en</w:t>
              </w:r>
            </w:ins>
            <w:ins w:id="2674" w:author="emmanuel blezes" w:date="2026-05-24T11:35:00Z" w16du:dateUtc="2026-05-24T09:35:00Z">
              <w:r>
                <w:t xml:space="preserve"> </w:t>
              </w:r>
            </w:ins>
            <w:ins w:id="2675" w:author="emmanuel blezes" w:date="2026-05-24T11:34:00Z" w16du:dateUtc="2026-05-24T09:34:00Z">
              <w:r>
                <w:t xml:space="preserve">réalité, selon Beaufret, une subvention d'équilibre déguisée. </w:t>
              </w:r>
            </w:ins>
          </w:p>
          <w:p w14:paraId="538928E8" w14:textId="77777777" w:rsidR="00F02039" w:rsidRDefault="00F02039" w:rsidP="00F02039">
            <w:pPr>
              <w:pStyle w:val="BodyText"/>
              <w:rPr>
                <w:ins w:id="2676" w:author="emmanuel blezes" w:date="2026-05-24T11:34:00Z" w16du:dateUtc="2026-05-24T09:34:00Z"/>
              </w:rPr>
            </w:pPr>
            <w:ins w:id="2677" w:author="emmanuel blezes" w:date="2026-05-24T11:34:00Z" w16du:dateUtc="2026-05-24T09:34:00Z">
              <w:r>
                <w:t>L'État finance son propre trou retraite, mais</w:t>
              </w:r>
            </w:ins>
            <w:ins w:id="2678" w:author="emmanuel blezes" w:date="2026-05-24T11:35:00Z" w16du:dateUtc="2026-05-24T09:35:00Z">
              <w:r>
                <w:t xml:space="preserve"> </w:t>
              </w:r>
            </w:ins>
            <w:ins w:id="2679" w:author="emmanuel blezes" w:date="2026-05-24T11:34:00Z" w16du:dateUtc="2026-05-24T09:34:00Z">
              <w:r>
                <w:t>l'inscrit dans ses comptes comme une rémunération normale. Ce maquillage représentait 34 milliards d'euros en 2022 ; recalculé en clair, le déficit consolidé des caisses retraites publiques atteignait alors −29 milliards d'euros</w:t>
              </w:r>
            </w:ins>
            <w:ins w:id="2680" w:author="emmanuel blezes" w:date="2026-05-24T11:35:00Z" w16du:dateUtc="2026-05-24T09:35:00Z">
              <w:r>
                <w:rPr>
                  <w:rStyle w:val="FootnoteReference"/>
                </w:rPr>
                <w:footnoteReference w:id="55"/>
              </w:r>
            </w:ins>
            <w:ins w:id="2682" w:author="emmanuel blezes" w:date="2026-05-24T11:34:00Z" w16du:dateUtc="2026-05-24T09:34:00Z">
              <w:r>
                <w:t>.</w:t>
              </w:r>
            </w:ins>
          </w:p>
        </w:tc>
      </w:tr>
    </w:tbl>
    <w:p w14:paraId="3E8E7EFC" w14:textId="77777777" w:rsidR="001A5E6C" w:rsidRDefault="001A5E6C" w:rsidP="001A5E6C">
      <w:pPr>
        <w:rPr>
          <w:ins w:id="2683" w:author="emmanuel blezes" w:date="2026-05-24T11:43:00Z" w16du:dateUtc="2026-05-24T09:43:00Z"/>
        </w:rPr>
      </w:pPr>
    </w:p>
    <w:p w14:paraId="7BAA652E" w14:textId="77777777" w:rsidR="001A5E6C" w:rsidRPr="00C539D9" w:rsidRDefault="001A5E6C" w:rsidP="004A3D8E">
      <w:pPr>
        <w:pStyle w:val="BodyText"/>
        <w:rPr>
          <w:ins w:id="2684" w:author="emmanuel blezes" w:date="2026-05-24T11:44:00Z" w16du:dateUtc="2026-05-24T09:44:00Z"/>
          <w:highlight w:val="green"/>
          <w:rPrChange w:id="2685" w:author="emmanuel blezes" w:date="2026-05-24T11:50:00Z" w16du:dateUtc="2026-05-24T09:50:00Z">
            <w:rPr>
              <w:ins w:id="2686" w:author="emmanuel blezes" w:date="2026-05-24T11:44:00Z" w16du:dateUtc="2026-05-24T09:44:00Z"/>
            </w:rPr>
          </w:rPrChange>
        </w:rPr>
      </w:pPr>
      <w:ins w:id="2687" w:author="emmanuel blezes" w:date="2026-05-24T11:43:00Z" w16du:dateUtc="2026-05-24T09:43:00Z">
        <w:r w:rsidRPr="00BF2618">
          <w:rPr>
            <w:highlight w:val="green"/>
            <w:rPrChange w:id="2688" w:author="emmanuel blezes" w:date="2026-05-24T11:46:00Z" w16du:dateUtc="2026-05-24T09:46:00Z">
              <w:rPr/>
            </w:rPrChange>
          </w:rPr>
          <w:t>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ins>
      <w:ins w:id="2689" w:author="emmanuel blezes" w:date="2026-05-24T11:45:00Z" w16du:dateUtc="2026-05-24T09:45:00Z">
        <w:r w:rsidR="00BB40AE" w:rsidRPr="00BF2618">
          <w:rPr>
            <w:rStyle w:val="FootnoteReference"/>
            <w:highlight w:val="green"/>
            <w:rPrChange w:id="2690" w:author="emmanuel blezes" w:date="2026-05-24T11:46:00Z" w16du:dateUtc="2026-05-24T09:46:00Z">
              <w:rPr>
                <w:rStyle w:val="FootnoteReference"/>
              </w:rPr>
            </w:rPrChange>
          </w:rPr>
          <w:footnoteReference w:id="56"/>
        </w:r>
      </w:ins>
      <w:ins w:id="2693" w:author="emmanuel blezes" w:date="2026-05-24T11:43:00Z" w16du:dateUtc="2026-05-24T09:43:00Z">
        <w:r w:rsidRPr="00BF2618">
          <w:rPr>
            <w:highlight w:val="green"/>
            <w:rPrChange w:id="2694" w:author="emmanuel blezes" w:date="2026-05-24T11:46:00Z" w16du:dateUtc="2026-05-24T09:46:00Z">
              <w:rPr/>
            </w:rPrChange>
          </w:rPr>
          <w:t xml:space="preserve">. C'est trois fois le budget de l'Intérieur et de la Justice cumulés. Et c'est davantage que le </w:t>
        </w:r>
        <w:r w:rsidRPr="00C539D9">
          <w:rPr>
            <w:highlight w:val="green"/>
            <w:rPrChange w:id="2695" w:author="emmanuel blezes" w:date="2026-05-24T11:50:00Z" w16du:dateUtc="2026-05-24T09:50:00Z">
              <w:rPr/>
            </w:rPrChange>
          </w:rPr>
          <w:t>budget de la défense</w:t>
        </w:r>
      </w:ins>
      <w:ins w:id="2696" w:author="emmanuel blezes" w:date="2026-05-24T11:45:00Z" w16du:dateUtc="2026-05-24T09:45:00Z">
        <w:r w:rsidR="00BB40AE" w:rsidRPr="00C539D9">
          <w:rPr>
            <w:rStyle w:val="FootnoteReference"/>
            <w:highlight w:val="green"/>
            <w:rPrChange w:id="2697" w:author="emmanuel blezes" w:date="2026-05-24T11:50:00Z" w16du:dateUtc="2026-05-24T09:50:00Z">
              <w:rPr>
                <w:rStyle w:val="FootnoteReference"/>
              </w:rPr>
            </w:rPrChange>
          </w:rPr>
          <w:footnoteReference w:id="57"/>
        </w:r>
      </w:ins>
      <w:ins w:id="2700" w:author="emmanuel blezes" w:date="2026-05-24T11:43:00Z" w16du:dateUtc="2026-05-24T09:43:00Z">
        <w:r w:rsidRPr="00C539D9">
          <w:rPr>
            <w:highlight w:val="green"/>
            <w:rPrChange w:id="2701" w:author="emmanuel blezes" w:date="2026-05-24T11:50:00Z" w16du:dateUtc="2026-05-24T09:50:00Z">
              <w:rPr/>
            </w:rPrChange>
          </w:rPr>
          <w:t xml:space="preserve">. </w:t>
        </w:r>
      </w:ins>
    </w:p>
    <w:p w14:paraId="52F89B88" w14:textId="77777777" w:rsidR="00F02039" w:rsidRPr="00C539D9" w:rsidDel="001A5E6C" w:rsidRDefault="001A5E6C">
      <w:pPr>
        <w:rPr>
          <w:del w:id="2702" w:author="emmanuel blezes" w:date="2026-05-24T11:41:00Z" w16du:dateUtc="2026-05-24T09:41:00Z"/>
          <w:highlight w:val="green"/>
          <w:rPrChange w:id="2703" w:author="emmanuel blezes" w:date="2026-05-24T11:50:00Z" w16du:dateUtc="2026-05-24T09:50:00Z">
            <w:rPr>
              <w:del w:id="2704" w:author="emmanuel blezes" w:date="2026-05-24T11:41:00Z" w16du:dateUtc="2026-05-24T09:41:00Z"/>
            </w:rPr>
          </w:rPrChange>
        </w:rPr>
        <w:pPrChange w:id="2705" w:author="emmanuel blezes" w:date="2026-05-24T11:44:00Z" w16du:dateUtc="2026-05-24T09:44:00Z">
          <w:pPr>
            <w:pStyle w:val="BodyText"/>
          </w:pPr>
        </w:pPrChange>
      </w:pPr>
      <w:ins w:id="2706" w:author="emmanuel blezes" w:date="2026-05-24T11:43:00Z" w16du:dateUtc="2026-05-24T09:43:00Z">
        <w:r w:rsidRPr="00C539D9">
          <w:rPr>
            <w:highlight w:val="green"/>
            <w:rPrChange w:id="2707" w:author="emmanuel blezes" w:date="2026-05-24T11:50:00Z" w16du:dateUtc="2026-05-24T09:50:00Z">
              <w:rPr/>
            </w:rPrChange>
          </w:rPr>
          <w:t>Sur ces quatre-vingt-un milliards, environ cinquante-six relèvent des régimes des fonctionnaires de l'État et des collectivités locales ; dix-sept du régime général ; neuf des régimes spéciaux.</w:t>
        </w:r>
      </w:ins>
      <w:ins w:id="2708" w:author="emmanuel blezes" w:date="2026-05-24T11:46:00Z" w16du:dateUtc="2026-05-24T09:46:00Z">
        <w:r w:rsidR="00BF2618" w:rsidRPr="00C539D9">
          <w:rPr>
            <w:highlight w:val="green"/>
            <w:rPrChange w:id="2709" w:author="emmanuel blezes" w:date="2026-05-24T11:50:00Z" w16du:dateUtc="2026-05-24T09:50:00Z">
              <w:rPr/>
            </w:rPrChange>
          </w:rPr>
          <w:t xml:space="preserve"> Et tout ceci, malgré un taux de cotisation déjà élevé.</w:t>
        </w:r>
      </w:ins>
    </w:p>
    <w:p w14:paraId="267399FB" w14:textId="77777777" w:rsidR="001A5E6C" w:rsidRPr="00C539D9" w:rsidRDefault="001A5E6C" w:rsidP="004A3D8E">
      <w:pPr>
        <w:pStyle w:val="BodyText"/>
        <w:rPr>
          <w:ins w:id="2710" w:author="emmanuel blezes" w:date="2026-05-24T11:43:00Z" w16du:dateUtc="2026-05-24T09:43:00Z"/>
          <w:highlight w:val="green"/>
          <w:rPrChange w:id="2711" w:author="emmanuel blezes" w:date="2026-05-24T11:50:00Z" w16du:dateUtc="2026-05-24T09:50:00Z">
            <w:rPr>
              <w:ins w:id="2712" w:author="emmanuel blezes" w:date="2026-05-24T11:43:00Z" w16du:dateUtc="2026-05-24T09:43:00Z"/>
            </w:rPr>
          </w:rPrChange>
        </w:rPr>
      </w:pPr>
    </w:p>
    <w:p w14:paraId="3BE70967" w14:textId="77777777" w:rsidR="00B437D0" w:rsidRPr="00C539D9" w:rsidDel="00BB40AE" w:rsidRDefault="00000000">
      <w:pPr>
        <w:pStyle w:val="BodyText"/>
        <w:rPr>
          <w:del w:id="2713" w:author="emmanuel blezes" w:date="2026-05-24T11:45:00Z" w16du:dateUtc="2026-05-24T09:45:00Z"/>
          <w:highlight w:val="green"/>
          <w:rPrChange w:id="2714" w:author="emmanuel blezes" w:date="2026-05-24T11:50:00Z" w16du:dateUtc="2026-05-24T09:50:00Z">
            <w:rPr>
              <w:del w:id="2715" w:author="emmanuel blezes" w:date="2026-05-24T11:45:00Z" w16du:dateUtc="2026-05-24T09:45:00Z"/>
            </w:rPr>
          </w:rPrChange>
        </w:rPr>
      </w:pPr>
      <w:del w:id="2716" w:author="emmanuel blezes" w:date="2026-05-24T11:45:00Z" w16du:dateUtc="2026-05-24T09:45:00Z">
        <w:r w:rsidRPr="00C539D9" w:rsidDel="00BB40AE">
          <w:rPr>
            <w:highlight w:val="green"/>
            <w:rPrChange w:id="2717" w:author="emmanuel blezes" w:date="2026-05-24T11:50:00Z" w16du:dateUtc="2026-05-24T09:50:00Z">
              <w:rPr/>
            </w:rPrChange>
          </w:rPr>
          <w:delText xml:space="preserve">Le déficit annuel du système français de retraite, s’il est mesuré comme on mesure le déficit de n’importe quel employeur normal de ce pays, n’est pas de six milliards d’euros. Il est de </w:delText>
        </w:r>
        <w:r w:rsidRPr="00C539D9" w:rsidDel="00BB40AE">
          <w:rPr>
            <w:b/>
            <w:bCs/>
            <w:highlight w:val="green"/>
            <w:rPrChange w:id="2718" w:author="emmanuel blezes" w:date="2026-05-24T11:50:00Z" w16du:dateUtc="2026-05-24T09:50:00Z">
              <w:rPr>
                <w:b/>
                <w:bCs/>
              </w:rPr>
            </w:rPrChange>
          </w:rPr>
          <w:delText>quatre-vingt-un milliards</w:delText>
        </w:r>
        <w:r w:rsidRPr="00C539D9" w:rsidDel="00BB40AE">
          <w:rPr>
            <w:rStyle w:val="FootnoteReference"/>
            <w:highlight w:val="green"/>
            <w:rPrChange w:id="2719" w:author="emmanuel blezes" w:date="2026-05-24T11:50:00Z" w16du:dateUtc="2026-05-24T09:50:00Z">
              <w:rPr>
                <w:rStyle w:val="FootnoteReference"/>
              </w:rPr>
            </w:rPrChange>
          </w:rPr>
          <w:footnoteReference w:id="58"/>
        </w:r>
        <w:r w:rsidRPr="00C539D9" w:rsidDel="00BB40AE">
          <w:rPr>
            <w:highlight w:val="green"/>
            <w:rPrChange w:id="2728" w:author="emmanuel blezes" w:date="2026-05-24T11:50:00Z" w16du:dateUtc="2026-05-24T09:50:00Z">
              <w:rPr/>
            </w:rPrChange>
          </w:rPr>
          <w:delText xml:space="preserve">. C’est trois fois le budget de l’Intérieur et de la Justice cumulés. </w:delText>
        </w:r>
        <w:r w:rsidRPr="00C539D9" w:rsidDel="00BB40AE">
          <w:rPr>
            <w:highlight w:val="green"/>
            <w:rPrChange w:id="2729" w:author="emmanuel blezes" w:date="2026-05-24T11:50:00Z" w16du:dateUtc="2026-05-24T09:50:00Z">
              <w:rPr>
                <w:highlight w:val="yellow"/>
              </w:rPr>
            </w:rPrChange>
          </w:rPr>
          <w:delText>Et c’est davantage que le budget de la défense</w:delText>
        </w:r>
        <w:r w:rsidRPr="00C539D9" w:rsidDel="00BB40AE">
          <w:rPr>
            <w:rStyle w:val="FootnoteReference"/>
            <w:highlight w:val="green"/>
            <w:rPrChange w:id="2730" w:author="emmanuel blezes" w:date="2026-05-24T11:50:00Z" w16du:dateUtc="2026-05-24T09:50:00Z">
              <w:rPr>
                <w:rStyle w:val="FootnoteReference"/>
              </w:rPr>
            </w:rPrChange>
          </w:rPr>
          <w:footnoteReference w:id="59"/>
        </w:r>
        <w:r w:rsidRPr="00C539D9" w:rsidDel="00BB40AE">
          <w:rPr>
            <w:highlight w:val="green"/>
            <w:rPrChange w:id="2745" w:author="emmanuel blezes" w:date="2026-05-24T11:50:00Z" w16du:dateUtc="2026-05-24T09:50:00Z">
              <w:rPr/>
            </w:rPrChange>
          </w:rPr>
          <w:delText>. C’est l’endettement annuel du régime de pensions des anciens fonctionnaires français.</w:delText>
        </w:r>
      </w:del>
    </w:p>
    <w:p w14:paraId="29607861" w14:textId="77777777" w:rsidR="00B437D0" w:rsidRDefault="00000000">
      <w:pPr>
        <w:pStyle w:val="BodyText"/>
      </w:pPr>
      <w:r w:rsidRPr="00C539D9">
        <w:rPr>
          <w:highlight w:val="green"/>
          <w:rPrChange w:id="2746" w:author="emmanuel blezes" w:date="2026-05-24T11:50:00Z" w16du:dateUtc="2026-05-24T09:50:00Z">
            <w:rPr/>
          </w:rPrChange>
        </w:rPr>
        <w:t xml:space="preserve">Quatre-vingt-un milliards d’euros par an. Si cette somme était nommée pour ce qu’elle est </w:t>
      </w:r>
      <w:del w:id="2747" w:author="emmanuel blezes" w:date="2026-05-18T20:04:00Z" w16du:dateUtc="2026-05-18T18:04:00Z">
        <w:r w:rsidRPr="00C539D9" w:rsidDel="00146C66">
          <w:rPr>
            <w:highlight w:val="green"/>
            <w:rPrChange w:id="2748" w:author="emmanuel blezes" w:date="2026-05-24T11:50:00Z" w16du:dateUtc="2026-05-24T09:50:00Z">
              <w:rPr/>
            </w:rPrChange>
          </w:rPr>
          <w:delText>—</w:delText>
        </w:r>
      </w:del>
      <w:ins w:id="2749" w:author="emmanuel blezes" w:date="2026-05-18T20:04:00Z" w16du:dateUtc="2026-05-18T18:04:00Z">
        <w:r w:rsidR="00146C66" w:rsidRPr="00C539D9">
          <w:rPr>
            <w:highlight w:val="green"/>
            <w:rPrChange w:id="2750" w:author="emmanuel blezes" w:date="2026-05-24T11:50:00Z" w16du:dateUtc="2026-05-24T09:50:00Z">
              <w:rPr/>
            </w:rPrChange>
          </w:rPr>
          <w:t>-</w:t>
        </w:r>
      </w:ins>
      <w:r w:rsidRPr="00C539D9">
        <w:rPr>
          <w:highlight w:val="green"/>
          <w:rPrChange w:id="2751" w:author="emmanuel blezes" w:date="2026-05-24T11:50:00Z" w16du:dateUtc="2026-05-24T09:50:00Z">
            <w:rPr/>
          </w:rPrChange>
        </w:rPr>
        <w:t xml:space="preserve"> une subvention de l’État à un </w:t>
      </w:r>
      <w:del w:id="2752" w:author="emmanuel blezes" w:date="2026-05-24T11:50:00Z" w16du:dateUtc="2026-05-24T09:50:00Z">
        <w:r w:rsidRPr="00C539D9" w:rsidDel="00C539D9">
          <w:rPr>
            <w:highlight w:val="green"/>
            <w:rPrChange w:id="2753" w:author="emmanuel blezes" w:date="2026-05-24T11:50:00Z" w16du:dateUtc="2026-05-24T09:50:00Z">
              <w:rPr/>
            </w:rPrChange>
          </w:rPr>
          <w:delText xml:space="preserve">régime </w:delText>
        </w:r>
      </w:del>
      <w:ins w:id="2754" w:author="emmanuel blezes" w:date="2026-05-24T11:50:00Z" w16du:dateUtc="2026-05-24T09:50:00Z">
        <w:r w:rsidR="00C539D9" w:rsidRPr="00C539D9">
          <w:rPr>
            <w:highlight w:val="green"/>
            <w:rPrChange w:id="2755" w:author="emmanuel blezes" w:date="2026-05-24T11:50:00Z" w16du:dateUtc="2026-05-24T09:50:00Z">
              <w:rPr/>
            </w:rPrChange>
          </w:rPr>
          <w:t xml:space="preserve">système </w:t>
        </w:r>
      </w:ins>
      <w:r w:rsidRPr="00C539D9">
        <w:rPr>
          <w:highlight w:val="green"/>
          <w:rPrChange w:id="2756" w:author="emmanuel blezes" w:date="2026-05-24T11:50:00Z" w16du:dateUtc="2026-05-24T09:50:00Z">
            <w:rPr/>
          </w:rPrChange>
        </w:rPr>
        <w:t xml:space="preserve">déficitaire qu’il a lui-même créé </w:t>
      </w:r>
      <w:del w:id="2757" w:author="emmanuel blezes" w:date="2026-05-18T20:04:00Z" w16du:dateUtc="2026-05-18T18:04:00Z">
        <w:r w:rsidRPr="00C539D9" w:rsidDel="00146C66">
          <w:rPr>
            <w:highlight w:val="green"/>
            <w:rPrChange w:id="2758" w:author="emmanuel blezes" w:date="2026-05-24T11:50:00Z" w16du:dateUtc="2026-05-24T09:50:00Z">
              <w:rPr/>
            </w:rPrChange>
          </w:rPr>
          <w:delText>—</w:delText>
        </w:r>
      </w:del>
      <w:ins w:id="2759" w:author="emmanuel blezes" w:date="2026-05-18T20:04:00Z" w16du:dateUtc="2026-05-18T18:04:00Z">
        <w:r w:rsidR="00146C66" w:rsidRPr="00C539D9">
          <w:rPr>
            <w:highlight w:val="green"/>
            <w:rPrChange w:id="2760" w:author="emmanuel blezes" w:date="2026-05-24T11:50:00Z" w16du:dateUtc="2026-05-24T09:50:00Z">
              <w:rPr/>
            </w:rPrChange>
          </w:rPr>
          <w:t>-</w:t>
        </w:r>
      </w:ins>
      <w:r w:rsidRPr="00C539D9">
        <w:rPr>
          <w:highlight w:val="green"/>
          <w:rPrChange w:id="2761" w:author="emmanuel blezes" w:date="2026-05-24T11:50:00Z" w16du:dateUtc="2026-05-24T09:50:00Z">
            <w:rPr/>
          </w:rPrChange>
        </w:rPr>
        <w:t xml:space="preserve">,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w:t>
      </w:r>
      <w:r w:rsidRPr="00C539D9">
        <w:rPr>
          <w:highlight w:val="green"/>
          <w:rPrChange w:id="2762" w:author="emmanuel blezes" w:date="2026-05-24T11:50:00Z" w16du:dateUtc="2026-05-24T09:50:00Z">
            <w:rPr/>
          </w:rPrChange>
        </w:rPr>
        <w:lastRenderedPageBreak/>
        <w:t>temps un État peut-il emprunter quatre-vingts milliards d’euros par an pour payer des retraites, sans que cela finisse par lui coûter sa souveraineté budgétaire ?</w:t>
      </w:r>
    </w:p>
    <w:p w14:paraId="74F6F169" w14:textId="77777777" w:rsidR="00B437D0" w:rsidRPr="00C72B94" w:rsidRDefault="00000000">
      <w:pPr>
        <w:pStyle w:val="BodyText"/>
        <w:rPr>
          <w:highlight w:val="green"/>
          <w:rPrChange w:id="2763" w:author="emmanuel blezes" w:date="2026-05-24T12:01:00Z" w16du:dateUtc="2026-05-24T10:01:00Z">
            <w:rPr/>
          </w:rPrChange>
        </w:rPr>
      </w:pPr>
      <w:r w:rsidRPr="00C72B94">
        <w:rPr>
          <w:highlight w:val="green"/>
          <w:rPrChange w:id="2764" w:author="emmanuel blezes" w:date="2026-05-24T12:01:00Z" w16du:dateUtc="2026-05-24T10:01:00Z">
            <w:rPr/>
          </w:rPrChange>
        </w:rPr>
        <w:t>Il apparaît comme nécessaire de nommer cette subvention pour ce qu’elle est, à savoir un endettement</w:t>
      </w:r>
      <w:del w:id="2765" w:author="emmanuel blezes" w:date="2026-05-24T11:54:00Z" w16du:dateUtc="2026-05-24T09:54:00Z">
        <w:r w:rsidRPr="00C72B94" w:rsidDel="0069358A">
          <w:rPr>
            <w:highlight w:val="green"/>
            <w:rPrChange w:id="2766" w:author="emmanuel blezes" w:date="2026-05-24T12:01:00Z" w16du:dateUtc="2026-05-24T10:01:00Z">
              <w:rPr/>
            </w:rPrChange>
          </w:rPr>
          <w:delText>, et qu’on la fasse logiquement apparaître dans le déficit public consolidé, et qu’on accepte, à partir de là, de regarder la situation en face</w:delText>
        </w:r>
      </w:del>
      <w:r w:rsidRPr="00C72B94">
        <w:rPr>
          <w:highlight w:val="green"/>
          <w:rPrChange w:id="2767" w:author="emmanuel blezes" w:date="2026-05-24T12:01:00Z" w16du:dateUtc="2026-05-24T10:01:00Z">
            <w:rPr/>
          </w:rPrChange>
        </w:rPr>
        <w:t>.</w:t>
      </w:r>
    </w:p>
    <w:p w14:paraId="4098309F" w14:textId="77777777" w:rsidR="00B437D0" w:rsidRPr="00C72B94" w:rsidRDefault="00000000">
      <w:pPr>
        <w:pStyle w:val="BodyText"/>
        <w:rPr>
          <w:highlight w:val="green"/>
          <w:rPrChange w:id="2768" w:author="emmanuel blezes" w:date="2026-05-24T12:01:00Z" w16du:dateUtc="2026-05-24T10:01:00Z">
            <w:rPr/>
          </w:rPrChange>
        </w:rPr>
      </w:pPr>
      <w:r w:rsidRPr="00C72B94">
        <w:rPr>
          <w:highlight w:val="green"/>
          <w:rPrChange w:id="2769" w:author="emmanuel blezes" w:date="2026-05-24T12:01:00Z" w16du:dateUtc="2026-05-24T10:01:00Z">
            <w:rPr/>
          </w:rPrChange>
        </w:rPr>
        <w:t>Or c’est précisément ce qu’on ne veut pas faire. Parce qu’à partir du moment où l’on accepte de regarder</w:t>
      </w:r>
      <w:ins w:id="2770" w:author="emmanuel blezes" w:date="2026-05-24T11:54:00Z" w16du:dateUtc="2026-05-24T09:54:00Z">
        <w:r w:rsidR="0069358A" w:rsidRPr="00C72B94">
          <w:rPr>
            <w:highlight w:val="green"/>
            <w:rPrChange w:id="2771" w:author="emmanuel blezes" w:date="2026-05-24T12:01:00Z" w16du:dateUtc="2026-05-24T10:01:00Z">
              <w:rPr/>
            </w:rPrChange>
          </w:rPr>
          <w:t xml:space="preserve"> cette r</w:t>
        </w:r>
      </w:ins>
      <w:ins w:id="2772" w:author="emmanuel blezes" w:date="2026-05-24T11:55:00Z" w16du:dateUtc="2026-05-24T09:55:00Z">
        <w:r w:rsidR="0069358A" w:rsidRPr="00C72B94">
          <w:rPr>
            <w:highlight w:val="green"/>
            <w:rPrChange w:id="2773" w:author="emmanuel blezes" w:date="2026-05-24T12:01:00Z" w16du:dateUtc="2026-05-24T10:01:00Z">
              <w:rPr/>
            </w:rPrChange>
          </w:rPr>
          <w:t>éalité</w:t>
        </w:r>
      </w:ins>
      <w:r w:rsidRPr="00C72B94">
        <w:rPr>
          <w:highlight w:val="green"/>
          <w:rPrChange w:id="2774" w:author="emmanuel blezes" w:date="2026-05-24T12:01:00Z" w16du:dateUtc="2026-05-24T10:01:00Z">
            <w:rPr/>
          </w:rPrChange>
        </w:rPr>
        <w:t xml:space="preserve">, on est obligé de conclure en conséquence : un système qui creuse chaque année un trou de quatre-vingts milliards d’euros, qui dépend mécaniquement d’une démographie en train de s’effondrer, et qui n’a aucun mécanisme interne pour s’auto-corriger, ne tient pas. </w:t>
      </w:r>
      <w:del w:id="2775" w:author="emmanuel blezes" w:date="2026-05-24T11:55:00Z" w16du:dateUtc="2026-05-24T09:55:00Z">
        <w:r w:rsidRPr="00C72B94" w:rsidDel="0090731E">
          <w:rPr>
            <w:highlight w:val="green"/>
            <w:rPrChange w:id="2776" w:author="emmanuel blezes" w:date="2026-05-24T12:01:00Z" w16du:dateUtc="2026-05-24T10:01:00Z">
              <w:rPr/>
            </w:rPrChange>
          </w:rPr>
          <w:delText>Il ne tient pas avec la réforme Borne. Il ne tient pas avec la réforme qui viendra après. Il ne tient avec aucune réforme paramétrique imaginable.</w:delText>
        </w:r>
      </w:del>
    </w:p>
    <w:p w14:paraId="298E17C2" w14:textId="77777777" w:rsidR="00B437D0" w:rsidRPr="00C72B94" w:rsidRDefault="00000000">
      <w:pPr>
        <w:pStyle w:val="BodyText"/>
        <w:rPr>
          <w:highlight w:val="green"/>
          <w:rPrChange w:id="2777" w:author="emmanuel blezes" w:date="2026-05-24T12:01:00Z" w16du:dateUtc="2026-05-24T10:01:00Z">
            <w:rPr/>
          </w:rPrChange>
        </w:rPr>
      </w:pPr>
      <w:r w:rsidRPr="00C72B94">
        <w:rPr>
          <w:highlight w:val="green"/>
          <w:rPrChange w:id="2778" w:author="emmanuel blezes" w:date="2026-05-24T12:01:00Z" w16du:dateUtc="2026-05-24T10:01:00Z">
            <w:rPr/>
          </w:rPrChange>
        </w:rPr>
        <w:t>La Cour des comptes, dans son rapport thématique de février 2025, a répondu à Beaufret sans le nommer : changer le taux d’employeur de l’État, écrit-elle, ne supprimerait pas ce coût, cela ne ferait que le déplacer</w:t>
      </w:r>
      <w:r w:rsidRPr="00C72B94">
        <w:rPr>
          <w:rStyle w:val="FootnoteReference"/>
          <w:highlight w:val="green"/>
          <w:rPrChange w:id="2779" w:author="emmanuel blezes" w:date="2026-05-24T12:01:00Z" w16du:dateUtc="2026-05-24T10:01:00Z">
            <w:rPr>
              <w:rStyle w:val="FootnoteReference"/>
            </w:rPr>
          </w:rPrChange>
        </w:rPr>
        <w:footnoteReference w:id="60"/>
      </w:r>
      <w:r w:rsidRPr="00C72B94">
        <w:rPr>
          <w:highlight w:val="green"/>
          <w:rPrChange w:id="2785" w:author="emmanuel blezes" w:date="2026-05-24T12:01:00Z" w16du:dateUtc="2026-05-24T10:01:00Z">
            <w:rPr/>
          </w:rPrChange>
        </w:rPr>
        <w:t>. C’est exact. Mais c’est précisément ce qu</w:t>
      </w:r>
      <w:ins w:id="2786" w:author="emmanuel blezes" w:date="2026-05-24T11:55:00Z" w16du:dateUtc="2026-05-24T09:55:00Z">
        <w:r w:rsidR="0090731E" w:rsidRPr="00C72B94">
          <w:rPr>
            <w:highlight w:val="green"/>
            <w:rPrChange w:id="2787" w:author="emmanuel blezes" w:date="2026-05-24T12:01:00Z" w16du:dateUtc="2026-05-24T10:01:00Z">
              <w:rPr/>
            </w:rPrChange>
          </w:rPr>
          <w:t>i</w:t>
        </w:r>
      </w:ins>
      <w:del w:id="2788" w:author="emmanuel blezes" w:date="2026-05-24T11:55:00Z" w16du:dateUtc="2026-05-24T09:55:00Z">
        <w:r w:rsidRPr="00C72B94" w:rsidDel="0090731E">
          <w:rPr>
            <w:highlight w:val="green"/>
            <w:rPrChange w:id="2789" w:author="emmanuel blezes" w:date="2026-05-24T12:01:00Z" w16du:dateUtc="2026-05-24T10:01:00Z">
              <w:rPr/>
            </w:rPrChange>
          </w:rPr>
          <w:delText>e</w:delText>
        </w:r>
      </w:del>
      <w:r w:rsidRPr="00C72B94">
        <w:rPr>
          <w:highlight w:val="green"/>
          <w:rPrChange w:id="2790" w:author="emmanuel blezes" w:date="2026-05-24T12:01:00Z" w16du:dateUtc="2026-05-24T10:01:00Z">
            <w:rPr/>
          </w:rPrChange>
        </w:rPr>
        <w:t xml:space="preserve"> est demandé </w:t>
      </w:r>
      <w:del w:id="2791" w:author="emmanuel blezes" w:date="2026-05-18T20:04:00Z" w16du:dateUtc="2026-05-18T18:04:00Z">
        <w:r w:rsidRPr="00C72B94" w:rsidDel="00146C66">
          <w:rPr>
            <w:highlight w:val="green"/>
            <w:rPrChange w:id="2792" w:author="emmanuel blezes" w:date="2026-05-24T12:01:00Z" w16du:dateUtc="2026-05-24T10:01:00Z">
              <w:rPr/>
            </w:rPrChange>
          </w:rPr>
          <w:delText>—</w:delText>
        </w:r>
      </w:del>
      <w:ins w:id="2793" w:author="emmanuel blezes" w:date="2026-05-18T20:04:00Z" w16du:dateUtc="2026-05-18T18:04:00Z">
        <w:r w:rsidR="00146C66" w:rsidRPr="00C72B94">
          <w:rPr>
            <w:highlight w:val="green"/>
            <w:rPrChange w:id="2794" w:author="emmanuel blezes" w:date="2026-05-24T12:01:00Z" w16du:dateUtc="2026-05-24T10:01:00Z">
              <w:rPr/>
            </w:rPrChange>
          </w:rPr>
          <w:t>-</w:t>
        </w:r>
      </w:ins>
      <w:r w:rsidRPr="00C72B94">
        <w:rPr>
          <w:highlight w:val="green"/>
          <w:rPrChange w:id="2795" w:author="emmanuel blezes" w:date="2026-05-24T12:01:00Z" w16du:dateUtc="2026-05-24T10:01:00Z">
            <w:rPr/>
          </w:rPrChange>
        </w:rPr>
        <w:t xml:space="preserve"> que le coût soit déplacé là où il est, dans le déficit public consolidé, et non dissimulé dans une convention comptable. Pierre Moscovici, ex-</w:t>
      </w:r>
      <w:del w:id="2796" w:author="emmanuel blezes" w:date="2026-05-24T11:56:00Z" w16du:dateUtc="2026-05-24T09:56:00Z">
        <w:r w:rsidRPr="00C72B94" w:rsidDel="0090731E">
          <w:rPr>
            <w:highlight w:val="green"/>
            <w:rPrChange w:id="2797" w:author="emmanuel blezes" w:date="2026-05-24T12:01:00Z" w16du:dateUtc="2026-05-24T10:01:00Z">
              <w:rPr/>
            </w:rPrChange>
          </w:rPr>
          <w:delText>£</w:delText>
        </w:r>
      </w:del>
      <w:r w:rsidRPr="00C72B94">
        <w:rPr>
          <w:highlight w:val="green"/>
          <w:rPrChange w:id="2798" w:author="emmanuel blezes" w:date="2026-05-24T12:01:00Z" w16du:dateUtc="2026-05-24T10:01:00Z">
            <w:rPr/>
          </w:rPrChange>
        </w:rPr>
        <w:t>premier président de la Cour, dit lui-même que la dégradation est nette, rapide, croissante, et que « le statu quo n’est pas possible »</w:t>
      </w:r>
      <w:r w:rsidRPr="00C72B94">
        <w:rPr>
          <w:rStyle w:val="FootnoteReference"/>
          <w:highlight w:val="green"/>
          <w:rPrChange w:id="2799" w:author="emmanuel blezes" w:date="2026-05-24T12:01:00Z" w16du:dateUtc="2026-05-24T10:01:00Z">
            <w:rPr>
              <w:rStyle w:val="FootnoteReference"/>
            </w:rPr>
          </w:rPrChange>
        </w:rPr>
        <w:footnoteReference w:id="61"/>
      </w:r>
      <w:r w:rsidRPr="00C72B94">
        <w:rPr>
          <w:highlight w:val="green"/>
          <w:rPrChange w:id="2807" w:author="emmanuel blezes" w:date="2026-05-24T12:01:00Z" w16du:dateUtc="2026-05-24T10:01:00Z">
            <w:rPr/>
          </w:rPrChange>
        </w:rPr>
        <w:t>.</w:t>
      </w:r>
    </w:p>
    <w:p w14:paraId="4B3238B4" w14:textId="77777777" w:rsidR="00B437D0" w:rsidRPr="00C72B94" w:rsidRDefault="00000000">
      <w:pPr>
        <w:pStyle w:val="BodyText"/>
        <w:rPr>
          <w:highlight w:val="green"/>
          <w:rPrChange w:id="2808" w:author="emmanuel blezes" w:date="2026-05-24T12:01:00Z" w16du:dateUtc="2026-05-24T10:01:00Z">
            <w:rPr/>
          </w:rPrChange>
        </w:rPr>
      </w:pPr>
      <w:r w:rsidRPr="00C72B94">
        <w:rPr>
          <w:highlight w:val="green"/>
          <w:rPrChange w:id="2809" w:author="emmanuel blezes" w:date="2026-05-24T12:01:00Z" w16du:dateUtc="2026-05-24T10:01:00Z">
            <w:rPr/>
          </w:rPrChange>
        </w:rPr>
        <w:t>Le rapport du COR de juin 2025 ajoute une phrase qu’il faut prendre au pied de la lettre : « le système de retraite resterait durablement en besoin de financement quel que soit le scénario retenu »</w:t>
      </w:r>
      <w:r w:rsidRPr="00C72B94">
        <w:rPr>
          <w:rStyle w:val="FootnoteReference"/>
          <w:highlight w:val="green"/>
          <w:rPrChange w:id="2810" w:author="emmanuel blezes" w:date="2026-05-24T12:01:00Z" w16du:dateUtc="2026-05-24T10:01:00Z">
            <w:rPr>
              <w:rStyle w:val="FootnoteReference"/>
            </w:rPr>
          </w:rPrChange>
        </w:rPr>
        <w:footnoteReference w:id="62"/>
      </w:r>
      <w:r w:rsidRPr="00C72B94">
        <w:rPr>
          <w:highlight w:val="green"/>
          <w:rPrChange w:id="2814" w:author="emmanuel blezes" w:date="2026-05-24T12:01:00Z" w16du:dateUtc="2026-05-24T10:01:00Z">
            <w:rPr/>
          </w:rPrChange>
        </w:rPr>
        <w:t xml:space="preserve">. </w:t>
      </w:r>
      <w:del w:id="2815" w:author="emmanuel blezes" w:date="2026-05-24T11:57:00Z" w16du:dateUtc="2026-05-24T09:57:00Z">
        <w:r w:rsidRPr="00C72B94" w:rsidDel="0090731E">
          <w:rPr>
            <w:highlight w:val="green"/>
            <w:rPrChange w:id="2816" w:author="emmanuel blezes" w:date="2026-05-24T12:01:00Z" w16du:dateUtc="2026-05-24T10:01:00Z">
              <w:rPr/>
            </w:rPrChange>
          </w:rPr>
          <w:delText xml:space="preserve">Selon ses propres conventions </w:delText>
        </w:r>
      </w:del>
      <w:del w:id="2817" w:author="emmanuel blezes" w:date="2026-05-18T20:04:00Z" w16du:dateUtc="2026-05-18T18:04:00Z">
        <w:r w:rsidRPr="00C72B94" w:rsidDel="00146C66">
          <w:rPr>
            <w:highlight w:val="green"/>
            <w:rPrChange w:id="2818" w:author="emmanuel blezes" w:date="2026-05-24T12:01:00Z" w16du:dateUtc="2026-05-24T10:01:00Z">
              <w:rPr/>
            </w:rPrChange>
          </w:rPr>
          <w:delText>—</w:delText>
        </w:r>
      </w:del>
      <w:del w:id="2819" w:author="emmanuel blezes" w:date="2026-05-24T11:57:00Z" w16du:dateUtc="2026-05-24T09:57:00Z">
        <w:r w:rsidRPr="00C72B94" w:rsidDel="0090731E">
          <w:rPr>
            <w:highlight w:val="green"/>
            <w:rPrChange w:id="2820" w:author="emmanuel blezes" w:date="2026-05-24T12:01:00Z" w16du:dateUtc="2026-05-24T10:01:00Z">
              <w:rPr/>
            </w:rPrChange>
          </w:rPr>
          <w:delText xml:space="preserve"> les plus prudentes </w:delText>
        </w:r>
      </w:del>
      <w:del w:id="2821" w:author="emmanuel blezes" w:date="2026-05-18T20:04:00Z" w16du:dateUtc="2026-05-18T18:04:00Z">
        <w:r w:rsidRPr="00C72B94" w:rsidDel="00146C66">
          <w:rPr>
            <w:highlight w:val="green"/>
            <w:rPrChange w:id="2822" w:author="emmanuel blezes" w:date="2026-05-24T12:01:00Z" w16du:dateUtc="2026-05-24T10:01:00Z">
              <w:rPr/>
            </w:rPrChange>
          </w:rPr>
          <w:delText>—</w:delText>
        </w:r>
      </w:del>
      <w:del w:id="2823" w:author="emmanuel blezes" w:date="2026-05-24T11:57:00Z" w16du:dateUtc="2026-05-24T09:57:00Z">
        <w:r w:rsidRPr="00C72B94" w:rsidDel="0090731E">
          <w:rPr>
            <w:highlight w:val="green"/>
            <w:rPrChange w:id="2824" w:author="emmanuel blezes" w:date="2026-05-24T12:01:00Z" w16du:dateUtc="2026-05-24T10:01:00Z">
              <w:rPr/>
            </w:rPrChange>
          </w:rPr>
          <w:delText>, et dans</w:delText>
        </w:r>
      </w:del>
      <w:ins w:id="2825" w:author="emmanuel blezes" w:date="2026-05-24T11:57:00Z" w16du:dateUtc="2026-05-24T09:57:00Z">
        <w:r w:rsidR="0090731E" w:rsidRPr="00C72B94">
          <w:rPr>
            <w:highlight w:val="green"/>
            <w:rPrChange w:id="2826" w:author="emmanuel blezes" w:date="2026-05-24T12:01:00Z" w16du:dateUtc="2026-05-24T10:01:00Z">
              <w:rPr/>
            </w:rPrChange>
          </w:rPr>
          <w:t>Dans</w:t>
        </w:r>
      </w:ins>
      <w:r w:rsidRPr="00C72B94">
        <w:rPr>
          <w:highlight w:val="green"/>
          <w:rPrChange w:id="2827" w:author="emmanuel blezes" w:date="2026-05-24T12:01:00Z" w16du:dateUtc="2026-05-24T10:01:00Z">
            <w:rPr/>
          </w:rPrChange>
        </w:rPr>
        <w:t xml:space="preserve"> tous les scénarios qu’il juge plausibles, le système ne revient à l’équilibre dans aucune trajectoire</w:t>
      </w:r>
      <w:del w:id="2828" w:author="emmanuel blezes" w:date="2026-05-24T11:59:00Z" w16du:dateUtc="2026-05-24T09:59:00Z">
        <w:r w:rsidRPr="00C72B94" w:rsidDel="00127EBE">
          <w:rPr>
            <w:highlight w:val="green"/>
            <w:rPrChange w:id="2829" w:author="emmanuel blezes" w:date="2026-05-24T12:01:00Z" w16du:dateUtc="2026-05-24T10:01:00Z">
              <w:rPr/>
            </w:rPrChange>
          </w:rPr>
          <w:delText>.</w:delText>
        </w:r>
      </w:del>
      <w:del w:id="2830" w:author="emmanuel blezes" w:date="2026-05-24T11:58:00Z" w16du:dateUtc="2026-05-24T09:58:00Z">
        <w:r w:rsidRPr="00C72B94" w:rsidDel="00127EBE">
          <w:rPr>
            <w:highlight w:val="green"/>
            <w:rPrChange w:id="2831" w:author="emmanuel blezes" w:date="2026-05-24T12:01:00Z" w16du:dateUtc="2026-05-24T10:01:00Z">
              <w:rPr/>
            </w:rPrChange>
          </w:rPr>
          <w:delText xml:space="preserve"> Si l’on retient en plus l’arithmétique de Beaufret, le déficit n’est ni tendanciel ni gérable : il est massif, immédiat, structurel</w:delText>
        </w:r>
      </w:del>
      <w:r w:rsidRPr="00C72B94">
        <w:rPr>
          <w:highlight w:val="green"/>
          <w:rPrChange w:id="2832" w:author="emmanuel blezes" w:date="2026-05-24T12:01:00Z" w16du:dateUtc="2026-05-24T10:01:00Z">
            <w:rPr/>
          </w:rPrChange>
        </w:rPr>
        <w:t>.</w:t>
      </w:r>
    </w:p>
    <w:p w14:paraId="60B63951" w14:textId="77777777" w:rsidR="00B437D0" w:rsidRDefault="00000000">
      <w:pPr>
        <w:pStyle w:val="BodyText"/>
      </w:pPr>
      <w:del w:id="2833" w:author="emmanuel blezes" w:date="2026-05-24T11:58:00Z" w16du:dateUtc="2026-05-24T09:58:00Z">
        <w:r w:rsidRPr="00C72B94" w:rsidDel="00127EBE">
          <w:rPr>
            <w:highlight w:val="green"/>
            <w:rPrChange w:id="2834" w:author="emmanuel blezes" w:date="2026-05-24T12:01:00Z" w16du:dateUtc="2026-05-24T10:01:00Z">
              <w:rPr/>
            </w:rPrChange>
          </w:rPr>
          <w:delText xml:space="preserve">L’état de la discussion en mai 2026 tient donc en quelques lignes. Le déficit officiel oscille entre un et dix milliards d’euros selon les conventions retenues. Le déficit réel, si l’on accepte de comparer l’État à un employeur normal, dépasse quatre-vingts milliards par an. Dans tous les cas il s’aggrave, dans tous les cas le système ne retrouve pas l’équilibre à législation inchangée. Et dans tous les cas </w:delText>
        </w:r>
      </w:del>
      <w:ins w:id="2835" w:author="emmanuel blezes" w:date="2026-05-24T11:58:00Z" w16du:dateUtc="2026-05-24T09:58:00Z">
        <w:r w:rsidR="00127EBE" w:rsidRPr="00C72B94">
          <w:rPr>
            <w:highlight w:val="green"/>
            <w:rPrChange w:id="2836" w:author="emmanuel blezes" w:date="2026-05-24T12:01:00Z" w16du:dateUtc="2026-05-24T10:01:00Z">
              <w:rPr/>
            </w:rPrChange>
          </w:rPr>
          <w:t xml:space="preserve">La </w:t>
        </w:r>
      </w:ins>
      <w:del w:id="2837" w:author="emmanuel blezes" w:date="2026-05-18T20:04:00Z" w16du:dateUtc="2026-05-18T18:04:00Z">
        <w:r w:rsidRPr="00C72B94" w:rsidDel="00146C66">
          <w:rPr>
            <w:highlight w:val="green"/>
            <w:rPrChange w:id="2838" w:author="emmanuel blezes" w:date="2026-05-24T12:01:00Z" w16du:dateUtc="2026-05-24T10:01:00Z">
              <w:rPr/>
            </w:rPrChange>
          </w:rPr>
          <w:delText>—</w:delText>
        </w:r>
      </w:del>
      <w:del w:id="2839" w:author="emmanuel blezes" w:date="2026-05-24T11:58:00Z" w16du:dateUtc="2026-05-24T09:58:00Z">
        <w:r w:rsidRPr="00C72B94" w:rsidDel="00127EBE">
          <w:rPr>
            <w:highlight w:val="green"/>
            <w:rPrChange w:id="2840" w:author="emmanuel blezes" w:date="2026-05-24T12:01:00Z" w16du:dateUtc="2026-05-24T10:01:00Z">
              <w:rPr/>
            </w:rPrChange>
          </w:rPr>
          <w:delText xml:space="preserve"> c’est le point qui sera repris plus loin </w:delText>
        </w:r>
      </w:del>
      <w:del w:id="2841" w:author="emmanuel blezes" w:date="2026-05-18T20:04:00Z" w16du:dateUtc="2026-05-18T18:04:00Z">
        <w:r w:rsidRPr="00C72B94" w:rsidDel="00146C66">
          <w:rPr>
            <w:highlight w:val="green"/>
            <w:rPrChange w:id="2842" w:author="emmanuel blezes" w:date="2026-05-24T12:01:00Z" w16du:dateUtc="2026-05-24T10:01:00Z">
              <w:rPr/>
            </w:rPrChange>
          </w:rPr>
          <w:delText>—</w:delText>
        </w:r>
      </w:del>
      <w:del w:id="2843" w:author="emmanuel blezes" w:date="2026-05-24T11:58:00Z" w16du:dateUtc="2026-05-24T09:58:00Z">
        <w:r w:rsidRPr="00C72B94" w:rsidDel="00127EBE">
          <w:rPr>
            <w:highlight w:val="green"/>
            <w:rPrChange w:id="2844" w:author="emmanuel blezes" w:date="2026-05-24T12:01:00Z" w16du:dateUtc="2026-05-24T10:01:00Z">
              <w:rPr/>
            </w:rPrChange>
          </w:rPr>
          <w:delText xml:space="preserve">, la </w:delText>
        </w:r>
      </w:del>
      <w:r w:rsidRPr="00C72B94">
        <w:rPr>
          <w:highlight w:val="green"/>
          <w:rPrChange w:id="2845" w:author="emmanuel blezes" w:date="2026-05-24T12:01:00Z" w16du:dateUtc="2026-05-24T10:01:00Z">
            <w:rPr/>
          </w:rPrChange>
        </w:rPr>
        <w:t>facture est reportée sur les générations qui n’en sont pas responsables.</w:t>
      </w:r>
    </w:p>
    <w:p w14:paraId="49C1AFCB" w14:textId="0C34E9F9" w:rsidR="00B437D0" w:rsidRDefault="00000000">
      <w:pPr>
        <w:pStyle w:val="Heading2"/>
        <w:numPr>
          <w:ilvl w:val="0"/>
          <w:numId w:val="6"/>
        </w:numPr>
        <w:pPrChange w:id="2846" w:author="emmanuel blezes" w:date="2026-05-24T19:36:00Z" w16du:dateUtc="2026-05-24T17:36:00Z">
          <w:pPr>
            <w:pStyle w:val="Heading2"/>
          </w:pPr>
        </w:pPrChange>
      </w:pPr>
      <w:bookmarkStart w:id="2847" w:name="comment-on-en-est-arrivé-là"/>
      <w:bookmarkEnd w:id="2564"/>
      <w:del w:id="2848" w:author="emmanuel blezes" w:date="2026-05-24T15:14:00Z" w16du:dateUtc="2026-05-24T13:14:00Z">
        <w:r w:rsidDel="008674B5">
          <w:delText xml:space="preserve">1.3 </w:delText>
        </w:r>
      </w:del>
      <w:bookmarkStart w:id="2849" w:name="_Toc230888231"/>
      <w:r>
        <w:t>Comment on en est arrivé là</w:t>
      </w:r>
      <w:bookmarkEnd w:id="2849"/>
    </w:p>
    <w:p w14:paraId="2681D0A5" w14:textId="77777777" w:rsidR="00B437D0" w:rsidRDefault="00000000">
      <w:pPr>
        <w:pStyle w:val="FirstParagraph"/>
      </w:pPr>
      <w:r>
        <w:t xml:space="preserve">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w:t>
      </w:r>
      <w:r w:rsidRPr="003F3A2A">
        <w:rPr>
          <w:highlight w:val="yellow"/>
          <w:rPrChange w:id="2850" w:author="emmanuel blezes" w:date="2026-05-28T19:16:00Z" w16du:dateUtc="2026-05-28T17:16:00Z">
            <w:rPr/>
          </w:rPrChange>
        </w:rPr>
        <w:t>loi du 28 avril 1816</w:t>
      </w:r>
      <w:r>
        <w:rPr>
          <w:rStyle w:val="FootnoteReference"/>
        </w:rPr>
        <w:footnoteReference w:id="63"/>
      </w:r>
      <w:r>
        <w:t xml:space="preserve">. Des régimes spéciaux pour les marins, hérités d’une ordonnance de Colbert promulguée en avril 1670 </w:t>
      </w:r>
      <w:r>
        <w:lastRenderedPageBreak/>
        <w:t>et confirmée tout au long de l’Ancien Régime</w:t>
      </w:r>
      <w:r>
        <w:rPr>
          <w:rStyle w:val="FootnoteReference"/>
        </w:rPr>
        <w:footnoteReference w:id="64"/>
      </w:r>
      <w:r>
        <w:t>. Des mutuelles ouvrières, des caisses 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65"/>
      </w:r>
      <w:r>
        <w:t>.</w:t>
      </w:r>
    </w:p>
    <w:p w14:paraId="5D2E11DF" w14:textId="77777777" w:rsidR="00B437D0" w:rsidRDefault="00000000">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w:t>
      </w:r>
      <w:del w:id="2875" w:author="emmanuel blezes" w:date="2026-05-18T20:04:00Z" w16du:dateUtc="2026-05-18T18:04:00Z">
        <w:r w:rsidDel="00146C66">
          <w:delText>—</w:delText>
        </w:r>
      </w:del>
      <w:ins w:id="2876" w:author="emmanuel blezes" w:date="2026-05-18T20:04:00Z" w16du:dateUtc="2026-05-18T18:04:00Z">
        <w:r w:rsidR="00146C66">
          <w:t>-</w:t>
        </w:r>
      </w:ins>
      <w:r>
        <w:t xml:space="preserve"> un pays ruiné, une monnaie en chute libre, l’État incapable de constituer le moindre capital </w:t>
      </w:r>
      <w:del w:id="2877" w:author="emmanuel blezes" w:date="2026-05-18T20:04:00Z" w16du:dateUtc="2026-05-18T18:04:00Z">
        <w:r w:rsidDel="00146C66">
          <w:delText>—</w:delText>
        </w:r>
      </w:del>
      <w:ins w:id="2878" w:author="emmanuel blezes" w:date="2026-05-18T20:04:00Z" w16du:dateUtc="2026-05-18T18:04:00Z">
        <w:r w:rsidR="00146C66">
          <w:t>-</w:t>
        </w:r>
      </w:ins>
      <w:r>
        <w:t xml:space="preserve"> que le régime de Vichy promulgue, le 14 mars 1941, l’</w:t>
      </w:r>
      <w:r>
        <w:rPr>
          <w:b/>
          <w:bCs/>
        </w:rPr>
        <w:t>Allocation aux vieux travailleurs salariés</w:t>
      </w:r>
      <w:r>
        <w:rPr>
          <w:rStyle w:val="FootnoteReference"/>
        </w:rPr>
        <w:footnoteReference w:id="66"/>
      </w:r>
      <w:r>
        <w:t>.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14:paraId="4B70803D" w14:textId="77777777" w:rsidR="00B437D0" w:rsidRDefault="00000000">
      <w:pPr>
        <w:pStyle w:val="BodyText"/>
      </w:pPr>
      <w:r>
        <w:t>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67"/>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w:t>
      </w:r>
      <w:r>
        <w:lastRenderedPageBreak/>
        <w:t>régime obligatoire de retraite par répartition pour les salariés non agricoles de l’industrie et du commerce</w:t>
      </w:r>
      <w:r>
        <w:rPr>
          <w:rStyle w:val="FootnoteReference"/>
        </w:rPr>
        <w:footnoteReference w:id="68"/>
      </w:r>
      <w:r>
        <w:t xml:space="preserve">. Laroque l’expliquera plus tard à sa manière : </w:t>
      </w:r>
      <w:r>
        <w:rPr>
          <w:highlight w:val="yellow"/>
        </w:rPr>
        <w:t>« les bénéficiaires sont des gens pauvres à qui il faut assurer des moyens de subsistance, et quand les allocations seront versées, il ne restera rien à mettre de côté pour un régime de capitalisation »</w:t>
      </w:r>
      <w:r>
        <w:rPr>
          <w:rStyle w:val="FootnoteReference"/>
        </w:rPr>
        <w:footnoteReference w:id="69"/>
      </w:r>
      <w:r>
        <w:rPr>
          <w:highlight w:val="yellow"/>
        </w:rPr>
        <w:t>.</w:t>
      </w:r>
      <w:r>
        <w:t xml:space="preserve"> L’argument est honnête. Il l’est resté longtemps.</w:t>
      </w:r>
    </w:p>
    <w:p w14:paraId="35F4710A" w14:textId="77777777" w:rsidR="00B437D0" w:rsidRDefault="00000000">
      <w:pPr>
        <w:pStyle w:val="BodyText"/>
      </w:pPr>
      <w:r>
        <w:t>Pendant trente ans, ce choix tient. La France des Trente Glorieuses connaît une croissance moyenne de 5,5 % par an entre 1949 et 1973</w:t>
      </w:r>
      <w:r>
        <w:rPr>
          <w:rStyle w:val="FootnoteReference"/>
        </w:rPr>
        <w:footnoteReference w:id="70"/>
      </w:r>
      <w:r>
        <w:t>, un plein emploi quasi absolu, un baby-boom qui amène jusqu’à 4,29 cotisants pour un retraité en 1965, et une espérance de vie à 65 ans encore comprise dans les sept à dix années qui suivent</w:t>
      </w:r>
      <w:r>
        <w:rPr>
          <w:rStyle w:val="FootnoteReference"/>
        </w:rPr>
        <w:footnoteReference w:id="71"/>
      </w:r>
      <w:r>
        <w:t>.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72"/>
      </w:r>
      <w:r>
        <w:t>, le 8 décembre 1961 celle des non-cadres (l’ARRCO)</w:t>
      </w:r>
      <w:r>
        <w:rPr>
          <w:rStyle w:val="FootnoteReference"/>
        </w:rPr>
        <w:footnoteReference w:id="73"/>
      </w:r>
      <w:r>
        <w:t>, puis abaisser l’âge légal à soixante ans par l’ordonnance du 26 mars 1982 sous François Mitterrand et le ministre du Travail Jean Auroux</w:t>
      </w:r>
      <w:r>
        <w:rPr>
          <w:rStyle w:val="FootnoteReference"/>
        </w:rPr>
        <w:footnoteReference w:id="74"/>
      </w:r>
      <w:r>
        <w:t xml:space="preserve"> </w:t>
      </w:r>
      <w:del w:id="2932" w:author="emmanuel blezes" w:date="2026-05-18T20:04:00Z" w16du:dateUtc="2026-05-18T18:04:00Z">
        <w:r w:rsidDel="00146C66">
          <w:delText>—</w:delText>
        </w:r>
      </w:del>
      <w:ins w:id="2933" w:author="emmanuel blezes" w:date="2026-05-18T20:04:00Z" w16du:dateUtc="2026-05-18T18:04:00Z">
        <w:r w:rsidR="00146C66">
          <w:t>-</w:t>
        </w:r>
      </w:ins>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75"/>
      </w:r>
      <w:r>
        <w:t xml:space="preserve">. C’est presque le rendement d’un bon placement financier </w:t>
      </w:r>
      <w:del w:id="2939" w:author="emmanuel blezes" w:date="2026-05-18T20:04:00Z" w16du:dateUtc="2026-05-18T18:04:00Z">
        <w:r w:rsidDel="00146C66">
          <w:delText>—</w:delText>
        </w:r>
      </w:del>
      <w:ins w:id="2940" w:author="emmanuel blezes" w:date="2026-05-18T20:04:00Z" w16du:dateUtc="2026-05-18T18:04:00Z">
        <w:r w:rsidR="00146C66">
          <w:t>-</w:t>
        </w:r>
      </w:ins>
      <w:r>
        <w:t xml:space="preserve"> sans risque, et sans qu’on ait eu besoin d’épargner.</w:t>
      </w:r>
    </w:p>
    <w:p w14:paraId="7DA14E0B" w14:textId="77777777" w:rsidR="00B437D0" w:rsidRDefault="00000000">
      <w:pPr>
        <w:pStyle w:val="BodyText"/>
      </w:pPr>
      <w:r>
        <w:lastRenderedPageBreak/>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w:t>
      </w:r>
      <w:del w:id="2941" w:author="emmanuel blezes" w:date="2026-05-18T20:04:00Z" w16du:dateUtc="2026-05-18T18:04:00Z">
        <w:r w:rsidDel="00146C66">
          <w:delText>—</w:delText>
        </w:r>
      </w:del>
      <w:ins w:id="2942" w:author="emmanuel blezes" w:date="2026-05-18T20:04:00Z" w16du:dateUtc="2026-05-18T18:04:00Z">
        <w:r w:rsidR="00146C66">
          <w:t>-</w:t>
        </w:r>
      </w:ins>
      <w:r>
        <w:t xml:space="preserve"> à partir du milieu des années 1970 </w:t>
      </w:r>
      <w:del w:id="2943" w:author="emmanuel blezes" w:date="2026-05-18T20:04:00Z" w16du:dateUtc="2026-05-18T18:04:00Z">
        <w:r w:rsidDel="00146C66">
          <w:delText>—</w:delText>
        </w:r>
      </w:del>
      <w:ins w:id="2944" w:author="emmanuel blezes" w:date="2026-05-18T20:04:00Z" w16du:dateUtc="2026-05-18T18:04:00Z">
        <w:r w:rsidR="00146C66">
          <w:t>-</w:t>
        </w:r>
      </w:ins>
      <w:r>
        <w:t>, l’idée, elle, est restée.</w:t>
      </w:r>
    </w:p>
    <w:p w14:paraId="303BEBCA" w14:textId="77777777" w:rsidR="00B437D0" w:rsidRDefault="00000000">
      <w:pPr>
        <w:pStyle w:val="BodyText"/>
      </w:pPr>
      <w:r>
        <w:t>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76"/>
      </w:r>
      <w:r>
        <w:t>. Les cohortes qui entrent sur le marché du travail dans les années 1990 ne pourront plus, par leur nombre, financer la retraite de leurs parents au même rendement implicite que ceux-ci avaient eu pour financer celle de leurs aïeux.</w:t>
      </w:r>
    </w:p>
    <w:p w14:paraId="05D17E87" w14:textId="77777777" w:rsidR="00B437D0" w:rsidRDefault="00000000">
      <w:pPr>
        <w:pStyle w:val="BodyText"/>
      </w:pPr>
      <w:r>
        <w:t>Tout cela est connu et documenté de longue date. Le commissaire au Plan Raoul Briet le note en 1995, dans un rapport remis au Premier ministre Alain Juppé</w:t>
      </w:r>
      <w:r>
        <w:rPr>
          <w:rStyle w:val="FootnoteReference"/>
        </w:rPr>
        <w:footnoteReference w:id="77"/>
      </w:r>
      <w:r>
        <w:t>. Jean-Michel Charpin, son successeur, dans un rapport remis à Lionel Jospin en mai 1999, le démontre chiffres à l’appui sur 264 pages, en concluant que le système est, à l’identique, intenable à long terme</w:t>
      </w:r>
      <w:r>
        <w:rPr>
          <w:rStyle w:val="FootnoteReference"/>
        </w:rPr>
        <w:footnoteReference w:id="78"/>
      </w:r>
      <w:r>
        <w:t>.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14:paraId="50EFA1DC" w14:textId="77777777" w:rsidR="00B437D0" w:rsidRDefault="00000000">
      <w:pPr>
        <w:pStyle w:val="BodyText"/>
      </w:pPr>
      <w:r>
        <w:t>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p w14:paraId="14216432" w14:textId="516A3406" w:rsidR="00B437D0" w:rsidRDefault="00000000">
      <w:pPr>
        <w:pStyle w:val="Heading2"/>
        <w:numPr>
          <w:ilvl w:val="0"/>
          <w:numId w:val="6"/>
        </w:numPr>
        <w:pPrChange w:id="2967" w:author="emmanuel blezes" w:date="2026-05-24T19:36:00Z" w16du:dateUtc="2026-05-24T17:36:00Z">
          <w:pPr>
            <w:pStyle w:val="Heading2"/>
          </w:pPr>
        </w:pPrChange>
      </w:pPr>
      <w:bookmarkStart w:id="2968" w:name="ces-réformes-qui-nen-sont-pas"/>
      <w:bookmarkEnd w:id="2847"/>
      <w:del w:id="2969" w:author="emmanuel blezes" w:date="2026-05-24T15:14:00Z" w16du:dateUtc="2026-05-24T13:14:00Z">
        <w:r w:rsidDel="008674B5">
          <w:delText xml:space="preserve">1.4 </w:delText>
        </w:r>
      </w:del>
      <w:bookmarkStart w:id="2970" w:name="_Toc230888232"/>
      <w:r>
        <w:t>Ces réformes qui n’en sont pas</w:t>
      </w:r>
      <w:bookmarkEnd w:id="2970"/>
    </w:p>
    <w:p w14:paraId="600D7B86" w14:textId="77777777" w:rsidR="00B437D0" w:rsidRDefault="00000000">
      <w:pPr>
        <w:pStyle w:val="FirstParagraph"/>
      </w:pPr>
      <w:r>
        <w:t xml:space="preserve">Aucun gouvernement, depuis Édouard Balladur, n’a ignoré le problème. Mais tous l’ont traité de la même manière : en ajustant les paramètres du système </w:t>
      </w:r>
      <w:del w:id="2971" w:author="emmanuel blezes" w:date="2026-05-18T20:04:00Z" w16du:dateUtc="2026-05-18T18:04:00Z">
        <w:r w:rsidDel="00146C66">
          <w:delText>—</w:delText>
        </w:r>
      </w:del>
      <w:ins w:id="2972" w:author="emmanuel blezes" w:date="2026-05-18T20:04:00Z" w16du:dateUtc="2026-05-18T18:04:00Z">
        <w:r w:rsidR="00146C66">
          <w:t>-</w:t>
        </w:r>
      </w:ins>
      <w:r>
        <w:t xml:space="preserve"> l’âge, la durée, le mode de calcul </w:t>
      </w:r>
      <w:del w:id="2973" w:author="emmanuel blezes" w:date="2026-05-18T20:04:00Z" w16du:dateUtc="2026-05-18T18:04:00Z">
        <w:r w:rsidDel="00146C66">
          <w:delText>—</w:delText>
        </w:r>
      </w:del>
      <w:ins w:id="2974" w:author="emmanuel blezes" w:date="2026-05-18T20:04:00Z" w16du:dateUtc="2026-05-18T18:04:00Z">
        <w:r w:rsidR="00146C66">
          <w:t>-</w:t>
        </w:r>
      </w:ins>
      <w:r>
        <w:t xml:space="preserve"> sans jamais en modifier la nature. Cette séquence de cinq réformes, </w:t>
      </w:r>
      <w:r>
        <w:lastRenderedPageBreak/>
        <w:t>étalée sur trois décennies, est à elle seule une histoire de la France contemporaine et de sa difficulté à affronter ses problèmes.</w:t>
      </w:r>
    </w:p>
    <w:p w14:paraId="0048A7B7" w14:textId="77777777" w:rsidR="00B437D0" w:rsidRDefault="00000000">
      <w:pPr>
        <w:pStyle w:val="BodyText"/>
      </w:pPr>
      <w:r>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w:t>
      </w:r>
      <w:del w:id="2975" w:author="emmanuel blezes" w:date="2026-05-18T20:04:00Z" w16du:dateUtc="2026-05-18T18:04:00Z">
        <w:r w:rsidDel="00146C66">
          <w:delText>—</w:delText>
        </w:r>
      </w:del>
      <w:ins w:id="2976" w:author="emmanuel blezes" w:date="2026-05-18T20:04:00Z" w16du:dateUtc="2026-05-18T18:04:00Z">
        <w:r w:rsidR="00146C66">
          <w:t>-</w:t>
        </w:r>
      </w:ins>
      <w:r>
        <w:t xml:space="preserve"> une décision technique qui, vue rétrospectivement</w:t>
      </w:r>
      <w:r>
        <w:rPr>
          <w:highlight w:val="yellow"/>
        </w:rPr>
        <w:t>, est probablement la plus lourde de conséquences pour le pouvoir d’achat des retraités d’aujourd’hui</w:t>
      </w:r>
      <w:r>
        <w:rPr>
          <w:rStyle w:val="FootnoteReference"/>
        </w:rPr>
        <w:footnoteReference w:id="79"/>
      </w:r>
      <w:r>
        <w:t>.</w:t>
      </w:r>
    </w:p>
    <w:p w14:paraId="7E56B765" w14:textId="77777777" w:rsidR="00B437D0" w:rsidRDefault="00000000">
      <w:pPr>
        <w:pStyle w:val="BodyText"/>
      </w:pPr>
      <w:r>
        <w:t>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80"/>
      </w:r>
      <w:r>
        <w:t>.</w:t>
      </w:r>
    </w:p>
    <w:p w14:paraId="5FC6AC6E" w14:textId="77777777" w:rsidR="00B437D0" w:rsidRDefault="00000000">
      <w:pPr>
        <w:pStyle w:val="BodyText"/>
      </w:pPr>
      <w:r>
        <w:t xml:space="preserve">Le troisième acte, c’est novembre 2010. Éric Woerth, sous Nicolas Sarkozy, relève l’âge légal de soixante à soixante-deux ans, étalé sur la période 2011-2017. </w:t>
      </w:r>
      <w:r>
        <w:rPr>
          <w:highlight w:val="yellow"/>
        </w:rPr>
        <w:t>L’âge de la retraite à taux plein passe de soixante-cinq à soixante-sept.</w:t>
      </w:r>
      <w:r>
        <w:t xml:space="preserve"> Six semaines de grèves reconductibles dans les raffineries, à la SNCF et à la RATP </w:t>
      </w:r>
      <w:del w:id="2987" w:author="emmanuel blezes" w:date="2026-05-18T20:04:00Z" w16du:dateUtc="2026-05-18T18:04:00Z">
        <w:r w:rsidDel="00146C66">
          <w:delText>—</w:delText>
        </w:r>
      </w:del>
      <w:ins w:id="2988" w:author="emmanuel blezes" w:date="2026-05-18T20:04:00Z" w16du:dateUtc="2026-05-18T18:04:00Z">
        <w:r w:rsidR="00146C66">
          <w:t>-</w:t>
        </w:r>
      </w:ins>
      <w:r>
        <w:t xml:space="preserve"> la plus longue mobilisation depuis 1995 </w:t>
      </w:r>
      <w:del w:id="2989" w:author="emmanuel blezes" w:date="2026-05-18T20:04:00Z" w16du:dateUtc="2026-05-18T18:04:00Z">
        <w:r w:rsidDel="00146C66">
          <w:delText>—</w:delText>
        </w:r>
      </w:del>
      <w:ins w:id="2990" w:author="emmanuel blezes" w:date="2026-05-18T20:04:00Z" w16du:dateUtc="2026-05-18T18:04:00Z">
        <w:r w:rsidR="00146C66">
          <w:t>-</w:t>
        </w:r>
      </w:ins>
      <w:r>
        <w:t xml:space="preserve"> ne suffisent pas à faire reculer le gouvernement</w:t>
      </w:r>
      <w:r>
        <w:rPr>
          <w:rStyle w:val="FootnoteReference"/>
        </w:rPr>
        <w:footnoteReference w:id="81"/>
      </w:r>
      <w:r>
        <w:t>. La loi passe.</w:t>
      </w:r>
    </w:p>
    <w:p w14:paraId="63D1E115" w14:textId="77777777" w:rsidR="00B437D0" w:rsidRDefault="00000000">
      <w:pPr>
        <w:pStyle w:val="BodyText"/>
      </w:pPr>
      <w:r>
        <w:t>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82"/>
      </w:r>
      <w:r>
        <w:t xml:space="preserve">. C’est, paradoxalement, la réforme qui pèsera le plus lourd à long terme </w:t>
      </w:r>
      <w:del w:id="2997" w:author="emmanuel blezes" w:date="2026-05-18T20:04:00Z" w16du:dateUtc="2026-05-18T18:04:00Z">
        <w:r w:rsidDel="00146C66">
          <w:delText>—</w:delText>
        </w:r>
      </w:del>
      <w:ins w:id="2998" w:author="emmanuel blezes" w:date="2026-05-18T20:04:00Z" w16du:dateUtc="2026-05-18T18:04:00Z">
        <w:r w:rsidR="00146C66">
          <w:t>-</w:t>
        </w:r>
      </w:ins>
      <w:r>
        <w:t xml:space="preserve"> la plupart des cohortes nées dans les années 1980 et 1990 partiront sous son empire.</w:t>
      </w:r>
    </w:p>
    <w:p w14:paraId="05B4DCC4" w14:textId="77777777" w:rsidR="00B437D0" w:rsidRDefault="00000000">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w:t>
      </w:r>
      <w:del w:id="2999" w:author="emmanuel blezes" w:date="2026-05-18T20:04:00Z" w16du:dateUtc="2026-05-18T18:04:00Z">
        <w:r w:rsidDel="00146C66">
          <w:delText>—</w:delText>
        </w:r>
      </w:del>
      <w:ins w:id="3000" w:author="emmanuel blezes" w:date="2026-05-18T20:04:00Z" w16du:dateUtc="2026-05-18T18:04:00Z">
        <w:r w:rsidR="00146C66">
          <w:t>-</w:t>
        </w:r>
      </w:ins>
      <w:r>
        <w:t xml:space="preserve"> sixième journée de grève nationale </w:t>
      </w:r>
      <w:del w:id="3001" w:author="emmanuel blezes" w:date="2026-05-18T20:04:00Z" w16du:dateUtc="2026-05-18T18:04:00Z">
        <w:r w:rsidDel="00146C66">
          <w:delText>—</w:delText>
        </w:r>
      </w:del>
      <w:ins w:id="3002" w:author="emmanuel blezes" w:date="2026-05-18T20:04:00Z" w16du:dateUtc="2026-05-18T18:04:00Z">
        <w:r w:rsidR="00146C66">
          <w:t>-</w:t>
        </w:r>
      </w:ins>
      <w:r>
        <w:t xml:space="preserve"> rassemble selon </w:t>
      </w:r>
      <w:r>
        <w:lastRenderedPageBreak/>
        <w:t>l’intersyndicale 3,5 millions de personnes, selon le ministère de l’Intérieur 1,28 million</w:t>
      </w:r>
      <w:r>
        <w:rPr>
          <w:rStyle w:val="FootnoteReference"/>
        </w:rPr>
        <w:footnoteReference w:id="83"/>
      </w:r>
      <w:r>
        <w:t>. C’est, dans tous les comptages, le pic absolu du mouvement. Cinquante-neuf pour cent des Français y sont opposés ; soixante pour cent soutiennent la mobilisation</w:t>
      </w:r>
      <w:r>
        <w:rPr>
          <w:rStyle w:val="FootnoteReference"/>
        </w:rPr>
        <w:footnoteReference w:id="84"/>
      </w:r>
      <w:r>
        <w:t>. Le 16 mars, sans majorité à l’Assemblée, le gouvernement engage sa responsabilité par l’article 49 alinéa 3 de la Constitution.</w:t>
      </w:r>
    </w:p>
    <w:p w14:paraId="06860188" w14:textId="77777777" w:rsidR="00B437D0" w:rsidRDefault="00000000">
      <w:pPr>
        <w:pStyle w:val="BodyText"/>
      </w:pPr>
      <w:r>
        <w:t xml:space="preserve">Cinq actes, sur trente ans, autour des mêmes trois paramètres </w:t>
      </w:r>
      <w:del w:id="3015" w:author="emmanuel blezes" w:date="2026-05-18T20:04:00Z" w16du:dateUtc="2026-05-18T18:04:00Z">
        <w:r w:rsidDel="00146C66">
          <w:delText>—</w:delText>
        </w:r>
      </w:del>
      <w:ins w:id="3016" w:author="emmanuel blezes" w:date="2026-05-18T20:04:00Z" w16du:dateUtc="2026-05-18T18:04:00Z">
        <w:r w:rsidR="00146C66">
          <w:t>-</w:t>
        </w:r>
      </w:ins>
      <w:r>
        <w:t xml:space="preserve"> l’âge, la durée, le mode de calcul. Cinq pansements sur la même jambe.</w:t>
      </w:r>
    </w:p>
    <w:p w14:paraId="5DF565F8" w14:textId="77777777" w:rsidR="00B437D0" w:rsidRDefault="00000000">
      <w:pPr>
        <w:pStyle w:val="BodyText"/>
      </w:pPr>
      <w:r>
        <w:t>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85"/>
      </w:r>
      <w:r>
        <w:t>.</w:t>
      </w:r>
    </w:p>
    <w:p w14:paraId="2A55B156" w14:textId="77777777" w:rsidR="00B437D0" w:rsidRDefault="00000000">
      <w:pPr>
        <w:pStyle w:val="BodyText"/>
      </w:pPr>
      <w:r>
        <w:t xml:space="preserve">Ce que dit cette séquence c’est que sans sortir de la logique d’un système 100% répartition, ces réformes sont </w:t>
      </w:r>
      <w:r>
        <w:rPr>
          <w:b/>
          <w:bCs/>
        </w:rPr>
        <w:t>la seule chose qu’on puisse faire</w:t>
      </w:r>
      <w:r>
        <w:t xml:space="preserve">. Il existe trois leviers, et trois seulement : l’âge de départ, la durée de cotisation, le niveau des pensions </w:t>
      </w:r>
      <w:del w:id="3022" w:author="emmanuel blezes" w:date="2026-05-18T20:04:00Z" w16du:dateUtc="2026-05-18T18:04:00Z">
        <w:r w:rsidDel="00146C66">
          <w:delText>—</w:delText>
        </w:r>
      </w:del>
      <w:ins w:id="3023" w:author="emmanuel blezes" w:date="2026-05-18T20:04:00Z" w16du:dateUtc="2026-05-18T18:04:00Z">
        <w:r w:rsidR="00146C66">
          <w:t>-</w:t>
        </w:r>
      </w:ins>
      <w:r>
        <w:t xml:space="preserve"> auxquels s’ajoute, en arrière-plan, le niveau des cotisations.</w:t>
      </w:r>
    </w:p>
    <w:p w14:paraId="34810CB4" w14:textId="77777777" w:rsidR="00B437D0" w:rsidRDefault="00000000">
      <w:pPr>
        <w:pStyle w:val="BodyText"/>
      </w:pPr>
      <w:r>
        <w:t>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p w14:paraId="55D134C6" w14:textId="2BAC15D8" w:rsidR="00B437D0" w:rsidRDefault="00000000">
      <w:pPr>
        <w:pStyle w:val="Heading2"/>
        <w:numPr>
          <w:ilvl w:val="0"/>
          <w:numId w:val="6"/>
        </w:numPr>
        <w:pPrChange w:id="3024" w:author="emmanuel blezes" w:date="2026-05-24T19:36:00Z" w16du:dateUtc="2026-05-24T17:36:00Z">
          <w:pPr>
            <w:pStyle w:val="Heading2"/>
          </w:pPr>
        </w:pPrChange>
      </w:pPr>
      <w:bookmarkStart w:id="3025" w:name="cest-nicolas-qui-paie"/>
      <w:bookmarkEnd w:id="2968"/>
      <w:del w:id="3026" w:author="emmanuel blezes" w:date="2026-05-24T15:14:00Z" w16du:dateUtc="2026-05-24T13:14:00Z">
        <w:r w:rsidDel="007242D0">
          <w:delText xml:space="preserve">1.5 </w:delText>
        </w:r>
      </w:del>
      <w:bookmarkStart w:id="3027" w:name="_Toc230888233"/>
      <w:r>
        <w:t>C’est Nicolas qui paie</w:t>
      </w:r>
      <w:bookmarkEnd w:id="3027"/>
    </w:p>
    <w:p w14:paraId="55E27289" w14:textId="77777777" w:rsidR="00B437D0" w:rsidRDefault="00000000">
      <w:pPr>
        <w:pStyle w:val="FirstParagraph"/>
      </w:pPr>
      <w:r>
        <w:t xml:space="preserve">Le résultat de toutes ces années est une fracture entre générations sans précédent dans l’histoire du système. Olivier Blanchard, ancien chef économiste du FMI, estime à 120 milliards d’euros </w:t>
      </w:r>
      <w:del w:id="3028" w:author="emmanuel blezes" w:date="2026-05-18T20:04:00Z" w16du:dateUtc="2026-05-18T18:04:00Z">
        <w:r w:rsidDel="00146C66">
          <w:delText>—</w:delText>
        </w:r>
      </w:del>
      <w:ins w:id="3029" w:author="emmanuel blezes" w:date="2026-05-18T20:04:00Z" w16du:dateUtc="2026-05-18T18:04:00Z">
        <w:r w:rsidR="00146C66">
          <w:t>-</w:t>
        </w:r>
      </w:ins>
      <w:r>
        <w:t xml:space="preserve"> quatre points de PIB </w:t>
      </w:r>
      <w:del w:id="3030" w:author="emmanuel blezes" w:date="2026-05-18T20:04:00Z" w16du:dateUtc="2026-05-18T18:04:00Z">
        <w:r w:rsidDel="00146C66">
          <w:delText>—</w:delText>
        </w:r>
      </w:del>
      <w:ins w:id="3031" w:author="emmanuel blezes" w:date="2026-05-18T20:04:00Z" w16du:dateUtc="2026-05-18T18:04:00Z">
        <w:r w:rsidR="00146C66">
          <w:t>-</w:t>
        </w:r>
      </w:ins>
      <w:r>
        <w:t xml:space="preserve"> l’effort de stabilisation budgétaire que la France </w:t>
      </w:r>
      <w:r>
        <w:lastRenderedPageBreak/>
        <w:t>devra produire dans les dix prochaines années faute de réforme structurelle, et place la trajectoire des retraites au cœur de cet effort</w:t>
      </w:r>
      <w:r>
        <w:rPr>
          <w:rStyle w:val="FootnoteReference"/>
        </w:rPr>
        <w:footnoteReference w:id="86"/>
      </w:r>
      <w:r>
        <w:t>.</w:t>
      </w:r>
    </w:p>
    <w:p w14:paraId="6B50CD1B" w14:textId="77777777" w:rsidR="00B437D0" w:rsidRDefault="00000000">
      <w:pPr>
        <w:pStyle w:val="BodyText"/>
      </w:pPr>
      <w:r>
        <w:t xml:space="preserve">Pour mesurer cette fracture, un indicateur technique mais parlant : le </w:t>
      </w:r>
      <w:r>
        <w:rPr>
          <w:b/>
          <w:bCs/>
        </w:rPr>
        <w:t>taux de rendement interne</w:t>
      </w:r>
      <w:r>
        <w:t xml:space="preserve"> du système de retraite. Pour une génération donnée, il s’agit du rendement annualisé obtenu sur l’ensemble des cotisations versées au cours de la vie active, comparé aux pensions reçues. L’équivalent économique d’un taux d’intérêt </w:t>
      </w:r>
      <w:del w:id="3053" w:author="emmanuel blezes" w:date="2026-05-18T20:04:00Z" w16du:dateUtc="2026-05-18T18:04:00Z">
        <w:r w:rsidDel="00146C66">
          <w:delText>—</w:delText>
        </w:r>
      </w:del>
      <w:ins w:id="3054" w:author="emmanuel blezes" w:date="2026-05-18T20:04:00Z" w16du:dateUtc="2026-05-18T18:04:00Z">
        <w:r w:rsidR="00146C66">
          <w:t>-</w:t>
        </w:r>
      </w:ins>
      <w:r>
        <w:t xml:space="preserve"> le rendement que le système promet à ses cotisants, en contrepartie de quarante-trois ans de cotisation forcée.</w:t>
      </w:r>
    </w:p>
    <w:p w14:paraId="15D96EC3" w14:textId="77777777" w:rsidR="00B437D0" w:rsidRDefault="00000000">
      <w:pPr>
        <w:pStyle w:val="BodyText"/>
      </w:pPr>
      <w:r>
        <w:t xml:space="preserve">Pour la cohorte née en 1950, ce rendement, calculé par l’INSEE selon la méthodologie </w:t>
      </w:r>
      <w:r>
        <w:rPr>
          <w:i/>
          <w:iCs/>
        </w:rPr>
        <w:t>Destinie 2</w:t>
      </w:r>
      <w:r>
        <w:t>, s’établit autour de 5,8 % par an</w:t>
      </w:r>
      <w:r>
        <w:rPr>
          <w:rStyle w:val="FootnoteReference"/>
        </w:rPr>
        <w:footnoteReference w:id="87"/>
      </w:r>
      <w:r>
        <w:t xml:space="preserve">. </w:t>
      </w:r>
      <w:r>
        <w:rPr>
          <w:highlight w:val="yellow"/>
        </w:rPr>
        <w:t>Pour la cohorte née en 1980, il tombe à 1,9 %. Pour celle née en 2000, à 0,8 %.</w:t>
      </w:r>
      <w:r>
        <w:t xml:space="preserve"> En deux générations, le rendement annualisé du système a été divisé par sept, et continue de baisser. A un tel niveau de rendement, inférieur à celui d’un livret réglementé, le système perd toute acceptabilité.</w:t>
      </w:r>
    </w:p>
    <w:p w14:paraId="517ADC2C" w14:textId="77777777" w:rsidR="00B437D0" w:rsidRDefault="00000000">
      <w:pPr>
        <w:pStyle w:val="BodyText"/>
      </w:pPr>
      <w:r>
        <w:t xml:space="preserve">Dit plus simplement : un baby-boomer né en 1950 récupère, sur la durée de sa retraite, environ 159 centimes pour chaque euro qu’il a cotisé. Un actif né en 1980 n’en récupère que 117. Un enfant né aujourd’hui </w:t>
      </w:r>
      <w:del w:id="3060" w:author="emmanuel blezes" w:date="2026-05-18T20:04:00Z" w16du:dateUtc="2026-05-18T18:04:00Z">
        <w:r w:rsidDel="00146C66">
          <w:delText>—</w:delText>
        </w:r>
      </w:del>
      <w:ins w:id="3061" w:author="emmanuel blezes" w:date="2026-05-18T20:04:00Z" w16du:dateUtc="2026-05-18T18:04:00Z">
        <w:r w:rsidR="00146C66">
          <w:t>-</w:t>
        </w:r>
      </w:ins>
      <w:r>
        <w:t xml:space="preserve"> sur les hypothèses du COR après la réforme Borne, déjà très optimistes comme nous l’avons vu </w:t>
      </w:r>
      <w:del w:id="3062" w:author="emmanuel blezes" w:date="2026-05-18T20:04:00Z" w16du:dateUtc="2026-05-18T18:04:00Z">
        <w:r w:rsidDel="00146C66">
          <w:delText>—</w:delText>
        </w:r>
      </w:del>
      <w:ins w:id="3063" w:author="emmanuel blezes" w:date="2026-05-18T20:04:00Z" w16du:dateUtc="2026-05-18T18:04:00Z">
        <w:r w:rsidR="00146C66">
          <w:t>-</w:t>
        </w:r>
      </w:ins>
      <w:r>
        <w:t xml:space="preserve"> en récupérera environ 120, mais sur une durée de retraite plus courte de plusieurs années</w:t>
      </w:r>
      <w:r>
        <w:rPr>
          <w:rStyle w:val="FootnoteReference"/>
        </w:rPr>
        <w:footnoteReference w:id="88"/>
      </w:r>
      <w:r>
        <w:t>. La promesse initiale de la répartition, « tu cotises maintenant, tu toucheras plus tard », s’est transformée en « tu cotises maintenant, tu toucheras peut-être».</w:t>
      </w:r>
    </w:p>
    <w:p w14:paraId="715D59B3" w14:textId="77777777" w:rsidR="00B437D0" w:rsidRDefault="00000000">
      <w:pPr>
        <w:pStyle w:val="BodyText"/>
      </w:pPr>
      <w:r>
        <w:t>Deux mouvements simultanés expliquent cet effondrement.</w:t>
      </w:r>
    </w:p>
    <w:p w14:paraId="25472070" w14:textId="77777777" w:rsidR="00B437D0" w:rsidRDefault="00000000">
      <w:pPr>
        <w:pStyle w:val="BodyText"/>
      </w:pPr>
      <w:r>
        <w:t xml:space="preserve">Le premier mouvement, c’est la hausse continue du taux de cotisation. Les générations qui ont aujourd’hui plus de soixante-dix ans ont cotisé, sur la moyenne de leur carrière, entre 15 % et 18 % de leur salaire </w:t>
      </w:r>
      <w:del w:id="3071" w:author="emmanuel blezes" w:date="2026-05-18T20:04:00Z" w16du:dateUtc="2026-05-18T18:04:00Z">
        <w:r w:rsidDel="00146C66">
          <w:delText>—</w:delText>
        </w:r>
      </w:del>
      <w:ins w:id="3072" w:author="emmanuel blezes" w:date="2026-05-18T20:04:00Z" w16du:dateUtc="2026-05-18T18:04:00Z">
        <w:r w:rsidR="00146C66">
          <w:t>-</w:t>
        </w:r>
      </w:ins>
      <w:r>
        <w:t xml:space="preserve"> c’est-à-dire, en intégrant la part patronale, environ un sixième de leur revenu d’activité. Les actifs d’aujourd’hui cotisent 27,8 %</w:t>
      </w:r>
      <w:r>
        <w:rPr>
          <w:rStyle w:val="FootnoteReference"/>
        </w:rPr>
        <w:footnoteReference w:id="89"/>
      </w:r>
      <w:r>
        <w:t xml:space="preserve">. Plus du quart </w:t>
      </w:r>
      <w:r>
        <w:lastRenderedPageBreak/>
        <w:t xml:space="preserve">de leur revenu, contre un sixième pour leurs grands-parents </w:t>
      </w:r>
      <w:del w:id="3083" w:author="emmanuel blezes" w:date="2026-05-18T20:04:00Z" w16du:dateUtc="2026-05-18T18:04:00Z">
        <w:r w:rsidDel="00146C66">
          <w:delText>—</w:delText>
        </w:r>
      </w:del>
      <w:ins w:id="3084" w:author="emmanuel blezes" w:date="2026-05-18T20:04:00Z" w16du:dateUtc="2026-05-18T18:04:00Z">
        <w:r w:rsidR="00146C66">
          <w:t>-</w:t>
        </w:r>
      </w:ins>
      <w:r>
        <w:t xml:space="preserve"> sans que la pension qui les attend soit, à l’arrivée, proportionnellement plus généreuse.</w:t>
      </w:r>
    </w:p>
    <w:p w14:paraId="34B43EA2" w14:textId="77777777" w:rsidR="00B437D0" w:rsidRDefault="00000000">
      <w:pPr>
        <w:pStyle w:val="BodyText"/>
      </w:pPr>
      <w:r>
        <w:t>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90"/>
      </w:r>
      <w:r>
        <w:t xml:space="preserve">. Pour un cadre, c’est plus que cela </w:t>
      </w:r>
      <w:del w:id="3088" w:author="emmanuel blezes" w:date="2026-05-18T20:04:00Z" w16du:dateUtc="2026-05-18T18:04:00Z">
        <w:r w:rsidDel="00146C66">
          <w:delText>—</w:delText>
        </w:r>
      </w:del>
      <w:ins w:id="3089" w:author="emmanuel blezes" w:date="2026-05-18T20:04:00Z" w16du:dateUtc="2026-05-18T18:04:00Z">
        <w:r w:rsidR="00146C66">
          <w:t>-</w:t>
        </w:r>
      </w:ins>
      <w:r>
        <w:t xml:space="preserve">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91"/>
      </w:r>
      <w:r>
        <w:t>. C’est, là aussi, une dégradation mécanique. Personne n’a décidé qu’il fallait appauvrir les retraités de 2070 ; tout le monde, en revanche, a refusé pendant trente ans de prendre les mesures qui auraient évité cette dégradation.</w:t>
      </w:r>
    </w:p>
    <w:p w14:paraId="01D38D72" w14:textId="77777777" w:rsidR="00B437D0" w:rsidRDefault="00000000">
      <w:pPr>
        <w:pStyle w:val="BodyText"/>
      </w:pPr>
      <w:r>
        <w:t xml:space="preserve">Le système français est, sur ce point, un cas singulier de l’OCDE. Le </w:t>
      </w:r>
      <w:r>
        <w:rPr>
          <w:i/>
          <w:iCs/>
        </w:rPr>
        <w:t>Mercer CFA Institute Global Pension Index 2025</w:t>
      </w:r>
      <w:r>
        <w:t xml:space="preserve"> </w:t>
      </w:r>
      <w:del w:id="3093" w:author="emmanuel blezes" w:date="2026-05-18T20:04:00Z" w16du:dateUtc="2026-05-18T18:04:00Z">
        <w:r w:rsidDel="00146C66">
          <w:delText>—</w:delText>
        </w:r>
      </w:del>
      <w:ins w:id="3094" w:author="emmanuel blezes" w:date="2026-05-18T20:04:00Z" w16du:dateUtc="2026-05-18T18:04:00Z">
        <w:r w:rsidR="00146C66">
          <w:t>-</w:t>
        </w:r>
      </w:ins>
      <w:r>
        <w:t xml:space="preserve"> qui classe chaque année les systèmes de retraite des principaux pays développés sur trois dimensions (adéquation, viabilité, intégrité) </w:t>
      </w:r>
      <w:del w:id="3095" w:author="emmanuel blezes" w:date="2026-05-18T20:04:00Z" w16du:dateUtc="2026-05-18T18:04:00Z">
        <w:r w:rsidDel="00146C66">
          <w:delText>—</w:delText>
        </w:r>
      </w:del>
      <w:ins w:id="3096" w:author="emmanuel blezes" w:date="2026-05-18T20:04:00Z" w16du:dateUtc="2026-05-18T18:04:00Z">
        <w:r w:rsidR="00146C66">
          <w:t>-</w:t>
        </w:r>
      </w:ins>
      <w:r>
        <w:t xml:space="preserve"> place la France à la trente-troisième position mondiale, loin derrière les Pays-Bas, l’Islande, le Danemark, Israël et Singapour, et derrière tous ses voisins européens d’importance comparable</w:t>
      </w:r>
      <w:r>
        <w:rPr>
          <w:rStyle w:val="FootnoteReference"/>
        </w:rPr>
        <w:footnoteReference w:id="92"/>
      </w:r>
      <w:r>
        <w:t>.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14:paraId="2BE5F18F" w14:textId="77777777" w:rsidR="00B437D0" w:rsidRDefault="00000000">
      <w:pPr>
        <w:pStyle w:val="BodyText"/>
      </w:pPr>
      <w:r>
        <w:t>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93"/>
      </w:r>
      <w:r>
        <w:t xml:space="preserve"> </w:t>
      </w:r>
      <w:del w:id="3115" w:author="emmanuel blezes" w:date="2026-05-18T20:04:00Z" w16du:dateUtc="2026-05-18T18:04:00Z">
        <w:r w:rsidDel="00146C66">
          <w:delText>—</w:delText>
        </w:r>
      </w:del>
      <w:ins w:id="3116" w:author="emmanuel blezes" w:date="2026-05-18T20:04:00Z" w16du:dateUtc="2026-05-18T18:04:00Z">
        <w:r w:rsidR="00146C66">
          <w:t>-</w:t>
        </w:r>
      </w:ins>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94"/>
      </w:r>
      <w:r>
        <w:t xml:space="preserve">. La </w:t>
      </w:r>
      <w:r>
        <w:lastRenderedPageBreak/>
        <w:t xml:space="preserve">différence ne tient pas à la générosité des contribuables ni à la productivité moyenne du pays </w:t>
      </w:r>
      <w:del w:id="3122" w:author="emmanuel blezes" w:date="2026-05-18T20:04:00Z" w16du:dateUtc="2026-05-18T18:04:00Z">
        <w:r w:rsidDel="00146C66">
          <w:delText>—</w:delText>
        </w:r>
      </w:del>
      <w:ins w:id="3123" w:author="emmanuel blezes" w:date="2026-05-18T20:04:00Z" w16du:dateUtc="2026-05-18T18:04:00Z">
        <w:r w:rsidR="00146C66">
          <w:t>-</w:t>
        </w:r>
      </w:ins>
      <w:r>
        <w:t xml:space="preserve"> elle tient à l’instrument. Le système suédois fait travailler le capital pendant que la jeune cotise ; le système français transfère ce qu’elle cotise vers ses aînés, et compte sur ses enfants pour faire de même.</w:t>
      </w:r>
    </w:p>
    <w:p w14:paraId="2F70B5B2" w14:textId="77777777" w:rsidR="00B437D0" w:rsidRDefault="00000000">
      <w:pPr>
        <w:pStyle w:val="BodyText"/>
      </w:pPr>
      <w:r>
        <w:t xml:space="preserve">Cela explique aussi le résultat probablement le plus brutal des sondages de ces deux dernières années. Selon le baromètre Odoxa-Groupama publié en novembre 2025, </w:t>
      </w:r>
      <w:r>
        <w:rPr>
          <w:b/>
          <w:bCs/>
        </w:rPr>
        <w:t>57 % des Français se déclarent désormais favorables à un système mixte mêlant répartition et capitalisation</w:t>
      </w:r>
      <w:r>
        <w:t>, contre 22 % qui préfèrent la capitalisation pure et seulement 20 % qui préfèrent la répartition pure</w:t>
      </w:r>
      <w:r>
        <w:rPr>
          <w:rStyle w:val="FootnoteReference"/>
        </w:rPr>
        <w:footnoteReference w:id="95"/>
      </w:r>
      <w:r>
        <w:t>. La proportion des partisans de la capitalisation dépasse, pour la première fois depuis qu’on mesure cette opinion, celle des partisans de la répartition pure.</w:t>
      </w:r>
    </w:p>
    <w:p w14:paraId="11F747BB" w14:textId="77777777" w:rsidR="00B437D0" w:rsidRDefault="00000000">
      <w:pPr>
        <w:pStyle w:val="BodyText"/>
      </w:pPr>
      <w:r>
        <w:t>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96"/>
      </w:r>
      <w:r>
        <w:t>. Ils ne se prononcent pas par idéologie ; ils ont fait le calcul, et le calcul leur dit qu’ils paieront pour les autres davantage qu’on ne paiera pour eux.</w:t>
      </w:r>
    </w:p>
    <w:p w14:paraId="56879125" w14:textId="77777777" w:rsidR="00B437D0" w:rsidRDefault="00000000">
      <w:pPr>
        <w:pStyle w:val="BodyText"/>
      </w:pPr>
      <w:r>
        <w:t xml:space="preserve">Le tabou français, longtemps absolu, se fissure par les deux extrémités du spectre </w:t>
      </w:r>
      <w:del w:id="3142" w:author="emmanuel blezes" w:date="2026-05-18T20:04:00Z" w16du:dateUtc="2026-05-18T18:04:00Z">
        <w:r w:rsidDel="00146C66">
          <w:delText>—</w:delText>
        </w:r>
      </w:del>
      <w:ins w:id="3143" w:author="emmanuel blezes" w:date="2026-05-18T20:04:00Z" w16du:dateUtc="2026-05-18T18:04:00Z">
        <w:r w:rsidR="00146C66">
          <w:t>-</w:t>
        </w:r>
      </w:ins>
      <w:r>
        <w:t xml:space="preserve"> du côté de l’opinion publique, et du côté des institutions qui, par construction, devraient être les dernières à céder.</w:t>
      </w:r>
    </w:p>
    <w:p w14:paraId="29D82BD5" w14:textId="77777777" w:rsidR="00B437D0" w:rsidRDefault="00000000">
      <w:pPr>
        <w:pStyle w:val="BodyText"/>
      </w:pPr>
      <w:r>
        <w:t>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97"/>
      </w:r>
      <w:r>
        <w:t xml:space="preserve">. Théoriquement, la France peut encore monter. Dans la pratique, le taux d’emploi des 60-64 ans, malgré la réforme, n’atteint que 42,4 % en 2024 </w:t>
      </w:r>
      <w:del w:id="3149" w:author="emmanuel blezes" w:date="2026-05-18T20:04:00Z" w16du:dateUtc="2026-05-18T18:04:00Z">
        <w:r w:rsidDel="00146C66">
          <w:delText>—</w:delText>
        </w:r>
      </w:del>
      <w:ins w:id="3150" w:author="emmanuel blezes" w:date="2026-05-18T20:04:00Z" w16du:dateUtc="2026-05-18T18:04:00Z">
        <w:r w:rsidR="00146C66">
          <w:t>-</w:t>
        </w:r>
      </w:ins>
      <w:r>
        <w:t xml:space="preserve"> la majorité des actifs âgés ne sont déjà plus en emploi avant l’âge légal</w:t>
      </w:r>
      <w:r>
        <w:rPr>
          <w:rStyle w:val="FootnoteReference"/>
        </w:rPr>
        <w:footnoteReference w:id="98"/>
      </w:r>
      <w:r>
        <w:t>. 26% des cadres seniors sont en chômage de longue durée, selon France Travail et l’APEC</w:t>
      </w:r>
      <w:r>
        <w:rPr>
          <w:rStyle w:val="FootnoteReference"/>
        </w:rPr>
        <w:footnoteReference w:id="99"/>
      </w:r>
      <w:r>
        <w:t xml:space="preserve">. Repousser l’âge légal sans politique massive d’emploi des seniors </w:t>
      </w:r>
      <w:r>
        <w:lastRenderedPageBreak/>
        <w:t>n’augmente pas la durée de cotisation effective : il augmente la durée de chômage de fin de carrière, suivie d’une retraite décotée. Frédéric Souillot, secrétaire général de Force ouvrière, le résumait sobrement en février 2023 : « cinquante pour cent des personnes qui liquident leur retraite à 62 ans n’ont plus d’emploi »</w:t>
      </w:r>
      <w:r>
        <w:rPr>
          <w:rStyle w:val="FootnoteReference"/>
        </w:rPr>
        <w:footnoteReference w:id="100"/>
      </w:r>
      <w:r>
        <w:t>.</w:t>
      </w:r>
    </w:p>
    <w:p w14:paraId="651659BA" w14:textId="77777777" w:rsidR="00B437D0" w:rsidRDefault="00000000">
      <w:pPr>
        <w:pStyle w:val="BodyText"/>
      </w:pPr>
      <w:r>
        <w:t>Allonger la durée de cotisation, ce n’est pas davantage une issue : la France est déjà au sommet de la fourchette européenne avec quarante-trois années requises</w:t>
      </w:r>
      <w:r>
        <w:rPr>
          <w:rStyle w:val="FootnoteReference"/>
        </w:rPr>
        <w:footnoteReference w:id="101"/>
      </w:r>
      <w:r>
        <w:t>. Augmenter encore les cotisations, c’est asphyxier le coût du travail à un moment où il est déjà parmi les plus élevés du continent. Baisser les pensions, c’est ce que le système fait déjà tout seul, mécaniquement, par le simple fait de continuer à fonctionner.</w:t>
      </w:r>
    </w:p>
    <w:p w14:paraId="257D1C20" w14:textId="77777777" w:rsidR="00ED594C" w:rsidRDefault="00000000">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w:t>
      </w:r>
      <w:del w:id="3176" w:author="emmanuel blezes" w:date="2026-05-18T20:04:00Z" w16du:dateUtc="2026-05-18T18:04:00Z">
        <w:r w:rsidDel="00146C66">
          <w:delText>—</w:delText>
        </w:r>
      </w:del>
      <w:ins w:id="3177" w:author="emmanuel blezes" w:date="2026-05-18T20:04:00Z" w16du:dateUtc="2026-05-18T18:04:00Z">
        <w:r w:rsidR="00146C66">
          <w:t>-</w:t>
        </w:r>
      </w:ins>
      <w:r>
        <w:t xml:space="preserve"> la réforme paramétrique </w:t>
      </w:r>
      <w:del w:id="3178" w:author="emmanuel blezes" w:date="2026-05-18T20:04:00Z" w16du:dateUtc="2026-05-18T18:04:00Z">
        <w:r w:rsidDel="00146C66">
          <w:delText>—</w:delText>
        </w:r>
      </w:del>
      <w:ins w:id="3179" w:author="emmanuel blezes" w:date="2026-05-18T20:04:00Z" w16du:dateUtc="2026-05-18T18:04:00Z">
        <w:r w:rsidR="00146C66">
          <w:t>-</w:t>
        </w:r>
      </w:ins>
      <w:r>
        <w:t xml:space="preserve"> qui ne peut, par construction, résoudre le problème qui lui est posé. Et chaque année qui passe ajoute à la facture.</w:t>
      </w:r>
    </w:p>
    <w:p w14:paraId="4BACAC26" w14:textId="77777777" w:rsidR="00ED594C" w:rsidRDefault="00ED594C">
      <w:r>
        <w:br w:type="page"/>
      </w:r>
    </w:p>
    <w:p w14:paraId="3A55144F" w14:textId="77777777" w:rsidR="00B437D0" w:rsidRDefault="00B437D0">
      <w:pPr>
        <w:pStyle w:val="BodyText"/>
      </w:pPr>
    </w:p>
    <w:p w14:paraId="6CF8E0C1" w14:textId="6BE6D4A7" w:rsidR="00B437D0" w:rsidRPr="00DF646C" w:rsidRDefault="00770122">
      <w:pPr>
        <w:pStyle w:val="Heading1"/>
        <w:pPrChange w:id="3180" w:author="emmanuel blezes" w:date="2026-05-24T15:07:00Z" w16du:dateUtc="2026-05-24T13:07:00Z">
          <w:pPr>
            <w:pStyle w:val="Heading1"/>
            <w:numPr>
              <w:numId w:val="3"/>
            </w:numPr>
            <w:ind w:left="720" w:hanging="360"/>
          </w:pPr>
        </w:pPrChange>
      </w:pPr>
      <w:bookmarkStart w:id="3181" w:name="comprendre-la-capitalisation"/>
      <w:bookmarkStart w:id="3182" w:name="_Toc230888234"/>
      <w:bookmarkEnd w:id="2033"/>
      <w:bookmarkEnd w:id="3025"/>
      <w:ins w:id="3183" w:author="emmanuel blezes" w:date="2026-05-24T19:37:00Z" w16du:dateUtc="2026-05-24T17:37:00Z">
        <w:r>
          <w:t>P</w:t>
        </w:r>
      </w:ins>
      <w:ins w:id="3184" w:author="emmanuel blezes" w:date="2026-05-24T19:38:00Z" w16du:dateUtc="2026-05-24T17:38:00Z">
        <w:r>
          <w:t>artie</w:t>
        </w:r>
      </w:ins>
      <w:ins w:id="3185" w:author="emmanuel blezes" w:date="2026-05-24T15:07:00Z" w16du:dateUtc="2026-05-24T13:07:00Z">
        <w:r w:rsidR="00723A4F" w:rsidRPr="00DF646C">
          <w:t xml:space="preserve"> 2 - </w:t>
        </w:r>
      </w:ins>
      <w:r w:rsidRPr="00DF646C">
        <w:t>Comprendre la capitalisation</w:t>
      </w:r>
      <w:ins w:id="3186" w:author="emmanuel blezes" w:date="2026-05-24T15:09:00Z" w16du:dateUtc="2026-05-24T13:09:00Z">
        <w:r w:rsidR="00723A4F">
          <w:t> : quand l’argent travaille dans le temps</w:t>
        </w:r>
      </w:ins>
      <w:bookmarkEnd w:id="3182"/>
    </w:p>
    <w:p w14:paraId="22D345F3" w14:textId="2F1AB028" w:rsidR="00B437D0" w:rsidRPr="00770122" w:rsidRDefault="00000000">
      <w:pPr>
        <w:pStyle w:val="BodyText"/>
        <w:rPr>
          <w:i/>
          <w:iCs/>
          <w:rPrChange w:id="3187" w:author="emmanuel blezes" w:date="2026-05-24T19:38:00Z" w16du:dateUtc="2026-05-24T17:38:00Z">
            <w:rPr/>
          </w:rPrChange>
        </w:rPr>
        <w:pPrChange w:id="3188" w:author="emmanuel blezes" w:date="2026-05-24T19:38:00Z" w16du:dateUtc="2026-05-24T17:38:00Z">
          <w:pPr>
            <w:pStyle w:val="Heading2"/>
          </w:pPr>
        </w:pPrChange>
      </w:pPr>
      <w:bookmarkStart w:id="3189" w:name="le-mot-tabou"/>
      <w:r w:rsidRPr="00770122">
        <w:rPr>
          <w:i/>
          <w:iCs/>
          <w:rPrChange w:id="3190" w:author="emmanuel blezes" w:date="2026-05-24T19:38:00Z" w16du:dateUtc="2026-05-24T17:38:00Z">
            <w:rPr/>
          </w:rPrChange>
        </w:rPr>
        <w:t>Le mot tabou</w:t>
      </w:r>
    </w:p>
    <w:p w14:paraId="1E2F3C18" w14:textId="77777777" w:rsidR="00B437D0" w:rsidRDefault="00000000">
      <w:pPr>
        <w:pStyle w:val="FirstParagraph"/>
      </w:pPr>
      <w:r>
        <w:t xml:space="preserve">« Capitalisation ». Ce simple mot suffit à déployer tout un ensemble de caricatures : les </w:t>
      </w:r>
      <w:r>
        <w:rPr>
          <w:i/>
          <w:iCs/>
        </w:rPr>
        <w:t>traders</w:t>
      </w:r>
      <w:r>
        <w:t xml:space="preserve"> façon Loup de Wall Street, les </w:t>
      </w:r>
      <w:r>
        <w:rPr>
          <w:i/>
          <w:iCs/>
        </w:rPr>
        <w:t>subprimes</w:t>
      </w:r>
      <w:r>
        <w:t xml:space="preserve"> 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14:paraId="15211CC5" w14:textId="77777777" w:rsidR="00B437D0" w:rsidRDefault="00000000">
      <w:pPr>
        <w:pStyle w:val="BodyText"/>
      </w:pPr>
      <w:r>
        <w:t>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14:paraId="32595FF3" w14:textId="77777777" w:rsidR="00B437D0" w:rsidRDefault="00000000">
      <w:pPr>
        <w:pStyle w:val="BodyText"/>
      </w:pPr>
      <w:r>
        <w:t xml:space="preserve">Définissons donc. La retraite par capitalisation, dans son acception technique, est un mécanisme à quatre temps. 1/ On cotise pendant la vie active. Les cotisations sont investies dans un portefeuille diversifié </w:t>
      </w:r>
      <w:del w:id="3191" w:author="emmanuel blezes" w:date="2026-05-18T20:04:00Z" w16du:dateUtc="2026-05-18T18:04:00Z">
        <w:r w:rsidDel="00146C66">
          <w:delText>—</w:delText>
        </w:r>
      </w:del>
      <w:ins w:id="3192" w:author="emmanuel blezes" w:date="2026-05-18T20:04:00Z" w16du:dateUtc="2026-05-18T18:04:00Z">
        <w:r w:rsidR="00146C66">
          <w:t>-</w:t>
        </w:r>
      </w:ins>
      <w:r>
        <w:t xml:space="preserve"> actions, obligations, immobilier, infrastructures </w:t>
      </w:r>
      <w:del w:id="3193" w:author="emmanuel blezes" w:date="2026-05-18T20:04:00Z" w16du:dateUtc="2026-05-18T18:04:00Z">
        <w:r w:rsidDel="00146C66">
          <w:delText>—</w:delText>
        </w:r>
      </w:del>
      <w:ins w:id="3194" w:author="emmanuel blezes" w:date="2026-05-18T20:04:00Z" w16du:dateUtc="2026-05-18T18:04:00Z">
        <w:r w:rsidR="00146C66">
          <w:t>-</w:t>
        </w:r>
      </w:ins>
      <w:r>
        <w:t xml:space="preserve">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02"/>
      </w:r>
      <w:r>
        <w:t>. Voilà. Il n’y a pas de mystère. C’est de l’arithmétique appliquée à du temps long.</w:t>
      </w:r>
    </w:p>
    <w:p w14:paraId="29C2B177" w14:textId="77777777" w:rsidR="00B437D0" w:rsidRDefault="00000000">
      <w:pPr>
        <w:pStyle w:val="BodyText"/>
      </w:pPr>
      <w:r>
        <w:rPr>
          <w:highlight w:val="yellow"/>
        </w:rPr>
        <w:t>GRAPHE INTERETS COMPOSES</w:t>
      </w:r>
    </w:p>
    <w:p w14:paraId="2D1EE0F2" w14:textId="77777777" w:rsidR="00B437D0" w:rsidRDefault="00000000">
      <w:pPr>
        <w:pStyle w:val="BodyText"/>
      </w:pPr>
      <w:r>
        <w:t>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03"/>
      </w:r>
      <w:r>
        <w:t>. Rien ne s’accumule. Rien ne fructifie. Le système agit comme un tuyau et non comme un coffre.</w:t>
      </w:r>
    </w:p>
    <w:p w14:paraId="14A87F08" w14:textId="77777777" w:rsidR="00B437D0" w:rsidRDefault="00000000">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w:t>
      </w:r>
      <w:r>
        <w:lastRenderedPageBreak/>
        <w:t>tous les pays comparables combinent un pilier de répartition (la solidarité immédiate) et un pilier de capitalisation (l’accumulation longue). La France, elle, n’a que le premier.</w:t>
      </w:r>
    </w:p>
    <w:p w14:paraId="1F1E0497" w14:textId="77777777" w:rsidR="00B437D0" w:rsidRDefault="00000000">
      <w:pPr>
        <w:pStyle w:val="BodyText"/>
      </w:pPr>
      <w:r>
        <w:t xml:space="preserve">Nous allons, dans ce chapitre, sortir le sujet de l’idéologie pour le ramener à ce qu’il est : un outil. Un outil que nous n’avons pas, que nos voisins ont, et qui </w:t>
      </w:r>
      <w:del w:id="3214" w:author="emmanuel blezes" w:date="2026-05-18T20:04:00Z" w16du:dateUtc="2026-05-18T18:04:00Z">
        <w:r w:rsidDel="00146C66">
          <w:delText>—</w:delText>
        </w:r>
      </w:del>
      <w:ins w:id="3215" w:author="emmanuel blezes" w:date="2026-05-18T20:04:00Z" w16du:dateUtc="2026-05-18T18:04:00Z">
        <w:r w:rsidR="00146C66">
          <w:t>-</w:t>
        </w:r>
      </w:ins>
      <w:r>
        <w:t xml:space="preserve"> c’est tout le travail des pages qui viennent </w:t>
      </w:r>
      <w:del w:id="3216" w:author="emmanuel blezes" w:date="2026-05-18T20:04:00Z" w16du:dateUtc="2026-05-18T18:04:00Z">
        <w:r w:rsidDel="00146C66">
          <w:delText>—</w:delText>
        </w:r>
      </w:del>
      <w:ins w:id="3217" w:author="emmanuel blezes" w:date="2026-05-18T20:04:00Z" w16du:dateUtc="2026-05-18T18:04:00Z">
        <w:r w:rsidR="00146C66">
          <w:t>-</w:t>
        </w:r>
      </w:ins>
      <w:r>
        <w:t xml:space="preserve"> ferait, pour la pension d’un actif français de trente ans aujourd’hui, une différence chiffrable en centaines de milliers d’euros.</w:t>
      </w:r>
    </w:p>
    <w:p w14:paraId="5DA2CE8C" w14:textId="170FD17A" w:rsidR="00B437D0" w:rsidRDefault="00000000">
      <w:pPr>
        <w:pStyle w:val="Heading2"/>
        <w:numPr>
          <w:ilvl w:val="0"/>
          <w:numId w:val="7"/>
        </w:numPr>
        <w:pPrChange w:id="3218" w:author="emmanuel blezes" w:date="2026-05-24T19:38:00Z" w16du:dateUtc="2026-05-24T17:38:00Z">
          <w:pPr>
            <w:pStyle w:val="Heading2"/>
          </w:pPr>
        </w:pPrChange>
      </w:pPr>
      <w:bookmarkStart w:id="3219" w:name="anatomie-dun-euro-cotisé"/>
      <w:bookmarkStart w:id="3220" w:name="_Toc230888235"/>
      <w:bookmarkEnd w:id="3189"/>
      <w:r>
        <w:t>Anatomie d’un euro cotisé</w:t>
      </w:r>
      <w:bookmarkEnd w:id="3220"/>
    </w:p>
    <w:p w14:paraId="49DACBD1" w14:textId="77777777" w:rsidR="00B437D0" w:rsidRDefault="00000000">
      <w:pPr>
        <w:pStyle w:val="FirstParagraph"/>
      </w:pPr>
      <w:r>
        <w:t>Pour comprendre ce que sépare vraiment la répartition de la capitalisation, le mieux est de suivre un euro cotisé. 1000 euros, même, par souci de lisibilité.</w:t>
      </w:r>
    </w:p>
    <w:p w14:paraId="69C9ED89" w14:textId="77777777" w:rsidR="00B437D0" w:rsidRDefault="00000000">
      <w:pPr>
        <w:pStyle w:val="BodyText"/>
      </w:pPr>
      <w:r>
        <w:t>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14:paraId="02AA8E18" w14:textId="77777777" w:rsidR="00B437D0" w:rsidRDefault="00000000">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w:t>
      </w:r>
      <w:del w:id="3221" w:author="emmanuel blezes" w:date="2026-05-18T20:04:00Z" w16du:dateUtc="2026-05-18T18:04:00Z">
        <w:r w:rsidDel="00146C66">
          <w:delText>—</w:delText>
        </w:r>
      </w:del>
      <w:ins w:id="3222" w:author="emmanuel blezes" w:date="2026-05-18T20:04:00Z" w16du:dateUtc="2026-05-18T18:04:00Z">
        <w:r w:rsidR="00146C66">
          <w:t>-</w:t>
        </w:r>
      </w:ins>
      <w:r>
        <w:t xml:space="preserve"> pas une créance financière, pas un actif. Le rendement implicite de cette promesse, pour les générations actuellement en cours de cotisation, est estimé entre 1 % et 2 % par an</w:t>
      </w:r>
      <w:r>
        <w:rPr>
          <w:rStyle w:val="FootnoteReference"/>
        </w:rPr>
        <w:footnoteReference w:id="104"/>
      </w:r>
      <w:r>
        <w:t xml:space="preserve">. C’est, en termes financiers, l’équivalent d’un livret d’épargne en sous-rendement permanent </w:t>
      </w:r>
      <w:del w:id="3230" w:author="emmanuel blezes" w:date="2026-05-18T20:04:00Z" w16du:dateUtc="2026-05-18T18:04:00Z">
        <w:r w:rsidDel="00146C66">
          <w:delText>—</w:delText>
        </w:r>
      </w:del>
      <w:ins w:id="3231" w:author="emmanuel blezes" w:date="2026-05-18T20:04:00Z" w16du:dateUtc="2026-05-18T18:04:00Z">
        <w:r w:rsidR="00146C66">
          <w:t>-</w:t>
        </w:r>
      </w:ins>
      <w:r>
        <w:t xml:space="preserve"> auquel on ajoute le risque démographique, c’est-à-dire le risque que les actifs futurs ne puissent payer.</w:t>
      </w:r>
    </w:p>
    <w:p w14:paraId="6419E2B8" w14:textId="77777777" w:rsidR="00B437D0" w:rsidRDefault="00000000">
      <w:pPr>
        <w:pStyle w:val="BodyText"/>
      </w:pPr>
      <w:r>
        <w:t xml:space="preserve">En capitalisation </w:t>
      </w:r>
      <w:del w:id="3232" w:author="emmanuel blezes" w:date="2026-05-18T20:04:00Z" w16du:dateUtc="2026-05-18T18:04:00Z">
        <w:r w:rsidDel="00146C66">
          <w:delText>—</w:delText>
        </w:r>
      </w:del>
      <w:ins w:id="3233" w:author="emmanuel blezes" w:date="2026-05-18T20:04:00Z" w16du:dateUtc="2026-05-18T18:04:00Z">
        <w:r w:rsidR="00146C66">
          <w:t>-</w:t>
        </w:r>
      </w:ins>
      <w:r>
        <w:t xml:space="preserve"> (comme en Suède, aux Pays-Bas, en Australie </w:t>
      </w:r>
      <w:del w:id="3234" w:author="emmanuel blezes" w:date="2026-05-18T20:04:00Z" w16du:dateUtc="2026-05-18T18:04:00Z">
        <w:r w:rsidDel="00146C66">
          <w:delText>—</w:delText>
        </w:r>
      </w:del>
      <w:ins w:id="3235" w:author="emmanuel blezes" w:date="2026-05-18T20:04:00Z" w16du:dateUtc="2026-05-18T18:04:00Z">
        <w:r w:rsidR="00146C66">
          <w:t>-</w:t>
        </w:r>
      </w:ins>
      <w:r>
        <w:t>,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05"/>
      </w:r>
      <w:r>
        <w:t>.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14:paraId="501B88EF" w14:textId="77777777" w:rsidR="00B437D0" w:rsidRDefault="00000000">
      <w:pPr>
        <w:pStyle w:val="BodyText"/>
      </w:pPr>
      <w:r>
        <w:t xml:space="preserve">Et cet argent travaille. Au bout d’un an, à 4 % de rendement réel </w:t>
      </w:r>
      <w:del w:id="3246" w:author="emmanuel blezes" w:date="2026-05-18T20:04:00Z" w16du:dateUtc="2026-05-18T18:04:00Z">
        <w:r w:rsidDel="00146C66">
          <w:delText>—</w:delText>
        </w:r>
      </w:del>
      <w:ins w:id="3247" w:author="emmanuel blezes" w:date="2026-05-18T20:04:00Z" w16du:dateUtc="2026-05-18T18:04:00Z">
        <w:r w:rsidR="00146C66">
          <w:t>-</w:t>
        </w:r>
      </w:ins>
      <w:r>
        <w:t xml:space="preserve"> hypothèse prudente, on y revient </w:t>
      </w:r>
      <w:del w:id="3248" w:author="emmanuel blezes" w:date="2026-05-18T20:04:00Z" w16du:dateUtc="2026-05-18T18:04:00Z">
        <w:r w:rsidDel="00146C66">
          <w:delText>—</w:delText>
        </w:r>
      </w:del>
      <w:ins w:id="3249" w:author="emmanuel blezes" w:date="2026-05-18T20:04:00Z" w16du:dateUtc="2026-05-18T18:04:00Z">
        <w:r w:rsidR="00146C66">
          <w:t>-</w:t>
        </w:r>
      </w:ins>
      <w:r>
        <w:t xml:space="preserve">, les 142 € sont devenus 148 €. La deuxième année, ce sont les 148 € qui </w:t>
      </w:r>
      <w:r>
        <w:lastRenderedPageBreak/>
        <w:t>produisent 4 %, soit 154 €. La troisième, 160 €. Le mécanisme, en apparence anodin, prend son sens sur la durée d’une carrière : au bout de quarante ans, ces 142 € initiaux valent, en euros constants, environ 680 €</w:t>
      </w:r>
      <w:r>
        <w:rPr>
          <w:rStyle w:val="FootnoteReference"/>
        </w:rPr>
        <w:footnoteReference w:id="106"/>
      </w:r>
      <w:r>
        <w:t>. Ce sont les intérêts composés, l’objet de mon tout premier cours de finance à HEC.</w:t>
      </w:r>
    </w:p>
    <w:p w14:paraId="4B610C5E" w14:textId="77777777" w:rsidR="00B437D0" w:rsidRDefault="00000000">
      <w:pPr>
        <w:pStyle w:val="BodyText"/>
      </w:pPr>
      <w:r>
        <w:rPr>
          <w:highlight w:val="yellow"/>
        </w:rPr>
        <w:t>GRAPHES : QUE DEVIENNENT DES COTISATONS AVEC LES INTERETS COMPOSES</w:t>
      </w:r>
    </w:p>
    <w:p w14:paraId="6524604B" w14:textId="77777777" w:rsidR="00B437D0" w:rsidRDefault="00000000">
      <w:pPr>
        <w:pStyle w:val="BodyText"/>
      </w:pPr>
      <w:r>
        <w:t>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07"/>
      </w:r>
      <w:r>
        <w:t xml:space="preserve">. Mieux vaut donc l’oublier </w:t>
      </w:r>
      <w:del w:id="3266" w:author="emmanuel blezes" w:date="2026-05-18T20:04:00Z" w16du:dateUtc="2026-05-18T18:04:00Z">
        <w:r w:rsidDel="00146C66">
          <w:delText>—</w:delText>
        </w:r>
      </w:del>
      <w:ins w:id="3267" w:author="emmanuel blezes" w:date="2026-05-18T20:04:00Z" w16du:dateUtc="2026-05-18T18:04:00Z">
        <w:r w:rsidR="00146C66">
          <w:t>-</w:t>
        </w:r>
      </w:ins>
      <w:r>
        <w:t xml:space="preserve"> le mécanisme n’a pas besoin d’Einstein pour être impressionnant. Il lui suffit d’être correctement compris.</w:t>
      </w:r>
    </w:p>
    <w:p w14:paraId="3F8EF789" w14:textId="77777777" w:rsidR="00B437D0" w:rsidRDefault="00000000">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w:t>
      </w:r>
      <w:del w:id="3268" w:author="emmanuel blezes" w:date="2026-05-18T20:04:00Z" w16du:dateUtc="2026-05-18T18:04:00Z">
        <w:r w:rsidDel="00146C66">
          <w:delText>—</w:delText>
        </w:r>
      </w:del>
      <w:ins w:id="3269" w:author="emmanuel blezes" w:date="2026-05-18T20:04:00Z" w16du:dateUtc="2026-05-18T18:04:00Z">
        <w:r w:rsidR="00146C66">
          <w:t>-</w:t>
        </w:r>
      </w:ins>
      <w:r>
        <w:t xml:space="preserve"> la durée d’une carrière </w:t>
      </w:r>
      <w:del w:id="3270" w:author="emmanuel blezes" w:date="2026-05-18T20:04:00Z" w16du:dateUtc="2026-05-18T18:04:00Z">
        <w:r w:rsidDel="00146C66">
          <w:delText>—</w:delText>
        </w:r>
      </w:del>
      <w:ins w:id="3271" w:author="emmanuel blezes" w:date="2026-05-18T20:04:00Z" w16du:dateUtc="2026-05-18T18:04:00Z">
        <w:r w:rsidR="00146C66">
          <w:t>-</w:t>
        </w:r>
      </w:ins>
      <w:r>
        <w:t>, il est multiplié par 4,8 ; sur cinquante ans, par 7,1</w:t>
      </w:r>
      <w:r>
        <w:rPr>
          <w:rStyle w:val="FootnoteReference"/>
        </w:rPr>
        <w:footnoteReference w:id="108"/>
      </w:r>
      <w:r>
        <w:t>. Même taux, même placement. Seul le temps a changé.</w:t>
      </w:r>
    </w:p>
    <w:p w14:paraId="6ABB17E3" w14:textId="77777777" w:rsidR="00B437D0" w:rsidRDefault="00000000">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w:t>
      </w:r>
      <w:del w:id="3279" w:author="emmanuel blezes" w:date="2026-05-18T20:04:00Z" w16du:dateUtc="2026-05-18T18:04:00Z">
        <w:r w:rsidDel="00146C66">
          <w:delText>—</w:delText>
        </w:r>
      </w:del>
      <w:ins w:id="3280" w:author="emmanuel blezes" w:date="2026-05-18T20:04:00Z" w16du:dateUtc="2026-05-18T18:04:00Z">
        <w:r w:rsidR="00146C66">
          <w:t>-</w:t>
        </w:r>
      </w:ins>
      <w:r>
        <w:t xml:space="preserve"> 60 000 € </w:t>
      </w:r>
      <w:del w:id="3281" w:author="emmanuel blezes" w:date="2026-05-18T20:04:00Z" w16du:dateUtc="2026-05-18T18:04:00Z">
        <w:r w:rsidDel="00146C66">
          <w:delText>—</w:delText>
        </w:r>
      </w:del>
      <w:ins w:id="3282" w:author="emmanuel blezes" w:date="2026-05-18T20:04:00Z" w16du:dateUtc="2026-05-18T18:04:00Z">
        <w:r w:rsidR="00146C66">
          <w:t>-</w:t>
        </w:r>
      </w:ins>
      <w:r>
        <w:t>, finit avec 117 000 €. Les dix premières années valent plus que les trente suivantes</w:t>
      </w:r>
      <w:r>
        <w:rPr>
          <w:rStyle w:val="FootnoteReference"/>
        </w:rPr>
        <w:footnoteReference w:id="109"/>
      </w:r>
      <w:r>
        <w:t>. Le temps ne se rattrape pas.</w:t>
      </w:r>
    </w:p>
    <w:p w14:paraId="2690467E" w14:textId="77777777" w:rsidR="00B437D0" w:rsidRDefault="00000000">
      <w:pPr>
        <w:pStyle w:val="BodyText"/>
      </w:pPr>
      <w:r>
        <w:t xml:space="preserve">Pour les retraites, ce mécanisme bête comme chou a une conséquence implacable. Une cotisation versée à 25 ans travaille pendant quarante ans avant de payer une pension. Une </w:t>
      </w:r>
      <w:r>
        <w:lastRenderedPageBreak/>
        <w:t>cotisation versée à 55 ans travaille pendant dix ans. À taux égal, la première vaut près de cinq fois la seconde. C’est pourquoi tous les systèmes capitalisés sérieux insistent sur un démarrage tôt et sur la durée d’exposition au capital.</w:t>
      </w:r>
    </w:p>
    <w:p w14:paraId="07ED2040" w14:textId="77777777" w:rsidR="00B437D0" w:rsidRDefault="00000000">
      <w:pPr>
        <w:pStyle w:val="BodyText"/>
      </w:pPr>
      <w:r>
        <w:t xml:space="preserve">Ce mécanisme renvoie aussi à une question plus large, celle posée par Thomas Piketty dans </w:t>
      </w:r>
      <w:r>
        <w:rPr>
          <w:i/>
          <w:iCs/>
        </w:rPr>
        <w:t>Le Capital au XXIe siècle</w:t>
      </w:r>
      <w:r>
        <w:t xml:space="preserve">. Piketty observe, sur données très longues, que le rendement du capital (qu’il note </w:t>
      </w:r>
      <w:r>
        <w:rPr>
          <w:i/>
          <w:iCs/>
        </w:rPr>
        <w:t>r</w:t>
      </w:r>
      <w:r>
        <w:t xml:space="preserve">) tend à dépasser le taux de croissance économique (qu’il note </w:t>
      </w:r>
      <w:r>
        <w:rPr>
          <w:i/>
          <w:iCs/>
        </w:rPr>
        <w:t>g</w:t>
      </w:r>
      <w:r>
        <w:t xml:space="preserve">). C’est l’inégalité célèbre, </w:t>
      </w:r>
      <w:r>
        <w:rPr>
          <w:i/>
          <w:iCs/>
        </w:rPr>
        <w:t>r &gt; g</w:t>
      </w:r>
      <w:r>
        <w:t>. La conclusion politique qu’il en tire est une demande de redistribution massive du capital, par l’impôt notamment</w:t>
      </w:r>
      <w:r>
        <w:rPr>
          <w:rStyle w:val="FootnoteReference"/>
        </w:rPr>
        <w:footnoteReference w:id="110"/>
      </w:r>
      <w:r>
        <w:t>.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14:paraId="2EFAEDE0" w14:textId="77777777" w:rsidR="00B437D0" w:rsidRDefault="00000000">
      <w:pPr>
        <w:pStyle w:val="BodyText"/>
      </w:pPr>
      <w:r>
        <w:t xml:space="preserve">Les ordres de grandeur peuvent se vérifier dans les données très longues. Le </w:t>
      </w:r>
      <w:r>
        <w:rPr>
          <w:i/>
          <w:iCs/>
        </w:rPr>
        <w:t>Global Investment Returns Yearbook</w:t>
      </w:r>
      <w:r>
        <w:t xml:space="preserve"> publié chaque année par UBS et trois professeurs de la </w:t>
      </w:r>
      <w:r>
        <w:rPr>
          <w:i/>
          <w:iCs/>
        </w:rPr>
        <w:t>London Business School</w:t>
      </w:r>
      <w:r>
        <w:t xml:space="preserve"> </w:t>
      </w:r>
      <w:del w:id="3295" w:author="emmanuel blezes" w:date="2026-05-18T20:04:00Z" w16du:dateUtc="2026-05-18T18:04:00Z">
        <w:r w:rsidDel="00146C66">
          <w:delText>—</w:delText>
        </w:r>
      </w:del>
      <w:ins w:id="3296" w:author="emmanuel blezes" w:date="2026-05-18T20:04:00Z" w16du:dateUtc="2026-05-18T18:04:00Z">
        <w:r w:rsidR="00146C66">
          <w:t>-</w:t>
        </w:r>
      </w:ins>
      <w:r>
        <w:t xml:space="preserve"> Dimson, Marsh et Staunton </w:t>
      </w:r>
      <w:del w:id="3297" w:author="emmanuel blezes" w:date="2026-05-18T20:04:00Z" w16du:dateUtc="2026-05-18T18:04:00Z">
        <w:r w:rsidDel="00146C66">
          <w:delText>—</w:delText>
        </w:r>
      </w:del>
      <w:ins w:id="3298" w:author="emmanuel blezes" w:date="2026-05-18T20:04:00Z" w16du:dateUtc="2026-05-18T18:04:00Z">
        <w:r w:rsidR="00146C66">
          <w:t>-</w:t>
        </w:r>
      </w:ins>
      <w:r>
        <w:t xml:space="preserve">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11"/>
      </w:r>
      <w:r>
        <w:t>. Ces chiffres incluent deux guerres mondiales, la crise de 1929, la stagflation des années 1970, les crashs récents de 2000 et 2008. Ils ne décrivent pas un best case : ils décrivent ce qu’on a effectivement observé, sur un siècle et un quart, dans le monde réel.</w:t>
      </w:r>
    </w:p>
    <w:p w14:paraId="6B846DCF" w14:textId="77777777" w:rsidR="00B437D0" w:rsidRDefault="00000000">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w:t>
      </w:r>
      <w:del w:id="3305" w:author="emmanuel blezes" w:date="2026-05-18T20:04:00Z" w16du:dateUtc="2026-05-18T18:04:00Z">
        <w:r w:rsidDel="00146C66">
          <w:delText>—</w:delText>
        </w:r>
      </w:del>
      <w:ins w:id="3306" w:author="emmanuel blezes" w:date="2026-05-18T20:04:00Z" w16du:dateUtc="2026-05-18T18:04:00Z">
        <w:r w:rsidR="00146C66">
          <w:t>-</w:t>
        </w:r>
      </w:ins>
      <w:r>
        <w:t xml:space="preserve"> Martinot pour Fondapol, l’OCDE dans </w:t>
      </w:r>
      <w:r>
        <w:rPr>
          <w:i/>
          <w:iCs/>
        </w:rPr>
        <w:t>Pensions at a Glance</w:t>
      </w:r>
      <w:r>
        <w:t xml:space="preserve">, les rapports annuels des grands fonds </w:t>
      </w:r>
      <w:del w:id="3307" w:author="emmanuel blezes" w:date="2026-05-18T20:04:00Z" w16du:dateUtc="2026-05-18T18:04:00Z">
        <w:r w:rsidDel="00146C66">
          <w:delText>—</w:delText>
        </w:r>
      </w:del>
      <w:ins w:id="3308" w:author="emmanuel blezes" w:date="2026-05-18T20:04:00Z" w16du:dateUtc="2026-05-18T18:04:00Z">
        <w:r w:rsidR="00146C66">
          <w:t>-</w:t>
        </w:r>
      </w:ins>
      <w:r>
        <w:t xml:space="preserve"> retiennent comme hypothèse centrale. C’est elle que nous utilisons ici.</w:t>
      </w:r>
    </w:p>
    <w:p w14:paraId="52758A52" w14:textId="77777777" w:rsidR="00B437D0" w:rsidRDefault="00000000">
      <w:pPr>
        <w:pStyle w:val="BodyText"/>
      </w:pPr>
      <w:r>
        <w:t xml:space="preserve">À la retraite, le capital accumulé se transforme en rente. Le fonds calcule, en fonction de l’espérance de vie résiduelle, le montant mensuel qu’il peut verser pour épuiser le capital </w:t>
      </w:r>
      <w:del w:id="3309" w:author="emmanuel blezes" w:date="2026-05-18T20:04:00Z" w16du:dateUtc="2026-05-18T18:04:00Z">
        <w:r w:rsidDel="00146C66">
          <w:delText>—</w:delText>
        </w:r>
      </w:del>
      <w:ins w:id="3310" w:author="emmanuel blezes" w:date="2026-05-18T20:04:00Z" w16du:dateUtc="2026-05-18T18:04:00Z">
        <w:r w:rsidR="00146C66">
          <w:t>-</w:t>
        </w:r>
      </w:ins>
      <w:r>
        <w:t xml:space="preserve"> augmenté de son propre rendement résiduel </w:t>
      </w:r>
      <w:del w:id="3311" w:author="emmanuel blezes" w:date="2026-05-18T20:04:00Z" w16du:dateUtc="2026-05-18T18:04:00Z">
        <w:r w:rsidDel="00146C66">
          <w:delText>—</w:delText>
        </w:r>
      </w:del>
      <w:ins w:id="3312" w:author="emmanuel blezes" w:date="2026-05-18T20:04:00Z" w16du:dateUtc="2026-05-18T18:04:00Z">
        <w:r w:rsidR="00146C66">
          <w:t>-</w:t>
        </w:r>
      </w:ins>
      <w:r>
        <w:t xml:space="preserve"> sur la durée probable de retraite. Le retraité </w:t>
      </w:r>
      <w:r>
        <w:lastRenderedPageBreak/>
        <w:t xml:space="preserve">touche cette rente jusqu’à son décès. Si le capital n’est pas entièrement consommé </w:t>
      </w:r>
      <w:del w:id="3313" w:author="emmanuel blezes" w:date="2026-05-18T20:04:00Z" w16du:dateUtc="2026-05-18T18:04:00Z">
        <w:r w:rsidDel="00146C66">
          <w:delText>—</w:delText>
        </w:r>
      </w:del>
      <w:ins w:id="3314" w:author="emmanuel blezes" w:date="2026-05-18T20:04:00Z" w16du:dateUtc="2026-05-18T18:04:00Z">
        <w:r w:rsidR="00146C66">
          <w:t>-</w:t>
        </w:r>
      </w:ins>
      <w:r>
        <w:t xml:space="preserve"> décès anticipé, héritage </w:t>
      </w:r>
      <w:del w:id="3315" w:author="emmanuel blezes" w:date="2026-05-18T20:04:00Z" w16du:dateUtc="2026-05-18T18:04:00Z">
        <w:r w:rsidDel="00146C66">
          <w:delText>—</w:delText>
        </w:r>
      </w:del>
      <w:ins w:id="3316" w:author="emmanuel blezes" w:date="2026-05-18T20:04:00Z" w16du:dateUtc="2026-05-18T18:04:00Z">
        <w:r w:rsidR="00146C66">
          <w:t>-</w:t>
        </w:r>
      </w:ins>
      <w:r>
        <w:t>, certains régimes prévoient une transmission, d’autres non</w:t>
      </w:r>
      <w:r>
        <w:rPr>
          <w:rStyle w:val="FootnoteReference"/>
        </w:rPr>
        <w:footnoteReference w:id="112"/>
      </w:r>
      <w:r>
        <w:t>.</w:t>
      </w:r>
    </w:p>
    <w:p w14:paraId="024849D4" w14:textId="77777777" w:rsidR="00B437D0" w:rsidRDefault="00000000">
      <w:pPr>
        <w:pStyle w:val="BodyText"/>
      </w:pPr>
      <w:r>
        <w:t>Il y a, dans cette comparaison, deux différences qui méritent qu’on les nomme.</w:t>
      </w:r>
    </w:p>
    <w:p w14:paraId="2A44FBEB" w14:textId="77777777" w:rsidR="00B437D0" w:rsidRDefault="00000000">
      <w:pPr>
        <w:pStyle w:val="BodyText"/>
      </w:pPr>
      <w:r>
        <w:t>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14:paraId="33813F2A" w14:textId="77777777" w:rsidR="00B437D0" w:rsidRDefault="00000000">
      <w:pPr>
        <w:pStyle w:val="BodyText"/>
      </w:pPr>
      <w:r>
        <w:t xml:space="preserve">La seconde est juridique. En répartition, la cotisation crée un droit </w:t>
      </w:r>
      <w:del w:id="3331" w:author="emmanuel blezes" w:date="2026-05-18T20:04:00Z" w16du:dateUtc="2026-05-18T18:04:00Z">
        <w:r w:rsidDel="00146C66">
          <w:delText>—</w:delText>
        </w:r>
      </w:del>
      <w:ins w:id="3332" w:author="emmanuel blezes" w:date="2026-05-18T20:04:00Z" w16du:dateUtc="2026-05-18T18:04:00Z">
        <w:r w:rsidR="00146C66">
          <w:t>-</w:t>
        </w:r>
      </w:ins>
      <w:r>
        <w:t xml:space="preserve"> un droit politique, garanti par la République. En capitalisation, la cotisation crée une créance </w:t>
      </w:r>
      <w:del w:id="3333" w:author="emmanuel blezes" w:date="2026-05-18T20:04:00Z" w16du:dateUtc="2026-05-18T18:04:00Z">
        <w:r w:rsidDel="00146C66">
          <w:delText>—</w:delText>
        </w:r>
      </w:del>
      <w:ins w:id="3334" w:author="emmanuel blezes" w:date="2026-05-18T20:04:00Z" w16du:dateUtc="2026-05-18T18:04:00Z">
        <w:r w:rsidR="00146C66">
          <w:t>-</w:t>
        </w:r>
      </w:ins>
      <w:r>
        <w:t xml:space="preserve"> une créance financière, garantie par un actif. Les deux ne sont pas équivalents. Un droit politique peut être révisé par une loi. Une créance financière, elle, reste la propriété de son titulaire, même si l’État change.</w:t>
      </w:r>
    </w:p>
    <w:p w14:paraId="0061021B" w14:textId="77777777" w:rsidR="00B437D0" w:rsidRDefault="00000000">
      <w:pPr>
        <w:pStyle w:val="BodyText"/>
      </w:pPr>
      <w:r>
        <w:t>Aucun système viable ne fonctionne intégralement avec l’un ou l’autre. La Suède combine répartition et capitalisation au premier pilier, plus une couche complémentaire professionnelle obligatoire</w:t>
      </w:r>
      <w:r>
        <w:rPr>
          <w:rStyle w:val="FootnoteReference"/>
        </w:rPr>
        <w:footnoteReference w:id="113"/>
      </w:r>
      <w:r>
        <w:t>. Les Pays-Bas font différemment : une base de répartition modeste, complétée par un étage capitalisé sectoriel obligatoire qui couvre 85 % des salariés et porte l’essentiel du revenu de retraite</w:t>
      </w:r>
      <w:r>
        <w:rPr>
          <w:rStyle w:val="FootnoteReference"/>
        </w:rPr>
        <w:footnoteReference w:id="114"/>
      </w:r>
      <w:r>
        <w:t xml:space="preserve">. L’Australie, qui partait de zéro en 1992, est aujourd’hui à 12 % de cotisation patronale obligatoire en pure capitalisation, en complément d’une </w:t>
      </w:r>
      <w:r>
        <w:rPr>
          <w:i/>
          <w:iCs/>
        </w:rPr>
        <w:t>Age Pension</w:t>
      </w:r>
      <w:r>
        <w:t xml:space="preserve"> publique</w:t>
      </w:r>
      <w:r>
        <w:rPr>
          <w:rStyle w:val="FootnoteReference"/>
        </w:rPr>
        <w:footnoteReference w:id="115"/>
      </w:r>
      <w:r>
        <w:t>. Aucun de ces pays n’a démantelé sa répartition. Tous ont simplement ajouté un coffre à côté du tuyau.</w:t>
      </w:r>
    </w:p>
    <w:p w14:paraId="249A831A" w14:textId="77777777" w:rsidR="00B437D0" w:rsidRDefault="00000000">
      <w:pPr>
        <w:pStyle w:val="BodyText"/>
      </w:pPr>
      <w:r>
        <w:t>La France, depuis 1945, n’a qu’un tuyau. Et nous arrivons au moment où la démographie cesse de l’alimenter.</w:t>
      </w:r>
    </w:p>
    <w:p w14:paraId="56A44640" w14:textId="3185B252" w:rsidR="00B437D0" w:rsidRDefault="00000000">
      <w:pPr>
        <w:pStyle w:val="Heading2"/>
        <w:numPr>
          <w:ilvl w:val="0"/>
          <w:numId w:val="7"/>
        </w:numPr>
        <w:pPrChange w:id="3363" w:author="emmanuel blezes" w:date="2026-05-24T19:39:00Z" w16du:dateUtc="2026-05-24T17:39:00Z">
          <w:pPr>
            <w:pStyle w:val="Heading2"/>
          </w:pPr>
        </w:pPrChange>
      </w:pPr>
      <w:bookmarkStart w:id="3364" w:name="ce-que-la-capitalisation-nest-pas"/>
      <w:bookmarkStart w:id="3365" w:name="_Toc230888236"/>
      <w:bookmarkEnd w:id="3219"/>
      <w:r>
        <w:t>Ce que la capitalisation n’est pas</w:t>
      </w:r>
      <w:bookmarkEnd w:id="3365"/>
    </w:p>
    <w:p w14:paraId="7727EA40" w14:textId="77777777" w:rsidR="00B437D0" w:rsidRDefault="00000000">
      <w:pPr>
        <w:pStyle w:val="FirstParagraph"/>
      </w:pPr>
      <w:r>
        <w:t xml:space="preserve">Une bonne moitié du débat français sur la capitalisation est consacrée à dénoncer des choses qui ne sont pas de la capitalisation. Avant de défendre l’idée, il faut donc lui rendre </w:t>
      </w:r>
      <w:r>
        <w:lastRenderedPageBreak/>
        <w:t>service en la distinguant de ce avec quoi on la confond. Quatre malentendus, principalement, encombrent la conversation.</w:t>
      </w:r>
    </w:p>
    <w:p w14:paraId="515293C2" w14:textId="77777777" w:rsidR="00B437D0" w:rsidRDefault="00000000">
      <w:pPr>
        <w:pStyle w:val="BodyText"/>
      </w:pPr>
      <w:r>
        <w:rPr>
          <w:b/>
          <w:bCs/>
        </w:rPr>
        <w:t>Premier malentendu : capitalisation et assurance-vie individuelle.</w:t>
      </w:r>
      <w:r>
        <w:t xml:space="preserve"> Lorsqu’un Français entend « capitalisation pour la retraite », il pense souvent à son contrat d’assurance-vie, le produit d’épargne le plus diffusé du pays </w:t>
      </w:r>
      <w:del w:id="3366" w:author="emmanuel blezes" w:date="2026-05-18T20:04:00Z" w16du:dateUtc="2026-05-18T18:04:00Z">
        <w:r w:rsidDel="00146C66">
          <w:delText>—</w:delText>
        </w:r>
      </w:del>
      <w:ins w:id="3367" w:author="emmanuel blezes" w:date="2026-05-18T20:04:00Z" w16du:dateUtc="2026-05-18T18:04:00Z">
        <w:r w:rsidR="00146C66">
          <w:t>-</w:t>
        </w:r>
      </w:ins>
      <w:r>
        <w:t xml:space="preserve"> environ 1 989 milliards d’euros d’encours fin 2024, dont 1 178 milliards en fonds euros individuels</w:t>
      </w:r>
      <w:r>
        <w:rPr>
          <w:rStyle w:val="FootnoteReference"/>
        </w:rPr>
        <w:footnoteReference w:id="116"/>
      </w:r>
      <w:r>
        <w:t>.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17"/>
      </w:r>
      <w:r>
        <w:t>. Le rendement moyen brut des fonds euros en 2024 atteignait 2,63 %</w:t>
      </w:r>
      <w:r>
        <w:rPr>
          <w:rStyle w:val="FootnoteReference"/>
        </w:rPr>
        <w:footnoteReference w:id="118"/>
      </w:r>
      <w:r>
        <w:t>. Une fois retranchés les prélèvements sociaux et l’inflation, le rendement réel net est proche de zéro, parfois légèrement négatif</w:t>
      </w:r>
      <w:r>
        <w:rPr>
          <w:rStyle w:val="FootnoteReference"/>
        </w:rPr>
        <w:footnoteReference w:id="119"/>
      </w:r>
      <w:r>
        <w:t>. C’est l’inverse d’un fonds de pension : ni horizon long, ni allocation diversifiée en actions, ni propriété collective d’actifs productifs. C’est un livret amélioré, fiscalement avantageux, exposé à l’érosion monétaire.</w:t>
      </w:r>
    </w:p>
    <w:p w14:paraId="67FB52B7" w14:textId="77777777" w:rsidR="00B437D0" w:rsidRDefault="00000000">
      <w:pPr>
        <w:pStyle w:val="BodyText"/>
      </w:pPr>
      <w:r>
        <w:rPr>
          <w:b/>
          <w:bCs/>
        </w:rPr>
        <w:t>Deuxième malentendu : capitalisation et PER.</w:t>
      </w:r>
      <w:r>
        <w:t xml:space="preserve"> 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20"/>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 </w:t>
      </w:r>
      <w:r>
        <w:rPr>
          <w:i/>
          <w:iCs/>
        </w:rPr>
        <w:t>Self-Invested Personal Pension</w:t>
      </w:r>
      <w:r>
        <w:t xml:space="preserve"> britannique. Pas au NEST britannique, ni à l’ABP néerlandais, ni à la </w:t>
      </w:r>
      <w:r>
        <w:rPr>
          <w:i/>
          <w:iCs/>
        </w:rPr>
        <w:t>Superannuation</w:t>
      </w:r>
      <w:r>
        <w:t xml:space="preserve"> australienne, qui sont des dispositifs structurels couvrant la quasi-totalité de la population active et accumulant des centaines de milliards </w:t>
      </w:r>
      <w:r>
        <w:lastRenderedPageBreak/>
        <w:t>d’actifs gérés professionnellement</w:t>
      </w:r>
      <w:r>
        <w:rPr>
          <w:rStyle w:val="FootnoteReference"/>
        </w:rPr>
        <w:footnoteReference w:id="121"/>
      </w:r>
      <w:r>
        <w:t>. L’écart d’encours moyen par titulaire est éclairant : environ 10 600 euros par souscripteur français pour le PER, contre plusieurs dizaines de milliers d’euros pour la plupart des comptes individuels néerlandais ou australiens à mi-carrière.</w:t>
      </w:r>
    </w:p>
    <w:p w14:paraId="2FA11D22" w14:textId="77777777" w:rsidR="00B437D0" w:rsidRDefault="00000000">
      <w:pPr>
        <w:pStyle w:val="BodyText"/>
      </w:pPr>
      <w:r>
        <w:rPr>
          <w:b/>
          <w:bCs/>
        </w:rPr>
        <w:t>Troisième malentendu : capitalisation et livret réglementé.</w:t>
      </w:r>
      <w:r>
        <w:t xml:space="preserve"> Le Livret A, le LDDS, le LEP sont d’excellents outils </w:t>
      </w:r>
      <w:del w:id="3412" w:author="emmanuel blezes" w:date="2026-05-18T20:04:00Z" w16du:dateUtc="2026-05-18T18:04:00Z">
        <w:r w:rsidDel="00146C66">
          <w:delText>—</w:delText>
        </w:r>
      </w:del>
      <w:ins w:id="3413" w:author="emmanuel blezes" w:date="2026-05-18T20:04:00Z" w16du:dateUtc="2026-05-18T18:04:00Z">
        <w:r w:rsidR="00146C66">
          <w:t>-</w:t>
        </w:r>
      </w:ins>
      <w:r>
        <w:t xml:space="preserve">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14:paraId="52E77558" w14:textId="77777777" w:rsidR="00B437D0" w:rsidRDefault="00000000">
      <w:pPr>
        <w:pStyle w:val="BodyText"/>
      </w:pPr>
      <w:r>
        <w:rPr>
          <w:b/>
          <w:bCs/>
        </w:rPr>
        <w:t>Quatrième malentendu, le plus tenace : capitalisation et bourse individuelle.</w:t>
      </w:r>
      <w:r>
        <w:t xml:space="preserve"> «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22"/>
      </w:r>
      <w:r>
        <w:t xml:space="preserve">, encadré par un régulateur indépendant et par des règles légales strictes </w:t>
      </w:r>
      <w:del w:id="3421" w:author="emmanuel blezes" w:date="2026-05-18T20:04:00Z" w16du:dateUtc="2026-05-18T18:04:00Z">
        <w:r w:rsidDel="00146C66">
          <w:delText>—</w:delText>
        </w:r>
      </w:del>
      <w:ins w:id="3422" w:author="emmanuel blezes" w:date="2026-05-18T20:04:00Z" w16du:dateUtc="2026-05-18T18:04:00Z">
        <w:r w:rsidR="00146C66">
          <w:t>-</w:t>
        </w:r>
      </w:ins>
      <w:r>
        <w:t xml:space="preserve"> taux de couverture minimal, plan de redressement obligatoire en cas de dérive, supervision continue</w:t>
      </w:r>
      <w:r>
        <w:rPr>
          <w:rStyle w:val="FootnoteReference"/>
        </w:rPr>
        <w:footnoteReference w:id="123"/>
      </w:r>
      <w:r>
        <w:t xml:space="preserve">. La </w:t>
      </w:r>
      <w:r>
        <w:rPr>
          <w:i/>
          <w:iCs/>
        </w:rPr>
        <w:t>Norges Bank Investment Management</w:t>
      </w:r>
      <w:r>
        <w:t>,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24"/>
      </w:r>
      <w:r>
        <w:t>. C’est le contraire exact d’une logique spéculative individuelle.</w:t>
      </w:r>
    </w:p>
    <w:p w14:paraId="148DA290" w14:textId="77777777" w:rsidR="00B437D0" w:rsidRDefault="00000000">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w:t>
      </w:r>
      <w:r>
        <w:lastRenderedPageBreak/>
        <w:t xml:space="preserve">néerlandais, soixante ans après les fonds suédois, trente ans après la </w:t>
      </w:r>
      <w:r>
        <w:rPr>
          <w:i/>
          <w:iCs/>
        </w:rPr>
        <w:t>Superannuation</w:t>
      </w:r>
      <w:r>
        <w:t xml:space="preserve"> australienne, n’existe toujours pas en France. Pas par manque d’idée. Par refus.</w:t>
      </w:r>
    </w:p>
    <w:p w14:paraId="18A22FE1" w14:textId="3D979684" w:rsidR="00B437D0" w:rsidDel="00ED4993" w:rsidRDefault="00000000">
      <w:pPr>
        <w:pStyle w:val="Heading2"/>
        <w:numPr>
          <w:ilvl w:val="0"/>
          <w:numId w:val="7"/>
        </w:numPr>
        <w:rPr>
          <w:del w:id="3433" w:author="emmanuel blezes" w:date="2026-05-24T19:42:00Z" w16du:dateUtc="2026-05-24T17:42:00Z"/>
        </w:rPr>
        <w:pPrChange w:id="3434" w:author="emmanuel blezes" w:date="2026-05-24T19:39:00Z" w16du:dateUtc="2026-05-24T17:39:00Z">
          <w:pPr>
            <w:pStyle w:val="Heading2"/>
          </w:pPr>
        </w:pPrChange>
      </w:pPr>
      <w:bookmarkStart w:id="3435" w:name="trois-familles-dans-le-monde"/>
      <w:bookmarkEnd w:id="3364"/>
      <w:del w:id="3436" w:author="emmanuel blezes" w:date="2026-05-24T19:42:00Z" w16du:dateUtc="2026-05-24T17:42:00Z">
        <w:r w:rsidDel="00ED4993">
          <w:delText>Trois familles dans le monde</w:delText>
        </w:r>
        <w:bookmarkStart w:id="3437" w:name="_Toc230544425"/>
        <w:bookmarkStart w:id="3438" w:name="_Toc230545178"/>
        <w:bookmarkStart w:id="3439" w:name="_Toc230545238"/>
        <w:bookmarkStart w:id="3440" w:name="_Toc230545344"/>
        <w:bookmarkStart w:id="3441" w:name="_Toc230545480"/>
        <w:bookmarkStart w:id="3442" w:name="_Toc230888237"/>
        <w:bookmarkEnd w:id="3437"/>
        <w:bookmarkEnd w:id="3438"/>
        <w:bookmarkEnd w:id="3439"/>
        <w:bookmarkEnd w:id="3440"/>
        <w:bookmarkEnd w:id="3441"/>
        <w:bookmarkEnd w:id="3442"/>
      </w:del>
    </w:p>
    <w:p w14:paraId="21137BBE" w14:textId="371F2E45" w:rsidR="00B437D0" w:rsidDel="00ED4993" w:rsidRDefault="00000000">
      <w:pPr>
        <w:pStyle w:val="FirstParagraph"/>
        <w:rPr>
          <w:del w:id="3443" w:author="emmanuel blezes" w:date="2026-05-24T19:42:00Z" w16du:dateUtc="2026-05-24T17:42:00Z"/>
        </w:rPr>
      </w:pPr>
      <w:del w:id="3444" w:author="emmanuel blezes" w:date="2026-05-24T19:42:00Z" w16du:dateUtc="2026-05-24T17:42:00Z">
        <w:r w:rsidDel="00ED4993">
          <w:delTex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delText>
        </w:r>
        <w:r w:rsidDel="00ED4993">
          <w:rPr>
            <w:i/>
            <w:iCs/>
          </w:rPr>
          <w:delText>Wall Street</w:delText>
        </w:r>
        <w:r w:rsidDel="00ED4993">
          <w:delText>.</w:delText>
        </w:r>
        <w:bookmarkStart w:id="3445" w:name="_Toc230544426"/>
        <w:bookmarkStart w:id="3446" w:name="_Toc230545179"/>
        <w:bookmarkStart w:id="3447" w:name="_Toc230545239"/>
        <w:bookmarkStart w:id="3448" w:name="_Toc230545345"/>
        <w:bookmarkStart w:id="3449" w:name="_Toc230545481"/>
        <w:bookmarkStart w:id="3450" w:name="_Toc230888238"/>
        <w:bookmarkEnd w:id="3445"/>
        <w:bookmarkEnd w:id="3446"/>
        <w:bookmarkEnd w:id="3447"/>
        <w:bookmarkEnd w:id="3448"/>
        <w:bookmarkEnd w:id="3449"/>
        <w:bookmarkEnd w:id="3450"/>
      </w:del>
    </w:p>
    <w:p w14:paraId="037EF9ED" w14:textId="14A3F960" w:rsidR="00B437D0" w:rsidDel="00ED4993" w:rsidRDefault="00000000">
      <w:pPr>
        <w:pStyle w:val="BodyText"/>
        <w:rPr>
          <w:del w:id="3451" w:author="emmanuel blezes" w:date="2026-05-24T19:42:00Z" w16du:dateUtc="2026-05-24T17:42:00Z"/>
        </w:rPr>
      </w:pPr>
      <w:del w:id="3452" w:author="emmanuel blezes" w:date="2026-05-24T19:42:00Z" w16du:dateUtc="2026-05-24T17:42:00Z">
        <w:r w:rsidDel="00ED4993">
          <w:rPr>
            <w:b/>
            <w:bCs/>
          </w:rPr>
          <w:delText>Première famille : les fonds publics, parfois souverains.</w:delText>
        </w:r>
        <w:r w:rsidDel="00ED4993">
          <w:delText xml:space="preserve"> Ils sont gérés par une institution publique, souvent dérivée de la banque centrale ou d’une agence dédiée, et investissent au nom d’une collectivité </w:delText>
        </w:r>
      </w:del>
      <w:del w:id="3453" w:author="emmanuel blezes" w:date="2026-05-18T20:04:00Z" w16du:dateUtc="2026-05-18T18:04:00Z">
        <w:r w:rsidDel="00146C66">
          <w:delText>—</w:delText>
        </w:r>
      </w:del>
      <w:del w:id="3454" w:author="emmanuel blezes" w:date="2026-05-24T19:42:00Z" w16du:dateUtc="2026-05-24T17:42:00Z">
        <w:r w:rsidDel="00ED4993">
          <w:delText xml:space="preserve"> un pays, une province, un régime entier </w:delText>
        </w:r>
      </w:del>
      <w:del w:id="3455" w:author="emmanuel blezes" w:date="2026-05-18T20:04:00Z" w16du:dateUtc="2026-05-18T18:04:00Z">
        <w:r w:rsidDel="00146C66">
          <w:delText>—</w:delText>
        </w:r>
      </w:del>
      <w:del w:id="3456" w:author="emmanuel blezes" w:date="2026-05-24T19:42:00Z" w16du:dateUtc="2026-05-24T17:42:00Z">
        <w:r w:rsidDel="00ED4993">
          <w:delText xml:space="preserve"> dans une logique de très long terme. Le plus connu, et le plus impressionnant par sa taille, est le </w:delText>
        </w:r>
        <w:r w:rsidDel="00ED4993">
          <w:rPr>
            <w:i/>
            <w:iCs/>
          </w:rPr>
          <w:delText>Government Pension Fund Global</w:delText>
        </w:r>
        <w:r w:rsidDel="00ED4993">
          <w:delText xml:space="preserve"> norvégien. À fin 2024, il gérait 19 742 milliards de couronnes norvégiennes, soit environ 1 900 milliards d’euros, dans 8 700 entreprises cotées et 70 pays.</w:delText>
        </w:r>
        <w:bookmarkStart w:id="3457" w:name="_Toc230544427"/>
        <w:bookmarkStart w:id="3458" w:name="_Toc230545180"/>
        <w:bookmarkStart w:id="3459" w:name="_Toc230545240"/>
        <w:bookmarkStart w:id="3460" w:name="_Toc230545346"/>
        <w:bookmarkStart w:id="3461" w:name="_Toc230545482"/>
        <w:bookmarkStart w:id="3462" w:name="_Toc230888239"/>
        <w:bookmarkEnd w:id="3457"/>
        <w:bookmarkEnd w:id="3458"/>
        <w:bookmarkEnd w:id="3459"/>
        <w:bookmarkEnd w:id="3460"/>
        <w:bookmarkEnd w:id="3461"/>
        <w:bookmarkEnd w:id="3462"/>
      </w:del>
    </w:p>
    <w:p w14:paraId="39469AAB" w14:textId="109A0CDF" w:rsidR="00B437D0" w:rsidDel="00ED4993" w:rsidRDefault="00000000">
      <w:pPr>
        <w:pStyle w:val="BodyText"/>
        <w:rPr>
          <w:del w:id="3463" w:author="emmanuel blezes" w:date="2026-05-24T19:42:00Z" w16du:dateUtc="2026-05-24T17:42:00Z"/>
        </w:rPr>
      </w:pPr>
      <w:del w:id="3464" w:author="emmanuel blezes" w:date="2026-05-24T19:42:00Z" w16du:dateUtc="2026-05-24T17:42:00Z">
        <w:r w:rsidDel="00ED4993">
          <w:delText>Son rendement nominal moyen depuis 1998 atteint 6,3 % par an, soit 4,1 % par an en termes réels nets de frais et d’inflation</w:delText>
        </w:r>
        <w:r w:rsidDel="00ED4993">
          <w:rPr>
            <w:rStyle w:val="FootnoteReference"/>
          </w:rPr>
          <w:footnoteReference w:id="125"/>
        </w:r>
        <w:r w:rsidDel="00ED4993">
          <w:delText xml:space="preserve">. C’est un fonds de pension à part puisqu’il est alimenté par la rente pétrolière norvégienne </w:delText>
        </w:r>
      </w:del>
      <w:del w:id="3474" w:author="emmanuel blezes" w:date="2026-05-18T20:04:00Z" w16du:dateUtc="2026-05-18T18:04:00Z">
        <w:r w:rsidDel="00146C66">
          <w:delText>—</w:delText>
        </w:r>
      </w:del>
      <w:del w:id="3475" w:author="emmanuel blezes" w:date="2026-05-24T19:42:00Z" w16du:dateUtc="2026-05-24T17:42:00Z">
        <w:r w:rsidDel="00ED4993">
          <w:delText xml:space="preserve">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delText>
        </w:r>
        <w:r w:rsidDel="00ED4993">
          <w:rPr>
            <w:rStyle w:val="FootnoteReference"/>
          </w:rPr>
          <w:footnoteReference w:id="126"/>
        </w:r>
        <w:r w:rsidDel="00ED4993">
          <w:delText>.</w:delText>
        </w:r>
        <w:bookmarkStart w:id="3484" w:name="_Toc230544428"/>
        <w:bookmarkStart w:id="3485" w:name="_Toc230545181"/>
        <w:bookmarkStart w:id="3486" w:name="_Toc230545241"/>
        <w:bookmarkStart w:id="3487" w:name="_Toc230545347"/>
        <w:bookmarkStart w:id="3488" w:name="_Toc230545483"/>
        <w:bookmarkStart w:id="3489" w:name="_Toc230888240"/>
        <w:bookmarkEnd w:id="3484"/>
        <w:bookmarkEnd w:id="3485"/>
        <w:bookmarkEnd w:id="3486"/>
        <w:bookmarkEnd w:id="3487"/>
        <w:bookmarkEnd w:id="3488"/>
        <w:bookmarkEnd w:id="3489"/>
      </w:del>
    </w:p>
    <w:p w14:paraId="64A853FB" w14:textId="5031C10D" w:rsidR="00B437D0" w:rsidDel="00ED4993" w:rsidRDefault="00000000">
      <w:pPr>
        <w:pStyle w:val="BodyText"/>
        <w:rPr>
          <w:del w:id="3490" w:author="emmanuel blezes" w:date="2026-05-24T19:42:00Z" w16du:dateUtc="2026-05-24T17:42:00Z"/>
        </w:rPr>
      </w:pPr>
      <w:del w:id="3491" w:author="emmanuel blezes" w:date="2026-05-24T19:42:00Z" w16du:dateUtc="2026-05-24T17:42:00Z">
        <w:r w:rsidDel="00ED4993">
          <w:delText>Les AP-fonds suédois (AP1 à AP4 et AP6) jouent le rôle de fonds-tampons publics pour le système suédois par répartition, avec environ 2 100 milliards de couronnes suédoises d’actifs et un rendement annualisé sur dix ans de 7,6 % pour AP1-AP4</w:delText>
        </w:r>
        <w:r w:rsidDel="00ED4993">
          <w:rPr>
            <w:rStyle w:val="FootnoteReference"/>
          </w:rPr>
          <w:footnoteReference w:id="127"/>
        </w:r>
        <w:r w:rsidDel="00ED4993">
          <w:delText xml:space="preserve">. Le </w:delText>
        </w:r>
        <w:r w:rsidDel="00ED4993">
          <w:rPr>
            <w:i/>
            <w:iCs/>
          </w:rPr>
          <w:delText>Canada Pension Plan Investment Board</w:delText>
        </w:r>
        <w:r w:rsidDel="00ED4993">
          <w:delText xml:space="preserve"> gère, lui, 714 milliards de dollars canadiens fin mars 2025, pour un rendement annualisé sur dix ans de 8,3 % net de frais</w:delText>
        </w:r>
        <w:r w:rsidDel="00ED4993">
          <w:rPr>
            <w:rStyle w:val="FootnoteReference"/>
          </w:rPr>
          <w:footnoteReference w:id="128"/>
        </w:r>
        <w:r w:rsidDel="00ED4993">
          <w:delText>. Ces fonds publics partagent quatre traits : une gouvernance publique mais indépendante du pouvoir politique, une stratégie d’investissement globale et diversifiée, un horizon multi-décennal, des frais de gestion très bas.</w:delText>
        </w:r>
        <w:bookmarkStart w:id="3514" w:name="_Toc230544429"/>
        <w:bookmarkStart w:id="3515" w:name="_Toc230545182"/>
        <w:bookmarkStart w:id="3516" w:name="_Toc230545242"/>
        <w:bookmarkStart w:id="3517" w:name="_Toc230545348"/>
        <w:bookmarkStart w:id="3518" w:name="_Toc230545484"/>
        <w:bookmarkStart w:id="3519" w:name="_Toc230888241"/>
        <w:bookmarkEnd w:id="3514"/>
        <w:bookmarkEnd w:id="3515"/>
        <w:bookmarkEnd w:id="3516"/>
        <w:bookmarkEnd w:id="3517"/>
        <w:bookmarkEnd w:id="3518"/>
        <w:bookmarkEnd w:id="3519"/>
      </w:del>
    </w:p>
    <w:p w14:paraId="28AAB76D" w14:textId="7558CF4A" w:rsidR="00B437D0" w:rsidDel="00ED4993" w:rsidRDefault="00000000">
      <w:pPr>
        <w:pStyle w:val="BodyText"/>
        <w:rPr>
          <w:del w:id="3520" w:author="emmanuel blezes" w:date="2026-05-24T19:42:00Z" w16du:dateUtc="2026-05-24T17:42:00Z"/>
        </w:rPr>
      </w:pPr>
      <w:del w:id="3521" w:author="emmanuel blezes" w:date="2026-05-24T19:42:00Z" w16du:dateUtc="2026-05-24T17:42:00Z">
        <w:r w:rsidDel="00ED4993">
          <w:rPr>
            <w:b/>
            <w:bCs/>
          </w:rPr>
          <w:delText>Deuxième famille : les fonds sectoriels paritaires.</w:delText>
        </w:r>
        <w:r w:rsidDel="00ED4993">
          <w:delTex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delText>
        </w:r>
        <w:r w:rsidDel="00ED4993">
          <w:rPr>
            <w:rStyle w:val="FootnoteReference"/>
          </w:rPr>
          <w:footnoteReference w:id="129"/>
        </w:r>
        <w:r w:rsidDel="00ED4993">
          <w:delText>. Plus de 85 % des salariés néerlandais sont couverts par un fonds sectoriel obligatoire. Le modèle danois est cousin : Industriens Pension, dans l’industrie manufacturière, gère 255 milliards de couronnes danoises d’actifs pour 447 000 membres</w:delText>
        </w:r>
        <w:r w:rsidDel="00ED4993">
          <w:rPr>
            <w:rStyle w:val="FootnoteReference"/>
          </w:rPr>
          <w:footnoteReference w:id="130"/>
        </w:r>
        <w:r w:rsidDel="00ED4993">
          <w:delTex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delText>
        </w:r>
        <w:r w:rsidDel="00ED4993">
          <w:rPr>
            <w:rStyle w:val="FootnoteReference"/>
          </w:rPr>
          <w:footnoteReference w:id="131"/>
        </w:r>
        <w:r w:rsidDel="00ED4993">
          <w:delText>.</w:delText>
        </w:r>
        <w:bookmarkStart w:id="3551" w:name="_Toc230544430"/>
        <w:bookmarkStart w:id="3552" w:name="_Toc230545183"/>
        <w:bookmarkStart w:id="3553" w:name="_Toc230545243"/>
        <w:bookmarkStart w:id="3554" w:name="_Toc230545349"/>
        <w:bookmarkStart w:id="3555" w:name="_Toc230545485"/>
        <w:bookmarkStart w:id="3556" w:name="_Toc230888242"/>
        <w:bookmarkEnd w:id="3551"/>
        <w:bookmarkEnd w:id="3552"/>
        <w:bookmarkEnd w:id="3553"/>
        <w:bookmarkEnd w:id="3554"/>
        <w:bookmarkEnd w:id="3555"/>
        <w:bookmarkEnd w:id="3556"/>
      </w:del>
    </w:p>
    <w:p w14:paraId="384B9203" w14:textId="22AB8B08" w:rsidR="00B437D0" w:rsidDel="00ED4993" w:rsidRDefault="00000000">
      <w:pPr>
        <w:pStyle w:val="BodyText"/>
        <w:rPr>
          <w:del w:id="3557" w:author="emmanuel blezes" w:date="2026-05-24T19:42:00Z" w16du:dateUtc="2026-05-24T17:42:00Z"/>
        </w:rPr>
      </w:pPr>
      <w:del w:id="3558" w:author="emmanuel blezes" w:date="2026-05-24T19:42:00Z" w16du:dateUtc="2026-05-24T17:42:00Z">
        <w:r w:rsidDel="00ED4993">
          <w:rPr>
            <w:b/>
            <w:bCs/>
          </w:rPr>
          <w:delText>Troisième famille : l’auto-enrolment.</w:delText>
        </w:r>
        <w:r w:rsidDel="00ED4993">
          <w:delTex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delText>
        </w:r>
        <w:r w:rsidDel="00ED4993">
          <w:rPr>
            <w:rStyle w:val="FootnoteReference"/>
          </w:rPr>
          <w:footnoteReference w:id="132"/>
        </w:r>
        <w:r w:rsidDel="00ED4993">
          <w:delText>. NEST, le fonds par défaut, gère 49,7 milliards de livres pour 13,8 millions de membres au 31 mars 2025, avec un fonds 2045 par défaut performant à 9,9 % annualisés sur cinq ans</w:delText>
        </w:r>
        <w:r w:rsidDel="00ED4993">
          <w:rPr>
            <w:rStyle w:val="FootnoteReference"/>
          </w:rPr>
          <w:footnoteReference w:id="133"/>
        </w:r>
        <w:r w:rsidDel="00ED4993">
          <w:delText xml:space="preserve">. L’Australie a un modèle plus contraignant </w:delText>
        </w:r>
      </w:del>
      <w:del w:id="3578" w:author="emmanuel blezes" w:date="2026-05-18T20:04:00Z" w16du:dateUtc="2026-05-18T18:04:00Z">
        <w:r w:rsidDel="00146C66">
          <w:delText>—</w:delText>
        </w:r>
      </w:del>
      <w:del w:id="3579" w:author="emmanuel blezes" w:date="2026-05-24T19:42:00Z" w16du:dateUtc="2026-05-24T17:42:00Z">
        <w:r w:rsidDel="00ED4993">
          <w:delText xml:space="preserve"> pas de droit d’</w:delText>
        </w:r>
        <w:r w:rsidDel="00ED4993">
          <w:rPr>
            <w:i/>
            <w:iCs/>
          </w:rPr>
          <w:delText>opt-out</w:delText>
        </w:r>
        <w:r w:rsidDel="00ED4993">
          <w:delText xml:space="preserve">, contribution patronale obligatoire portée à 12 % du salaire en juillet 2025 </w:delText>
        </w:r>
      </w:del>
      <w:del w:id="3580" w:author="emmanuel blezes" w:date="2026-05-18T20:04:00Z" w16du:dateUtc="2026-05-18T18:04:00Z">
        <w:r w:rsidDel="00146C66">
          <w:delText>—</w:delText>
        </w:r>
      </w:del>
      <w:del w:id="3581" w:author="emmanuel blezes" w:date="2026-05-24T19:42:00Z" w16du:dateUtc="2026-05-24T17:42:00Z">
        <w:r w:rsidDel="00ED4993">
          <w:delText xml:space="preserve"> mais dans la même famille logique : c’est l’employeur qui cotise pour le salarié, dans un fonds géré par un opérateur agréé</w:delText>
        </w:r>
        <w:r w:rsidDel="00ED4993">
          <w:rPr>
            <w:rStyle w:val="FootnoteReference"/>
          </w:rPr>
          <w:footnoteReference w:id="134"/>
        </w:r>
        <w:r w:rsidDel="00ED4993">
          <w:delText xml:space="preserve">. </w:delText>
        </w:r>
        <w:r w:rsidDel="00ED4993">
          <w:rPr>
            <w:i/>
            <w:iCs/>
          </w:rPr>
          <w:delText>AustralianSuper</w:delText>
        </w:r>
        <w:r w:rsidDel="00ED4993">
          <w:delText>, premier fonds du pays, affiche 7,94 % annualisés sur dix ans nets de frais. La Nouvelle-Zélande a copié le modèle britannique en plus léger ; le KiwiSaver couvre environ deux tiers des actifs néo-zélandais</w:delText>
        </w:r>
        <w:r w:rsidDel="00ED4993">
          <w:rPr>
            <w:rStyle w:val="FootnoteReference"/>
          </w:rPr>
          <w:footnoteReference w:id="135"/>
        </w:r>
        <w:r w:rsidDel="00ED4993">
          <w:delText>.</w:delText>
        </w:r>
        <w:bookmarkStart w:id="3605" w:name="_Toc230544431"/>
        <w:bookmarkStart w:id="3606" w:name="_Toc230545184"/>
        <w:bookmarkStart w:id="3607" w:name="_Toc230545244"/>
        <w:bookmarkStart w:id="3608" w:name="_Toc230545350"/>
        <w:bookmarkStart w:id="3609" w:name="_Toc230545486"/>
        <w:bookmarkStart w:id="3610" w:name="_Toc230888243"/>
        <w:bookmarkEnd w:id="3605"/>
        <w:bookmarkEnd w:id="3606"/>
        <w:bookmarkEnd w:id="3607"/>
        <w:bookmarkEnd w:id="3608"/>
        <w:bookmarkEnd w:id="3609"/>
        <w:bookmarkEnd w:id="3610"/>
      </w:del>
    </w:p>
    <w:p w14:paraId="462D4685" w14:textId="6D0DF1FC" w:rsidR="00B437D0" w:rsidDel="00ED4993" w:rsidRDefault="00000000">
      <w:pPr>
        <w:pStyle w:val="BodyText"/>
        <w:rPr>
          <w:del w:id="3611" w:author="emmanuel blezes" w:date="2026-05-24T19:42:00Z" w16du:dateUtc="2026-05-24T17:42:00Z"/>
        </w:rPr>
      </w:pPr>
      <w:del w:id="3612" w:author="emmanuel blezes" w:date="2026-05-24T19:42:00Z" w16du:dateUtc="2026-05-24T17:42:00Z">
        <w:r w:rsidDel="00ED4993">
          <w:delText xml:space="preserve">Ces trois familles ne sont pas concurrentes : elles peuvent se combiner. La Suède a un pilier répartition NDC, un </w:delText>
        </w:r>
        <w:r w:rsidDel="00ED4993">
          <w:rPr>
            <w:i/>
            <w:iCs/>
          </w:rPr>
          <w:delText>Premiepension</w:delText>
        </w:r>
        <w:r w:rsidDel="00ED4993">
          <w:delTex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delText>
        </w:r>
        <w:r w:rsidDel="00ED4993">
          <w:rPr>
            <w:i/>
            <w:iCs/>
          </w:rPr>
          <w:delText>Superannuation</w:delText>
        </w:r>
        <w:r w:rsidDel="00ED4993">
          <w:delText xml:space="preserve"> obligatoire et </w:delText>
        </w:r>
        <w:r w:rsidDel="00ED4993">
          <w:rPr>
            <w:i/>
            <w:iCs/>
          </w:rPr>
          <w:delText>Age Pension</w:delText>
        </w:r>
        <w:r w:rsidDel="00ED4993">
          <w:delText xml:space="preserve"> publique. Chaque pays a créé un système selon son histoire, ses syndicats, sa fiscalité. Aucun n’a tout misé sur un seul mécanisme. Aucun n’est, non plus, revenu en arrière.</w:delText>
        </w:r>
        <w:bookmarkStart w:id="3613" w:name="_Toc230544432"/>
        <w:bookmarkStart w:id="3614" w:name="_Toc230545185"/>
        <w:bookmarkStart w:id="3615" w:name="_Toc230545245"/>
        <w:bookmarkStart w:id="3616" w:name="_Toc230545351"/>
        <w:bookmarkStart w:id="3617" w:name="_Toc230545487"/>
        <w:bookmarkStart w:id="3618" w:name="_Toc230888244"/>
        <w:bookmarkEnd w:id="3613"/>
        <w:bookmarkEnd w:id="3614"/>
        <w:bookmarkEnd w:id="3615"/>
        <w:bookmarkEnd w:id="3616"/>
        <w:bookmarkEnd w:id="3617"/>
        <w:bookmarkEnd w:id="3618"/>
      </w:del>
    </w:p>
    <w:p w14:paraId="51F73674" w14:textId="1B78F70A" w:rsidR="00B437D0" w:rsidDel="00ED4993" w:rsidRDefault="00000000">
      <w:pPr>
        <w:pStyle w:val="BodyText"/>
        <w:rPr>
          <w:del w:id="3619" w:author="emmanuel blezes" w:date="2026-05-24T19:42:00Z" w16du:dateUtc="2026-05-24T17:42:00Z"/>
        </w:rPr>
      </w:pPr>
      <w:del w:id="3620" w:author="emmanuel blezes" w:date="2026-05-24T19:42:00Z" w16du:dateUtc="2026-05-24T17:42:00Z">
        <w:r w:rsidDel="00ED4993">
          <w:delText>Et c’est là, peut-être, le plus parlant. Aucun pays parmi les trente-huit membres de l’OCDE qui a institué un pilier de capitalisation structurel ne l’a démantelé ensuite, même quand l’alternance politique a renversé la majorité d’origine</w:delText>
        </w:r>
        <w:r w:rsidDel="00ED4993">
          <w:rPr>
            <w:rStyle w:val="FootnoteReference"/>
          </w:rPr>
          <w:footnoteReference w:id="136"/>
        </w:r>
        <w:r w:rsidDel="00ED4993">
          <w:delText>. La capitalisation, une fois en place, devient consensuelle. Elle traverse les majorités, comme la Sécurité sociale a traversé les nôtres. Ce qui en dit long sur l’écart entre ce que la France imagine du sujet et ce qui se fait partout ailleurs.</w:delText>
        </w:r>
        <w:bookmarkStart w:id="3629" w:name="_Toc230544433"/>
        <w:bookmarkStart w:id="3630" w:name="_Toc230545186"/>
        <w:bookmarkStart w:id="3631" w:name="_Toc230545246"/>
        <w:bookmarkStart w:id="3632" w:name="_Toc230545352"/>
        <w:bookmarkStart w:id="3633" w:name="_Toc230545488"/>
        <w:bookmarkStart w:id="3634" w:name="_Toc230888245"/>
        <w:bookmarkEnd w:id="3629"/>
        <w:bookmarkEnd w:id="3630"/>
        <w:bookmarkEnd w:id="3631"/>
        <w:bookmarkEnd w:id="3632"/>
        <w:bookmarkEnd w:id="3633"/>
        <w:bookmarkEnd w:id="3634"/>
      </w:del>
    </w:p>
    <w:p w14:paraId="13F0EDB0" w14:textId="29CEF8A5" w:rsidR="00B437D0" w:rsidRDefault="00000000">
      <w:pPr>
        <w:pStyle w:val="Heading2"/>
        <w:numPr>
          <w:ilvl w:val="0"/>
          <w:numId w:val="7"/>
        </w:numPr>
        <w:pPrChange w:id="3635" w:author="emmanuel blezes" w:date="2026-05-24T19:39:00Z" w16du:dateUtc="2026-05-24T17:39:00Z">
          <w:pPr>
            <w:pStyle w:val="Heading2"/>
          </w:pPr>
        </w:pPrChange>
      </w:pPr>
      <w:bookmarkStart w:id="3636" w:name="combien-ça-vaut-concrètement"/>
      <w:bookmarkEnd w:id="3435"/>
      <w:del w:id="3637" w:author="emmanuel blezes" w:date="2026-05-24T19:44:00Z" w16du:dateUtc="2026-05-24T17:44:00Z">
        <w:r w:rsidDel="003E7B75">
          <w:delText>Combien ça vaut, concrètement ?</w:delText>
        </w:r>
      </w:del>
      <w:bookmarkStart w:id="3638" w:name="_Toc230888246"/>
      <w:ins w:id="3639" w:author="emmanuel blezes" w:date="2026-05-24T19:44:00Z" w16du:dateUtc="2026-05-24T17:44:00Z">
        <w:r w:rsidR="003E7B75">
          <w:t>Cotiser moins pour gagner plus</w:t>
        </w:r>
        <w:bookmarkEnd w:id="3638"/>
        <w:r w:rsidR="003E7B75">
          <w:t xml:space="preserve"> </w:t>
        </w:r>
      </w:ins>
    </w:p>
    <w:p w14:paraId="1CDB41D8" w14:textId="77777777" w:rsidR="00B437D0" w:rsidRDefault="00000000">
      <w:pPr>
        <w:pStyle w:val="FirstParagraph"/>
      </w:pPr>
      <w:r>
        <w:t>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14:paraId="2279CB32" w14:textId="77777777" w:rsidR="00B437D0" w:rsidRDefault="00000000">
      <w:pPr>
        <w:pStyle w:val="BodyText"/>
      </w:pPr>
      <w:r>
        <w:t xml:space="preserve">Plantons le décor. Notre cas-type est un actif de trente ans en 2026, salaire brut annuel de 35 000 € </w:t>
      </w:r>
      <w:del w:id="3640" w:author="emmanuel blezes" w:date="2026-05-18T20:04:00Z" w16du:dateUtc="2026-05-18T18:04:00Z">
        <w:r w:rsidDel="00146C66">
          <w:delText>—</w:delText>
        </w:r>
      </w:del>
      <w:ins w:id="3641" w:author="emmanuel blezes" w:date="2026-05-18T20:04:00Z" w16du:dateUtc="2026-05-18T18:04:00Z">
        <w:r w:rsidR="00146C66">
          <w:t>-</w:t>
        </w:r>
      </w:ins>
      <w:r>
        <w:t xml:space="preserve"> proche du salaire moyen brut français selon la DARES</w:t>
      </w:r>
      <w:r>
        <w:rPr>
          <w:rStyle w:val="FootnoteReference"/>
        </w:rPr>
        <w:footnoteReference w:id="137"/>
      </w:r>
      <w:r>
        <w:t>.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La cotisation vieillesse totale (employeur et salarié, régime général et complémentaire) s’élève à 28 % du brut</w:t>
      </w:r>
      <w:r>
        <w:rPr>
          <w:rStyle w:val="FootnoteReference"/>
        </w:rPr>
        <w:footnoteReference w:id="138"/>
      </w:r>
      <w:r>
        <w:t>.</w:t>
      </w:r>
    </w:p>
    <w:p w14:paraId="3574FAD5" w14:textId="77777777" w:rsidR="00B437D0" w:rsidRDefault="00000000">
      <w:pPr>
        <w:pStyle w:val="BodyText"/>
      </w:pPr>
      <w:r>
        <w:t>Trois scénarios sont comparés.</w:t>
      </w:r>
    </w:p>
    <w:p w14:paraId="63C783A9" w14:textId="77777777" w:rsidR="00B437D0" w:rsidRDefault="00000000">
      <w:pPr>
        <w:pStyle w:val="BodyText"/>
      </w:pPr>
      <w:r>
        <w:t>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39"/>
      </w:r>
      <w:r>
        <w:t xml:space="preserve"> </w:t>
      </w:r>
      <w:del w:id="3671" w:author="emmanuel blezes" w:date="2026-05-18T20:04:00Z" w16du:dateUtc="2026-05-18T18:04:00Z">
        <w:r w:rsidDel="00146C66">
          <w:delText>—</w:delText>
        </w:r>
      </w:del>
      <w:ins w:id="3672" w:author="emmanuel blezes" w:date="2026-05-18T20:04:00Z" w16du:dateUtc="2026-05-18T18:04:00Z">
        <w:r w:rsidR="00146C66">
          <w:t>-</w:t>
        </w:r>
      </w:ins>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40"/>
      </w:r>
      <w:r>
        <w:t>), le total cumulé atteint 494 466 €. Voilà ce qu’on touchera, à comportement et législation inchangés.</w:t>
      </w:r>
    </w:p>
    <w:p w14:paraId="7812D2C4" w14:textId="77777777" w:rsidR="00B437D0" w:rsidRDefault="00000000">
      <w:pPr>
        <w:pStyle w:val="BodyText"/>
      </w:pPr>
      <w:r>
        <w:lastRenderedPageBreak/>
        <w:t xml:space="preserve">Le scénario B reprend la logique suédoise du premier pilier. Quatre-vingts pour cent des cotisations restent en répartition. Vingt pour cent partent en capitalisation </w:t>
      </w:r>
      <w:del w:id="3683" w:author="emmanuel blezes" w:date="2026-05-18T20:04:00Z" w16du:dateUtc="2026-05-18T18:04:00Z">
        <w:r w:rsidDel="00146C66">
          <w:delText>—</w:delText>
        </w:r>
      </w:del>
      <w:ins w:id="3684" w:author="emmanuel blezes" w:date="2026-05-18T20:04:00Z" w16du:dateUtc="2026-05-18T18:04:00Z">
        <w:r w:rsidR="00146C66">
          <w:t>-</w:t>
        </w:r>
      </w:ins>
      <w:r>
        <w:t xml:space="preserve">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41"/>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w:t>
      </w:r>
      <w:del w:id="3697" w:author="emmanuel blezes" w:date="2026-05-18T20:04:00Z" w16du:dateUtc="2026-05-18T18:04:00Z">
        <w:r w:rsidDel="00146C66">
          <w:delText>—</w:delText>
        </w:r>
      </w:del>
      <w:ins w:id="3698" w:author="emmanuel blezes" w:date="2026-05-18T20:04:00Z" w16du:dateUtc="2026-05-18T18:04:00Z">
        <w:r w:rsidR="00146C66">
          <w:t>-</w:t>
        </w:r>
      </w:ins>
      <w:r>
        <w:t xml:space="preserve"> 19 779 € par an, soit 1 648 € par mois. Pension totale : 36 142 € par an, soit 3 012 € par mois. Sur vingt ans de retraite : 722 830 €. Différence avec le scénario A : </w:t>
      </w:r>
      <w:r>
        <w:rPr>
          <w:b/>
          <w:bCs/>
        </w:rPr>
        <w:t>+228 364 €</w:t>
      </w:r>
      <w:r>
        <w:t xml:space="preserve"> sur la durée de la retraite.</w:t>
      </w:r>
    </w:p>
    <w:p w14:paraId="052CAA62" w14:textId="77777777" w:rsidR="00B437D0" w:rsidRDefault="00000000">
      <w:pPr>
        <w:pStyle w:val="BodyText"/>
      </w:pPr>
      <w:r>
        <w:t xml:space="preserve">Le scénario C reprend la logique néerlandaise du deuxième pilier paritaire obligatoire. Soixante pour cent des cotisations en répartition, quarante pour cent en capitalisation. La cotisation capitalisée double </w:t>
      </w:r>
      <w:del w:id="3699" w:author="emmanuel blezes" w:date="2026-05-18T20:04:00Z" w16du:dateUtc="2026-05-18T18:04:00Z">
        <w:r w:rsidDel="00146C66">
          <w:delText>—</w:delText>
        </w:r>
      </w:del>
      <w:ins w:id="3700" w:author="emmanuel blezes" w:date="2026-05-18T20:04:00Z" w16du:dateUtc="2026-05-18T18:04:00Z">
        <w:r w:rsidR="00146C66">
          <w:t>-</w:t>
        </w:r>
      </w:ins>
      <w:r>
        <w:t xml:space="preserve"> 3 920 € par an la première année </w:t>
      </w:r>
      <w:del w:id="3701" w:author="emmanuel blezes" w:date="2026-05-18T20:04:00Z" w16du:dateUtc="2026-05-18T18:04:00Z">
        <w:r w:rsidDel="00146C66">
          <w:delText>—</w:delText>
        </w:r>
      </w:del>
      <w:ins w:id="3702" w:author="emmanuel blezes" w:date="2026-05-18T20:04:00Z" w16du:dateUtc="2026-05-18T18:04:00Z">
        <w:r w:rsidR="00146C66">
          <w:t>-</w:t>
        </w:r>
      </w:ins>
      <w:r>
        <w:t xml:space="preserve">, et le capital aussi : 432 480 € à 73 ans. La rente correspondante atteint 2 727 € par mois. Pension totale : 47 560 € par an, soit 3 963 € par mois. Cumul sur vingt ans de retraite : 951 195 €. Différence avec le scénario A : </w:t>
      </w:r>
      <w:r>
        <w:rPr>
          <w:b/>
          <w:bCs/>
        </w:rPr>
        <w:t>+456 729 €</w:t>
      </w:r>
      <w:r>
        <w:rPr>
          <w:rStyle w:val="FootnoteReference"/>
        </w:rPr>
        <w:footnoteReference w:id="142"/>
      </w:r>
      <w:r>
        <w:t>.</w:t>
      </w:r>
    </w:p>
    <w:p w14:paraId="1D912AC6" w14:textId="77777777" w:rsidR="00B437D0" w:rsidRDefault="00000000">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 </w:t>
      </w:r>
      <w:r>
        <w:rPr>
          <w:b/>
          <w:bCs/>
        </w:rPr>
        <w:t>228 000 €</w:t>
      </w:r>
      <w:r>
        <w:t xml:space="preserve">. Dans le scénario néerlandais, où la part capitalisée monte à 40 %, le gain dépasse </w:t>
      </w:r>
      <w:r>
        <w:rPr>
          <w:b/>
          <w:bCs/>
        </w:rPr>
        <w:t>456 000 €</w:t>
      </w:r>
      <w:r>
        <w:t>. À ce stade-là, on ne parle plus de pourcentages, on parle d’achats immobiliers complets ou de plusieurs années supplémentaires de vie.</w:t>
      </w:r>
    </w:p>
    <w:p w14:paraId="6522B81B" w14:textId="77777777" w:rsidR="00B437D0" w:rsidRDefault="00000000">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w:t>
      </w:r>
      <w:del w:id="3710" w:author="emmanuel blezes" w:date="2026-05-18T20:04:00Z" w16du:dateUtc="2026-05-18T18:04:00Z">
        <w:r w:rsidDel="00146C66">
          <w:delText>—</w:delText>
        </w:r>
      </w:del>
      <w:ins w:id="3711" w:author="emmanuel blezes" w:date="2026-05-18T20:04:00Z" w16du:dateUtc="2026-05-18T18:04:00Z">
        <w:r w:rsidR="00146C66">
          <w:t>-</w:t>
        </w:r>
      </w:ins>
      <w:r>
        <w:t xml:space="preserve"> un facteur de 2,4 sur la durée</w:t>
      </w:r>
      <w:r>
        <w:rPr>
          <w:rStyle w:val="FootnoteReference"/>
        </w:rPr>
        <w:footnoteReference w:id="143"/>
      </w:r>
      <w:r>
        <w:t xml:space="preserve">. Cet effet de levier ne vient pas d’une </w:t>
      </w:r>
      <w:r>
        <w:lastRenderedPageBreak/>
        <w:t>magie financière. Il vient du temps : pendant quarante-trois ans, l’épargne investie a produit du rendement, et ce rendement a produit lui-même du rendement.</w:t>
      </w:r>
    </w:p>
    <w:p w14:paraId="7FFDDD44" w14:textId="77777777" w:rsidR="00B437D0" w:rsidRDefault="00000000">
      <w:pPr>
        <w:pStyle w:val="BodyText"/>
      </w:pPr>
      <w:r>
        <w:t xml:space="preserve">Le calcul est, bien sûr, sensible au rendement supposé. Que se passe-t-il si le rendement réel net se révèle plus bas que les 3,7 % retenus ici comme hypothèse centrale ? Si on tombe à 3 % réel brut </w:t>
      </w:r>
      <w:del w:id="3722" w:author="emmanuel blezes" w:date="2026-05-18T20:04:00Z" w16du:dateUtc="2026-05-18T18:04:00Z">
        <w:r w:rsidDel="00146C66">
          <w:delText>—</w:delText>
        </w:r>
      </w:del>
      <w:ins w:id="3723" w:author="emmanuel blezes" w:date="2026-05-18T20:04:00Z" w16du:dateUtc="2026-05-18T18:04:00Z">
        <w:r w:rsidR="00146C66">
          <w:t>-</w:t>
        </w:r>
      </w:ins>
      <w:r>
        <w:t xml:space="preserve"> un scénario véritablement pessimiste, en dessous du rendement long terme observé empiriquement sur 125 ans </w:t>
      </w:r>
      <w:del w:id="3724" w:author="emmanuel blezes" w:date="2026-05-18T20:04:00Z" w16du:dateUtc="2026-05-18T18:04:00Z">
        <w:r w:rsidDel="00146C66">
          <w:delText>—</w:delText>
        </w:r>
      </w:del>
      <w:ins w:id="3725" w:author="emmanuel blezes" w:date="2026-05-18T20:04:00Z" w16du:dateUtc="2026-05-18T18:04:00Z">
        <w:r w:rsidR="00146C66">
          <w:t>-</w:t>
        </w:r>
      </w:ins>
      <w:r>
        <w:t xml:space="preserve">, le capital du scénario B descend à 169 731 € et le gain cumulé sur 20 ans à 157 977 €. Toujours mieux que la répartition pure, mais moins. À l’inverse, à 5 % réel brut </w:t>
      </w:r>
      <w:del w:id="3726" w:author="emmanuel blezes" w:date="2026-05-18T20:04:00Z" w16du:dateUtc="2026-05-18T18:04:00Z">
        <w:r w:rsidDel="00146C66">
          <w:delText>—</w:delText>
        </w:r>
      </w:del>
      <w:ins w:id="3727" w:author="emmanuel blezes" w:date="2026-05-18T20:04:00Z" w16du:dateUtc="2026-05-18T18:04:00Z">
        <w:r w:rsidR="00146C66">
          <w:t>-</w:t>
        </w:r>
      </w:ins>
      <w:r>
        <w:t xml:space="preserve"> en dessous de la moyenne historique de longue période </w:t>
      </w:r>
      <w:del w:id="3728" w:author="emmanuel blezes" w:date="2026-05-18T20:04:00Z" w16du:dateUtc="2026-05-18T18:04:00Z">
        <w:r w:rsidDel="00146C66">
          <w:delText>—</w:delText>
        </w:r>
      </w:del>
      <w:ins w:id="3729" w:author="emmanuel blezes" w:date="2026-05-18T20:04:00Z" w16du:dateUtc="2026-05-18T18:04:00Z">
        <w:r w:rsidR="00146C66">
          <w:t>-</w:t>
        </w:r>
      </w:ins>
      <w:r>
        <w:t xml:space="preserve">,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w:t>
      </w:r>
      <w:del w:id="3730" w:author="emmanuel blezes" w:date="2026-05-18T20:04:00Z" w16du:dateUtc="2026-05-18T18:04:00Z">
        <w:r w:rsidDel="00146C66">
          <w:delText>—</w:delText>
        </w:r>
      </w:del>
      <w:ins w:id="3731" w:author="emmanuel blezes" w:date="2026-05-18T20:04:00Z" w16du:dateUtc="2026-05-18T18:04:00Z">
        <w:r w:rsidR="00146C66">
          <w:t>-</w:t>
        </w:r>
      </w:ins>
      <w:r>
        <w:t xml:space="preserve"> 4,1 % réel net pour le GPFG, 8,3 % nominal net pour le CPPIB, 7,94 % nominal net pour AustralianSuper, environ 14 % nominal depuis 2010 pour AP7</w:t>
      </w:r>
      <w:r>
        <w:rPr>
          <w:rStyle w:val="FootnoteReference"/>
        </w:rPr>
        <w:footnoteReference w:id="144"/>
      </w:r>
      <w:r>
        <w:t>.</w:t>
      </w:r>
    </w:p>
    <w:p w14:paraId="491E6467" w14:textId="77777777" w:rsidR="00B437D0" w:rsidRDefault="00000000">
      <w:pPr>
        <w:pStyle w:val="BodyText"/>
      </w:pPr>
      <w:r>
        <w:t>Voilà, en chiffres, ce que coûte à un actif né en 1996 le choix français du tout-répartition. Entre deux cents et quatre cent cinquante mille euros sur sa retraite, selon l’architecture qu’on aurait pu construire. C’est, à dire vrai, un ordre de grandeur supérieur à ce que la plupart des Français imaginent. Ce n’est pas un détail d’optimisation. C’est un siècle de patrimoine.</w:t>
      </w:r>
    </w:p>
    <w:p w14:paraId="2DFE9012" w14:textId="77777777" w:rsidR="00ED594C" w:rsidRDefault="00000000">
      <w:pPr>
        <w:pStyle w:val="BodyText"/>
        <w:rPr>
          <w:ins w:id="3741" w:author="emmanuel blezes" w:date="2026-05-24T19:44:00Z" w16du:dateUtc="2026-05-24T17:44:00Z"/>
        </w:rPr>
      </w:pPr>
      <w:r>
        <w:t xml:space="preserve">C’est pour le réduire </w:t>
      </w:r>
      <w:del w:id="3742" w:author="emmanuel blezes" w:date="2026-05-18T20:04:00Z" w16du:dateUtc="2026-05-18T18:04:00Z">
        <w:r w:rsidDel="00146C66">
          <w:delText>—</w:delText>
        </w:r>
      </w:del>
      <w:ins w:id="3743" w:author="emmanuel blezes" w:date="2026-05-18T20:04:00Z" w16du:dateUtc="2026-05-18T18:04:00Z">
        <w:r w:rsidR="00146C66">
          <w:t>-</w:t>
        </w:r>
      </w:ins>
      <w:r>
        <w:t xml:space="preserve"> pas pour le remplacer </w:t>
      </w:r>
      <w:del w:id="3744" w:author="emmanuel blezes" w:date="2026-05-18T20:04:00Z" w16du:dateUtc="2026-05-18T18:04:00Z">
        <w:r w:rsidDel="00146C66">
          <w:delText>—</w:delText>
        </w:r>
      </w:del>
      <w:ins w:id="3745" w:author="emmanuel blezes" w:date="2026-05-18T20:04:00Z" w16du:dateUtc="2026-05-18T18:04:00Z">
        <w:r w:rsidR="00146C66">
          <w:t>-</w:t>
        </w:r>
      </w:ins>
      <w:r>
        <w:t xml:space="preserve"> qu’il faut maintenant regarder ce que coûte, pour la France et pour ses entreprises, l’absence d’un pilier capitalisé. C’est l’objet du chapitre suivant.</w:t>
      </w:r>
    </w:p>
    <w:p w14:paraId="6C63D2C7" w14:textId="77777777" w:rsidR="003E7B75" w:rsidRPr="003E7B75" w:rsidRDefault="003E7B75">
      <w:pPr>
        <w:pStyle w:val="BodyText"/>
        <w:rPr>
          <w:ins w:id="3746" w:author="emmanuel blezes" w:date="2026-05-24T19:44:00Z" w16du:dateUtc="2026-05-24T17:44:00Z"/>
          <w:i/>
          <w:iCs/>
          <w:rPrChange w:id="3747" w:author="emmanuel blezes" w:date="2026-05-24T19:47:00Z" w16du:dateUtc="2026-05-24T17:47:00Z">
            <w:rPr>
              <w:ins w:id="3748" w:author="emmanuel blezes" w:date="2026-05-24T19:44:00Z" w16du:dateUtc="2026-05-24T17:44:00Z"/>
            </w:rPr>
          </w:rPrChange>
        </w:rPr>
        <w:pPrChange w:id="3749" w:author="emmanuel blezes" w:date="2026-05-24T19:47:00Z" w16du:dateUtc="2026-05-24T17:47:00Z">
          <w:pPr>
            <w:pStyle w:val="Heading3"/>
          </w:pPr>
        </w:pPrChange>
      </w:pPr>
      <w:ins w:id="3750" w:author="emmanuel blezes" w:date="2026-05-24T19:44:00Z" w16du:dateUtc="2026-05-24T17:44:00Z">
        <w:r w:rsidRPr="003E7B75">
          <w:rPr>
            <w:i/>
            <w:iCs/>
            <w:rPrChange w:id="3751" w:author="emmanuel blezes" w:date="2026-05-24T19:47:00Z" w16du:dateUtc="2026-05-24T17:47:00Z">
              <w:rPr/>
            </w:rPrChange>
          </w:rPr>
          <w:t>Les cotisations sociales peuvent baisser</w:t>
        </w:r>
      </w:ins>
    </w:p>
    <w:p w14:paraId="4C9A1274" w14:textId="77777777" w:rsidR="003E7B75" w:rsidRDefault="003E7B75" w:rsidP="003E7B75">
      <w:pPr>
        <w:pStyle w:val="FirstParagraph"/>
        <w:rPr>
          <w:ins w:id="3752" w:author="emmanuel blezes" w:date="2026-05-24T19:44:00Z" w16du:dateUtc="2026-05-24T17:44:00Z"/>
        </w:rPr>
      </w:pPr>
      <w:ins w:id="3753" w:author="emmanuel blezes" w:date="2026-05-24T19:44:00Z" w16du:dateUtc="2026-05-24T17:44:00Z">
        <w:r>
          <w:t>Aujourd’hui, un salarié français et son employeur versent ensemble 28 % du salaire brut au financement des retraites — cotisation vieillesse de base, retraite complémentaire AGIRC-ARRCO</w:t>
        </w:r>
        <w:r>
          <w:rPr>
            <w:rStyle w:val="FootnoteReference"/>
          </w:rPr>
          <w:footnoteReference w:id="145"/>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 </w:t>
        </w:r>
        <w:r>
          <w:rPr>
            <w:i/>
            <w:iCs/>
          </w:rPr>
          <w:t>Age Pension</w:t>
        </w:r>
        <w:r>
          <w:t xml:space="preserve"> publique modeste financée par l’impôt général. La France est de loin la plus chère à cotisations pour le seul système de retraite.</w:t>
        </w:r>
      </w:ins>
    </w:p>
    <w:p w14:paraId="4DC2D736" w14:textId="77777777" w:rsidR="003E7B75" w:rsidRDefault="003E7B75" w:rsidP="003E7B75">
      <w:pPr>
        <w:pStyle w:val="BodyText"/>
        <w:rPr>
          <w:ins w:id="3756" w:author="emmanuel blezes" w:date="2026-05-24T19:44:00Z" w16du:dateUtc="2026-05-24T17:44:00Z"/>
        </w:rPr>
      </w:pPr>
      <w:ins w:id="3757" w:author="emmanuel blezes" w:date="2026-05-24T19:44:00Z" w16du:dateUtc="2026-05-24T17:44:00Z">
        <w:r>
          <w:t xml:space="preserve">Pourquoi ? Parce que dans un système où tout passe par la répartition, ce sont les actifs qui financent intégralement les pensions des retraités. Quand la démographie devient </w:t>
        </w:r>
        <w:r>
          <w:lastRenderedPageBreak/>
          <w:t>défavorable, les cotisations doivent monter pour compenser. Quand le système est mixte, le capital prend une partie de la charge — et la pression sur les cotisations peut s’alléger.</w:t>
        </w:r>
      </w:ins>
    </w:p>
    <w:p w14:paraId="46C7221C" w14:textId="77777777" w:rsidR="003E7B75" w:rsidRDefault="003E7B75" w:rsidP="003E7B75">
      <w:pPr>
        <w:pStyle w:val="BodyText"/>
        <w:rPr>
          <w:ins w:id="3758" w:author="emmanuel blezes" w:date="2026-05-24T19:44:00Z" w16du:dateUtc="2026-05-24T17:44:00Z"/>
        </w:rPr>
      </w:pPr>
      <w:ins w:id="3759" w:author="emmanuel blezes" w:date="2026-05-24T19:44:00Z" w16du:dateUtc="2026-05-24T17:44:00Z">
        <w:r>
          <w:t>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46"/>
        </w:r>
        <w:r>
          <w:t>. Trois points, par exemple, redonneraient environ 90 milliards d’euros par an de pouvoir d’achat aux salariés ou de capacité d’embauche aux employeurs. C’est l’équivalent du budget de la Défense.</w:t>
        </w:r>
      </w:ins>
    </w:p>
    <w:p w14:paraId="607470CD" w14:textId="77777777" w:rsidR="003E7B75" w:rsidRDefault="003E7B75" w:rsidP="003E7B75">
      <w:pPr>
        <w:pStyle w:val="BodyText"/>
        <w:rPr>
          <w:ins w:id="3762" w:author="emmanuel blezes" w:date="2026-05-24T19:44:00Z" w16du:dateUtc="2026-05-24T17:44:00Z"/>
        </w:rPr>
      </w:pPr>
      <w:ins w:id="3763" w:author="emmanuel blezes" w:date="2026-05-24T19:44:00Z" w16du:dateUtc="2026-05-24T17:44:00Z">
        <w:r>
          <w:t>[GRAPHIQUE — Taux de cotisation retraite total France : 28 % aujourd’hui, palier transitoire 30 % entre 2032 et 2050, retour à 24-25 % à régime stationnaire en 2060]</w:t>
        </w:r>
      </w:ins>
    </w:p>
    <w:p w14:paraId="2FBCDA45" w14:textId="77777777" w:rsidR="003E7B75" w:rsidRDefault="003E7B75">
      <w:pPr>
        <w:pStyle w:val="BodyText"/>
      </w:pPr>
    </w:p>
    <w:p w14:paraId="048298ED" w14:textId="77777777" w:rsidR="00967F72" w:rsidRDefault="00967F72">
      <w:pPr>
        <w:rPr>
          <w:ins w:id="3764" w:author="emmanuel blezes" w:date="2026-05-24T15:19:00Z" w16du:dateUtc="2026-05-24T13:19:00Z"/>
          <w:rFonts w:asciiTheme="majorHAnsi" w:eastAsiaTheme="majorEastAsia" w:hAnsiTheme="majorHAnsi" w:cstheme="majorBidi"/>
          <w:color w:val="0F4761" w:themeColor="accent1" w:themeShade="BF"/>
          <w:sz w:val="40"/>
          <w:szCs w:val="40"/>
        </w:rPr>
      </w:pPr>
      <w:bookmarkStart w:id="3765" w:name="X50f4178ea6a5064fb48a9944a7edf3649415eef"/>
      <w:ins w:id="3766" w:author="emmanuel blezes" w:date="2026-05-24T15:19:00Z" w16du:dateUtc="2026-05-24T13:19:00Z">
        <w:r>
          <w:br w:type="page"/>
        </w:r>
      </w:ins>
    </w:p>
    <w:p w14:paraId="19E9D56A" w14:textId="46DE5796" w:rsidR="00693D09" w:rsidDel="003E7B75" w:rsidRDefault="00000000">
      <w:pPr>
        <w:pStyle w:val="Heading1"/>
        <w:rPr>
          <w:del w:id="3767" w:author="emmanuel blezes" w:date="2026-05-24T19:45:00Z" w16du:dateUtc="2026-05-24T17:45:00Z"/>
        </w:rPr>
        <w:pPrChange w:id="3768" w:author="emmanuel blezes" w:date="2026-05-24T15:11:00Z" w16du:dateUtc="2026-05-24T13:11:00Z">
          <w:pPr>
            <w:pStyle w:val="Heading2"/>
          </w:pPr>
        </w:pPrChange>
      </w:pPr>
      <w:del w:id="3769" w:author="emmanuel blezes" w:date="2026-05-24T15:09:00Z" w16du:dateUtc="2026-05-24T13:09:00Z">
        <w:r w:rsidDel="00723A4F">
          <w:lastRenderedPageBreak/>
          <w:delText>Et pour le système, qu’est-ce que ça change ?</w:delText>
        </w:r>
      </w:del>
    </w:p>
    <w:p w14:paraId="3AACF2F0" w14:textId="295F4E3B" w:rsidR="00693D09" w:rsidDel="003E7B75" w:rsidRDefault="00000000">
      <w:pPr>
        <w:pStyle w:val="FirstParagraph"/>
        <w:rPr>
          <w:del w:id="3770" w:author="emmanuel blezes" w:date="2026-05-24T19:45:00Z" w16du:dateUtc="2026-05-24T17:45:00Z"/>
        </w:rPr>
      </w:pPr>
      <w:del w:id="3771" w:author="emmanuel blezes" w:date="2026-05-24T19:45:00Z" w16du:dateUtc="2026-05-24T17:45:00Z">
        <w:r w:rsidDel="003E7B75">
          <w:delText>Tout ce qui précède concerne un actif et sa pension. Deux cent vingt-huit mille euros gagnés à effort modéré, quatre cent cinquante-six mille à effort plus soutenu : ce sont des chiffres individuels, qui parlent à chacun pour sa propre retraite. Mais la capitalisation, dans les pays qui l’ont adoptée, ne fait pas que rendre les pensions plus généreuses. Elle change la structure financière du pays. Elle modifie ce que l’État dépense, ce que les actifs cotisent, ce que le PIB produit, ce que le fisc encaisse. Trois millions d’individus qui placent une part de leur cotisation pendant quarante ans, ce n’est plus une affaire personnelle : c’est un mécanisme macroéconomique qui se met en marche.</w:delText>
        </w:r>
      </w:del>
    </w:p>
    <w:p w14:paraId="17F0BA35" w14:textId="3C2173CE" w:rsidR="00693D09" w:rsidDel="003E7B75" w:rsidRDefault="00000000">
      <w:pPr>
        <w:pStyle w:val="BodyText"/>
        <w:rPr>
          <w:del w:id="3772" w:author="emmanuel blezes" w:date="2026-05-24T19:45:00Z" w16du:dateUtc="2026-05-24T17:45:00Z"/>
        </w:rPr>
      </w:pPr>
      <w:del w:id="3773" w:author="emmanuel blezes" w:date="2026-05-24T19:45:00Z" w16du:dateUtc="2026-05-24T17:45:00Z">
        <w:r w:rsidDel="003E7B75">
          <w:delText>Voici, en quatre temps, ce que cela change pour le pays.</w:delText>
        </w:r>
      </w:del>
    </w:p>
    <w:p w14:paraId="09242EA4" w14:textId="77B4337D" w:rsidR="00693D09" w:rsidDel="00397AE4" w:rsidRDefault="00000000">
      <w:pPr>
        <w:pStyle w:val="Heading2"/>
        <w:rPr>
          <w:del w:id="3774" w:author="emmanuel blezes" w:date="2026-05-24T20:02:00Z" w16du:dateUtc="2026-05-24T18:02:00Z"/>
        </w:rPr>
        <w:pPrChange w:id="3775" w:author="emmanuel blezes" w:date="2026-05-24T19:45:00Z" w16du:dateUtc="2026-05-24T17:45:00Z">
          <w:pPr>
            <w:pStyle w:val="Heading3"/>
          </w:pPr>
        </w:pPrChange>
      </w:pPr>
      <w:bookmarkStart w:id="3776" w:name="la-dépense-publique-de-retraite-décroît"/>
      <w:del w:id="3777" w:author="emmanuel blezes" w:date="2026-05-24T19:45:00Z" w16du:dateUtc="2026-05-24T17:45:00Z">
        <w:r w:rsidDel="003E7B75">
          <w:delText>La dépense publique de retraite décroît</w:delText>
        </w:r>
      </w:del>
    </w:p>
    <w:p w14:paraId="4C1E0392" w14:textId="366E08E8" w:rsidR="00693D09" w:rsidDel="00397AE4" w:rsidRDefault="00000000">
      <w:pPr>
        <w:pStyle w:val="FirstParagraph"/>
        <w:rPr>
          <w:del w:id="3778" w:author="emmanuel blezes" w:date="2026-05-24T20:02:00Z" w16du:dateUtc="2026-05-24T18:02:00Z"/>
        </w:rPr>
      </w:pPr>
      <w:del w:id="3779" w:author="emmanuel blezes" w:date="2026-05-24T20:02:00Z" w16du:dateUtc="2026-05-24T18:02:00Z">
        <w:r w:rsidDel="00397AE4">
          <w:delText>La France consacre aujourd’hui 13,8 % de son produit intérieur brut au financement des pensions</w:delText>
        </w:r>
        <w:r w:rsidDel="00397AE4">
          <w:rPr>
            <w:rStyle w:val="FootnoteReference"/>
          </w:rPr>
          <w:footnoteReference w:id="147"/>
        </w:r>
        <w:r w:rsidDel="00397AE4">
          <w:delText>. C’est le quatrième taux de l’OCDE, derrière la Grèce, l’Italie et l’Autriche. La moyenne des pays développés est à 8,1 %. Les Pays-Bas, à 7,2 %. La Suède, à 7,2 % également. Le Danemark, à 8,2 %. Le Canada, à 4,7 %.</w:delText>
        </w:r>
      </w:del>
    </w:p>
    <w:p w14:paraId="367BE882" w14:textId="7C690D14" w:rsidR="00693D09" w:rsidDel="00397AE4" w:rsidRDefault="00000000">
      <w:pPr>
        <w:pStyle w:val="BodyText"/>
        <w:rPr>
          <w:del w:id="3782" w:author="emmanuel blezes" w:date="2026-05-24T20:02:00Z" w16du:dateUtc="2026-05-24T18:02:00Z"/>
        </w:rPr>
      </w:pPr>
      <w:del w:id="3783" w:author="emmanuel blezes" w:date="2026-05-24T20:02:00Z" w16du:dateUtc="2026-05-24T18:02:00Z">
        <w:r w:rsidDel="00397AE4">
          <w:delText>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delText>
        </w:r>
      </w:del>
    </w:p>
    <w:p w14:paraId="4A938F5A" w14:textId="7F71078A" w:rsidR="00693D09" w:rsidDel="00397AE4" w:rsidRDefault="00000000">
      <w:pPr>
        <w:pStyle w:val="BodyText"/>
        <w:rPr>
          <w:del w:id="3784" w:author="emmanuel blezes" w:date="2026-05-24T20:02:00Z" w16du:dateUtc="2026-05-24T18:02:00Z"/>
        </w:rPr>
      </w:pPr>
      <w:del w:id="3785" w:author="emmanuel blezes" w:date="2026-05-24T20:02:00Z" w16du:dateUtc="2026-05-24T18:02:00Z">
        <w:r w:rsidDel="00397AE4">
          <w:delText>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delText>
        </w:r>
        <w:r w:rsidDel="00397AE4">
          <w:rPr>
            <w:rStyle w:val="FootnoteReference"/>
          </w:rPr>
          <w:footnoteReference w:id="148"/>
        </w:r>
        <w:r w:rsidDel="00397AE4">
          <w:delText>. Cette économie ne disparaît pas : elle n’est plus financée par les actifs et par l’impôt. Elle est financée par le capital qui a produit du rendement pendant trente ou quarante ans.</w:delText>
        </w:r>
      </w:del>
    </w:p>
    <w:p w14:paraId="19EF5E84" w14:textId="424D3D0E" w:rsidR="00693D09" w:rsidDel="00397AE4" w:rsidRDefault="00000000">
      <w:pPr>
        <w:pStyle w:val="BodyText"/>
        <w:rPr>
          <w:del w:id="3788" w:author="emmanuel blezes" w:date="2026-05-24T20:02:00Z" w16du:dateUtc="2026-05-24T18:02:00Z"/>
        </w:rPr>
      </w:pPr>
      <w:del w:id="3789" w:author="emmanuel blezes" w:date="2026-05-24T20:02:00Z" w16du:dateUtc="2026-05-24T18:02:00Z">
        <w:r w:rsidDel="00397AE4">
          <w:delText>C’est exactement ce qu’a fait la Suède en vingt-cinq ans. Sa dépense publique de retraite, après la réforme de 1998, est passée de 11 % à 7 % du PIB</w:delText>
        </w:r>
        <w:r w:rsidDel="00397AE4">
          <w:rPr>
            <w:rStyle w:val="FootnoteReference"/>
          </w:rPr>
          <w:footnoteReference w:id="149"/>
        </w:r>
        <w:r w:rsidDel="00397AE4">
          <w:delText>. Personne, en Suède, ne s’est appauvri. Personne n’a vu sa pension baisser. Le capital a simplement pris le relais d’une part de l’effort que l’État portait seul auparavant.</w:delText>
        </w:r>
      </w:del>
    </w:p>
    <w:p w14:paraId="0F09BA3C" w14:textId="76B3970F" w:rsidR="00693D09" w:rsidDel="003E7B75" w:rsidRDefault="00000000">
      <w:pPr>
        <w:pStyle w:val="Heading3"/>
        <w:rPr>
          <w:del w:id="3792" w:author="emmanuel blezes" w:date="2026-05-24T19:44:00Z" w16du:dateUtc="2026-05-24T17:44:00Z"/>
        </w:rPr>
      </w:pPr>
      <w:bookmarkStart w:id="3793" w:name="les-cotisations-sociales-peuvent-baisser"/>
      <w:bookmarkEnd w:id="3776"/>
      <w:del w:id="3794" w:author="emmanuel blezes" w:date="2026-05-24T19:44:00Z" w16du:dateUtc="2026-05-24T17:44:00Z">
        <w:r w:rsidDel="003E7B75">
          <w:delText>Les cotisations sociales peuvent baisser</w:delText>
        </w:r>
      </w:del>
    </w:p>
    <w:p w14:paraId="033A3FD4" w14:textId="41618C3A" w:rsidR="00693D09" w:rsidDel="003E7B75" w:rsidRDefault="00000000">
      <w:pPr>
        <w:pStyle w:val="FirstParagraph"/>
        <w:rPr>
          <w:del w:id="3795" w:author="emmanuel blezes" w:date="2026-05-24T19:44:00Z" w16du:dateUtc="2026-05-24T17:44:00Z"/>
        </w:rPr>
      </w:pPr>
      <w:del w:id="3796" w:author="emmanuel blezes" w:date="2026-05-24T19:44:00Z" w16du:dateUtc="2026-05-24T17:44:00Z">
        <w:r w:rsidDel="003E7B75">
          <w:delText>Aujourd’hui, un salarié français et son employeur versent ensemble 28 % du salaire brut au financement des retraites — cotisation vieillesse de base, retraite complémentaire AGIRC-ARRCO</w:delText>
        </w:r>
        <w:r w:rsidDel="003E7B75">
          <w:rPr>
            <w:rStyle w:val="FootnoteReference"/>
          </w:rPr>
          <w:footnoteReference w:id="150"/>
        </w:r>
        <w:r w:rsidDel="003E7B75">
          <w:delText xml:space="preserve">. Ce chiffre est, parmi les pays comparables, l’un des plus élevés au monde. En Suède, le total tourne autour de 17,2 %. Aux Pays-Bas, autour de 26 %, dont les deux tiers en capitalisation. En Australie, 12 % de cotisation patronale en capitalisation, à quoi s’ajoute une </w:delText>
        </w:r>
        <w:r w:rsidDel="003E7B75">
          <w:rPr>
            <w:i/>
            <w:iCs/>
          </w:rPr>
          <w:delText>Age Pension</w:delText>
        </w:r>
        <w:r w:rsidDel="003E7B75">
          <w:delText xml:space="preserve"> publique modeste financée par l’impôt général. La France est de loin la plus chère à cotisations pour le seul système de retraite.</w:delText>
        </w:r>
      </w:del>
    </w:p>
    <w:p w14:paraId="6CAF6C0C" w14:textId="6FCB68D6" w:rsidR="00693D09" w:rsidDel="003E7B75" w:rsidRDefault="00000000">
      <w:pPr>
        <w:pStyle w:val="BodyText"/>
        <w:rPr>
          <w:del w:id="3799" w:author="emmanuel blezes" w:date="2026-05-24T19:44:00Z" w16du:dateUtc="2026-05-24T17:44:00Z"/>
        </w:rPr>
      </w:pPr>
      <w:del w:id="3800" w:author="emmanuel blezes" w:date="2026-05-24T19:44:00Z" w16du:dateUtc="2026-05-24T17:44:00Z">
        <w:r w:rsidDel="003E7B75">
          <w:delText>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delText>
        </w:r>
      </w:del>
    </w:p>
    <w:p w14:paraId="20D105DE" w14:textId="65F612AE" w:rsidR="00693D09" w:rsidDel="003E7B75" w:rsidRDefault="00000000">
      <w:pPr>
        <w:pStyle w:val="BodyText"/>
        <w:rPr>
          <w:del w:id="3801" w:author="emmanuel blezes" w:date="2026-05-24T19:44:00Z" w16du:dateUtc="2026-05-24T17:44:00Z"/>
        </w:rPr>
      </w:pPr>
      <w:del w:id="3802" w:author="emmanuel blezes" w:date="2026-05-24T19:44:00Z" w16du:dateUtc="2026-05-24T17:44:00Z">
        <w:r w:rsidDel="003E7B75">
          <w:delText>Une fois le pilier capitalisé arrivé à maturité — trente à quarante ans après le démarrage —, la France pourrait raisonnablement réduire son taux de cotisation total de plusieurs points sans que les pensions servies n’en souffrent</w:delText>
        </w:r>
        <w:r w:rsidDel="003E7B75">
          <w:rPr>
            <w:rStyle w:val="FootnoteReference"/>
          </w:rPr>
          <w:footnoteReference w:id="151"/>
        </w:r>
        <w:r w:rsidDel="003E7B75">
          <w:delText>. Trois points, par exemple, redonneraient environ 90 milliards d’euros par an de pouvoir d’achat aux salariés ou de capacité d’embauche aux employeurs. C’est l’équivalent du budget de la Défense.</w:delText>
        </w:r>
      </w:del>
    </w:p>
    <w:p w14:paraId="0DDAE9A5" w14:textId="53833F5B" w:rsidR="00693D09" w:rsidDel="003E7B75" w:rsidRDefault="00000000">
      <w:pPr>
        <w:pStyle w:val="BodyText"/>
        <w:rPr>
          <w:del w:id="3805" w:author="emmanuel blezes" w:date="2026-05-24T19:44:00Z" w16du:dateUtc="2026-05-24T17:44:00Z"/>
        </w:rPr>
      </w:pPr>
      <w:del w:id="3806" w:author="emmanuel blezes" w:date="2026-05-24T19:44:00Z" w16du:dateUtc="2026-05-24T17:44:00Z">
        <w:r w:rsidDel="003E7B75">
          <w:delText>[GRAPHIQUE — Taux de cotisation retraite total France : 28 % aujourd’hui, palier transitoire 30 % entre 2032 et 2050, retour à 24-25 % à régime stationnaire en 2060]</w:delText>
        </w:r>
      </w:del>
    </w:p>
    <w:p w14:paraId="22422A2C" w14:textId="3FD63DA8" w:rsidR="00693D09" w:rsidDel="00397AE4" w:rsidRDefault="00000000">
      <w:pPr>
        <w:pStyle w:val="Heading3"/>
        <w:rPr>
          <w:del w:id="3807" w:author="emmanuel blezes" w:date="2026-05-24T20:02:00Z" w16du:dateUtc="2026-05-24T18:02:00Z"/>
        </w:rPr>
      </w:pPr>
      <w:bookmarkStart w:id="3808" w:name="les-recettes-fiscales-augmentent"/>
      <w:bookmarkEnd w:id="3793"/>
      <w:del w:id="3809" w:author="emmanuel blezes" w:date="2026-05-24T20:02:00Z" w16du:dateUtc="2026-05-24T18:02:00Z">
        <w:r w:rsidDel="00397AE4">
          <w:delText>Les recettes fiscales augmentent</w:delText>
        </w:r>
      </w:del>
    </w:p>
    <w:p w14:paraId="5F589B8C" w14:textId="6A972A61" w:rsidR="00693D09" w:rsidDel="00397AE4" w:rsidRDefault="00000000">
      <w:pPr>
        <w:pStyle w:val="FirstParagraph"/>
        <w:rPr>
          <w:del w:id="3810" w:author="emmanuel blezes" w:date="2026-05-24T20:02:00Z" w16du:dateUtc="2026-05-24T18:02:00Z"/>
        </w:rPr>
      </w:pPr>
      <w:del w:id="3811" w:author="emmanuel blezes" w:date="2026-05-24T20:02:00Z" w16du:dateUtc="2026-05-24T18:02:00Z">
        <w:r w:rsidDel="00397AE4">
          <w:delText>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delText>
        </w:r>
      </w:del>
    </w:p>
    <w:p w14:paraId="65542139" w14:textId="1E92DC0F" w:rsidR="00693D09" w:rsidDel="00397AE4" w:rsidRDefault="00000000">
      <w:pPr>
        <w:pStyle w:val="BodyText"/>
        <w:rPr>
          <w:del w:id="3812" w:author="emmanuel blezes" w:date="2026-05-24T20:02:00Z" w16du:dateUtc="2026-05-24T18:02:00Z"/>
        </w:rPr>
      </w:pPr>
      <w:del w:id="3813" w:author="emmanuel blezes" w:date="2026-05-24T20:02:00Z" w16du:dateUtc="2026-05-24T18:02:00Z">
        <w:r w:rsidDel="00397AE4">
          <w:delText xml:space="preserve">Trois canaux principaux nourrissent l’effet. </w:delText>
        </w:r>
        <w:r w:rsidDel="00397AE4">
          <w:rPr>
            <w:b/>
            <w:bCs/>
          </w:rPr>
          <w:delText>L’impôt sur les sociétés</w:delText>
        </w:r>
        <w:r w:rsidDel="00397AE4">
          <w:delText xml:space="preserve"> d’abord : les entreprises financées par les fonds de pension domestiques voient leurs marges et leur capacité d’investissement progresser, ce qui se traduit, à l’arrivée, par un impôt sur les bénéfices plus important. </w:delText>
        </w:r>
        <w:r w:rsidDel="00397AE4">
          <w:rPr>
            <w:b/>
            <w:bCs/>
          </w:rPr>
          <w:delText>La TVA</w:delText>
        </w:r>
        <w:r w:rsidDel="00397AE4">
          <w:delText xml:space="preserve"> ensuite : les retraités du pilier capitalisé touchent des pensions plus élevées et consomment davantage que leurs équivalents en répartition pure. </w:delText>
        </w:r>
        <w:r w:rsidDel="00397AE4">
          <w:rPr>
            <w:b/>
            <w:bCs/>
          </w:rPr>
          <w:delText>L’impôt sur le revenu et les prélèvements sociaux sur les pensions</w:delText>
        </w:r>
        <w:r w:rsidDel="00397AE4">
          <w:delText xml:space="preserve"> enfin : ces pensions plus élevées sont elles-mêmes fiscalisées, à des taux moyens d’imposition compris entre 20 et 30 % selon les configurations.</w:delText>
        </w:r>
      </w:del>
    </w:p>
    <w:p w14:paraId="678B7FF7" w14:textId="5897BC1B" w:rsidR="00693D09" w:rsidDel="00397AE4" w:rsidRDefault="00000000">
      <w:pPr>
        <w:pStyle w:val="BodyText"/>
        <w:rPr>
          <w:del w:id="3814" w:author="emmanuel blezes" w:date="2026-05-24T20:02:00Z" w16du:dateUtc="2026-05-24T18:02:00Z"/>
        </w:rPr>
      </w:pPr>
      <w:del w:id="3815" w:author="emmanuel blezes" w:date="2026-05-24T20:02:00Z" w16du:dateUtc="2026-05-24T18:02:00Z">
        <w:r w:rsidDel="00397AE4">
          <w:delText>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milliards par an en moyenne sur la période</w:delText>
        </w:r>
        <w:r w:rsidDel="00397AE4">
          <w:rPr>
            <w:rStyle w:val="FootnoteReference"/>
          </w:rPr>
          <w:footnoteReference w:id="152"/>
        </w:r>
        <w:r w:rsidDel="00397AE4">
          <w:delText>.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delText>
        </w:r>
      </w:del>
    </w:p>
    <w:p w14:paraId="6DB91506" w14:textId="4E3D9C0F" w:rsidR="00693D09" w:rsidDel="00397AE4" w:rsidRDefault="00000000">
      <w:pPr>
        <w:pStyle w:val="Heading3"/>
        <w:rPr>
          <w:del w:id="3818" w:author="emmanuel blezes" w:date="2026-05-24T20:02:00Z" w16du:dateUtc="2026-05-24T18:02:00Z"/>
        </w:rPr>
      </w:pPr>
      <w:bookmarkStart w:id="3819" w:name="le-pib-croît-léconomie-se-reconstitue"/>
      <w:bookmarkEnd w:id="3808"/>
      <w:del w:id="3820" w:author="emmanuel blezes" w:date="2026-05-24T20:02:00Z" w16du:dateUtc="2026-05-24T18:02:00Z">
        <w:r w:rsidDel="00397AE4">
          <w:delText>Le PIB croît, l’économie se reconstitue</w:delText>
        </w:r>
      </w:del>
    </w:p>
    <w:p w14:paraId="70686F67" w14:textId="7BBE7A96" w:rsidR="00693D09" w:rsidDel="00397AE4" w:rsidRDefault="00000000">
      <w:pPr>
        <w:pStyle w:val="FirstParagraph"/>
        <w:rPr>
          <w:del w:id="3821" w:author="emmanuel blezes" w:date="2026-05-24T20:02:00Z" w16du:dateUtc="2026-05-24T18:02:00Z"/>
        </w:rPr>
      </w:pPr>
      <w:del w:id="3822" w:author="emmanuel blezes" w:date="2026-05-24T20:02:00Z" w16du:dateUtc="2026-05-24T18:02:00Z">
        <w:r w:rsidDel="00397AE4">
          <w:delText>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delText>
        </w:r>
      </w:del>
    </w:p>
    <w:p w14:paraId="7186B5BB" w14:textId="650D4526" w:rsidR="00693D09" w:rsidDel="00397AE4" w:rsidRDefault="00000000">
      <w:pPr>
        <w:pStyle w:val="BodyText"/>
        <w:rPr>
          <w:del w:id="3823" w:author="emmanuel blezes" w:date="2026-05-24T20:02:00Z" w16du:dateUtc="2026-05-24T18:02:00Z"/>
        </w:rPr>
      </w:pPr>
      <w:del w:id="3824" w:author="emmanuel blezes" w:date="2026-05-24T20:02:00Z" w16du:dateUtc="2026-05-24T18:02:00Z">
        <w:r w:rsidDel="00397AE4">
          <w:delText>La même modélisation IAP, sur les mêmes hypothèses prudentes, projette pour la France un impact cumulé sur le PIB de l’ordre de 700 milliards d’euros à dix ans, soit une croissance additionnelle d’environ 2,8 points par an pendant cette première décennie</w:delText>
        </w:r>
        <w:r w:rsidDel="00397AE4">
          <w:rPr>
            <w:rStyle w:val="FootnoteReference"/>
          </w:rPr>
          <w:footnoteReference w:id="153"/>
        </w:r>
        <w:r w:rsidDel="00397AE4">
          <w:delText>.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delText>
        </w:r>
      </w:del>
    </w:p>
    <w:p w14:paraId="57F6B5C0" w14:textId="547DA276" w:rsidR="00693D09" w:rsidDel="00397AE4" w:rsidRDefault="00000000">
      <w:pPr>
        <w:pStyle w:val="BodyText"/>
        <w:rPr>
          <w:del w:id="3827" w:author="emmanuel blezes" w:date="2026-05-24T20:02:00Z" w16du:dateUtc="2026-05-24T18:02:00Z"/>
        </w:rPr>
      </w:pPr>
      <w:del w:id="3828" w:author="emmanuel blezes" w:date="2026-05-24T20:02:00Z" w16du:dateUtc="2026-05-24T18:02:00Z">
        <w:r w:rsidDel="00397AE4">
          <w:delText>[GRAPHIQUE — Impact cumulé annuel d’un pilier capitalisé de 30 % en France (modélisation IAP, hypothèses prudentes) : Investissement productif cumulé, Impact PIB cumulé, Recettes fiscales cumulées, Emplois créés. Échelle 10 ans]</w:delText>
        </w:r>
      </w:del>
    </w:p>
    <w:p w14:paraId="2EA77977" w14:textId="1DEFE992" w:rsidR="00693D09" w:rsidDel="003E7B75" w:rsidRDefault="00000000">
      <w:pPr>
        <w:pStyle w:val="Heading3"/>
        <w:rPr>
          <w:del w:id="3829" w:author="emmanuel blezes" w:date="2026-05-24T19:45:00Z" w16du:dateUtc="2026-05-24T17:45:00Z"/>
        </w:rPr>
      </w:pPr>
      <w:bookmarkStart w:id="3830" w:name="trois-bénéfices-un-seul-mécanisme"/>
      <w:bookmarkEnd w:id="3819"/>
      <w:del w:id="3831" w:author="emmanuel blezes" w:date="2026-05-24T19:45:00Z" w16du:dateUtc="2026-05-24T17:45:00Z">
        <w:r w:rsidDel="003E7B75">
          <w:delText>Trois bénéfices, un seul mécanisme</w:delText>
        </w:r>
      </w:del>
    </w:p>
    <w:p w14:paraId="69EBA797" w14:textId="150A8094" w:rsidR="00693D09" w:rsidDel="003E7B75" w:rsidRDefault="00000000">
      <w:pPr>
        <w:pStyle w:val="FirstParagraph"/>
        <w:rPr>
          <w:del w:id="3832" w:author="emmanuel blezes" w:date="2026-05-24T19:45:00Z" w16du:dateUtc="2026-05-24T17:45:00Z"/>
        </w:rPr>
      </w:pPr>
      <w:del w:id="3833" w:author="emmanuel blezes" w:date="2026-05-24T19:45:00Z" w16du:dateUtc="2026-05-24T17:45:00Z">
        <w:r w:rsidDel="003E7B75">
          <w:delText>Reprenons en synthèse. La capitalisation, à l’échelle d’un pays comme la France, ne se contente pas d’augmenter les pensions individuelles. Elle déclenche un mouvement qui :</w:delText>
        </w:r>
      </w:del>
    </w:p>
    <w:p w14:paraId="10893223" w14:textId="111B04A7" w:rsidR="00693D09" w:rsidDel="003E7B75" w:rsidRDefault="00000000">
      <w:pPr>
        <w:pStyle w:val="BodyText"/>
        <w:rPr>
          <w:del w:id="3834" w:author="emmanuel blezes" w:date="2026-05-24T19:45:00Z" w16du:dateUtc="2026-05-24T17:45:00Z"/>
        </w:rPr>
      </w:pPr>
      <w:del w:id="3835" w:author="emmanuel blezes" w:date="2026-05-24T19:45:00Z" w16du:dateUtc="2026-05-24T17:45:00Z">
        <w:r w:rsidDel="003E7B75">
          <w:delText xml:space="preserve">— </w:delText>
        </w:r>
        <w:r w:rsidDel="003E7B75">
          <w:rPr>
            <w:b/>
            <w:bCs/>
          </w:rPr>
          <w:delText>réduit la dépense publique de retraite</w:delText>
        </w:r>
        <w:r w:rsidDel="003E7B75">
          <w:delText xml:space="preserve"> de plusieurs points de PIB à régime stationnaire, parce qu’une part de l’effort est portée par le capital plutôt que par l’impôt ;</w:delText>
        </w:r>
      </w:del>
    </w:p>
    <w:p w14:paraId="7A5519DD" w14:textId="0D66251C" w:rsidR="00693D09" w:rsidDel="003E7B75" w:rsidRDefault="00000000">
      <w:pPr>
        <w:pStyle w:val="BodyText"/>
        <w:rPr>
          <w:del w:id="3836" w:author="emmanuel blezes" w:date="2026-05-24T19:45:00Z" w16du:dateUtc="2026-05-24T17:45:00Z"/>
        </w:rPr>
      </w:pPr>
      <w:del w:id="3837" w:author="emmanuel blezes" w:date="2026-05-24T19:45:00Z" w16du:dateUtc="2026-05-24T17:45:00Z">
        <w:r w:rsidDel="003E7B75">
          <w:delText xml:space="preserve">— </w:delText>
        </w:r>
        <w:r w:rsidDel="003E7B75">
          <w:rPr>
            <w:b/>
            <w:bCs/>
          </w:rPr>
          <w:delText>allège la pression sur les cotisations sociales</w:delText>
        </w:r>
        <w:r w:rsidDel="003E7B75">
          <w:delText>, parce que la charge cesse de reposer uniquement sur les actifs et la masse salariale ;</w:delText>
        </w:r>
      </w:del>
    </w:p>
    <w:p w14:paraId="2DCE397C" w14:textId="0742E838" w:rsidR="00693D09" w:rsidDel="003E7B75" w:rsidRDefault="00000000">
      <w:pPr>
        <w:pStyle w:val="BodyText"/>
        <w:rPr>
          <w:del w:id="3838" w:author="emmanuel blezes" w:date="2026-05-24T19:45:00Z" w16du:dateUtc="2026-05-24T17:45:00Z"/>
        </w:rPr>
      </w:pPr>
      <w:del w:id="3839" w:author="emmanuel blezes" w:date="2026-05-24T19:45:00Z" w16du:dateUtc="2026-05-24T17:45:00Z">
        <w:r w:rsidDel="003E7B75">
          <w:delText xml:space="preserve">— </w:delText>
        </w:r>
        <w:r w:rsidDel="003E7B75">
          <w:rPr>
            <w:b/>
            <w:bCs/>
          </w:rPr>
          <w:delText>augmente les recettes fiscales</w:delText>
        </w:r>
        <w:r w:rsidDel="003E7B75">
          <w:delText xml:space="preserve"> de plusieurs dizaines de milliards d’euros par an, parce que l’investissement productif des fonds nourrit la croissance et donc l’assiette fiscale ;</w:delText>
        </w:r>
      </w:del>
    </w:p>
    <w:p w14:paraId="5B8009CF" w14:textId="40EAB3A4" w:rsidR="00693D09" w:rsidDel="003E7B75" w:rsidRDefault="00000000">
      <w:pPr>
        <w:pStyle w:val="BodyText"/>
        <w:rPr>
          <w:del w:id="3840" w:author="emmanuel blezes" w:date="2026-05-24T19:45:00Z" w16du:dateUtc="2026-05-24T17:45:00Z"/>
        </w:rPr>
      </w:pPr>
      <w:del w:id="3841" w:author="emmanuel blezes" w:date="2026-05-24T19:45:00Z" w16du:dateUtc="2026-05-24T17:45:00Z">
        <w:r w:rsidDel="003E7B75">
          <w:delText xml:space="preserve">— </w:delText>
        </w:r>
        <w:r w:rsidDel="003E7B75">
          <w:rPr>
            <w:b/>
            <w:bCs/>
          </w:rPr>
          <w:delText>produit de la croissance et des emplois</w:delText>
        </w:r>
        <w:r w:rsidDel="003E7B75">
          <w:delText>, parce que l’épargne dormante devient capital productif.</w:delText>
        </w:r>
      </w:del>
    </w:p>
    <w:p w14:paraId="5A053A24" w14:textId="0D6456C1" w:rsidR="00693D09" w:rsidDel="003E7B75" w:rsidRDefault="00000000">
      <w:pPr>
        <w:pStyle w:val="BodyText"/>
        <w:rPr>
          <w:del w:id="3842" w:author="emmanuel blezes" w:date="2026-05-24T19:45:00Z" w16du:dateUtc="2026-05-24T17:45:00Z"/>
        </w:rPr>
      </w:pPr>
      <w:del w:id="3843" w:author="emmanuel blezes" w:date="2026-05-24T19:45:00Z" w16du:dateUtc="2026-05-24T17:45:00Z">
        <w:r w:rsidDel="003E7B75">
          <w:delText>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delText>
        </w:r>
      </w:del>
    </w:p>
    <w:p w14:paraId="15945F28" w14:textId="5D60ED2C" w:rsidR="00693D09" w:rsidRDefault="00000000">
      <w:pPr>
        <w:pStyle w:val="BodyText"/>
      </w:pPr>
      <w:del w:id="3844" w:author="emmanuel blezes" w:date="2026-05-24T19:45:00Z" w16du:dateUtc="2026-05-24T17:45:00Z">
        <w:r w:rsidDel="003E7B75">
          <w:delText>C’est ce que les autres pays comparables ont compris il y a trente ans. C’est ce que la France, pour la première fois depuis 1945, a peut-être enfin l’occasion de faire à son tour.</w:delText>
        </w:r>
      </w:del>
    </w:p>
    <w:bookmarkEnd w:id="3765"/>
    <w:bookmarkEnd w:id="3830"/>
    <w:p w14:paraId="78134078" w14:textId="77777777" w:rsidR="00ED594C" w:rsidRDefault="00ED594C">
      <w:r>
        <w:br w:type="page"/>
      </w:r>
    </w:p>
    <w:p w14:paraId="159D2B9D" w14:textId="77777777" w:rsidR="00B437D0" w:rsidRDefault="00B437D0">
      <w:pPr>
        <w:pStyle w:val="BodyText"/>
      </w:pPr>
    </w:p>
    <w:p w14:paraId="499EEECA" w14:textId="77777777" w:rsidR="00693D09" w:rsidRDefault="00000000">
      <w:pPr>
        <w:pStyle w:val="FirstParagraph"/>
      </w:pPr>
      <w:r>
        <w:t>Tout ce qui précède concerne les retraites. C’est, dans le débat français, le seul angle sous lequel on parle jamais de capitalisation. Et c’est déjà beaucoup : plusieurs centaines de milliers d’euros de pension cumulée pour les actifs d’aujourd’hui, une dépense publique de retraite qui se contracte au lieu de gonfler, un choc démographique encaissé plutôt que subi. Trois bénéfices déjà décisifs.</w:t>
      </w:r>
    </w:p>
    <w:p w14:paraId="713BA388" w14:textId="77777777" w:rsidR="00693D09" w:rsidRDefault="00000000">
      <w:pPr>
        <w:pStyle w:val="BodyText"/>
      </w:pPr>
      <w:r>
        <w:t>Mais la capitalisation, dans les pays qui l’ont adoptée, fait autre chose en plus. Elle structure leur économie entière. Elle décide qui détient les entreprises cotées, qui reprend les ETI familiales, qui finance les startups, qui rachète les infrastructures. Pendant que la France n’a pas de pilier capitalisé, les fonds des Néerlandais, des Norvégiens, des Canadiens et des Californiens font ce travail à sa place — sur ses propres entreprises, avec ses propres dividendes. La deuxième partie de ce livre va regarder cette face du sujet en face.</w:t>
      </w:r>
    </w:p>
    <w:p w14:paraId="5411CE0F" w14:textId="77777777" w:rsidR="00ED4993" w:rsidRDefault="00ED4993">
      <w:pPr>
        <w:rPr>
          <w:ins w:id="3845" w:author="emmanuel blezes" w:date="2026-05-24T19:40:00Z" w16du:dateUtc="2026-05-24T17:40:00Z"/>
          <w:rFonts w:asciiTheme="majorHAnsi" w:eastAsiaTheme="majorEastAsia" w:hAnsiTheme="majorHAnsi" w:cstheme="majorBidi"/>
          <w:color w:val="0F4761" w:themeColor="accent1" w:themeShade="BF"/>
          <w:sz w:val="40"/>
          <w:szCs w:val="40"/>
        </w:rPr>
      </w:pPr>
      <w:bookmarkStart w:id="3846" w:name="partie-ii"/>
      <w:ins w:id="3847" w:author="emmanuel blezes" w:date="2026-05-24T19:40:00Z" w16du:dateUtc="2026-05-24T17:40:00Z">
        <w:r>
          <w:br w:type="page"/>
        </w:r>
      </w:ins>
    </w:p>
    <w:p w14:paraId="17FD84AE" w14:textId="00F7F541" w:rsidR="00693D09" w:rsidRDefault="00000000">
      <w:pPr>
        <w:pStyle w:val="Heading1"/>
      </w:pPr>
      <w:bookmarkStart w:id="3848" w:name="_Toc230888247"/>
      <w:r>
        <w:lastRenderedPageBreak/>
        <w:t>P</w:t>
      </w:r>
      <w:ins w:id="3849" w:author="emmanuel blezes" w:date="2026-05-24T19:59:00Z" w16du:dateUtc="2026-05-24T17:59:00Z">
        <w:r w:rsidR="00DA62F9">
          <w:t>artie</w:t>
        </w:r>
      </w:ins>
      <w:del w:id="3850" w:author="emmanuel blezes" w:date="2026-05-24T19:59:00Z" w16du:dateUtc="2026-05-24T17:59:00Z">
        <w:r w:rsidDel="00DA62F9">
          <w:delText>ARTIE</w:delText>
        </w:r>
      </w:del>
      <w:r>
        <w:t xml:space="preserve"> </w:t>
      </w:r>
      <w:ins w:id="3851" w:author="emmanuel blezes" w:date="2026-05-24T19:40:00Z" w16du:dateUtc="2026-05-24T17:40:00Z">
        <w:r w:rsidR="00ED4993">
          <w:t>3 – La France a besoin de fonds de pensions</w:t>
        </w:r>
      </w:ins>
      <w:bookmarkEnd w:id="3848"/>
      <w:del w:id="3852" w:author="emmanuel blezes" w:date="2026-05-24T19:40:00Z" w16du:dateUtc="2026-05-24T17:40:00Z">
        <w:r w:rsidDel="00ED4993">
          <w:delText>II</w:delText>
        </w:r>
      </w:del>
    </w:p>
    <w:p w14:paraId="73D7CCD1" w14:textId="11AD709F" w:rsidR="00693D09" w:rsidDel="00ED4993" w:rsidRDefault="00000000">
      <w:pPr>
        <w:pStyle w:val="Heading1"/>
        <w:rPr>
          <w:del w:id="3853" w:author="emmanuel blezes" w:date="2026-05-24T19:40:00Z" w16du:dateUtc="2026-05-24T17:40:00Z"/>
        </w:rPr>
      </w:pPr>
      <w:bookmarkStart w:id="3854" w:name="le-capital-qui-nous-échappe"/>
      <w:bookmarkEnd w:id="3846"/>
      <w:del w:id="3855" w:author="emmanuel blezes" w:date="2026-05-24T19:40:00Z" w16du:dateUtc="2026-05-24T17:40:00Z">
        <w:r w:rsidDel="00ED4993">
          <w:delText>Le capital qui nous échappe</w:delText>
        </w:r>
      </w:del>
    </w:p>
    <w:p w14:paraId="38D96450" w14:textId="77777777" w:rsidR="00693D09" w:rsidRDefault="00000000">
      <w:pPr>
        <w:pStyle w:val="FirstParagraph"/>
        <w:rPr>
          <w:ins w:id="3856" w:author="emmanuel blezes" w:date="2026-05-24T19:40:00Z" w16du:dateUtc="2026-05-24T17:40:00Z"/>
        </w:rPr>
      </w:pPr>
      <w:r>
        <w:t>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p w14:paraId="10C560A4" w14:textId="77777777" w:rsidR="00ED4993" w:rsidRDefault="00ED4993" w:rsidP="00ED4993">
      <w:pPr>
        <w:pStyle w:val="Heading2"/>
        <w:numPr>
          <w:ilvl w:val="0"/>
          <w:numId w:val="8"/>
        </w:numPr>
        <w:rPr>
          <w:ins w:id="3857" w:author="emmanuel blezes" w:date="2026-05-24T19:40:00Z" w16du:dateUtc="2026-05-24T17:40:00Z"/>
        </w:rPr>
      </w:pPr>
      <w:bookmarkStart w:id="3858" w:name="_Toc230888248"/>
      <w:ins w:id="3859" w:author="emmanuel blezes" w:date="2026-05-24T19:40:00Z" w16du:dateUtc="2026-05-24T17:40:00Z">
        <w:r>
          <w:t>Trois familles dans le monde</w:t>
        </w:r>
        <w:bookmarkEnd w:id="3858"/>
      </w:ins>
    </w:p>
    <w:p w14:paraId="7F1939A2" w14:textId="77777777" w:rsidR="00ED4993" w:rsidRDefault="00ED4993" w:rsidP="00ED4993">
      <w:pPr>
        <w:pStyle w:val="FirstParagraph"/>
        <w:rPr>
          <w:ins w:id="3860" w:author="emmanuel blezes" w:date="2026-05-24T19:40:00Z" w16du:dateUtc="2026-05-24T17:40:00Z"/>
        </w:rPr>
      </w:pPr>
      <w:ins w:id="3861" w:author="emmanuel blezes" w:date="2026-05-24T19:40:00Z" w16du:dateUtc="2026-05-24T17:40:00Z">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t>
        </w:r>
        <w:r>
          <w:rPr>
            <w:i/>
            <w:iCs/>
          </w:rPr>
          <w:t>Wall Street</w:t>
        </w:r>
        <w:r>
          <w:t>.</w:t>
        </w:r>
      </w:ins>
    </w:p>
    <w:p w14:paraId="05C4F5B0" w14:textId="77777777" w:rsidR="00ED4993" w:rsidRDefault="00ED4993" w:rsidP="00ED4993">
      <w:pPr>
        <w:pStyle w:val="BodyText"/>
        <w:rPr>
          <w:ins w:id="3862" w:author="emmanuel blezes" w:date="2026-05-24T19:40:00Z" w16du:dateUtc="2026-05-24T17:40:00Z"/>
        </w:rPr>
      </w:pPr>
      <w:ins w:id="3863" w:author="emmanuel blezes" w:date="2026-05-24T19:40:00Z" w16du:dateUtc="2026-05-24T17:40:00Z">
        <w:r>
          <w:rPr>
            <w:b/>
            <w:bCs/>
          </w:rPr>
          <w:t>Première famille : les fonds publics, parfois souverains.</w:t>
        </w:r>
        <w:r>
          <w:t xml:space="preserve"> Ils sont gérés par une institution publique, souvent dérivée de la banque centrale ou d’une agence dédiée, et investissent au nom d’une collectivité - un pays, une province, un régime entier - dans une logique de très long terme. Le plus connu, et le plus impressionnant par sa taille, est le </w:t>
        </w:r>
        <w:r>
          <w:rPr>
            <w:i/>
            <w:iCs/>
          </w:rPr>
          <w:t>Government Pension Fund Global</w:t>
        </w:r>
        <w:r>
          <w:t xml:space="preserve"> norvégien. À fin 2024, il gérait 19 742 milliards de couronnes norvégiennes, soit environ 1 900 milliards d’euros, dans 8 700 entreprises cotées et 70 pays.</w:t>
        </w:r>
      </w:ins>
    </w:p>
    <w:p w14:paraId="701221BF" w14:textId="77777777" w:rsidR="00ED4993" w:rsidRDefault="00ED4993" w:rsidP="00ED4993">
      <w:pPr>
        <w:pStyle w:val="BodyText"/>
        <w:rPr>
          <w:ins w:id="3864" w:author="emmanuel blezes" w:date="2026-05-24T19:40:00Z" w16du:dateUtc="2026-05-24T17:40:00Z"/>
        </w:rPr>
      </w:pPr>
      <w:ins w:id="3865" w:author="emmanuel blezes" w:date="2026-05-24T19:40:00Z" w16du:dateUtc="2026-05-24T17:40:00Z">
        <w:r>
          <w:t>Son rendement nominal moyen depuis 1998 atteint 6,3 % par an, soit 4,1 % par an en termes réels nets de frais et d’inflation</w:t>
        </w:r>
        <w:r>
          <w:rPr>
            <w:rStyle w:val="FootnoteReference"/>
          </w:rPr>
          <w:footnoteReference w:id="154"/>
        </w:r>
        <w:r>
          <w:t>. C’est un fonds de pension à part puisqu’il est alimenté par la rente pétrolière norvégienne -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55"/>
        </w:r>
        <w:r>
          <w:t>.</w:t>
        </w:r>
      </w:ins>
    </w:p>
    <w:p w14:paraId="02A5A12A" w14:textId="77777777" w:rsidR="00ED4993" w:rsidRDefault="00ED4993" w:rsidP="00ED4993">
      <w:pPr>
        <w:pStyle w:val="BodyText"/>
        <w:rPr>
          <w:ins w:id="3870" w:author="emmanuel blezes" w:date="2026-05-24T19:40:00Z" w16du:dateUtc="2026-05-24T17:40:00Z"/>
        </w:rPr>
      </w:pPr>
      <w:ins w:id="3871" w:author="emmanuel blezes" w:date="2026-05-24T19:40:00Z" w16du:dateUtc="2026-05-24T17:40:00Z">
        <w:r>
          <w:t>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56"/>
        </w:r>
        <w:r>
          <w:t xml:space="preserve">. Le </w:t>
        </w:r>
        <w:r>
          <w:rPr>
            <w:i/>
            <w:iCs/>
          </w:rPr>
          <w:t xml:space="preserve">Canada </w:t>
        </w:r>
        <w:r>
          <w:rPr>
            <w:i/>
            <w:iCs/>
          </w:rPr>
          <w:lastRenderedPageBreak/>
          <w:t>Pension Plan Investment Board</w:t>
        </w:r>
        <w:r>
          <w:t xml:space="preserve"> gère, lui, 714 milliards de dollars canadiens fin mars 2025, pour un rendement annualisé sur dix ans de 8,3 % net de frais</w:t>
        </w:r>
        <w:r>
          <w:rPr>
            <w:rStyle w:val="FootnoteReference"/>
          </w:rPr>
          <w:footnoteReference w:id="157"/>
        </w:r>
        <w:r>
          <w:t>. Ces fonds publics partagent quatre traits : une gouvernance publique mais indépendante du pouvoir politique, une stratégie d’investissement globale et diversifiée, un horizon multi-décennal, des frais de gestion très bas.</w:t>
        </w:r>
      </w:ins>
    </w:p>
    <w:p w14:paraId="272476A4" w14:textId="77777777" w:rsidR="00ED4993" w:rsidRDefault="00ED4993" w:rsidP="00ED4993">
      <w:pPr>
        <w:pStyle w:val="BodyText"/>
        <w:rPr>
          <w:ins w:id="3876" w:author="emmanuel blezes" w:date="2026-05-24T19:40:00Z" w16du:dateUtc="2026-05-24T17:40:00Z"/>
        </w:rPr>
      </w:pPr>
      <w:ins w:id="3877" w:author="emmanuel blezes" w:date="2026-05-24T19:40:00Z" w16du:dateUtc="2026-05-24T17:40:00Z">
        <w:r>
          <w:rPr>
            <w:b/>
            <w:bCs/>
          </w:rPr>
          <w:t>Deuxième famille : les fonds sectoriels paritaires.</w:t>
        </w:r>
        <w:r>
          <w: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58"/>
        </w:r>
        <w:r>
          <w:t>.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59"/>
        </w:r>
        <w:r>
          <w: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60"/>
        </w:r>
        <w:r>
          <w:t>.</w:t>
        </w:r>
      </w:ins>
    </w:p>
    <w:p w14:paraId="3CE835C4" w14:textId="77777777" w:rsidR="00ED4993" w:rsidRDefault="00ED4993" w:rsidP="00ED4993">
      <w:pPr>
        <w:pStyle w:val="BodyText"/>
        <w:rPr>
          <w:ins w:id="3884" w:author="emmanuel blezes" w:date="2026-05-24T19:40:00Z" w16du:dateUtc="2026-05-24T17:40:00Z"/>
        </w:rPr>
      </w:pPr>
      <w:ins w:id="3885" w:author="emmanuel blezes" w:date="2026-05-24T19:40:00Z" w16du:dateUtc="2026-05-24T17:40:00Z">
        <w:r>
          <w:rPr>
            <w:b/>
            <w:bCs/>
          </w:rPr>
          <w:t>Troisième famille : l’auto-enrolment.</w:t>
        </w:r>
        <w:r>
          <w: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61"/>
        </w:r>
        <w:r>
          <w:t>. NEST, le fonds par défaut, gère 49,7 milliards de livres pour 13,8 millions de membres au 31 mars 2025, avec un fonds 2045 par défaut performant à 9,9 % annualisés sur cinq ans</w:t>
        </w:r>
        <w:r>
          <w:rPr>
            <w:rStyle w:val="FootnoteReference"/>
          </w:rPr>
          <w:footnoteReference w:id="162"/>
        </w:r>
        <w:r>
          <w:t xml:space="preserve">. L’Australie a un modèle plus contraignant - pas de droit </w:t>
        </w:r>
        <w:r>
          <w:lastRenderedPageBreak/>
          <w:t>d’</w:t>
        </w:r>
        <w:r>
          <w:rPr>
            <w:i/>
            <w:iCs/>
          </w:rPr>
          <w:t>opt-out</w:t>
        </w:r>
        <w:r>
          <w:t>, contribution patronale obligatoire portée à 12 % du salaire en juillet 2025 - mais dans la même famille logique : c’est l’employeur qui cotise pour le salarié, dans un fonds géré par un opérateur agréé</w:t>
        </w:r>
        <w:r>
          <w:rPr>
            <w:rStyle w:val="FootnoteReference"/>
          </w:rPr>
          <w:footnoteReference w:id="163"/>
        </w:r>
        <w:r>
          <w:t xml:space="preserve">. </w:t>
        </w:r>
        <w:r>
          <w:rPr>
            <w:i/>
            <w:iCs/>
          </w:rPr>
          <w:t>AustralianSuper</w:t>
        </w:r>
        <w:r>
          <w:t>, premier fonds du pays, affiche 7,94 % annualisés sur dix ans nets de frais. La Nouvelle-Zélande a copié le modèle britannique en plus léger ; le KiwiSaver couvre environ deux tiers des actifs néo-zélandais</w:t>
        </w:r>
        <w:r>
          <w:rPr>
            <w:rStyle w:val="FootnoteReference"/>
          </w:rPr>
          <w:footnoteReference w:id="164"/>
        </w:r>
        <w:r>
          <w:t>.</w:t>
        </w:r>
      </w:ins>
    </w:p>
    <w:p w14:paraId="336375EC" w14:textId="77777777" w:rsidR="00ED4993" w:rsidRDefault="00ED4993" w:rsidP="00ED4993">
      <w:pPr>
        <w:pStyle w:val="BodyText"/>
        <w:rPr>
          <w:ins w:id="3894" w:author="emmanuel blezes" w:date="2026-05-24T19:40:00Z" w16du:dateUtc="2026-05-24T17:40:00Z"/>
        </w:rPr>
      </w:pPr>
      <w:ins w:id="3895" w:author="emmanuel blezes" w:date="2026-05-24T19:40:00Z" w16du:dateUtc="2026-05-24T17:40:00Z">
        <w:r>
          <w:t xml:space="preserve">Ces trois familles ne sont pas concurrentes : elles peuvent se combiner. La Suède a un pilier répartition NDC, un </w:t>
        </w:r>
        <w:r>
          <w:rPr>
            <w:i/>
            <w:iCs/>
          </w:rPr>
          <w:t>Premiepension</w:t>
        </w:r>
        <w:r>
          <w: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t>
        </w:r>
        <w:r>
          <w:rPr>
            <w:i/>
            <w:iCs/>
          </w:rPr>
          <w:t>Superannuation</w:t>
        </w:r>
        <w:r>
          <w:t xml:space="preserve"> obligatoire et </w:t>
        </w:r>
        <w:r>
          <w:rPr>
            <w:i/>
            <w:iCs/>
          </w:rPr>
          <w:t>Age Pension</w:t>
        </w:r>
        <w:r>
          <w:t xml:space="preserve"> publique. Chaque pays a créé un système selon son histoire, ses syndicats, sa fiscalité. Aucun n’a tout misé sur un seul mécanisme. Aucun n’est, non plus, revenu en arrière.</w:t>
        </w:r>
      </w:ins>
    </w:p>
    <w:p w14:paraId="09AFB0C9" w14:textId="77777777" w:rsidR="00ED4993" w:rsidRDefault="00ED4993" w:rsidP="00ED4993">
      <w:pPr>
        <w:pStyle w:val="BodyText"/>
        <w:rPr>
          <w:ins w:id="3896" w:author="emmanuel blezes" w:date="2026-05-24T19:40:00Z" w16du:dateUtc="2026-05-24T17:40:00Z"/>
        </w:rPr>
      </w:pPr>
      <w:ins w:id="3897" w:author="emmanuel blezes" w:date="2026-05-24T19:40:00Z" w16du:dateUtc="2026-05-24T17:40:00Z">
        <w:r>
          <w:t>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65"/>
        </w:r>
        <w:r>
          <w:t>. La capitalisation, une fois en place, devient consensuelle. Elle traverse les majorités, comme la Sécurité sociale a traversé les nôtres. Ce qui en dit long sur l’écart entre ce que la France imagine du sujet et ce qui se fait partout ailleurs.</w:t>
        </w:r>
      </w:ins>
    </w:p>
    <w:p w14:paraId="554900AE" w14:textId="03A524A0" w:rsidR="00ED4993" w:rsidRPr="00ED4993" w:rsidDel="00ED4993" w:rsidRDefault="00ED4993">
      <w:pPr>
        <w:pStyle w:val="BodyText"/>
        <w:numPr>
          <w:ilvl w:val="0"/>
          <w:numId w:val="8"/>
        </w:numPr>
        <w:rPr>
          <w:del w:id="3900" w:author="emmanuel blezes" w:date="2026-05-24T19:40:00Z" w16du:dateUtc="2026-05-24T17:40:00Z"/>
        </w:rPr>
        <w:pPrChange w:id="3901" w:author="emmanuel blezes" w:date="2026-05-24T19:40:00Z" w16du:dateUtc="2026-05-24T17:40:00Z">
          <w:pPr>
            <w:pStyle w:val="FirstParagraph"/>
          </w:pPr>
        </w:pPrChange>
      </w:pPr>
      <w:bookmarkStart w:id="3902" w:name="_Toc230544139"/>
      <w:bookmarkStart w:id="3903" w:name="_Toc230544441"/>
      <w:bookmarkStart w:id="3904" w:name="_Toc230545193"/>
      <w:bookmarkStart w:id="3905" w:name="_Toc230545253"/>
      <w:bookmarkStart w:id="3906" w:name="_Toc230545359"/>
      <w:bookmarkStart w:id="3907" w:name="_Toc230545492"/>
      <w:bookmarkStart w:id="3908" w:name="_Toc230888249"/>
      <w:bookmarkEnd w:id="3902"/>
      <w:bookmarkEnd w:id="3903"/>
      <w:bookmarkEnd w:id="3904"/>
      <w:bookmarkEnd w:id="3905"/>
      <w:bookmarkEnd w:id="3906"/>
      <w:bookmarkEnd w:id="3907"/>
      <w:bookmarkEnd w:id="3908"/>
    </w:p>
    <w:p w14:paraId="06EA2A9B" w14:textId="1E9584F5" w:rsidR="00B437D0" w:rsidRDefault="00000000">
      <w:pPr>
        <w:pStyle w:val="Heading2"/>
        <w:numPr>
          <w:ilvl w:val="0"/>
          <w:numId w:val="8"/>
        </w:numPr>
        <w:pPrChange w:id="3909" w:author="emmanuel blezes" w:date="2026-05-24T19:40:00Z" w16du:dateUtc="2026-05-24T17:40:00Z">
          <w:pPr>
            <w:pStyle w:val="Heading1"/>
            <w:numPr>
              <w:numId w:val="3"/>
            </w:numPr>
            <w:ind w:left="720" w:hanging="360"/>
          </w:pPr>
        </w:pPrChange>
      </w:pPr>
      <w:bookmarkStart w:id="3910" w:name="X78b49061424313b5322bfa824c71234d77e1d52"/>
      <w:bookmarkStart w:id="3911" w:name="_Toc230888250"/>
      <w:bookmarkEnd w:id="3181"/>
      <w:bookmarkEnd w:id="3636"/>
      <w:bookmarkEnd w:id="3854"/>
      <w:r>
        <w:t xml:space="preserve">Six mille milliards </w:t>
      </w:r>
      <w:del w:id="3912" w:author="emmanuel blezes" w:date="2026-05-24T20:01:00Z" w16du:dateUtc="2026-05-24T18:01:00Z">
        <w:r w:rsidDel="00CD33C5">
          <w:delText>inutiles</w:delText>
        </w:r>
      </w:del>
      <w:ins w:id="3913" w:author="emmanuel blezes" w:date="2026-05-24T20:01:00Z" w16du:dateUtc="2026-05-24T18:01:00Z">
        <w:r w:rsidR="00CD33C5">
          <w:t>qui dorment</w:t>
        </w:r>
      </w:ins>
      <w:bookmarkEnd w:id="3911"/>
    </w:p>
    <w:p w14:paraId="6071321B" w14:textId="77777777" w:rsidR="00B437D0" w:rsidRDefault="00000000">
      <w:pPr>
        <w:pStyle w:val="FirstParagraph"/>
      </w:pPr>
      <w:r>
        <w:t>Les ménages français épargnent beaucoup. Sur 100 euros gagnés chaque mois, près de 20 sont mis de côté</w:t>
      </w:r>
      <w:r>
        <w:rPr>
          <w:rStyle w:val="FootnoteReference"/>
        </w:rPr>
        <w:footnoteReference w:id="166"/>
      </w:r>
      <w:r>
        <w:t>.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14:paraId="719C1FAE" w14:textId="77777777" w:rsidR="00B437D0" w:rsidRDefault="00000000">
      <w:pPr>
        <w:pStyle w:val="BodyText"/>
      </w:pPr>
      <w:r>
        <w:lastRenderedPageBreak/>
        <w:t>Lafarge, Alstom, Technip, Latécoère, Photonis, Exxelia, Doliprane, Ingenico ont fait l’actualité et la liste s’allongera.</w:t>
      </w:r>
    </w:p>
    <w:p w14:paraId="0D78494E" w14:textId="77777777" w:rsidR="00B437D0" w:rsidRDefault="00000000">
      <w:pPr>
        <w:pStyle w:val="BodyText"/>
      </w:pPr>
      <w:r>
        <w:t>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14:paraId="5AA0E8CF" w14:textId="77777777" w:rsidR="00B437D0" w:rsidRDefault="00000000">
      <w:pPr>
        <w:pStyle w:val="BodyText"/>
      </w:pPr>
      <w:r>
        <w:t xml:space="preserve">La France a l’argent. Elle ne s’en sert pas. Et parce qu’elle ne s’en sert pas, ses entreprises se vendent à ceux qui, eux, s’en servent. C’est ce </w:t>
      </w:r>
      <w:r>
        <w:rPr>
          <w:i/>
          <w:iCs/>
        </w:rPr>
        <w:t>hold-up silencieux</w:t>
      </w:r>
      <w:r>
        <w:t xml:space="preserve"> que ce chapitre documente. Le capital existe mais n’est pas utilisé.</w:t>
      </w:r>
    </w:p>
    <w:p w14:paraId="6A10453B" w14:textId="77777777" w:rsidR="00B437D0" w:rsidRDefault="00000000">
      <w:pPr>
        <w:pStyle w:val="BodyText"/>
      </w:pPr>
      <w:r>
        <w:t>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14:paraId="0D3CE831" w14:textId="77777777" w:rsidR="00B437D0" w:rsidRDefault="00000000">
      <w:pPr>
        <w:pStyle w:val="BodyText"/>
      </w:pPr>
      <w:r>
        <w:t>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14:paraId="74A447A9" w14:textId="77777777" w:rsidR="00B437D0" w:rsidRDefault="00000000">
      <w:pPr>
        <w:pStyle w:val="BodyText"/>
      </w:pPr>
      <w:r>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 </w:t>
      </w:r>
      <w:r>
        <w:rPr>
          <w:b/>
          <w:bCs/>
        </w:rPr>
        <w:t>1 500 milliards d’euros</w:t>
      </w:r>
      <w:r>
        <w:t xml:space="preserve"> sous gestion, soit la moitié de son PIB </w:t>
      </w:r>
      <w:del w:id="3931" w:author="emmanuel blezes" w:date="2026-05-18T20:04:00Z" w16du:dateUtc="2026-05-18T18:04:00Z">
        <w:r w:rsidDel="00146C66">
          <w:delText>—</w:delText>
        </w:r>
      </w:del>
      <w:ins w:id="3932" w:author="emmanuel blezes" w:date="2026-05-18T20:04:00Z" w16du:dateUtc="2026-05-18T18:04:00Z">
        <w:r w:rsidR="00146C66">
          <w:t>-</w:t>
        </w:r>
      </w:ins>
      <w:r>
        <w:t xml:space="preserve"> la position approximative du Canada à mi-parcours de sa propre bascule. À cinquante ans, l’horizon d’un régime stable, elle s’approcherait des </w:t>
      </w:r>
      <w:r>
        <w:rPr>
          <w:b/>
          <w:bCs/>
        </w:rPr>
        <w:t>3 000 milliards d’euros</w:t>
      </w:r>
      <w:r>
        <w:t xml:space="preserve">, soit autour de 100 % du PIB </w:t>
      </w:r>
      <w:del w:id="3933" w:author="emmanuel blezes" w:date="2026-05-18T20:04:00Z" w16du:dateUtc="2026-05-18T18:04:00Z">
        <w:r w:rsidDel="00146C66">
          <w:delText>—</w:delText>
        </w:r>
      </w:del>
      <w:ins w:id="3934" w:author="emmanuel blezes" w:date="2026-05-18T20:04:00Z" w16du:dateUtc="2026-05-18T18:04:00Z">
        <w:r w:rsidR="00146C66">
          <w:t>-</w:t>
        </w:r>
      </w:ins>
      <w:r>
        <w:t xml:space="preserve"> la moyenne pondérée des grands marchés de pension dans le monde, telle que mesurée chaque année par le </w:t>
      </w:r>
      <w:r>
        <w:rPr>
          <w:i/>
          <w:iCs/>
        </w:rPr>
        <w:t>Global Pension Assets Study</w:t>
      </w:r>
      <w:r>
        <w:t xml:space="preserve"> de Thinking Ahead Institute</w:t>
      </w:r>
      <w:r>
        <w:rPr>
          <w:rStyle w:val="FootnoteReference"/>
        </w:rPr>
        <w:footnoteReference w:id="167"/>
      </w:r>
      <w:r>
        <w:t xml:space="preserve">. </w:t>
      </w:r>
      <w:r>
        <w:lastRenderedPageBreak/>
        <w:t>Pour fixer les idées : la France gère aujourd’hui, tous véhicules de capitalisation additionnés, à peine 200 milliards d’euros. À vingt-cinq ans, ce serait sept fois plus. À cinquante, quinze fois plus.</w:t>
      </w:r>
    </w:p>
    <w:p w14:paraId="5D5E1082" w14:textId="77777777" w:rsidR="00B437D0" w:rsidRDefault="00000000">
      <w:pPr>
        <w:pStyle w:val="BodyText"/>
      </w:pPr>
      <w:r>
        <w:t xml:space="preserve">Cet écosystème </w:t>
      </w:r>
      <w:del w:id="3942" w:author="emmanuel blezes" w:date="2026-05-18T20:04:00Z" w16du:dateUtc="2026-05-18T18:04:00Z">
        <w:r w:rsidDel="00146C66">
          <w:delText>—</w:delText>
        </w:r>
      </w:del>
      <w:ins w:id="3943" w:author="emmanuel blezes" w:date="2026-05-18T20:04:00Z" w16du:dateUtc="2026-05-18T18:04:00Z">
        <w:r w:rsidR="00146C66">
          <w:t>-</w:t>
        </w:r>
      </w:ins>
      <w:r>
        <w:t xml:space="preserve"> qu’il pèse 1 500 ou 3 000 milliards selon l’horizon </w:t>
      </w:r>
      <w:del w:id="3944" w:author="emmanuel blezes" w:date="2026-05-18T20:04:00Z" w16du:dateUtc="2026-05-18T18:04:00Z">
        <w:r w:rsidDel="00146C66">
          <w:delText>—</w:delText>
        </w:r>
      </w:del>
      <w:ins w:id="3945" w:author="emmanuel blezes" w:date="2026-05-18T20:04:00Z" w16du:dateUtc="2026-05-18T18:04:00Z">
        <w:r w:rsidR="00146C66">
          <w:t>-</w:t>
        </w:r>
      </w:ins>
      <w:r>
        <w:t xml:space="preserve">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w:t>
      </w:r>
      <w:del w:id="3946" w:author="emmanuel blezes" w:date="2026-05-18T20:04:00Z" w16du:dateUtc="2026-05-18T18:04:00Z">
        <w:r w:rsidDel="00146C66">
          <w:delText>—</w:delText>
        </w:r>
      </w:del>
      <w:ins w:id="3947" w:author="emmanuel blezes" w:date="2026-05-18T20:04:00Z" w16du:dateUtc="2026-05-18T18:04:00Z">
        <w:r w:rsidR="00146C66">
          <w:t>-</w:t>
        </w:r>
      </w:ins>
      <w:r>
        <w:t xml:space="preserve"> bâtir le pilier capitalisé que le pays n’a jamais construit </w:t>
      </w:r>
      <w:del w:id="3948" w:author="emmanuel blezes" w:date="2026-05-18T20:04:00Z" w16du:dateUtc="2026-05-18T18:04:00Z">
        <w:r w:rsidDel="00146C66">
          <w:delText>—</w:delText>
        </w:r>
      </w:del>
      <w:ins w:id="3949" w:author="emmanuel blezes" w:date="2026-05-18T20:04:00Z" w16du:dateUtc="2026-05-18T18:04:00Z">
        <w:r w:rsidR="00146C66">
          <w:t>-</w:t>
        </w:r>
      </w:ins>
      <w:r>
        <w:t xml:space="preserve"> à deux problèmes qu’on a appris à séparer mais qui n’en font qu’un. C’est cette unicité qui fonde ce chapitre.</w:t>
      </w:r>
    </w:p>
    <w:p w14:paraId="7CAC3DA4" w14:textId="0629BFB9" w:rsidR="00B437D0" w:rsidDel="005464B0" w:rsidRDefault="00000000">
      <w:pPr>
        <w:pStyle w:val="Heading2"/>
        <w:numPr>
          <w:ilvl w:val="0"/>
          <w:numId w:val="8"/>
        </w:numPr>
        <w:rPr>
          <w:del w:id="3950" w:author="emmanuel blezes" w:date="2026-05-24T19:48:00Z" w16du:dateUtc="2026-05-24T17:48:00Z"/>
        </w:rPr>
        <w:pPrChange w:id="3951" w:author="emmanuel blezes" w:date="2026-05-24T19:41:00Z" w16du:dateUtc="2026-05-24T17:41:00Z">
          <w:pPr>
            <w:pStyle w:val="Heading2"/>
          </w:pPr>
        </w:pPrChange>
      </w:pPr>
      <w:bookmarkStart w:id="3952" w:name="six-mille-milliards-qui-dorment"/>
      <w:del w:id="3953" w:author="emmanuel blezes" w:date="2026-05-24T19:41:00Z" w16du:dateUtc="2026-05-24T17:41:00Z">
        <w:r w:rsidDel="00ED4993">
          <w:delText xml:space="preserve">3.1 </w:delText>
        </w:r>
      </w:del>
      <w:del w:id="3954" w:author="emmanuel blezes" w:date="2026-05-24T19:48:00Z" w16du:dateUtc="2026-05-24T17:48:00Z">
        <w:r w:rsidDel="005464B0">
          <w:delText>Six mille milliards qui dorment</w:delText>
        </w:r>
      </w:del>
    </w:p>
    <w:p w14:paraId="76C5A46D" w14:textId="77777777" w:rsidR="00B437D0" w:rsidRDefault="00000000">
      <w:pPr>
        <w:pStyle w:val="FirstParagraph"/>
      </w:pPr>
      <w:r>
        <w:t>Le patrimoine financier brut des ménages français atteignait 6 356 milliards d’euros fin 2024, en hausse de 1,7 % sur l’année</w:t>
      </w:r>
      <w:r>
        <w:rPr>
          <w:rStyle w:val="FootnoteReference"/>
        </w:rPr>
        <w:footnoteReference w:id="168"/>
      </w:r>
      <w:r>
        <w:t xml:space="preserve">. C’est plus de deux fois le produit intérieur brut. C’est aussi, ramené à la population, à peu près 93 000 euros par habitant </w:t>
      </w:r>
      <w:del w:id="3965" w:author="emmanuel blezes" w:date="2026-05-18T20:04:00Z" w16du:dateUtc="2026-05-18T18:04:00Z">
        <w:r w:rsidDel="00146C66">
          <w:delText>—</w:delText>
        </w:r>
      </w:del>
      <w:ins w:id="3966" w:author="emmanuel blezes" w:date="2026-05-18T20:04:00Z" w16du:dateUtc="2026-05-18T18:04:00Z">
        <w:r w:rsidR="00146C66">
          <w:t>-</w:t>
        </w:r>
      </w:ins>
      <w:r>
        <w:t xml:space="preserve"> enfants compris. Aucun pays comparable ne dispose, en stock, d’un patrimoine financier de ménages plus élevé en proportion. Et pourtant, ce stock est, économiquement, presque inerte.</w:t>
      </w:r>
    </w:p>
    <w:p w14:paraId="1741E05D" w14:textId="77777777" w:rsidR="00B437D0" w:rsidRDefault="00000000">
      <w:pPr>
        <w:pStyle w:val="BodyText"/>
      </w:pPr>
      <w:r>
        <w:t xml:space="preserve">Pour comprendre pourquoi, il faut regarder où dort cet argent. Un tiers </w:t>
      </w:r>
      <w:del w:id="3967" w:author="emmanuel blezes" w:date="2026-05-18T20:04:00Z" w16du:dateUtc="2026-05-18T18:04:00Z">
        <w:r w:rsidDel="00146C66">
          <w:delText>—</w:delText>
        </w:r>
      </w:del>
      <w:ins w:id="3968" w:author="emmanuel blezes" w:date="2026-05-18T20:04:00Z" w16du:dateUtc="2026-05-18T18:04:00Z">
        <w:r w:rsidR="00146C66">
          <w:t>-</w:t>
        </w:r>
      </w:ins>
      <w:r>
        <w:t xml:space="preserve"> environ 2 100 milliards d’euros </w:t>
      </w:r>
      <w:del w:id="3969" w:author="emmanuel blezes" w:date="2026-05-18T20:04:00Z" w16du:dateUtc="2026-05-18T18:04:00Z">
        <w:r w:rsidDel="00146C66">
          <w:delText>—</w:delText>
        </w:r>
      </w:del>
      <w:ins w:id="3970" w:author="emmanuel blezes" w:date="2026-05-18T20:04:00Z" w16du:dateUtc="2026-05-18T18:04:00Z">
        <w:r w:rsidR="00146C66">
          <w:t>-</w:t>
        </w:r>
      </w:ins>
      <w:r>
        <w:t xml:space="preserve"> se trouve sur des dépôts à vue, c’est-à-dire des comptes courants qui ne rapportent rien. Un autre tiers, près de 2000 milliards, est logé dans des contrats d’assurance-vie, dont 1 178 milliards en fonds euros individuels, c’est-à-dire des poches majoritairement investies en obligations d’État françaises et européennes</w:t>
      </w:r>
      <w:r>
        <w:rPr>
          <w:rStyle w:val="FootnoteReference"/>
        </w:rPr>
        <w:footnoteReference w:id="169"/>
      </w:r>
      <w:r>
        <w:t xml:space="preserve">. Près d’un dixième, 695 milliards, est immobilisé sur des livrets réglementés </w:t>
      </w:r>
      <w:del w:id="3976" w:author="emmanuel blezes" w:date="2026-05-18T20:04:00Z" w16du:dateUtc="2026-05-18T18:04:00Z">
        <w:r w:rsidDel="00146C66">
          <w:delText>—</w:delText>
        </w:r>
      </w:del>
      <w:ins w:id="3977" w:author="emmanuel blezes" w:date="2026-05-18T20:04:00Z" w16du:dateUtc="2026-05-18T18:04:00Z">
        <w:r w:rsidR="00146C66">
          <w:t>-</w:t>
        </w:r>
      </w:ins>
      <w:r>
        <w:t xml:space="preserve"> Livret A, LDDS, LEP </w:t>
      </w:r>
      <w:del w:id="3978" w:author="emmanuel blezes" w:date="2026-05-18T20:04:00Z" w16du:dateUtc="2026-05-18T18:04:00Z">
        <w:r w:rsidDel="00146C66">
          <w:delText>—</w:delText>
        </w:r>
      </w:del>
      <w:ins w:id="3979" w:author="emmanuel blezes" w:date="2026-05-18T20:04:00Z" w16du:dateUtc="2026-05-18T18:04:00Z">
        <w:r w:rsidR="00146C66">
          <w:t>-</w:t>
        </w:r>
      </w:ins>
      <w:r>
        <w:t xml:space="preserve">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70"/>
      </w:r>
      <w:r>
        <w:t>.</w:t>
      </w:r>
    </w:p>
    <w:p w14:paraId="5548FF83" w14:textId="77777777" w:rsidR="00B437D0" w:rsidRDefault="00000000">
      <w:pPr>
        <w:pStyle w:val="BodyText"/>
      </w:pPr>
      <w:r>
        <w:t>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14:paraId="6C7F397A" w14:textId="77777777" w:rsidR="00B437D0" w:rsidRDefault="00000000">
      <w:pPr>
        <w:pStyle w:val="BodyText"/>
      </w:pPr>
      <w:r>
        <w:lastRenderedPageBreak/>
        <w:t>Ce choix et ses conséquences se chiffrent. Le rendement moyen brut des fonds euros en 2024 s’est établi à 2,63 %</w:t>
      </w:r>
      <w:r>
        <w:rPr>
          <w:rStyle w:val="FootnoteReference"/>
        </w:rPr>
        <w:footnoteReference w:id="171"/>
      </w:r>
      <w:r>
        <w:t xml:space="preserve">. Une fois retranchés les 17,2 % de prélèvements sociaux et l’inflation 2024 à 2,0 %, le rendement réel net moyen ressort à 0,15 % </w:t>
      </w:r>
      <w:del w:id="3990" w:author="emmanuel blezes" w:date="2026-05-18T20:04:00Z" w16du:dateUtc="2026-05-18T18:04:00Z">
        <w:r w:rsidDel="00146C66">
          <w:delText>—</w:delText>
        </w:r>
      </w:del>
      <w:ins w:id="3991" w:author="emmanuel blezes" w:date="2026-05-18T20:04:00Z" w16du:dateUtc="2026-05-18T18:04:00Z">
        <w:r w:rsidR="00146C66">
          <w:t>-</w:t>
        </w:r>
      </w:ins>
      <w:r>
        <w:t xml:space="preserve">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72"/>
      </w:r>
      <w:r>
        <w:t>.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14:paraId="67CCE4F2" w14:textId="77777777" w:rsidR="00B437D0" w:rsidRDefault="00000000">
      <w:pPr>
        <w:pStyle w:val="BodyText"/>
      </w:pPr>
      <w:r>
        <w:t>+</w:t>
      </w:r>
      <w:del w:id="3997" w:author="emmanuel blezes" w:date="2026-05-18T20:04:00Z" w16du:dateUtc="2026-05-18T18:04:00Z">
        <w:r w:rsidDel="00146C66">
          <w:delText>—</w:delText>
        </w:r>
      </w:del>
      <w:ins w:id="3998" w:author="emmanuel blezes" w:date="2026-05-18T20:04:00Z" w16du:dateUtc="2026-05-18T18:04:00Z">
        <w:r w:rsidR="00146C66">
          <w:t>-</w:t>
        </w:r>
      </w:ins>
      <w:del w:id="3999" w:author="emmanuel blezes" w:date="2026-05-18T20:04:00Z" w16du:dateUtc="2026-05-18T18:04:00Z">
        <w:r w:rsidDel="00146C66">
          <w:delText>—</w:delText>
        </w:r>
      </w:del>
      <w:ins w:id="4000" w:author="emmanuel blezes" w:date="2026-05-18T20:04:00Z" w16du:dateUtc="2026-05-18T18:04:00Z">
        <w:r w:rsidR="00146C66">
          <w:t>-</w:t>
        </w:r>
      </w:ins>
      <w:del w:id="4001" w:author="emmanuel blezes" w:date="2026-05-18T20:04:00Z" w16du:dateUtc="2026-05-18T18:04:00Z">
        <w:r w:rsidDel="00146C66">
          <w:delText>—</w:delText>
        </w:r>
      </w:del>
      <w:ins w:id="4002" w:author="emmanuel blezes" w:date="2026-05-18T20:04:00Z" w16du:dateUtc="2026-05-18T18:04:00Z">
        <w:r w:rsidR="00146C66">
          <w:t>-</w:t>
        </w:r>
      </w:ins>
      <w:del w:id="4003" w:author="emmanuel blezes" w:date="2026-05-18T20:04:00Z" w16du:dateUtc="2026-05-18T18:04:00Z">
        <w:r w:rsidDel="00146C66">
          <w:delText>—</w:delText>
        </w:r>
      </w:del>
      <w:ins w:id="4004" w:author="emmanuel blezes" w:date="2026-05-18T20:04:00Z" w16du:dateUtc="2026-05-18T18:04:00Z">
        <w:r w:rsidR="00146C66">
          <w:t>-</w:t>
        </w:r>
      </w:ins>
      <w:del w:id="4005" w:author="emmanuel blezes" w:date="2026-05-18T20:04:00Z" w16du:dateUtc="2026-05-18T18:04:00Z">
        <w:r w:rsidDel="00146C66">
          <w:delText>—</w:delText>
        </w:r>
      </w:del>
      <w:ins w:id="4006" w:author="emmanuel blezes" w:date="2026-05-18T20:04:00Z" w16du:dateUtc="2026-05-18T18:04:00Z">
        <w:r w:rsidR="00146C66">
          <w:t>-</w:t>
        </w:r>
      </w:ins>
      <w:del w:id="4007" w:author="emmanuel blezes" w:date="2026-05-18T20:04:00Z" w16du:dateUtc="2026-05-18T18:04:00Z">
        <w:r w:rsidDel="00146C66">
          <w:delText>—</w:delText>
        </w:r>
      </w:del>
      <w:ins w:id="4008" w:author="emmanuel blezes" w:date="2026-05-18T20:04:00Z" w16du:dateUtc="2026-05-18T18:04:00Z">
        <w:r w:rsidR="00146C66">
          <w:t>-</w:t>
        </w:r>
      </w:ins>
      <w:del w:id="4009" w:author="emmanuel blezes" w:date="2026-05-18T20:04:00Z" w16du:dateUtc="2026-05-18T18:04:00Z">
        <w:r w:rsidDel="00146C66">
          <w:delText>—</w:delText>
        </w:r>
      </w:del>
      <w:ins w:id="4010" w:author="emmanuel blezes" w:date="2026-05-18T20:04:00Z" w16du:dateUtc="2026-05-18T18:04:00Z">
        <w:r w:rsidR="00146C66">
          <w:t>-</w:t>
        </w:r>
      </w:ins>
      <w:del w:id="4011" w:author="emmanuel blezes" w:date="2026-05-18T20:04:00Z" w16du:dateUtc="2026-05-18T18:04:00Z">
        <w:r w:rsidDel="00146C66">
          <w:delText>—</w:delText>
        </w:r>
      </w:del>
      <w:ins w:id="4012" w:author="emmanuel blezes" w:date="2026-05-18T20:04:00Z" w16du:dateUtc="2026-05-18T18:04:00Z">
        <w:r w:rsidR="00146C66">
          <w:t>-</w:t>
        </w:r>
      </w:ins>
      <w:del w:id="4013" w:author="emmanuel blezes" w:date="2026-05-18T20:04:00Z" w16du:dateUtc="2026-05-18T18:04:00Z">
        <w:r w:rsidDel="00146C66">
          <w:delText>—</w:delText>
        </w:r>
      </w:del>
      <w:ins w:id="4014" w:author="emmanuel blezes" w:date="2026-05-18T20:04:00Z" w16du:dateUtc="2026-05-18T18:04:00Z">
        <w:r w:rsidR="00146C66">
          <w:t>-</w:t>
        </w:r>
      </w:ins>
      <w:del w:id="4015" w:author="emmanuel blezes" w:date="2026-05-18T20:04:00Z" w16du:dateUtc="2026-05-18T18:04:00Z">
        <w:r w:rsidDel="00146C66">
          <w:delText>—</w:delText>
        </w:r>
      </w:del>
      <w:ins w:id="4016" w:author="emmanuel blezes" w:date="2026-05-18T20:04:00Z" w16du:dateUtc="2026-05-18T18:04:00Z">
        <w:r w:rsidR="00146C66">
          <w:t>-</w:t>
        </w:r>
      </w:ins>
      <w:del w:id="4017" w:author="emmanuel blezes" w:date="2026-05-18T20:04:00Z" w16du:dateUtc="2026-05-18T18:04:00Z">
        <w:r w:rsidDel="00146C66">
          <w:delText>—</w:delText>
        </w:r>
      </w:del>
      <w:ins w:id="4018" w:author="emmanuel blezes" w:date="2026-05-18T20:04:00Z" w16du:dateUtc="2026-05-18T18:04:00Z">
        <w:r w:rsidR="00146C66">
          <w:t>-</w:t>
        </w:r>
      </w:ins>
      <w:del w:id="4019" w:author="emmanuel blezes" w:date="2026-05-18T20:04:00Z" w16du:dateUtc="2026-05-18T18:04:00Z">
        <w:r w:rsidDel="00146C66">
          <w:delText>—</w:delText>
        </w:r>
      </w:del>
      <w:ins w:id="4020" w:author="emmanuel blezes" w:date="2026-05-18T20:04:00Z" w16du:dateUtc="2026-05-18T18:04:00Z">
        <w:r w:rsidR="00146C66">
          <w:t>-</w:t>
        </w:r>
      </w:ins>
      <w:del w:id="4021" w:author="emmanuel blezes" w:date="2026-05-18T20:04:00Z" w16du:dateUtc="2026-05-18T18:04:00Z">
        <w:r w:rsidDel="00146C66">
          <w:delText>—</w:delText>
        </w:r>
      </w:del>
      <w:ins w:id="4022" w:author="emmanuel blezes" w:date="2026-05-18T20:04:00Z" w16du:dateUtc="2026-05-18T18:04:00Z">
        <w:r w:rsidR="00146C66">
          <w:t>-</w:t>
        </w:r>
      </w:ins>
      <w:del w:id="4023" w:author="emmanuel blezes" w:date="2026-05-18T20:04:00Z" w16du:dateUtc="2026-05-18T18:04:00Z">
        <w:r w:rsidDel="00146C66">
          <w:delText>—</w:delText>
        </w:r>
      </w:del>
      <w:ins w:id="4024" w:author="emmanuel blezes" w:date="2026-05-18T20:04:00Z" w16du:dateUtc="2026-05-18T18:04:00Z">
        <w:r w:rsidR="00146C66">
          <w:t>-</w:t>
        </w:r>
      </w:ins>
      <w:del w:id="4025" w:author="emmanuel blezes" w:date="2026-05-18T20:04:00Z" w16du:dateUtc="2026-05-18T18:04:00Z">
        <w:r w:rsidDel="00146C66">
          <w:delText>—</w:delText>
        </w:r>
      </w:del>
      <w:ins w:id="4026" w:author="emmanuel blezes" w:date="2026-05-18T20:04:00Z" w16du:dateUtc="2026-05-18T18:04:00Z">
        <w:r w:rsidR="00146C66">
          <w:t>-</w:t>
        </w:r>
      </w:ins>
      <w:del w:id="4027" w:author="emmanuel blezes" w:date="2026-05-18T20:04:00Z" w16du:dateUtc="2026-05-18T18:04:00Z">
        <w:r w:rsidDel="00146C66">
          <w:delText>—</w:delText>
        </w:r>
      </w:del>
      <w:ins w:id="4028" w:author="emmanuel blezes" w:date="2026-05-18T20:04:00Z" w16du:dateUtc="2026-05-18T18:04:00Z">
        <w:r w:rsidR="00146C66">
          <w:t>-</w:t>
        </w:r>
      </w:ins>
      <w:del w:id="4029" w:author="emmanuel blezes" w:date="2026-05-18T20:04:00Z" w16du:dateUtc="2026-05-18T18:04:00Z">
        <w:r w:rsidDel="00146C66">
          <w:delText>—</w:delText>
        </w:r>
      </w:del>
      <w:ins w:id="4030" w:author="emmanuel blezes" w:date="2026-05-18T20:04:00Z" w16du:dateUtc="2026-05-18T18:04:00Z">
        <w:r w:rsidR="00146C66">
          <w:t>-</w:t>
        </w:r>
      </w:ins>
      <w:del w:id="4031" w:author="emmanuel blezes" w:date="2026-05-18T20:04:00Z" w16du:dateUtc="2026-05-18T18:04:00Z">
        <w:r w:rsidDel="00146C66">
          <w:delText>—</w:delText>
        </w:r>
      </w:del>
      <w:ins w:id="4032" w:author="emmanuel blezes" w:date="2026-05-18T20:04:00Z" w16du:dateUtc="2026-05-18T18:04:00Z">
        <w:r w:rsidR="00146C66">
          <w:t>-</w:t>
        </w:r>
      </w:ins>
      <w:del w:id="4033" w:author="emmanuel blezes" w:date="2026-05-18T20:04:00Z" w16du:dateUtc="2026-05-18T18:04:00Z">
        <w:r w:rsidDel="00146C66">
          <w:delText>—</w:delText>
        </w:r>
      </w:del>
      <w:ins w:id="4034" w:author="emmanuel blezes" w:date="2026-05-18T20:04:00Z" w16du:dateUtc="2026-05-18T18:04:00Z">
        <w:r w:rsidR="00146C66">
          <w:t>-</w:t>
        </w:r>
      </w:ins>
      <w:del w:id="4035" w:author="emmanuel blezes" w:date="2026-05-18T20:04:00Z" w16du:dateUtc="2026-05-18T18:04:00Z">
        <w:r w:rsidDel="00146C66">
          <w:delText>—</w:delText>
        </w:r>
      </w:del>
      <w:ins w:id="4036" w:author="emmanuel blezes" w:date="2026-05-18T20:04:00Z" w16du:dateUtc="2026-05-18T18:04:00Z">
        <w:r w:rsidR="00146C66">
          <w:t>-</w:t>
        </w:r>
      </w:ins>
      <w:del w:id="4037" w:author="emmanuel blezes" w:date="2026-05-18T20:04:00Z" w16du:dateUtc="2026-05-18T18:04:00Z">
        <w:r w:rsidDel="00146C66">
          <w:delText>—</w:delText>
        </w:r>
      </w:del>
      <w:ins w:id="4038" w:author="emmanuel blezes" w:date="2026-05-18T20:04:00Z" w16du:dateUtc="2026-05-18T18:04:00Z">
        <w:r w:rsidR="00146C66">
          <w:t>-</w:t>
        </w:r>
      </w:ins>
      <w:del w:id="4039" w:author="emmanuel blezes" w:date="2026-05-18T20:04:00Z" w16du:dateUtc="2026-05-18T18:04:00Z">
        <w:r w:rsidDel="00146C66">
          <w:delText>—</w:delText>
        </w:r>
      </w:del>
      <w:ins w:id="4040" w:author="emmanuel blezes" w:date="2026-05-18T20:04:00Z" w16du:dateUtc="2026-05-18T18:04:00Z">
        <w:r w:rsidR="00146C66">
          <w:t>-</w:t>
        </w:r>
      </w:ins>
      <w:r>
        <w:t xml:space="preserve">–+ | &gt; </w:t>
      </w:r>
      <w:r>
        <w:rPr>
          <w:b/>
          <w:bCs/>
          <w:u w:val="single"/>
        </w:rPr>
        <w:t>Calcul. Le manque à gagner d’une épargne mal allouée sur | | &gt; vingt ans.</w:t>
      </w:r>
      <w:r>
        <w:t xml:space="preserve"> | | &gt; | | &gt; Hypothèse : 1 000 € investis le 1er janvier 2005 dans trois | | &gt; allocations différentes, jusqu’au 31 décembre 2024 (20 ans). | | &gt; | | &gt; En fonds euros à 2 % annuel moyen, le capital final atteint 1 | | &gt; 561 €. En portefeuille équilibré 60 % actions monde et 40 % | | &gt; obligations, à 5,6 % annualisé, il atteint 3 247 €. En actions | | &gt; mondiales seules, à 6,8 % annualisé, il atteint 4 156 €. | | &gt; | | &gt; Manque à gagner par mille euros placés : </w:t>
      </w:r>
      <w:r>
        <w:rPr>
          <w:b/>
          <w:bCs/>
        </w:rPr>
        <w:t>1 686 €</w:t>
      </w:r>
      <w:r>
        <w:t xml:space="preserve"> pour le | | &gt; portefeuille équilibré, </w:t>
      </w:r>
      <w:r>
        <w:rPr>
          <w:b/>
          <w:bCs/>
        </w:rPr>
        <w:t>2 595 €</w:t>
      </w:r>
      <w:r>
        <w:t xml:space="preserve"> pour les actions | | &gt; mondiales</w:t>
      </w:r>
      <w:r>
        <w:rPr>
          <w:rStyle w:val="FootnoteReference"/>
        </w:rPr>
        <w:footnoteReference w:id="173"/>
      </w:r>
      <w:r>
        <w:t>. | +====================================================================+</w:t>
      </w:r>
    </w:p>
    <w:p w14:paraId="3A77F9D9" w14:textId="77777777" w:rsidR="00B437D0" w:rsidRDefault="00000000">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w:t>
      </w:r>
      <w:del w:id="4046" w:author="emmanuel blezes" w:date="2026-05-18T20:04:00Z" w16du:dateUtc="2026-05-18T18:04:00Z">
        <w:r w:rsidDel="00146C66">
          <w:delText>—</w:delText>
        </w:r>
      </w:del>
      <w:ins w:id="4047" w:author="emmanuel blezes" w:date="2026-05-18T20:04:00Z" w16du:dateUtc="2026-05-18T18:04:00Z">
        <w:r w:rsidR="00146C66">
          <w:t>-</w:t>
        </w:r>
      </w:ins>
      <w:r>
        <w:t xml:space="preserve"> la liquidité, la précaution </w:t>
      </w:r>
      <w:del w:id="4048" w:author="emmanuel blezes" w:date="2026-05-18T20:04:00Z" w16du:dateUtc="2026-05-18T18:04:00Z">
        <w:r w:rsidDel="00146C66">
          <w:delText>—</w:delText>
        </w:r>
      </w:del>
      <w:ins w:id="4049" w:author="emmanuel blezes" w:date="2026-05-18T20:04:00Z" w16du:dateUtc="2026-05-18T18:04:00Z">
        <w:r w:rsidR="00146C66">
          <w:t>-</w:t>
        </w:r>
      </w:ins>
      <w:r>
        <w:t xml:space="preserve">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14:paraId="27B8BCD2" w14:textId="77777777" w:rsidR="00B437D0" w:rsidRDefault="00000000">
      <w:pPr>
        <w:pStyle w:val="BodyText"/>
      </w:pPr>
      <w:r>
        <w:t xml:space="preserve">Et l’argent ainsi capté ne dort pas tout à fait. Il finance la dette publique. La Caisse des dépôts redistribue les flux du Livret A et du LDDS vers le logement social, vers les </w:t>
      </w:r>
      <w:r>
        <w:lastRenderedPageBreak/>
        <w:t>collectivités, vers des prêts à long terme. Les assureurs-vie, eux, placent les fonds euros à hauteur de 35 à 45 % en obligations d’État françaises</w:t>
      </w:r>
      <w:r>
        <w:rPr>
          <w:rStyle w:val="FootnoteReference"/>
        </w:rPr>
        <w:footnoteReference w:id="174"/>
      </w:r>
      <w:r>
        <w:t>. Autrement dit : l’épargne populaire française finance, par circuits administrés, une partie de la dette publique française.</w:t>
      </w:r>
    </w:p>
    <w:p w14:paraId="75308699" w14:textId="77777777" w:rsidR="00B437D0" w:rsidRDefault="00000000">
      <w:pPr>
        <w:pStyle w:val="BodyText"/>
      </w:pPr>
      <w:r>
        <w:t>Cette architecture n’est pas un accident contemporain : elle a deux cents ans. Le Livret A est créé en 1818, sous la Restauration, par Benjamin Delessert et François de La Rochefoucauld-Liancourt</w:t>
      </w:r>
      <w:r>
        <w:rPr>
          <w:rStyle w:val="FootnoteReference"/>
        </w:rPr>
        <w:footnoteReference w:id="175"/>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w:t>
      </w:r>
      <w:del w:id="4060" w:author="emmanuel blezes" w:date="2026-05-18T20:04:00Z" w16du:dateUtc="2026-05-18T18:04:00Z">
        <w:r w:rsidDel="00146C66">
          <w:delText>—</w:delText>
        </w:r>
      </w:del>
      <w:ins w:id="4061" w:author="emmanuel blezes" w:date="2026-05-18T20:04:00Z" w16du:dateUtc="2026-05-18T18:04:00Z">
        <w:r w:rsidR="00146C66">
          <w:t>-</w:t>
        </w:r>
      </w:ins>
      <w:r>
        <w:t xml:space="preserve"> son rendement réel net est proche de zéro </w:t>
      </w:r>
      <w:del w:id="4062" w:author="emmanuel blezes" w:date="2026-05-18T20:04:00Z" w16du:dateUtc="2026-05-18T18:04:00Z">
        <w:r w:rsidDel="00146C66">
          <w:delText>—</w:delText>
        </w:r>
      </w:del>
      <w:ins w:id="4063" w:author="emmanuel blezes" w:date="2026-05-18T20:04:00Z" w16du:dateUtc="2026-05-18T18:04:00Z">
        <w:r w:rsidR="00146C66">
          <w:t>-</w:t>
        </w:r>
      </w:ins>
      <w:r>
        <w:t xml:space="preserve">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14:paraId="61A89244" w14:textId="77777777" w:rsidR="00B437D0" w:rsidRDefault="00000000">
      <w:pPr>
        <w:pStyle w:val="BodyText"/>
      </w:pPr>
      <w:r>
        <w:t xml:space="preserve">Ce verrouillage culturel s’est doublé, depuis quarante ans, d’une série de traumatismes boursiers que la mémoire collective n’a pas digérés. Le krach 2000-2002 avec Vivendi-Messier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w:t>
      </w:r>
      <w:del w:id="4064" w:author="emmanuel blezes" w:date="2026-05-18T20:04:00Z" w16du:dateUtc="2026-05-18T18:04:00Z">
        <w:r w:rsidDel="00146C66">
          <w:delText>—</w:delText>
        </w:r>
      </w:del>
      <w:ins w:id="4065" w:author="emmanuel blezes" w:date="2026-05-18T20:04:00Z" w16du:dateUtc="2026-05-18T18:04:00Z">
        <w:r w:rsidR="00146C66">
          <w:t>-</w:t>
        </w:r>
      </w:ins>
      <w:r>
        <w:t xml:space="preserve"> une action française détenue de 1985 à 2025, dividendes réinvestis, rapporte environ 8 % nominal annualisé, et la probabilité de perte réelle d’un portefeuille diversifié tombe sous 5 % à vingt ans</w:t>
      </w:r>
      <w:r>
        <w:rPr>
          <w:rStyle w:val="FootnoteReference"/>
        </w:rPr>
        <w:footnoteReference w:id="176"/>
      </w:r>
      <w:r>
        <w:t>.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14:paraId="1B00301E" w14:textId="77777777" w:rsidR="00B437D0" w:rsidRDefault="00000000">
      <w:pPr>
        <w:pStyle w:val="BodyText"/>
      </w:pPr>
      <w:r>
        <w:t xml:space="preserve">Cette épargne mal allouée a une conséquence directe : la Bourse de Paris se rétracte. La capitalisation boursière française rapportée au PIB oscille entre 103 % et 124 % en 2024 </w:t>
      </w:r>
      <w:del w:id="4072" w:author="emmanuel blezes" w:date="2026-05-18T20:04:00Z" w16du:dateUtc="2026-05-18T18:04:00Z">
        <w:r w:rsidDel="00146C66">
          <w:delText>—</w:delText>
        </w:r>
      </w:del>
      <w:ins w:id="4073" w:author="emmanuel blezes" w:date="2026-05-18T20:04:00Z" w16du:dateUtc="2026-05-18T18:04:00Z">
        <w:r w:rsidR="00146C66">
          <w:t>-</w:t>
        </w:r>
      </w:ins>
      <w:r>
        <w:t xml:space="preserve"> moins que les États-Unis (plus de 200 %), moins que la Suède (autour de 150 %), loin </w:t>
      </w:r>
      <w:r>
        <w:lastRenderedPageBreak/>
        <w:t>derrière les Pays-Bas dont le ratio dépasse 220 % en pointe</w:t>
      </w:r>
      <w:r>
        <w:rPr>
          <w:rStyle w:val="FootnoteReference"/>
        </w:rPr>
        <w:footnoteReference w:id="177"/>
      </w:r>
      <w:r>
        <w:t>.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178"/>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w:t>
      </w:r>
      <w:del w:id="4093" w:author="emmanuel blezes" w:date="2026-05-18T20:04:00Z" w16du:dateUtc="2026-05-18T18:04:00Z">
        <w:r w:rsidDel="00146C66">
          <w:delText>—</w:delText>
        </w:r>
      </w:del>
      <w:ins w:id="4094" w:author="emmanuel blezes" w:date="2026-05-18T20:04:00Z" w16du:dateUtc="2026-05-18T18:04:00Z">
        <w:r w:rsidR="00146C66">
          <w:t>-</w:t>
        </w:r>
      </w:ins>
      <w:r>
        <w:t xml:space="preserve"> Canal+ vers la London Stock Exchange, Havas vers Euronext Amsterdam, Louis Hachette vers Euronext Growth Paris</w:t>
      </w:r>
      <w:r>
        <w:rPr>
          <w:rStyle w:val="FootnoteReference"/>
        </w:rPr>
        <w:footnoteReference w:id="179"/>
      </w:r>
      <w:r>
        <w:t>.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180"/>
      </w:r>
      <w:r>
        <w:t xml:space="preserve"> </w:t>
      </w:r>
      <w:del w:id="4112" w:author="emmanuel blezes" w:date="2026-05-18T20:04:00Z" w16du:dateUtc="2026-05-18T18:04:00Z">
        <w:r w:rsidDel="00146C66">
          <w:delText>—</w:delText>
        </w:r>
      </w:del>
      <w:ins w:id="4113" w:author="emmanuel blezes" w:date="2026-05-18T20:04:00Z" w16du:dateUtc="2026-05-18T18:04:00Z">
        <w:r w:rsidR="00146C66">
          <w:t>-</w:t>
        </w:r>
      </w:ins>
      <w:r>
        <w:t xml:space="preserve"> quatre fois moins que la London Stock Exchange, six fois moins que les 2 400 cotations du NYSE. Le CAC 40 concentre 75 % de la capitalisation boursière française. Quelques très grandes capitalisations multinationales écrasent un tissu mid-cap atrophié.</w:t>
      </w:r>
    </w:p>
    <w:p w14:paraId="7142BA93" w14:textId="77777777" w:rsidR="00B437D0" w:rsidRDefault="00000000">
      <w:pPr>
        <w:pStyle w:val="BodyText"/>
      </w:pPr>
      <w:r>
        <w:t xml:space="preserve">Pourquoi cette rétraction ? Une Bourse profonde a besoin d’investisseurs institutionnels nationaux importants </w:t>
      </w:r>
      <w:del w:id="4114" w:author="emmanuel blezes" w:date="2026-05-18T20:04:00Z" w16du:dateUtc="2026-05-18T18:04:00Z">
        <w:r w:rsidDel="00146C66">
          <w:delText>—</w:delText>
        </w:r>
      </w:del>
      <w:ins w:id="4115" w:author="emmanuel blezes" w:date="2026-05-18T20:04:00Z" w16du:dateUtc="2026-05-18T18:04:00Z">
        <w:r w:rsidR="00146C66">
          <w:t>-</w:t>
        </w:r>
      </w:ins>
      <w:r>
        <w:t xml:space="preserve"> fonds de pension, mutuelles, fonds souverains </w:t>
      </w:r>
      <w:del w:id="4116" w:author="emmanuel blezes" w:date="2026-05-18T20:04:00Z" w16du:dateUtc="2026-05-18T18:04:00Z">
        <w:r w:rsidDel="00146C66">
          <w:delText>—</w:delText>
        </w:r>
      </w:del>
      <w:ins w:id="4117" w:author="emmanuel blezes" w:date="2026-05-18T20:04:00Z" w16du:dateUtc="2026-05-18T18:04:00Z">
        <w:r w:rsidR="00146C66">
          <w:t>-</w:t>
        </w:r>
      </w:ins>
      <w:r>
        <w:t xml:space="preserve"> qui achètent à long terme. New York s’appuie sur les </w:t>
      </w:r>
      <w:r>
        <w:rPr>
          <w:i/>
          <w:iCs/>
        </w:rPr>
        <w:t>401(k)</w:t>
      </w:r>
      <w:r>
        <w:t xml:space="preserve"> et les </w:t>
      </w:r>
      <w:r>
        <w:rPr>
          <w:i/>
          <w:iCs/>
        </w:rPr>
        <w:t>endowments</w:t>
      </w:r>
      <w:r>
        <w:t xml:space="preserve"> universitaires. Londres sur ses </w:t>
      </w:r>
      <w:r>
        <w:rPr>
          <w:i/>
          <w:iCs/>
        </w:rPr>
        <w:t>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w:t>
      </w:r>
      <w:del w:id="4118" w:author="emmanuel blezes" w:date="2026-05-18T20:04:00Z" w16du:dateUtc="2026-05-18T18:04:00Z">
        <w:r w:rsidDel="00146C66">
          <w:delText>—</w:delText>
        </w:r>
      </w:del>
      <w:ins w:id="4119" w:author="emmanuel blezes" w:date="2026-05-18T20:04:00Z" w16du:dateUtc="2026-05-18T18:04:00Z">
        <w:r w:rsidR="00146C66">
          <w:t>-</w:t>
        </w:r>
      </w:ins>
      <w:r>
        <w:t xml:space="preserve"> précisément ceux que les fonds de pension auraient été.</w:t>
      </w:r>
    </w:p>
    <w:p w14:paraId="27FC84C7" w14:textId="77777777" w:rsidR="00B437D0" w:rsidRDefault="00000000">
      <w:pPr>
        <w:pStyle w:val="BodyText"/>
      </w:pPr>
      <w:r>
        <w:t xml:space="preserve">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w:t>
      </w:r>
      <w:r>
        <w:lastRenderedPageBreak/>
        <w:t>2020), contre 32 à 38 % aux États-Unis et 30 à 40 % en Suède</w:t>
      </w:r>
      <w:r>
        <w:rPr>
          <w:rStyle w:val="FootnoteReference"/>
        </w:rPr>
        <w:footnoteReference w:id="181"/>
      </w:r>
      <w:r>
        <w:t>.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14:paraId="1D7E8503" w14:textId="77777777" w:rsidR="00B437D0" w:rsidRDefault="00000000">
      <w:pPr>
        <w:pStyle w:val="BodyText"/>
      </w:pPr>
      <w:r>
        <w:t>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182"/>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w:t>
      </w:r>
      <w:del w:id="4137" w:author="emmanuel blezes" w:date="2026-05-18T20:04:00Z" w16du:dateUtc="2026-05-18T18:04:00Z">
        <w:r w:rsidDel="00146C66">
          <w:delText>—</w:delText>
        </w:r>
      </w:del>
      <w:ins w:id="4138" w:author="emmanuel blezes" w:date="2026-05-18T20:04:00Z" w16du:dateUtc="2026-05-18T18:04:00Z">
        <w:r w:rsidR="00146C66">
          <w:t>-</w:t>
        </w:r>
      </w:ins>
      <w:r>
        <w:t xml:space="preserve"> en passant par Amsterdam, Toronto, New York, Oslo </w:t>
      </w:r>
      <w:del w:id="4139" w:author="emmanuel blezes" w:date="2026-05-18T20:04:00Z" w16du:dateUtc="2026-05-18T18:04:00Z">
        <w:r w:rsidDel="00146C66">
          <w:delText>—</w:delText>
        </w:r>
      </w:del>
      <w:ins w:id="4140" w:author="emmanuel blezes" w:date="2026-05-18T20:04:00Z" w16du:dateUtc="2026-05-18T18:04:00Z">
        <w:r w:rsidR="00146C66">
          <w:t>-</w:t>
        </w:r>
      </w:ins>
      <w:r>
        <w:t xml:space="preserve"> mais sous pavillon étranger. Et le contrôle change de main, en silence, milliard après milliard.</w:t>
      </w:r>
    </w:p>
    <w:p w14:paraId="19C178D8" w14:textId="3674AEF1" w:rsidR="00B437D0" w:rsidRDefault="00000000">
      <w:pPr>
        <w:pStyle w:val="Heading2"/>
        <w:numPr>
          <w:ilvl w:val="0"/>
          <w:numId w:val="8"/>
        </w:numPr>
        <w:pPrChange w:id="4141" w:author="emmanuel blezes" w:date="2026-05-24T19:41:00Z" w16du:dateUtc="2026-05-24T17:41:00Z">
          <w:pPr>
            <w:pStyle w:val="Heading2"/>
          </w:pPr>
        </w:pPrChange>
      </w:pPr>
      <w:bookmarkStart w:id="4142" w:name="entreprises-sans-repreneur-français"/>
      <w:bookmarkEnd w:id="3952"/>
      <w:del w:id="4143" w:author="emmanuel blezes" w:date="2026-05-24T19:41:00Z" w16du:dateUtc="2026-05-24T17:41:00Z">
        <w:r w:rsidDel="00ED4993">
          <w:delText xml:space="preserve">3.2 </w:delText>
        </w:r>
      </w:del>
      <w:bookmarkStart w:id="4144" w:name="_Toc230888251"/>
      <w:r>
        <w:t>240 000 entreprises sans repreneur français</w:t>
      </w:r>
      <w:bookmarkEnd w:id="4144"/>
    </w:p>
    <w:p w14:paraId="2E45A527" w14:textId="77777777" w:rsidR="00B437D0" w:rsidRDefault="00000000">
      <w:pPr>
        <w:pStyle w:val="FirstParagraph"/>
      </w:pPr>
      <w:r>
        <w:t>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14:paraId="40DD82DD" w14:textId="77777777" w:rsidR="00B437D0" w:rsidRDefault="00000000">
      <w:pPr>
        <w:pStyle w:val="BodyText"/>
      </w:pPr>
      <w:r>
        <w:t>Selon BPI France Le Lab, 370 000 entreprises françaises ayant au moins un salarié vont entrer en phase de transmission d’ici 2030</w:t>
      </w:r>
      <w:r>
        <w:rPr>
          <w:rStyle w:val="FootnoteReference"/>
        </w:rPr>
        <w:footnoteReference w:id="183"/>
      </w:r>
      <w:r>
        <w:t xml:space="preserve"> :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w:t>
      </w:r>
      <w:del w:id="4150" w:author="emmanuel blezes" w:date="2026-05-18T20:04:00Z" w16du:dateUtc="2026-05-18T18:04:00Z">
        <w:r w:rsidDel="00146C66">
          <w:delText>—</w:delText>
        </w:r>
      </w:del>
      <w:ins w:id="4151" w:author="emmanuel blezes" w:date="2026-05-18T20:04:00Z" w16du:dateUtc="2026-05-18T18:04:00Z">
        <w:r w:rsidR="00146C66">
          <w:t>-</w:t>
        </w:r>
      </w:ins>
      <w:r>
        <w:t xml:space="preserve"> moins de la moitié du potentiel</w:t>
      </w:r>
      <w:r>
        <w:rPr>
          <w:rStyle w:val="FootnoteReference"/>
        </w:rPr>
        <w:footnoteReference w:id="184"/>
      </w:r>
      <w:r>
        <w:t>. Les 240 000 autres ne trouveront pas de repreneur : elles se vendront à perte, à un acteur étranger, ou elles fermeront.</w:t>
      </w:r>
    </w:p>
    <w:p w14:paraId="0CF22CE2" w14:textId="77777777" w:rsidR="00B437D0" w:rsidRDefault="00000000">
      <w:pPr>
        <w:pStyle w:val="BodyText"/>
      </w:pPr>
      <w:r>
        <w:lastRenderedPageBreak/>
        <w:t xml:space="preserve">Pourquoi un tel écart ? Trois obstacles dominent. Le financement : 44 % des repreneurs salariés en </w:t>
      </w:r>
      <w:r>
        <w:rPr>
          <w:i/>
          <w:iCs/>
        </w:rPr>
        <w:t>leveraged management buy-out</w:t>
      </w:r>
      <w:r>
        <w:t xml:space="preserve"> rencontrent des difficultés, contre 23 % des reprises familiales</w:t>
      </w:r>
      <w:r>
        <w:rPr>
          <w:rStyle w:val="FootnoteReference"/>
        </w:rPr>
        <w:footnoteReference w:id="185"/>
      </w:r>
      <w:r>
        <w:t>.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186"/>
      </w:r>
      <w:r>
        <w:t>. La préparation : 70 % des dirigeants à plus d’un an d’une transmission n’ont pas encore commencé à y réfléchir sérieusement</w:t>
      </w:r>
      <w:r>
        <w:rPr>
          <w:rStyle w:val="FootnoteReference"/>
        </w:rPr>
        <w:footnoteReference w:id="187"/>
      </w:r>
      <w:r>
        <w:t>. Quand la transmission arrive, elle se fait dans l’urgence, et l’urgence se paie.</w:t>
      </w:r>
    </w:p>
    <w:p w14:paraId="41B0905A" w14:textId="77777777" w:rsidR="00B437D0" w:rsidRDefault="00000000">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w:t>
      </w:r>
      <w:del w:id="4180" w:author="emmanuel blezes" w:date="2026-05-18T20:04:00Z" w16du:dateUtc="2026-05-18T18:04:00Z">
        <w:r w:rsidDel="00146C66">
          <w:delText>—</w:delText>
        </w:r>
      </w:del>
      <w:ins w:id="4181" w:author="emmanuel blezes" w:date="2026-05-18T20:04:00Z" w16du:dateUtc="2026-05-18T18:04:00Z">
        <w:r w:rsidR="00146C66">
          <w:t>-</w:t>
        </w:r>
      </w:ins>
      <w:r>
        <w:t xml:space="preserve"> Doliprane en 2024, Photonis en 2020 </w:t>
      </w:r>
      <w:del w:id="4182" w:author="emmanuel blezes" w:date="2026-05-18T20:04:00Z" w16du:dateUtc="2026-05-18T18:04:00Z">
        <w:r w:rsidDel="00146C66">
          <w:delText>—</w:delText>
        </w:r>
      </w:del>
      <w:ins w:id="4183" w:author="emmanuel blezes" w:date="2026-05-18T20:04:00Z" w16du:dateUtc="2026-05-18T18:04:00Z">
        <w:r w:rsidR="00146C66">
          <w:t>-</w:t>
        </w:r>
      </w:ins>
      <w:r>
        <w:t>, alors qu’il s’agit d’un phénomène de masse, étalé dans la durée, presque invisible parce que diffus. C’est cela qui rend ce hold-up « silencieux » : il n’est pas spectaculaire, il est dispersé. Mais il est massif.</w:t>
      </w:r>
    </w:p>
    <w:p w14:paraId="2D9E93A7" w14:textId="77777777" w:rsidR="00B437D0" w:rsidRDefault="00000000">
      <w:pPr>
        <w:pStyle w:val="BodyText"/>
      </w:pPr>
      <w:r>
        <w:t xml:space="preserve">Cette vague de transmissions arrive dans un environnement de financement profondément déséquilibré. Les ETI à vendre, les PME aux savoir-faire critiques, les start-up à la maturité d’IPO </w:t>
      </w:r>
      <w:del w:id="4184" w:author="emmanuel blezes" w:date="2026-05-18T20:04:00Z" w16du:dateUtc="2026-05-18T18:04:00Z">
        <w:r w:rsidDel="00146C66">
          <w:delText>—</w:delText>
        </w:r>
      </w:del>
      <w:ins w:id="4185" w:author="emmanuel blezes" w:date="2026-05-18T20:04:00Z" w16du:dateUtc="2026-05-18T18:04:00Z">
        <w:r w:rsidR="00146C66">
          <w:t>-</w:t>
        </w:r>
      </w:ins>
      <w:r>
        <w:t xml:space="preserve"> elles arrivent toutes sur le marché au même moment où l’épargne française reste détournée vers les fonds euros et la dette publique. Pendant ce temps, les fonds étrangers regardent la France comme un guichet ouvert. Ce n’est pas un hasard.</w:t>
      </w:r>
    </w:p>
    <w:p w14:paraId="37934808" w14:textId="77777777" w:rsidR="00B437D0" w:rsidRDefault="00000000">
      <w:pPr>
        <w:pStyle w:val="BodyText"/>
      </w:pPr>
      <w:r>
        <w:t>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188"/>
      </w:r>
      <w:r>
        <w:t xml:space="preserve">. C’est l’un des cinq premiers européens. C’est aussi l’unique acteur français de cette taille </w:t>
      </w:r>
      <w:del w:id="4194" w:author="emmanuel blezes" w:date="2026-05-18T20:04:00Z" w16du:dateUtc="2026-05-18T18:04:00Z">
        <w:r w:rsidDel="00146C66">
          <w:delText>—</w:delText>
        </w:r>
      </w:del>
      <w:ins w:id="4195" w:author="emmanuel blezes" w:date="2026-05-18T20:04:00Z" w16du:dateUtc="2026-05-18T18:04:00Z">
        <w:r w:rsidR="00146C66">
          <w:t>-</w:t>
        </w:r>
      </w:ins>
      <w:r>
        <w:t xml:space="preserve"> derrière, PAI Partners, Eurazeo, Tikehau, Apax France, tous mille fois plus petits que les grands fonds de pension étrangers.</w:t>
      </w:r>
    </w:p>
    <w:p w14:paraId="283F36FF" w14:textId="77777777" w:rsidR="00B437D0" w:rsidRDefault="00000000">
      <w:pPr>
        <w:pStyle w:val="BodyText"/>
      </w:pPr>
      <w:r>
        <w:t>Un fonds de pension étranger de taille moyenne, l’ABP néerlandais : 542 milliards d’euros à fin 2024</w:t>
      </w:r>
      <w:r>
        <w:rPr>
          <w:rStyle w:val="FootnoteReference"/>
        </w:rPr>
        <w:footnoteReference w:id="189"/>
      </w:r>
      <w:r>
        <w:t xml:space="preserve">. Presque trois fois Ardian. Et l’ABP n’est même pas le plus gros : CPPIB et </w:t>
      </w:r>
      <w:r>
        <w:lastRenderedPageBreak/>
        <w:t>CDPQ canadiens pèsent respectivement 714,4 milliards de dollars canadiens et 473 milliards. AustralianSuper pèse 315 milliards de dollars australiens fin juin 2024</w:t>
      </w:r>
      <w:r>
        <w:rPr>
          <w:rStyle w:val="FootnoteReference"/>
        </w:rPr>
        <w:footnoteReference w:id="190"/>
      </w:r>
      <w:r>
        <w:t>. CalPERS pesait 506,6 milliards de dollars au 30 juin 2024</w:t>
      </w:r>
      <w:r>
        <w:rPr>
          <w:rStyle w:val="FootnoteReference"/>
        </w:rPr>
        <w:footnoteReference w:id="191"/>
      </w:r>
      <w:r>
        <w:t>. Au sommet, le fonds souverain norvégien gère autour de 1 900 milliards d’euros, dans 8 763 sociétés cotées dans 71 pays</w:t>
      </w:r>
      <w:r>
        <w:rPr>
          <w:rStyle w:val="FootnoteReference"/>
        </w:rPr>
        <w:footnoteReference w:id="192"/>
      </w:r>
      <w:r>
        <w:t>. Si l’on additionne ces six fonds, on dépasse 4 500 milliards d’euros. Ardian, c’est 4 % de cette somme.</w:t>
      </w:r>
    </w:p>
    <w:p w14:paraId="1C2D912E" w14:textId="77777777" w:rsidR="00B437D0" w:rsidRDefault="00000000">
      <w:pPr>
        <w:pStyle w:val="BodyText"/>
      </w:pPr>
      <w:r>
        <w:t xml:space="preserve">C’est l’asymétrie. Et elle n’est pas seulement quantitative. Elle est structurelle. L’horizon, d’abord : un fonds de capital-investissement a des </w:t>
      </w:r>
      <w:r>
        <w:rPr>
          <w:i/>
          <w:iCs/>
        </w:rPr>
        <w:t>limited partners</w:t>
      </w:r>
      <w:r>
        <w:t xml:space="preserve"> 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w:t>
      </w:r>
      <w:del w:id="4234" w:author="emmanuel blezes" w:date="2026-05-18T20:04:00Z" w16du:dateUtc="2026-05-18T18:04:00Z">
        <w:r w:rsidDel="00146C66">
          <w:delText>—</w:delText>
        </w:r>
      </w:del>
      <w:ins w:id="4235" w:author="emmanuel blezes" w:date="2026-05-18T20:04:00Z" w16du:dateUtc="2026-05-18T18:04:00Z">
        <w:r w:rsidR="00146C66">
          <w:t>-</w:t>
        </w:r>
      </w:ins>
      <w:r>
        <w:t xml:space="preserve"> six à huit pour cent </w:t>
      </w:r>
      <w:del w:id="4236" w:author="emmanuel blezes" w:date="2026-05-18T20:04:00Z" w16du:dateUtc="2026-05-18T18:04:00Z">
        <w:r w:rsidDel="00146C66">
          <w:delText>—</w:delText>
        </w:r>
      </w:del>
      <w:ins w:id="4237" w:author="emmanuel blezes" w:date="2026-05-18T20:04:00Z" w16du:dateUtc="2026-05-18T18:04:00Z">
        <w:r w:rsidR="00146C66">
          <w:t>-</w:t>
        </w:r>
      </w:ins>
      <w:r>
        <w:t>, contrainte de temps presque inexistante, coût implicite autour de six à sept pour cent</w:t>
      </w:r>
      <w:r>
        <w:rPr>
          <w:rStyle w:val="FootnoteReference"/>
        </w:rPr>
        <w:footnoteReference w:id="193"/>
      </w:r>
      <w:r>
        <w:t>.</w:t>
      </w:r>
    </w:p>
    <w:p w14:paraId="1B276290" w14:textId="77777777" w:rsidR="00B437D0" w:rsidRDefault="00000000">
      <w:pPr>
        <w:pStyle w:val="BodyText"/>
      </w:pPr>
      <w:r>
        <w:t xml:space="preserve">Cette différence d’horizon se traduit en prix. Pour une ETI française produisant cinq millions d’euros d’EBITDA, Ardian peut payer trois à quatre fois l’EBITDA </w:t>
      </w:r>
      <w:del w:id="4247" w:author="emmanuel blezes" w:date="2026-05-18T20:04:00Z" w16du:dateUtc="2026-05-18T18:04:00Z">
        <w:r w:rsidDel="00146C66">
          <w:delText>—</w:delText>
        </w:r>
      </w:del>
      <w:ins w:id="4248" w:author="emmanuel blezes" w:date="2026-05-18T20:04:00Z" w16du:dateUtc="2026-05-18T18:04:00Z">
        <w:r w:rsidR="00146C66">
          <w:t>-</w:t>
        </w:r>
      </w:ins>
      <w:r>
        <w:t xml:space="preserve"> quinze à vingt millions </w:t>
      </w:r>
      <w:del w:id="4249" w:author="emmanuel blezes" w:date="2026-05-18T20:04:00Z" w16du:dateUtc="2026-05-18T18:04:00Z">
        <w:r w:rsidDel="00146C66">
          <w:delText>—</w:delText>
        </w:r>
      </w:del>
      <w:ins w:id="4250" w:author="emmanuel blezes" w:date="2026-05-18T20:04:00Z" w16du:dateUtc="2026-05-18T18:04:00Z">
        <w:r w:rsidR="00146C66">
          <w:t>-</w:t>
        </w:r>
      </w:ins>
      <w:r>
        <w:t xml:space="preserve"> en espérant la revendre à six ou sept fois dans cinq ans. Un fonds de pension étranger peut payer cinq à six fois l’EBITDA </w:t>
      </w:r>
      <w:del w:id="4251" w:author="emmanuel blezes" w:date="2026-05-18T20:04:00Z" w16du:dateUtc="2026-05-18T18:04:00Z">
        <w:r w:rsidDel="00146C66">
          <w:delText>—</w:delText>
        </w:r>
      </w:del>
      <w:ins w:id="4252" w:author="emmanuel blezes" w:date="2026-05-18T20:04:00Z" w16du:dateUtc="2026-05-18T18:04:00Z">
        <w:r w:rsidR="00146C66">
          <w:t>-</w:t>
        </w:r>
      </w:ins>
      <w:r>
        <w:t xml:space="preserve"> vingt-cinq à trente millions </w:t>
      </w:r>
      <w:del w:id="4253" w:author="emmanuel blezes" w:date="2026-05-18T20:04:00Z" w16du:dateUtc="2026-05-18T18:04:00Z">
        <w:r w:rsidDel="00146C66">
          <w:delText>—</w:delText>
        </w:r>
      </w:del>
      <w:ins w:id="4254" w:author="emmanuel blezes" w:date="2026-05-18T20:04:00Z" w16du:dateUtc="2026-05-18T18:04:00Z">
        <w:r w:rsidR="00146C66">
          <w:t>-</w:t>
        </w:r>
      </w:ins>
      <w:r>
        <w:t xml:space="preserve">, conserver vingt ans, et atteindre malgré tout son objectif grâce à la durée. Concrètement, </w:t>
      </w:r>
      <w:r>
        <w:rPr>
          <w:b/>
          <w:bCs/>
        </w:rPr>
        <w:t>vingt à cinquante pour cent plus cher</w:t>
      </w:r>
      <w:r>
        <w:t xml:space="preserve"> pour la même entreprise. Quand un dirigeant cédant regarde le chèque qu’on lui tend, le plus gros vient presque toujours du fonds de pension étranger. Le choix est mécanique.</w:t>
      </w:r>
    </w:p>
    <w:p w14:paraId="50FCE16A" w14:textId="77777777" w:rsidR="00B437D0" w:rsidRDefault="00000000">
      <w:pPr>
        <w:pStyle w:val="BodyText"/>
      </w:pPr>
      <w:r>
        <w:t xml:space="preserve">La structure de coûts amplifie l’écart. Un fonds de PE facture entre 1,5 et 2,5 % de frais annuels, plus 20 % de </w:t>
      </w:r>
      <w:r>
        <w:rPr>
          <w:i/>
          <w:iCs/>
        </w:rPr>
        <w:t>carried interest</w:t>
      </w:r>
      <w:r>
        <w:t xml:space="preserve">. Un fonds de pension public supporte des frais bien moindres </w:t>
      </w:r>
      <w:del w:id="4255" w:author="emmanuel blezes" w:date="2026-05-18T20:04:00Z" w16du:dateUtc="2026-05-18T18:04:00Z">
        <w:r w:rsidDel="00146C66">
          <w:delText>—</w:delText>
        </w:r>
      </w:del>
      <w:ins w:id="4256" w:author="emmanuel blezes" w:date="2026-05-18T20:04:00Z" w16du:dateUtc="2026-05-18T18:04:00Z">
        <w:r w:rsidR="00146C66">
          <w:t>-</w:t>
        </w:r>
      </w:ins>
      <w:r>
        <w:t xml:space="preserve"> 0,5 à 1 %, parfois moins. AP7 suédois opère à 0,05 % sur sa poche actions. NBIM norvégien à 0,04 %</w:t>
      </w:r>
      <w:r>
        <w:rPr>
          <w:rStyle w:val="FootnoteReference"/>
        </w:rPr>
        <w:footnoteReference w:id="194"/>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w:t>
      </w:r>
      <w:del w:id="4270" w:author="emmanuel blezes" w:date="2026-05-18T20:04:00Z" w16du:dateUtc="2026-05-18T18:04:00Z">
        <w:r w:rsidDel="00146C66">
          <w:delText>—</w:delText>
        </w:r>
      </w:del>
      <w:ins w:id="4271" w:author="emmanuel blezes" w:date="2026-05-18T20:04:00Z" w16du:dateUtc="2026-05-18T18:04:00Z">
        <w:r w:rsidR="00146C66">
          <w:t>-</w:t>
        </w:r>
      </w:ins>
      <w:r>
        <w:t xml:space="preserve"> une participation marginale qu’il peut détenir sans nécessité de revente.</w:t>
      </w:r>
    </w:p>
    <w:tbl>
      <w:tblPr>
        <w:tblStyle w:val="Table"/>
        <w:tblW w:w="4878" w:type="pct"/>
        <w:tblLayout w:type="fixed"/>
        <w:tblLook w:val="0020" w:firstRow="1" w:lastRow="0" w:firstColumn="0" w:lastColumn="0" w:noHBand="0" w:noVBand="0"/>
      </w:tblPr>
      <w:tblGrid>
        <w:gridCol w:w="3196"/>
        <w:gridCol w:w="2740"/>
        <w:gridCol w:w="3196"/>
      </w:tblGrid>
      <w:tr w:rsidR="00B437D0" w14:paraId="6ABCB5C4"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2704" w:type="dxa"/>
          </w:tcPr>
          <w:p w14:paraId="106074B4" w14:textId="77777777" w:rsidR="00B437D0" w:rsidRDefault="00000000">
            <w:pPr>
              <w:pStyle w:val="Compact"/>
            </w:pPr>
            <w:r>
              <w:lastRenderedPageBreak/>
              <w:t>Critère</w:t>
            </w:r>
          </w:p>
        </w:tc>
        <w:tc>
          <w:tcPr>
            <w:tcW w:w="2318" w:type="dxa"/>
          </w:tcPr>
          <w:p w14:paraId="5F69E505" w14:textId="77777777" w:rsidR="00B437D0" w:rsidRDefault="00000000">
            <w:pPr>
              <w:pStyle w:val="Compact"/>
            </w:pPr>
            <w:r>
              <w:t>Fonds de PE français</w:t>
            </w:r>
          </w:p>
        </w:tc>
        <w:tc>
          <w:tcPr>
            <w:tcW w:w="2704" w:type="dxa"/>
          </w:tcPr>
          <w:p w14:paraId="7C83E387" w14:textId="77777777" w:rsidR="00B437D0" w:rsidRDefault="00000000">
            <w:pPr>
              <w:pStyle w:val="Compact"/>
            </w:pPr>
            <w:r>
              <w:t>Fonds de pension étranger</w:t>
            </w:r>
          </w:p>
        </w:tc>
      </w:tr>
      <w:tr w:rsidR="00B437D0" w14:paraId="3700B77A" w14:textId="77777777">
        <w:tc>
          <w:tcPr>
            <w:tcW w:w="2704" w:type="dxa"/>
          </w:tcPr>
          <w:p w14:paraId="6496067A" w14:textId="77777777" w:rsidR="00B437D0" w:rsidRDefault="00000000">
            <w:pPr>
              <w:pStyle w:val="Compact"/>
            </w:pPr>
            <w:r>
              <w:t>Taille typique</w:t>
            </w:r>
          </w:p>
        </w:tc>
        <w:tc>
          <w:tcPr>
            <w:tcW w:w="2318" w:type="dxa"/>
          </w:tcPr>
          <w:p w14:paraId="6A837433" w14:textId="77777777" w:rsidR="00B437D0" w:rsidRDefault="00000000">
            <w:pPr>
              <w:pStyle w:val="Compact"/>
            </w:pPr>
            <w:r>
              <w:t>10 à 200 Md€</w:t>
            </w:r>
          </w:p>
        </w:tc>
        <w:tc>
          <w:tcPr>
            <w:tcW w:w="2704" w:type="dxa"/>
          </w:tcPr>
          <w:p w14:paraId="500DA85C" w14:textId="77777777" w:rsidR="00B437D0" w:rsidRDefault="00000000">
            <w:pPr>
              <w:pStyle w:val="Compact"/>
            </w:pPr>
            <w:r>
              <w:t>300 à 1 900 Md€</w:t>
            </w:r>
          </w:p>
        </w:tc>
      </w:tr>
      <w:tr w:rsidR="00B437D0" w14:paraId="5711368B" w14:textId="77777777">
        <w:tc>
          <w:tcPr>
            <w:tcW w:w="2704" w:type="dxa"/>
          </w:tcPr>
          <w:p w14:paraId="318B85EF" w14:textId="77777777" w:rsidR="00B437D0" w:rsidRDefault="00000000">
            <w:pPr>
              <w:pStyle w:val="Compact"/>
            </w:pPr>
            <w:r>
              <w:t>Horizon de détention</w:t>
            </w:r>
          </w:p>
        </w:tc>
        <w:tc>
          <w:tcPr>
            <w:tcW w:w="2318" w:type="dxa"/>
          </w:tcPr>
          <w:p w14:paraId="509DE7A8" w14:textId="77777777" w:rsidR="00B437D0" w:rsidRDefault="00000000">
            <w:pPr>
              <w:pStyle w:val="Compact"/>
            </w:pPr>
            <w:r>
              <w:t>5 à 7 ans</w:t>
            </w:r>
          </w:p>
        </w:tc>
        <w:tc>
          <w:tcPr>
            <w:tcW w:w="2704" w:type="dxa"/>
          </w:tcPr>
          <w:p w14:paraId="54CCFCF5" w14:textId="77777777" w:rsidR="00B437D0" w:rsidRDefault="00000000">
            <w:pPr>
              <w:pStyle w:val="Compact"/>
            </w:pPr>
            <w:r>
              <w:t>20 à 50 ans</w:t>
            </w:r>
          </w:p>
        </w:tc>
      </w:tr>
      <w:tr w:rsidR="00B437D0" w14:paraId="4068529B" w14:textId="77777777">
        <w:tc>
          <w:tcPr>
            <w:tcW w:w="2704" w:type="dxa"/>
          </w:tcPr>
          <w:p w14:paraId="4A664FC8" w14:textId="77777777" w:rsidR="00B437D0" w:rsidRDefault="00000000">
            <w:pPr>
              <w:pStyle w:val="Compact"/>
            </w:pPr>
            <w:r>
              <w:t>Coût implicite du capital</w:t>
            </w:r>
          </w:p>
        </w:tc>
        <w:tc>
          <w:tcPr>
            <w:tcW w:w="2318" w:type="dxa"/>
          </w:tcPr>
          <w:p w14:paraId="520F8AF7" w14:textId="77777777" w:rsidR="00B437D0" w:rsidRDefault="00000000">
            <w:pPr>
              <w:pStyle w:val="Compact"/>
            </w:pPr>
            <w:r>
              <w:t>10 à 15 %</w:t>
            </w:r>
          </w:p>
        </w:tc>
        <w:tc>
          <w:tcPr>
            <w:tcW w:w="2704" w:type="dxa"/>
          </w:tcPr>
          <w:p w14:paraId="3953015E" w14:textId="77777777" w:rsidR="00B437D0" w:rsidRDefault="00000000">
            <w:pPr>
              <w:pStyle w:val="Compact"/>
            </w:pPr>
            <w:r>
              <w:t>5 à 8 %</w:t>
            </w:r>
          </w:p>
        </w:tc>
      </w:tr>
      <w:tr w:rsidR="00B437D0" w14:paraId="73B40CEC" w14:textId="77777777">
        <w:tc>
          <w:tcPr>
            <w:tcW w:w="2704" w:type="dxa"/>
          </w:tcPr>
          <w:p w14:paraId="7D35EDE1" w14:textId="77777777" w:rsidR="00B437D0" w:rsidRDefault="00000000">
            <w:pPr>
              <w:pStyle w:val="Compact"/>
            </w:pPr>
            <w:r>
              <w:t>Frais de gestion</w:t>
            </w:r>
          </w:p>
        </w:tc>
        <w:tc>
          <w:tcPr>
            <w:tcW w:w="2318" w:type="dxa"/>
          </w:tcPr>
          <w:p w14:paraId="18F3CE52" w14:textId="77777777" w:rsidR="00B437D0" w:rsidRDefault="00000000">
            <w:pPr>
              <w:pStyle w:val="Compact"/>
            </w:pPr>
            <w:r>
              <w:t>1,5 à 2,5 %</w:t>
            </w:r>
          </w:p>
        </w:tc>
        <w:tc>
          <w:tcPr>
            <w:tcW w:w="2704" w:type="dxa"/>
          </w:tcPr>
          <w:p w14:paraId="5C3EE3BF" w14:textId="77777777" w:rsidR="00B437D0" w:rsidRDefault="00000000">
            <w:pPr>
              <w:pStyle w:val="Compact"/>
            </w:pPr>
            <w:r>
              <w:t>0,1 à 1 %</w:t>
            </w:r>
          </w:p>
        </w:tc>
      </w:tr>
      <w:tr w:rsidR="00B437D0" w14:paraId="690B6443" w14:textId="77777777">
        <w:tc>
          <w:tcPr>
            <w:tcW w:w="2704" w:type="dxa"/>
          </w:tcPr>
          <w:p w14:paraId="5D60A135" w14:textId="77777777" w:rsidR="00B437D0" w:rsidRDefault="00000000">
            <w:pPr>
              <w:pStyle w:val="Compact"/>
            </w:pPr>
            <w:r>
              <w:t>Capacité à payer le prix</w:t>
            </w:r>
          </w:p>
        </w:tc>
        <w:tc>
          <w:tcPr>
            <w:tcW w:w="2318" w:type="dxa"/>
          </w:tcPr>
          <w:p w14:paraId="5F15689C" w14:textId="77777777" w:rsidR="00B437D0" w:rsidRDefault="00000000">
            <w:pPr>
              <w:pStyle w:val="Compact"/>
            </w:pPr>
            <w:r>
              <w:t>3 à 4 × EBITDA</w:t>
            </w:r>
          </w:p>
        </w:tc>
        <w:tc>
          <w:tcPr>
            <w:tcW w:w="2704" w:type="dxa"/>
          </w:tcPr>
          <w:p w14:paraId="535B1A43" w14:textId="77777777" w:rsidR="00B437D0" w:rsidRDefault="00000000">
            <w:pPr>
              <w:pStyle w:val="Compact"/>
            </w:pPr>
            <w:r>
              <w:t>5 à 6 × EBITDA</w:t>
            </w:r>
          </w:p>
        </w:tc>
      </w:tr>
      <w:tr w:rsidR="00B437D0" w14:paraId="7D23357E" w14:textId="77777777">
        <w:tc>
          <w:tcPr>
            <w:tcW w:w="2704" w:type="dxa"/>
          </w:tcPr>
          <w:p w14:paraId="75125C11" w14:textId="77777777" w:rsidR="00B437D0" w:rsidRDefault="00000000">
            <w:pPr>
              <w:pStyle w:val="Compact"/>
            </w:pPr>
            <w:r>
              <w:t>Pression à la revente</w:t>
            </w:r>
          </w:p>
        </w:tc>
        <w:tc>
          <w:tcPr>
            <w:tcW w:w="2318" w:type="dxa"/>
          </w:tcPr>
          <w:p w14:paraId="5C62F06F" w14:textId="77777777" w:rsidR="00B437D0" w:rsidRDefault="00000000">
            <w:pPr>
              <w:pStyle w:val="Compact"/>
            </w:pPr>
            <w:r>
              <w:t>Forte (obligation LP)</w:t>
            </w:r>
          </w:p>
        </w:tc>
        <w:tc>
          <w:tcPr>
            <w:tcW w:w="2704" w:type="dxa"/>
          </w:tcPr>
          <w:p w14:paraId="5AAEC0B1" w14:textId="77777777" w:rsidR="00B437D0" w:rsidRDefault="00000000">
            <w:pPr>
              <w:pStyle w:val="Compact"/>
            </w:pPr>
            <w:r>
              <w:t>Faible (rente long terme)</w:t>
            </w:r>
          </w:p>
        </w:tc>
      </w:tr>
    </w:tbl>
    <w:p w14:paraId="4AC811E4" w14:textId="77777777" w:rsidR="00B437D0" w:rsidRDefault="00000000">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w:t>
      </w:r>
      <w:del w:id="4272" w:author="emmanuel blezes" w:date="2026-05-18T20:04:00Z" w16du:dateUtc="2026-05-18T18:04:00Z">
        <w:r w:rsidDel="00146C66">
          <w:delText>—</w:delText>
        </w:r>
      </w:del>
      <w:ins w:id="4273" w:author="emmanuel blezes" w:date="2026-05-18T20:04:00Z" w16du:dateUtc="2026-05-18T18:04:00Z">
        <w:r w:rsidR="00146C66">
          <w:t>-</w:t>
        </w:r>
      </w:ins>
      <w:r>
        <w:t xml:space="preserve"> un véhicule que la France n’a pas.</w:t>
      </w:r>
    </w:p>
    <w:p w14:paraId="0B92B871" w14:textId="77777777" w:rsidR="00ED4993" w:rsidRDefault="00ED4993">
      <w:pPr>
        <w:rPr>
          <w:ins w:id="4274" w:author="emmanuel blezes" w:date="2026-05-24T19:41:00Z" w16du:dateUtc="2026-05-24T17:41:00Z"/>
          <w:rFonts w:asciiTheme="majorHAnsi" w:eastAsiaTheme="majorEastAsia" w:hAnsiTheme="majorHAnsi" w:cstheme="majorBidi"/>
          <w:color w:val="0F4761" w:themeColor="accent1" w:themeShade="BF"/>
          <w:sz w:val="40"/>
          <w:szCs w:val="40"/>
        </w:rPr>
      </w:pPr>
      <w:bookmarkStart w:id="4275" w:name="le-hold-up-silencieux"/>
      <w:ins w:id="4276" w:author="emmanuel blezes" w:date="2026-05-24T19:41:00Z" w16du:dateUtc="2026-05-24T17:41:00Z">
        <w:r>
          <w:br w:type="page"/>
        </w:r>
      </w:ins>
    </w:p>
    <w:p w14:paraId="7863400D" w14:textId="5031819D" w:rsidR="00693D09" w:rsidRDefault="00000000">
      <w:pPr>
        <w:pStyle w:val="Heading2"/>
        <w:numPr>
          <w:ilvl w:val="0"/>
          <w:numId w:val="8"/>
        </w:numPr>
        <w:pPrChange w:id="4277" w:author="emmanuel blezes" w:date="2026-05-24T20:01:00Z" w16du:dateUtc="2026-05-24T18:01:00Z">
          <w:pPr>
            <w:pStyle w:val="Heading1"/>
          </w:pPr>
        </w:pPrChange>
      </w:pPr>
      <w:bookmarkStart w:id="4278" w:name="_Toc230888252"/>
      <w:r>
        <w:lastRenderedPageBreak/>
        <w:t>Le hold-up silencieux</w:t>
      </w:r>
      <w:bookmarkEnd w:id="4278"/>
    </w:p>
    <w:p w14:paraId="129D25F7" w14:textId="77777777" w:rsidR="00B437D0" w:rsidRDefault="00000000">
      <w:pPr>
        <w:pStyle w:val="Subtitle"/>
        <w:pPrChange w:id="4279" w:author="emmanuel blezes" w:date="2026-05-24T19:54:00Z" w16du:dateUtc="2026-05-24T17:54:00Z">
          <w:pPr>
            <w:pStyle w:val="Heading2"/>
          </w:pPr>
        </w:pPrChange>
      </w:pPr>
      <w:bookmarkStart w:id="4280" w:name="X06a564458aba269c8d1071dd221bbf0f71e5797"/>
      <w:bookmarkEnd w:id="4142"/>
      <w:bookmarkEnd w:id="4275"/>
      <w:del w:id="4281" w:author="emmanuel blezes" w:date="2026-05-24T19:49:00Z" w16du:dateUtc="2026-05-24T17:49:00Z">
        <w:r w:rsidDel="009F45FE">
          <w:delText xml:space="preserve">3.3 </w:delText>
        </w:r>
      </w:del>
      <w:r>
        <w:t>D</w:t>
      </w:r>
      <w:del w:id="4282" w:author="emmanuel blezes" w:date="2026-05-24T19:49:00Z" w16du:dateUtc="2026-05-24T17:49:00Z">
        <w:r w:rsidDel="009F45FE">
          <w:delText>oliprane, Alstom, Lafarge : d</w:delText>
        </w:r>
      </w:del>
      <w:r>
        <w:t>ix ans de cessions</w:t>
      </w:r>
    </w:p>
    <w:p w14:paraId="31C63625" w14:textId="77777777" w:rsidR="00B437D0" w:rsidRDefault="00000000">
      <w:pPr>
        <w:pStyle w:val="FirstParagraph"/>
      </w:pPr>
      <w:r>
        <w:t>L’asymétrie ne reste pas théorique. Elle se traduit, opération par opération, en cessions très concrètes.</w:t>
      </w:r>
    </w:p>
    <w:p w14:paraId="1C17F2E0" w14:textId="77777777" w:rsidR="00B437D0" w:rsidRDefault="00000000">
      <w:pPr>
        <w:pStyle w:val="BodyText"/>
      </w:pPr>
      <w:r>
        <w:rPr>
          <w:b/>
          <w:bCs/>
        </w:rPr>
        <w:t>Doliprane / Opella → Clayton, Dubilier &amp; Rice (octobre 2024, clôture 30 avril 2025).</w:t>
      </w:r>
      <w:r>
        <w:t xml:space="preserve"> Le cas le plus médiatisé, et celui qui ouvre cet ouvrage. Sanofi cède son pôle santé grand public à CD&amp;R pour une </w:t>
      </w:r>
      <w:r>
        <w:rPr>
          <w:i/>
          <w:iCs/>
        </w:rPr>
        <w:t>enterprise value</w:t>
      </w:r>
      <w:r>
        <w:t xml:space="preserve"> de 16 milliards d’euros. Répartition finale : Sanofi 48,2 %, Bpifrance 1,8 %, CD&amp;R 50 % avec le contrôle effectif</w:t>
      </w:r>
      <w:r>
        <w:rPr>
          <w:rStyle w:val="FootnoteReference"/>
        </w:rPr>
        <w:footnoteReference w:id="195"/>
      </w:r>
      <w:r>
        <w:t>.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14:paraId="5DCD2F26" w14:textId="77777777" w:rsidR="00B437D0" w:rsidRDefault="00000000">
      <w:pPr>
        <w:pStyle w:val="BodyText"/>
      </w:pPr>
      <w:r>
        <w:rPr>
          <w:b/>
          <w:bCs/>
        </w:rPr>
        <w:t>Alstom Énergie → General Electric (2014-2015).</w:t>
      </w:r>
      <w:r>
        <w:t xml:space="preserve"> Le cas le plus emblématique. Le 22 avril 2014, GE annonce une offre sur la branche Énergie d’Alstom </w:t>
      </w:r>
      <w:del w:id="4288" w:author="emmanuel blezes" w:date="2026-05-18T20:04:00Z" w16du:dateUtc="2026-05-18T18:04:00Z">
        <w:r w:rsidDel="00146C66">
          <w:delText>—</w:delText>
        </w:r>
      </w:del>
      <w:ins w:id="4289" w:author="emmanuel blezes" w:date="2026-05-18T20:04:00Z" w16du:dateUtc="2026-05-18T18:04:00Z">
        <w:r w:rsidR="00146C66">
          <w:t>-</w:t>
        </w:r>
      </w:ins>
      <w:r>
        <w:t xml:space="preserve"> turbines à gaz, turbines à vapeur, hydraulique, et surtout les turbines Arabelle qui équipent les centrales nucléaires d’EDF. Prix initial : 12,35 milliards d’euros. À la clôture, le 2 novembre 2015, le prix final encaissé après ajustements ressort à </w:t>
      </w:r>
      <w:r>
        <w:rPr>
          <w:b/>
          <w:bCs/>
        </w:rPr>
        <w:t>9,7 milliards</w:t>
      </w:r>
      <w:r>
        <w:rPr>
          <w:rStyle w:val="FootnoteReference"/>
        </w:rPr>
        <w:footnoteReference w:id="196"/>
      </w:r>
      <w:r>
        <w:t xml:space="preserve">. Presque trois milliards de moins que ce qui avait été annoncé politiquement. À cela s’ajoute le contexte. Frédéric Pierucci, cadre dirigeant d’Alstom, est arrêté à JFK le 14 avril 2013, un an avant l’offre publique, sous procédure du </w:t>
      </w:r>
      <w:r>
        <w:rPr>
          <w:i/>
          <w:iCs/>
        </w:rPr>
        <w:t>Department of Justice</w:t>
      </w:r>
      <w:r>
        <w:t xml:space="preserve">. Il restera incarcéré quatorze mois. Dans </w:t>
      </w:r>
      <w:r>
        <w:rPr>
          <w:i/>
          <w:iCs/>
        </w:rPr>
        <w:t>Le piège américain</w:t>
      </w:r>
      <w:r>
        <w:t xml:space="preserve"> (JC Lattès, 2019), il décrit ce qu’il vit comme un instrument d’extraterritorialité juridique utilisé pour faire pression sur Alstom</w:t>
      </w:r>
      <w:r>
        <w:rPr>
          <w:rStyle w:val="FootnoteReference"/>
        </w:rPr>
        <w:footnoteReference w:id="197"/>
      </w:r>
      <w:r>
        <w:t>. La thèse est contestée ; les faits sont documentés. Dix ans plus tard, la France est devenue dépendante, pour les turbines nucléaires de ses propres réacteurs, d’un constructeur américain.</w:t>
      </w:r>
    </w:p>
    <w:p w14:paraId="2396B25A" w14:textId="77777777" w:rsidR="00B437D0" w:rsidRDefault="00000000">
      <w:pPr>
        <w:pStyle w:val="BodyText"/>
      </w:pPr>
      <w:r>
        <w:rPr>
          <w:b/>
          <w:bCs/>
        </w:rPr>
        <w:t>Photonis → HLD (février 2021).</w:t>
      </w:r>
      <w:r>
        <w:t xml:space="preserve"> Photonis fabrique des tubes intensificateurs d’image </w:t>
      </w:r>
      <w:del w:id="4310" w:author="emmanuel blezes" w:date="2026-05-18T20:04:00Z" w16du:dateUtc="2026-05-18T18:04:00Z">
        <w:r w:rsidDel="00146C66">
          <w:delText>—</w:delText>
        </w:r>
      </w:del>
      <w:ins w:id="4311" w:author="emmanuel blezes" w:date="2026-05-18T20:04:00Z" w16du:dateUtc="2026-05-18T18:04:00Z">
        <w:r w:rsidR="00146C66">
          <w:t>-</w:t>
        </w:r>
      </w:ins>
      <w:r>
        <w:t xml:space="preserve"> les yeux des forces spéciales françaises et européennes la nuit. En décembre 2020, l’américain Teledyne Technologies propose un rachat évalué à 550 millions de dollars (environ 510 millions d’euros) qui aurait donné un quasi-monopole mondial. Bercy oppose </w:t>
      </w:r>
      <w:r>
        <w:lastRenderedPageBreak/>
        <w:t>son veto. Le rachat patrimonial est organisé en urgence avec le fonds français HLD, qui acquiert Photonis pour 370 millions d’euros</w:t>
      </w:r>
      <w:r>
        <w:rPr>
          <w:rStyle w:val="FootnoteReference"/>
        </w:rPr>
        <w:footnoteReference w:id="198"/>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w:t>
      </w:r>
      <w:del w:id="4321" w:author="emmanuel blezes" w:date="2026-05-18T20:04:00Z" w16du:dateUtc="2026-05-18T18:04:00Z">
        <w:r w:rsidDel="00146C66">
          <w:delText>—</w:delText>
        </w:r>
      </w:del>
      <w:ins w:id="4322" w:author="emmanuel blezes" w:date="2026-05-18T20:04:00Z" w16du:dateUtc="2026-05-18T18:04:00Z">
        <w:r w:rsidR="00146C66">
          <w:t>-</w:t>
        </w:r>
      </w:ins>
      <w:r>
        <w:t xml:space="preserve"> mais on ne peut pas activer un veto à chaque transmission d’ETI.</w:t>
      </w:r>
    </w:p>
    <w:p w14:paraId="6744EF99" w14:textId="77777777" w:rsidR="00B437D0" w:rsidRDefault="00000000">
      <w:pPr>
        <w:pStyle w:val="BodyText"/>
      </w:pPr>
      <w:r>
        <w:rPr>
          <w:b/>
          <w:bCs/>
        </w:rPr>
        <w:t>Latécoère → Searchlight Capital (juin 2019).</w:t>
      </w:r>
      <w:r>
        <w:t xml:space="preserve"> L’équipementier aéronautique toulousain, qui fournit Boeing, Airbus, Bombardier, passe sous contrôle d’un fonds de </w:t>
      </w:r>
      <w:r>
        <w:rPr>
          <w:i/>
          <w:iCs/>
        </w:rPr>
        <w:t>private equity</w:t>
      </w:r>
      <w:r>
        <w:t xml:space="preserve"> américain. Searchlight acquiert en juin 2019 26,05 % du capital pour 106,8 millions de dollars</w:t>
      </w:r>
      <w:r>
        <w:rPr>
          <w:rStyle w:val="FootnoteReference"/>
        </w:rPr>
        <w:footnoteReference w:id="199"/>
      </w:r>
      <w:r>
        <w:t xml:space="preserve">. Une OPA suit, valorisant la totalité à 365 millions d’euros. Recapitalisation de 124,4 millions en novembre 2023, à l’issue de laquelle Searchlight passe à 86,9 %. Effectifs France passés de 2 800 à 2 100 entre 2019 et 2023 </w:t>
      </w:r>
      <w:del w:id="4334" w:author="emmanuel blezes" w:date="2026-05-18T20:04:00Z" w16du:dateUtc="2026-05-18T18:04:00Z">
        <w:r w:rsidDel="00146C66">
          <w:delText>—</w:delText>
        </w:r>
      </w:del>
      <w:ins w:id="4335" w:author="emmanuel blezes" w:date="2026-05-18T20:04:00Z" w16du:dateUtc="2026-05-18T18:04:00Z">
        <w:r w:rsidR="00146C66">
          <w:t>-</w:t>
        </w:r>
      </w:ins>
      <w:r>
        <w:t xml:space="preserve"> une coupe de 25 %.</w:t>
      </w:r>
    </w:p>
    <w:p w14:paraId="5AA8B6AB" w14:textId="77777777" w:rsidR="00B437D0" w:rsidRDefault="00000000">
      <w:pPr>
        <w:pStyle w:val="BodyText"/>
      </w:pPr>
      <w:r>
        <w:rPr>
          <w:b/>
          <w:bCs/>
        </w:rPr>
        <w:t>Exxelia → Heico (juillet 2022, clôture janvier 2023).</w:t>
      </w:r>
      <w:r>
        <w:t xml:space="preserve"> 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200"/>
      </w:r>
      <w:r>
        <w:t xml:space="preserve">. La France obtient une </w:t>
      </w:r>
      <w:r>
        <w:rPr>
          <w:i/>
          <w:iCs/>
        </w:rPr>
        <w:t>golden share</w:t>
      </w:r>
      <w:r>
        <w:t xml:space="preserve"> négociée tardivement. Sur le papier, elle peut bloquer une décision stratégique ; dans les faits, ce qui n’aura pas été pré-positionné se négocie à l’unité, années après années. Le siège reste en France ; la direction stratégique est à Hollywood, Floride.</w:t>
      </w:r>
    </w:p>
    <w:p w14:paraId="1574A227" w14:textId="77777777" w:rsidR="00B437D0" w:rsidRDefault="00000000">
      <w:pPr>
        <w:pStyle w:val="BodyText"/>
      </w:pPr>
      <w:r>
        <w:t xml:space="preserve">À ces cinq cas s’ajoute une série d’opérations qui dessinent le même mouvement. </w:t>
      </w:r>
      <w:r>
        <w:rPr>
          <w:b/>
          <w:bCs/>
        </w:rPr>
        <w:t>Lafarge-Holcim (2015)</w:t>
      </w:r>
      <w:r>
        <w:t xml:space="preserve"> : fusion avec le suisse Holcim, siège du groupe combiné délocalisé à Jona, effectifs français passés de 6 500 à moins de 5 500 en deux ans</w:t>
      </w:r>
      <w:r>
        <w:rPr>
          <w:rStyle w:val="FootnoteReference"/>
        </w:rPr>
        <w:footnoteReference w:id="201"/>
      </w:r>
      <w:r>
        <w:t xml:space="preserve">. </w:t>
      </w:r>
      <w:r>
        <w:rPr>
          <w:b/>
          <w:bCs/>
        </w:rPr>
        <w:t>Technip-FMC (2016)</w:t>
      </w:r>
      <w:r>
        <w:t xml:space="preserve"> : fusion 50/50 avec l’américain FMC, cotation principale transférée au NYSE, siège opérationnel à Houston, effectifs français passés de plus de 5 000 à moins de 3 500 entre 2017 et 2021</w:t>
      </w:r>
      <w:r>
        <w:rPr>
          <w:rStyle w:val="FootnoteReference"/>
        </w:rPr>
        <w:footnoteReference w:id="202"/>
      </w:r>
      <w:r>
        <w:t xml:space="preserve">. </w:t>
      </w:r>
      <w:r>
        <w:rPr>
          <w:b/>
          <w:bCs/>
        </w:rPr>
        <w:t>Servier-Agios (mars 2021)</w:t>
      </w:r>
      <w:r>
        <w:t xml:space="preserve"> : le contre-exemple. Servier, contrôlé par une fondation à but non lucratif, rachète à l’américain Agios son portefeuille d’oncologie pour </w:t>
      </w:r>
      <w:r>
        <w:lastRenderedPageBreak/>
        <w:t>1,8 milliard de dollars</w:t>
      </w:r>
      <w:r>
        <w:rPr>
          <w:rStyle w:val="FootnoteReference"/>
        </w:rPr>
        <w:footnoteReference w:id="203"/>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 </w:t>
      </w:r>
      <w:r>
        <w:rPr>
          <w:b/>
          <w:bCs/>
        </w:rPr>
        <w:t>Ingenico-Worldline (2020)</w:t>
      </w:r>
      <w:r>
        <w:t xml:space="preserve"> : Worldline rachète Ingenico pour 7,8 milliards d’euros</w:t>
      </w:r>
      <w:r>
        <w:rPr>
          <w:rStyle w:val="FootnoteReference"/>
        </w:rPr>
        <w:footnoteReference w:id="204"/>
      </w:r>
      <w:r>
        <w:t xml:space="preserve">, en théorie la fusion des deux champions français du paiement. Dans les faits, l’ensemble se retrouve surendetté, le cours s’effondre en 2023, des fonds activistes américains entrent au capital. La leçon : créer un champion sans capital long terme pour l’accompagner, c’est créer une cible. </w:t>
      </w:r>
      <w:r>
        <w:rPr>
          <w:b/>
          <w:bCs/>
        </w:rPr>
        <w:t>SoLocal (2004-2024)</w:t>
      </w:r>
      <w:r>
        <w:t xml:space="preserve"> :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14:paraId="367D7874" w14:textId="77777777" w:rsidR="00B437D0" w:rsidRDefault="00000000">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 </w:t>
      </w:r>
      <w:r>
        <w:rPr>
          <w:b/>
          <w:bCs/>
        </w:rPr>
        <w:t>85 milliards d’euros</w:t>
      </w:r>
      <w:r>
        <w:t xml:space="preserve">. En ajoutant la moitié française d’Opella, on dépasse les </w:t>
      </w:r>
      <w:r>
        <w:rPr>
          <w:b/>
          <w:bCs/>
        </w:rPr>
        <w:t>quatre-vingt-dix milliards</w:t>
      </w:r>
      <w:r>
        <w:t>. Sur dix ans, c’est l’équivalent d’un budget de la Défense par décennie qui sort du périmètre français.</w:t>
      </w:r>
    </w:p>
    <w:p w14:paraId="0682BC28" w14:textId="77777777" w:rsidR="00B437D0" w:rsidRDefault="00000000">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w:t>
      </w:r>
      <w:del w:id="4376" w:author="emmanuel blezes" w:date="2026-05-18T20:04:00Z" w16du:dateUtc="2026-05-18T18:04:00Z">
        <w:r w:rsidDel="00146C66">
          <w:delText>—</w:delText>
        </w:r>
      </w:del>
      <w:ins w:id="4377" w:author="emmanuel blezes" w:date="2026-05-18T20:04:00Z" w16du:dateUtc="2026-05-18T18:04:00Z">
        <w:r w:rsidR="00146C66">
          <w:t>-</w:t>
        </w:r>
      </w:ins>
      <w:r>
        <w:t xml:space="preserve">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w:t>
      </w:r>
      <w:del w:id="4378" w:author="emmanuel blezes" w:date="2026-05-18T20:04:00Z" w16du:dateUtc="2026-05-18T18:04:00Z">
        <w:r w:rsidDel="00146C66">
          <w:delText>—</w:delText>
        </w:r>
      </w:del>
      <w:ins w:id="4379" w:author="emmanuel blezes" w:date="2026-05-18T20:04:00Z" w16du:dateUtc="2026-05-18T18:04:00Z">
        <w:r w:rsidR="00146C66">
          <w:t>-</w:t>
        </w:r>
      </w:ins>
      <w:r>
        <w:t xml:space="preserve"> Pays-Bas, Irlande, Luxembourg, Delaware. Les redevances futures, qui étaient encaissées en France, le sont désormais ailleurs. L’impôt sur les sociétés correspondant aussi. C’est ce qu’on appelle, </w:t>
      </w:r>
      <w:r>
        <w:lastRenderedPageBreak/>
        <w:t>dans le jargon de l’OCDE, l’érosion de la base fiscale</w:t>
      </w:r>
      <w:r>
        <w:rPr>
          <w:rStyle w:val="FootnoteReference"/>
        </w:rPr>
        <w:footnoteReference w:id="205"/>
      </w:r>
      <w:r>
        <w:t>. Les fournisseurs et les talents, enfin : les acheteurs du groupe acquéreur préfèrent les fournisseurs qu’ils connaissent, et les meilleurs ingénieurs s’expatrient vers le siège avec un savoir-faire que l’écosystème français a mis des années à former.</w:t>
      </w:r>
    </w:p>
    <w:p w14:paraId="6078FEFB" w14:textId="77777777" w:rsidR="00B437D0" w:rsidRDefault="00000000">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 </w:t>
      </w:r>
      <w:r>
        <w:rPr>
          <w:i/>
          <w:iCs/>
        </w:rPr>
        <w:t>hollowing out</w:t>
      </w:r>
      <w:r>
        <w:t xml:space="preserve"> </w:t>
      </w:r>
      <w:del w:id="4388" w:author="emmanuel blezes" w:date="2026-05-18T20:04:00Z" w16du:dateUtc="2026-05-18T18:04:00Z">
        <w:r w:rsidDel="00146C66">
          <w:delText>—</w:delText>
        </w:r>
      </w:del>
      <w:ins w:id="4389" w:author="emmanuel blezes" w:date="2026-05-18T20:04:00Z" w16du:dateUtc="2026-05-18T18:04:00Z">
        <w:r w:rsidR="00146C66">
          <w:t>-</w:t>
        </w:r>
      </w:ins>
      <w:r>
        <w:t xml:space="preserve"> le creusement de l’intérieur. La coque reste, l’intérieur s’évide. Garder l’enseigne ne suffit pas à garder l’économie.</w:t>
      </w:r>
    </w:p>
    <w:p w14:paraId="1CDAC2B8" w14:textId="77777777" w:rsidR="00B437D0" w:rsidRDefault="00000000">
      <w:pPr>
        <w:pStyle w:val="Subtitle"/>
        <w:pPrChange w:id="4390" w:author="emmanuel blezes" w:date="2026-05-24T19:54:00Z" w16du:dateUtc="2026-05-24T17:54:00Z">
          <w:pPr>
            <w:pStyle w:val="Heading2"/>
          </w:pPr>
        </w:pPrChange>
      </w:pPr>
      <w:bookmarkStart w:id="4391" w:name="milliards-de-dividendes-vers-létranger"/>
      <w:bookmarkEnd w:id="4280"/>
      <w:del w:id="4392" w:author="emmanuel blezes" w:date="2026-05-24T19:50:00Z" w16du:dateUtc="2026-05-24T17:50:00Z">
        <w:r w:rsidDel="009F45FE">
          <w:delText xml:space="preserve">3.4 </w:delText>
        </w:r>
      </w:del>
      <w:r>
        <w:t>36 milliards de dividendes vers l’étranger</w:t>
      </w:r>
    </w:p>
    <w:p w14:paraId="0F6CD707" w14:textId="77777777" w:rsidR="00B437D0" w:rsidRDefault="00000000">
      <w:pPr>
        <w:pStyle w:val="FirstParagraph"/>
      </w:pPr>
      <w:r>
        <w:t xml:space="preserve">On peut, pour finir de mesurer le hold-up, sortir de la transmission d’ETI et regarder les grands. Le CAC 40 a versé en 2024 un montant record de </w:t>
      </w:r>
      <w:r>
        <w:rPr>
          <w:b/>
          <w:bCs/>
        </w:rPr>
        <w:t>72,8 milliards d’euros de dividendes</w:t>
      </w:r>
      <w:r>
        <w:t>, en hausse de 8,5 %. Si l’on ajoute les rachats d’actions, le retour total à l’actionnaire atteint 98,2 milliards</w:t>
      </w:r>
      <w:r>
        <w:rPr>
          <w:rStyle w:val="FootnoteReference"/>
        </w:rPr>
        <w:footnoteReference w:id="206"/>
      </w:r>
      <w:r>
        <w:t>. TotalEnergies a versé à elle seule 14,6 milliards. LVMH 6,9. Stellantis 6,7. Ces chiffres sont des montants effectivement décaissés, ligne après ligne.</w:t>
      </w:r>
    </w:p>
    <w:p w14:paraId="5D81D446" w14:textId="77777777" w:rsidR="00B437D0" w:rsidRDefault="00000000">
      <w:pPr>
        <w:pStyle w:val="BodyText"/>
      </w:pPr>
      <w:r>
        <w:t xml:space="preserve">Or, à fin 2024, </w:t>
      </w:r>
      <w:r>
        <w:rPr>
          <w:b/>
          <w:bCs/>
        </w:rPr>
        <w:t>50 % du capital des trente-cinq plus grandes sociétés du CAC 40 sont détenus par des investisseurs non-résidents</w:t>
      </w:r>
      <w:r>
        <w:rPr>
          <w:rStyle w:val="FootnoteReference"/>
        </w:rPr>
        <w:footnoteReference w:id="207"/>
      </w:r>
      <w:r>
        <w:t>. La capitalisation totale concernée s’élève à 2 165 milliards d’euros ; 1 083 milliards sont donc détenus depuis l’étranger. Dix-neuf de ces trente-cinq sociétés sont contrôlées à plus de 50 % par des non-résidents.</w:t>
      </w:r>
    </w:p>
    <w:p w14:paraId="58B96C20" w14:textId="77777777" w:rsidR="00B437D0" w:rsidRDefault="00000000">
      <w:pPr>
        <w:pStyle w:val="BodyText"/>
      </w:pPr>
      <w:r>
        <w:t xml:space="preserve">L’arithmétique est cruelle. 50 % × 72,8 Md€ = </w:t>
      </w:r>
      <w:r>
        <w:rPr>
          <w:b/>
          <w:bCs/>
        </w:rPr>
        <w:t>36,4 milliards d’euros</w:t>
      </w:r>
      <w:r>
        <w:t xml:space="preserve"> de dividendes qui ont quitté la France en 2024. L’équivalent du budget annuel du ministère de l’Éducation nationale, ou presque. Par habitant, 535 euros qui partent chaque année à l’étranger.</w:t>
      </w:r>
    </w:p>
    <w:p w14:paraId="5C75FAA3" w14:textId="77777777" w:rsidR="00B437D0" w:rsidRDefault="00000000">
      <w:pPr>
        <w:pStyle w:val="BodyText"/>
      </w:pPr>
      <w:r>
        <w:t>D’où viennent ces non-résidents ? 92 % investissent en portefeuille (fonds, ETF, gestion passive). Par zone : 40 % zone euro, 34 % États-Unis, 26 % reste du monde</w:t>
      </w:r>
      <w:r>
        <w:rPr>
          <w:rStyle w:val="FootnoteReference"/>
        </w:rPr>
        <w:footnoteReference w:id="208"/>
      </w:r>
      <w:r>
        <w:t xml:space="preserve">. Les noms reviennent : BlackRock pesait environ 2,1 % de l’indice CAC 40 en 2020, Vanguard 2,0 %, </w:t>
      </w:r>
      <w:r>
        <w:lastRenderedPageBreak/>
        <w:t>State Street autour de 1,5 %</w:t>
      </w:r>
      <w:r>
        <w:rPr>
          <w:rStyle w:val="FootnoteReference"/>
        </w:rPr>
        <w:footnoteReference w:id="209"/>
      </w:r>
      <w:r>
        <w:t>.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14:paraId="351D3873" w14:textId="77777777" w:rsidR="00B437D0" w:rsidRDefault="00000000">
      <w:pPr>
        <w:pStyle w:val="BodyText"/>
      </w:pPr>
      <w:r>
        <w:t>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14:paraId="3D0B6992" w14:textId="77777777" w:rsidR="00B437D0" w:rsidRDefault="00000000">
      <w:pPr>
        <w:pStyle w:val="BlockText"/>
      </w:pPr>
      <w:r>
        <w:rPr>
          <w:b/>
          <w:bCs/>
        </w:rPr>
        <w:t>Calcul Où Va l’Argent.</w:t>
      </w:r>
      <w:r>
        <w:t xml:space="preserve"> La fuite cumulée sur dix ans.</w:t>
      </w:r>
    </w:p>
    <w:p w14:paraId="79DDDF0D" w14:textId="77777777" w:rsidR="00B437D0" w:rsidRDefault="00000000">
      <w:pPr>
        <w:pStyle w:val="BlockText"/>
      </w:pPr>
      <w:r>
        <w:t>En 2024 : 36,4 Md€ partis à l’étranger.</w:t>
      </w:r>
      <w:r>
        <w:br/>
        <w:t xml:space="preserve">En appliquant la croissance moyenne des dividendes du CAC 40 (environ 6 % nominal annualisé sur la décennie écoulée) et en faisant l’hypothèse d’une détention non-résidente stable à 50 %, le flux annuel atteindrait, en 2034, autour de </w:t>
      </w:r>
      <w:r>
        <w:rPr>
          <w:b/>
          <w:bCs/>
        </w:rPr>
        <w:t>65 Md€</w:t>
      </w:r>
      <w:r>
        <w:t>.</w:t>
      </w:r>
    </w:p>
    <w:p w14:paraId="4FC2EDD5" w14:textId="77777777" w:rsidR="00B437D0" w:rsidRDefault="00000000">
      <w:pPr>
        <w:pStyle w:val="BlockText"/>
      </w:pPr>
      <w:r>
        <w:t xml:space="preserve">Sur la décennie 2024-2034, le total cumulé des dividendes partis à l’étranger devrait dépasser </w:t>
      </w:r>
      <w:r>
        <w:rPr>
          <w:b/>
          <w:bCs/>
        </w:rPr>
        <w:t>500 milliards d’euros</w:t>
      </w:r>
      <w:r>
        <w:rPr>
          <w:rStyle w:val="FootnoteReference"/>
        </w:rPr>
        <w:footnoteReference w:id="210"/>
      </w:r>
      <w:r>
        <w:t>.</w:t>
      </w:r>
    </w:p>
    <w:p w14:paraId="042AE4D1" w14:textId="77777777" w:rsidR="00B437D0" w:rsidRDefault="00000000">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w:t>
      </w:r>
      <w:del w:id="4416" w:author="emmanuel blezes" w:date="2026-05-18T20:04:00Z" w16du:dateUtc="2026-05-18T18:04:00Z">
        <w:r w:rsidDel="00146C66">
          <w:delText>—</w:delText>
        </w:r>
      </w:del>
      <w:ins w:id="4417" w:author="emmanuel blezes" w:date="2026-05-18T20:04:00Z" w16du:dateUtc="2026-05-18T18:04:00Z">
        <w:r w:rsidR="00146C66">
          <w:t>-</w:t>
        </w:r>
      </w:ins>
      <w:r>
        <w:t xml:space="preserve"> en partie, comme les Norvégiens, les Néerlandais et les Canadiens </w:t>
      </w:r>
      <w:del w:id="4418" w:author="emmanuel blezes" w:date="2026-05-18T20:04:00Z" w16du:dateUtc="2026-05-18T18:04:00Z">
        <w:r w:rsidDel="00146C66">
          <w:delText>—</w:delText>
        </w:r>
      </w:del>
      <w:ins w:id="4419" w:author="emmanuel blezes" w:date="2026-05-18T20:04:00Z" w16du:dateUtc="2026-05-18T18:04:00Z">
        <w:r w:rsidR="00146C66">
          <w:t>-</w:t>
        </w:r>
      </w:ins>
      <w:r>
        <w:t xml:space="preserve"> dans leurs propres entreprises nationales. Les non-résidents continueraient à investir, mais leur part relative serait plus faible, et le flux de dividendes vers l’étranger le serait dans la même proportion.</w:t>
      </w:r>
    </w:p>
    <w:p w14:paraId="7C98D0A2" w14:textId="2039A426" w:rsidR="00B437D0" w:rsidRPr="00554EFB" w:rsidRDefault="00000000">
      <w:pPr>
        <w:pStyle w:val="Heading2"/>
        <w:numPr>
          <w:ilvl w:val="0"/>
          <w:numId w:val="8"/>
        </w:numPr>
        <w:pPrChange w:id="4420" w:author="emmanuel blezes" w:date="2026-05-24T20:01:00Z" w16du:dateUtc="2026-05-24T18:01:00Z">
          <w:pPr>
            <w:pStyle w:val="Heading2"/>
          </w:pPr>
        </w:pPrChange>
      </w:pPr>
      <w:bookmarkStart w:id="4421" w:name="X81a1c665510db1e3338e98af2866fc35ed71590"/>
      <w:bookmarkEnd w:id="4391"/>
      <w:del w:id="4422" w:author="emmanuel blezes" w:date="2026-05-24T19:51:00Z" w16du:dateUtc="2026-05-24T17:51:00Z">
        <w:r w:rsidRPr="00554EFB" w:rsidDel="009F45FE">
          <w:delText>3</w:delText>
        </w:r>
      </w:del>
      <w:del w:id="4423" w:author="emmanuel blezes" w:date="2026-05-24T19:50:00Z" w16du:dateUtc="2026-05-24T17:50:00Z">
        <w:r w:rsidRPr="00554EFB" w:rsidDel="009F45FE">
          <w:delText xml:space="preserve">.5 </w:delText>
        </w:r>
        <w:r w:rsidRPr="009F45FE" w:rsidDel="009F45FE">
          <w:delText>Ce que feraient 1 500 milliards en fonds de pension français</w:delText>
        </w:r>
      </w:del>
      <w:bookmarkStart w:id="4424" w:name="_Toc230888253"/>
      <w:ins w:id="4425" w:author="emmanuel blezes" w:date="2026-05-24T19:50:00Z" w16du:dateUtc="2026-05-24T17:50:00Z">
        <w:r w:rsidR="009F45FE" w:rsidRPr="00554EFB">
          <w:t>Si la France avait des fonds de pension</w:t>
        </w:r>
      </w:ins>
      <w:bookmarkEnd w:id="4424"/>
    </w:p>
    <w:p w14:paraId="0D88C539" w14:textId="77777777" w:rsidR="00B437D0" w:rsidRDefault="00000000">
      <w:pPr>
        <w:pStyle w:val="FirstParagraph"/>
      </w:pPr>
      <w:r>
        <w:t>Imaginons, pour finir, ce qui se passerait si la France avait des fonds de pension de taille comparable à ceux de ses voisins. Pas une utopie ; un calcul.</w:t>
      </w:r>
    </w:p>
    <w:p w14:paraId="5302E49D" w14:textId="77777777" w:rsidR="00B437D0" w:rsidRDefault="00000000">
      <w:pPr>
        <w:pStyle w:val="BodyText"/>
      </w:pPr>
      <w:r>
        <w:t xml:space="preserve">D’où viendraient ces 1 500 milliards ? Ils ne tomberaient pas du ciel. Ils viendraient des cotisations retraite des Français eux-mêmes. Chaque mois, une part du salaire </w:t>
      </w:r>
      <w:del w:id="4426" w:author="emmanuel blezes" w:date="2026-05-18T20:04:00Z" w16du:dateUtc="2026-05-18T18:04:00Z">
        <w:r w:rsidDel="00146C66">
          <w:delText>—</w:delText>
        </w:r>
      </w:del>
      <w:ins w:id="4427" w:author="emmanuel blezes" w:date="2026-05-18T20:04:00Z" w16du:dateUtc="2026-05-18T18:04:00Z">
        <w:r w:rsidR="00146C66">
          <w:t>-</w:t>
        </w:r>
      </w:ins>
      <w:r>
        <w:t xml:space="preserve"> quelques </w:t>
      </w:r>
      <w:r>
        <w:lastRenderedPageBreak/>
        <w:t xml:space="preserve">points du brut, comme en Suède (2,5 % sur la </w:t>
      </w:r>
      <w:r>
        <w:rPr>
          <w:i/>
          <w:iCs/>
        </w:rPr>
        <w:t>Premiepension</w:t>
      </w:r>
      <w:r>
        <w:t xml:space="preserve">) ou en Australie (12 % sur la </w:t>
      </w:r>
      <w:r>
        <w:rPr>
          <w:i/>
          <w:iCs/>
        </w:rPr>
        <w:t>Superannuation Guarantee</w:t>
      </w:r>
      <w:r>
        <w:t xml:space="preserve">) </w:t>
      </w:r>
      <w:del w:id="4428" w:author="emmanuel blezes" w:date="2026-05-18T20:04:00Z" w16du:dateUtc="2026-05-18T18:04:00Z">
        <w:r w:rsidDel="00146C66">
          <w:delText>—</w:delText>
        </w:r>
      </w:del>
      <w:ins w:id="4429" w:author="emmanuel blezes" w:date="2026-05-18T20:04:00Z" w16du:dateUtc="2026-05-18T18:04:00Z">
        <w:r w:rsidR="00146C66">
          <w:t>-</w:t>
        </w:r>
      </w:ins>
      <w:r>
        <w:t xml:space="preserve"> ne partirait plus immédiatement vers un retraité actuel, mais s’accumulerait dans un fonds, qui l’investirait dans un portefeuille diversifié. Et parce qu’un fonds de pension français ferait, comme tous ses homologues, du </w:t>
      </w:r>
      <w:r>
        <w:rPr>
          <w:i/>
          <w:iCs/>
        </w:rPr>
        <w:t>home bias</w:t>
      </w:r>
      <w:r>
        <w:t xml:space="preserve">, vingt à trente pour cent de ses actifs reviendraient sur le marché français. Le salarié cotise une fois, et son argent fait </w:t>
      </w:r>
      <w:r>
        <w:rPr>
          <w:b/>
          <w:bCs/>
        </w:rPr>
        <w:t>deux choses à la fois</w:t>
      </w:r>
      <w:r>
        <w:t xml:space="preserve"> : il prépare sa retraite, et il devient </w:t>
      </w:r>
      <w:del w:id="4430" w:author="emmanuel blezes" w:date="2026-05-18T20:04:00Z" w16du:dateUtc="2026-05-18T18:04:00Z">
        <w:r w:rsidDel="00146C66">
          <w:delText>—</w:delText>
        </w:r>
      </w:del>
      <w:ins w:id="4431" w:author="emmanuel blezes" w:date="2026-05-18T20:04:00Z" w16du:dateUtc="2026-05-18T18:04:00Z">
        <w:r w:rsidR="00146C66">
          <w:t>-</w:t>
        </w:r>
      </w:ins>
      <w:r>
        <w:t xml:space="preserve"> pour la première fois </w:t>
      </w:r>
      <w:del w:id="4432" w:author="emmanuel blezes" w:date="2026-05-18T20:04:00Z" w16du:dateUtc="2026-05-18T18:04:00Z">
        <w:r w:rsidDel="00146C66">
          <w:delText>—</w:delText>
        </w:r>
      </w:del>
      <w:ins w:id="4433" w:author="emmanuel blezes" w:date="2026-05-18T20:04:00Z" w16du:dateUtc="2026-05-18T18:04:00Z">
        <w:r w:rsidR="00146C66">
          <w:t>-</w:t>
        </w:r>
      </w:ins>
      <w:r>
        <w:t xml:space="preserve"> actionnaire des entreprises de son pays.</w:t>
      </w:r>
    </w:p>
    <w:p w14:paraId="31092AC3" w14:textId="77777777" w:rsidR="00B437D0" w:rsidRDefault="00000000">
      <w:pPr>
        <w:pStyle w:val="BodyText"/>
      </w:pPr>
      <w:r>
        <w:t>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domestique</w:t>
      </w:r>
      <w:r>
        <w:rPr>
          <w:rStyle w:val="FootnoteReference"/>
        </w:rPr>
        <w:footnoteReference w:id="211"/>
      </w:r>
      <w:r>
        <w:t>.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14:paraId="47BA3881" w14:textId="77777777" w:rsidR="00B437D0" w:rsidRDefault="00000000">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w:t>
      </w:r>
      <w:del w:id="4454" w:author="emmanuel blezes" w:date="2026-05-18T20:04:00Z" w16du:dateUtc="2026-05-18T18:04:00Z">
        <w:r w:rsidDel="00146C66">
          <w:delText>—</w:delText>
        </w:r>
      </w:del>
      <w:ins w:id="4455" w:author="emmanuel blezes" w:date="2026-05-18T20:04:00Z" w16du:dateUtc="2026-05-18T18:04:00Z">
        <w:r w:rsidR="00146C66">
          <w:t>-</w:t>
        </w:r>
      </w:ins>
      <w:r>
        <w:t xml:space="preserve"> un volume supérieur à la totalité du capital-investissement français actuel.</w:t>
      </w:r>
    </w:p>
    <w:p w14:paraId="4E169982" w14:textId="77777777" w:rsidR="00B437D0" w:rsidRDefault="00000000">
      <w:pPr>
        <w:pStyle w:val="BodyText"/>
      </w:pPr>
      <w:r>
        <w:t xml:space="preserve">Pour atteindre 50 % du PIB en actifs de fonds de pension, soit la position approximative du Canada à mi-parcours, la France aurait besoin d’environ </w:t>
      </w:r>
      <w:r>
        <w:rPr>
          <w:b/>
          <w:bCs/>
        </w:rPr>
        <w:t>1 500 milliards d’euros</w:t>
      </w:r>
      <w:r>
        <w:t xml:space="preserve"> sous </w:t>
      </w:r>
      <w:r>
        <w:lastRenderedPageBreak/>
        <w:t>gestion</w:t>
      </w:r>
      <w:r>
        <w:rPr>
          <w:rStyle w:val="FootnoteReference"/>
        </w:rPr>
        <w:footnoteReference w:id="212"/>
      </w:r>
      <w:r>
        <w:t>.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14:paraId="540BF89A" w14:textId="77777777" w:rsidR="00B437D0" w:rsidRDefault="00000000">
      <w:pPr>
        <w:pStyle w:val="BodyText"/>
      </w:pPr>
      <w:r>
        <w:t xml:space="preserve">Allouons ces 1 500 milliards selon le profil d’un fonds de pension standard : 50 % en actions cotées internationales, dont une part « </w:t>
      </w:r>
      <w:r>
        <w:rPr>
          <w:i/>
          <w:iCs/>
        </w:rPr>
        <w:t>home bias</w:t>
      </w:r>
      <w:r>
        <w:t xml:space="preserve"> » de 30-40 % en France et en Europe, 25 % en obligations, 15 % en actifs alternatifs (capital-investissement, infrastructures, immobilier), 10 % en liquidités et autres. Cela donne :</w:t>
      </w:r>
    </w:p>
    <w:p w14:paraId="6A4D06C2" w14:textId="77777777" w:rsidR="00B437D0" w:rsidRDefault="00000000">
      <w:pPr>
        <w:pStyle w:val="Compact"/>
        <w:numPr>
          <w:ilvl w:val="0"/>
          <w:numId w:val="2"/>
        </w:numPr>
      </w:pPr>
      <w:r>
        <w:rPr>
          <w:b/>
          <w:bCs/>
        </w:rPr>
        <w:t>300 à 400 milliards d’euros</w:t>
      </w:r>
      <w:r>
        <w:t xml:space="preserve"> investis directement dans le CAC 40 et le SBF 120, soit 14 à 18 % du capital total des grandes capitalisations françaises. Cette substitution ferait passer la détention non-résidente de 50 % à environ 32-36 %.</w:t>
      </w:r>
    </w:p>
    <w:p w14:paraId="28092003" w14:textId="77777777" w:rsidR="00B437D0" w:rsidRDefault="00000000">
      <w:pPr>
        <w:pStyle w:val="Compact"/>
        <w:numPr>
          <w:ilvl w:val="0"/>
          <w:numId w:val="2"/>
        </w:numPr>
      </w:pPr>
      <w:r>
        <w:rPr>
          <w:b/>
          <w:bCs/>
        </w:rPr>
        <w:t>75 à 100 milliards d’euros</w:t>
      </w:r>
      <w:r>
        <w:t xml:space="preserve"> orientés vers le capital-investissement et les ETI françaises, soit trois à quatre années d’activité du capital-investissement français actuel concentrées sur le seul marché domestique.</w:t>
      </w:r>
    </w:p>
    <w:p w14:paraId="011DDD46" w14:textId="77777777" w:rsidR="00B437D0" w:rsidRDefault="00000000">
      <w:pPr>
        <w:pStyle w:val="Compact"/>
        <w:numPr>
          <w:ilvl w:val="0"/>
          <w:numId w:val="2"/>
        </w:numPr>
      </w:pPr>
      <w:r>
        <w:rPr>
          <w:b/>
          <w:bCs/>
        </w:rPr>
        <w:t>50 à 75 milliards d’euros</w:t>
      </w:r>
      <w:r>
        <w:t xml:space="preserve"> dans les infrastructures domestiques (énergie, transport, logement social, transition climatique).</w:t>
      </w:r>
    </w:p>
    <w:p w14:paraId="71BE7329" w14:textId="77777777" w:rsidR="00B437D0" w:rsidRDefault="00000000">
      <w:pPr>
        <w:pStyle w:val="FirstParagraph"/>
      </w:pPr>
      <w:r>
        <w:t xml:space="preserve">Sur le flux de dividendes : 36,4 Md€ × 30 % = environ </w:t>
      </w:r>
      <w:r>
        <w:rPr>
          <w:b/>
          <w:bCs/>
        </w:rPr>
        <w:t>15 milliards d’euros par an</w:t>
      </w:r>
      <w:r>
        <w:t xml:space="preserve"> retenus en France au lieu de partir à l’étranger. Cumulé sur dix ans, plus de 200 milliards qui financeraient des retraites françaises au lieu de retraites étrangères</w:t>
      </w:r>
      <w:r>
        <w:rPr>
          <w:rStyle w:val="FootnoteReference"/>
        </w:rPr>
        <w:footnoteReference w:id="213"/>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w:t>
      </w:r>
      <w:del w:id="4465" w:author="emmanuel blezes" w:date="2026-05-18T20:04:00Z" w16du:dateUtc="2026-05-18T18:04:00Z">
        <w:r w:rsidDel="00146C66">
          <w:delText>—</w:delText>
        </w:r>
      </w:del>
      <w:ins w:id="4466" w:author="emmanuel blezes" w:date="2026-05-18T20:04:00Z" w16du:dateUtc="2026-05-18T18:04:00Z">
        <w:r w:rsidR="00146C66">
          <w:t>-</w:t>
        </w:r>
      </w:ins>
      <w:r>
        <w:t xml:space="preserve"> parce qu’on aurait, enfin, le même horizon de temps et le même coût implicite du capital qu’eux. Sur la décennie 2025-2035, 1 000 à 2 000 ETI françaises qui pourraient rester sous capital national.</w:t>
      </w:r>
    </w:p>
    <w:p w14:paraId="3254D698" w14:textId="77777777" w:rsidR="00B437D0" w:rsidRDefault="00000000">
      <w:pPr>
        <w:pStyle w:val="BodyText"/>
      </w:pPr>
      <w:r>
        <w:t>Trois cas étrangers illustrent ce que peut faire un fonds de pension quand il décide de jouer ce rôle.</w:t>
      </w:r>
    </w:p>
    <w:p w14:paraId="7BB95D68" w14:textId="77777777" w:rsidR="00B437D0" w:rsidRDefault="00000000">
      <w:pPr>
        <w:pStyle w:val="BodyText"/>
      </w:pPr>
      <w:r>
        <w:rPr>
          <w:b/>
          <w:bCs/>
        </w:rPr>
        <w:t>CDPQ-Bombardier Transport (2015-2021).</w:t>
      </w:r>
      <w:r>
        <w:t xml:space="preserve"> En novembre 2015, la Caisse de dépôt et placement du Québec acquiert 30 % de la holding logée derrière Bombardier Transport pour 1,5 milliard de dollars américains</w:t>
      </w:r>
      <w:r>
        <w:rPr>
          <w:rStyle w:val="FootnoteReference"/>
        </w:rPr>
        <w:footnoteReference w:id="214"/>
      </w:r>
      <w:r>
        <w:t xml:space="preserve">. Objectif : sauver la division ferroviaire de Bombardier, alors en grande difficulté, et préserver les emplois québécois. Le partenariat </w:t>
      </w:r>
      <w:r>
        <w:lastRenderedPageBreak/>
        <w:t>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14:paraId="114156F8" w14:textId="77777777" w:rsidR="00B437D0" w:rsidRDefault="00000000">
      <w:pPr>
        <w:pStyle w:val="BodyText"/>
      </w:pPr>
      <w:r>
        <w:rPr>
          <w:b/>
          <w:bCs/>
        </w:rPr>
        <w:t>ABP-impact investments (2024).</w:t>
      </w:r>
      <w:r>
        <w:t xml:space="preserve"> En 2024, ABP annonce un plan d’investissements à impact de 30 milliards d’euros à horizon 2030</w:t>
      </w:r>
      <w:r>
        <w:rPr>
          <w:rStyle w:val="FootnoteReference"/>
        </w:rPr>
        <w:footnoteReference w:id="215"/>
      </w:r>
      <w:r>
        <w:t xml:space="preserve">. Une partie significative </w:t>
      </w:r>
      <w:del w:id="4481" w:author="emmanuel blezes" w:date="2026-05-18T20:04:00Z" w16du:dateUtc="2026-05-18T18:04:00Z">
        <w:r w:rsidDel="00146C66">
          <w:delText>—</w:delText>
        </w:r>
      </w:del>
      <w:ins w:id="4482" w:author="emmanuel blezes" w:date="2026-05-18T20:04:00Z" w16du:dateUtc="2026-05-18T18:04:00Z">
        <w:r w:rsidR="00146C66">
          <w:t>-</w:t>
        </w:r>
      </w:ins>
      <w:r>
        <w:t xml:space="preserve"> estimée à 5 milliards dans les logements locatifs sociaux néerlandais, plusieurs milliards dans la transition énergétique domestique </w:t>
      </w:r>
      <w:del w:id="4483" w:author="emmanuel blezes" w:date="2026-05-18T20:04:00Z" w16du:dateUtc="2026-05-18T18:04:00Z">
        <w:r w:rsidDel="00146C66">
          <w:delText>—</w:delText>
        </w:r>
      </w:del>
      <w:ins w:id="4484" w:author="emmanuel blezes" w:date="2026-05-18T20:04:00Z" w16du:dateUtc="2026-05-18T18:04:00Z">
        <w:r w:rsidR="00146C66">
          <w:t>-</w:t>
        </w:r>
      </w:ins>
      <w:r>
        <w:t xml:space="preserve">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sont les caisses néerlandaises, canadiennes et australiennes qui financent ces projets. Demain, des caisses françaises pourraient le faire à leur place.</w:t>
      </w:r>
    </w:p>
    <w:p w14:paraId="12B2290F" w14:textId="77777777" w:rsidR="00B437D0" w:rsidRDefault="00000000">
      <w:pPr>
        <w:pStyle w:val="BodyText"/>
      </w:pPr>
      <w:r>
        <w:rPr>
          <w:b/>
          <w:bCs/>
        </w:rPr>
        <w:t>USS-Heathrow (2013-2024).</w:t>
      </w:r>
      <w:r>
        <w:t xml:space="preserve"> En octobre 2013, l’</w:t>
      </w:r>
      <w:r>
        <w:rPr>
          <w:i/>
          <w:iCs/>
        </w:rPr>
        <w:t>Universities Superannuation Scheme</w:t>
      </w:r>
      <w:r>
        <w:t>, fonds de pension des universités britanniques, acquiert 8,65 % de la holding qui contrôle l’aéroport de Heathrow pour 392 millions de livres sterling</w:t>
      </w:r>
      <w:r>
        <w:rPr>
          <w:rStyle w:val="FootnoteReference"/>
        </w:rPr>
        <w:footnoteReference w:id="216"/>
      </w:r>
      <w:r>
        <w:t>.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14:paraId="57DDEA6E" w14:textId="77777777" w:rsidR="00B437D0" w:rsidRDefault="00000000">
      <w:pPr>
        <w:pStyle w:val="BodyText"/>
      </w:pPr>
      <w:r>
        <w:t>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14:paraId="777770D3" w14:textId="77777777" w:rsidR="00B437D0" w:rsidRDefault="00000000">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w:t>
      </w:r>
      <w:del w:id="4493" w:author="emmanuel blezes" w:date="2026-05-18T20:04:00Z" w16du:dateUtc="2026-05-18T18:04:00Z">
        <w:r w:rsidDel="00146C66">
          <w:delText>—</w:delText>
        </w:r>
      </w:del>
      <w:ins w:id="4494" w:author="emmanuel blezes" w:date="2026-05-18T20:04:00Z" w16du:dateUtc="2026-05-18T18:04:00Z">
        <w:r w:rsidR="00146C66">
          <w:t>-</w:t>
        </w:r>
      </w:ins>
      <w:r>
        <w:t xml:space="preserve"> financement des retraites et financement des entreprises </w:t>
      </w:r>
      <w:del w:id="4495" w:author="emmanuel blezes" w:date="2026-05-18T20:04:00Z" w16du:dateUtc="2026-05-18T18:04:00Z">
        <w:r w:rsidDel="00146C66">
          <w:delText>—</w:delText>
        </w:r>
      </w:del>
      <w:ins w:id="4496" w:author="emmanuel blezes" w:date="2026-05-18T20:04:00Z" w16du:dateUtc="2026-05-18T18:04:00Z">
        <w:r w:rsidR="00146C66">
          <w:t>-</w:t>
        </w:r>
      </w:ins>
      <w:r>
        <w:t xml:space="preserve"> sont rigoureusement la même chose. La France a refusé, depuis 1945, de se doter du second pilier. Le résultat se voit maintenant, sur les </w:t>
      </w:r>
      <w:r>
        <w:lastRenderedPageBreak/>
        <w:t>sièges sociaux qui glissent et les dividendes qui partent. Continuer à refuser le second pilier, c’est accepter par défaut de subir la suite.</w:t>
      </w:r>
    </w:p>
    <w:p w14:paraId="3C3039F3" w14:textId="77777777" w:rsidR="00B437D0" w:rsidRDefault="00000000">
      <w:pPr>
        <w:pStyle w:val="BodyText"/>
      </w:pPr>
      <w:r>
        <w:t xml:space="preserve">Pour rendre tout cela tangible, sortons un instant des chiffres et entrons dans un cas-type. Bernard, comme les autres personnages incarnés dans ce livre, est un </w:t>
      </w:r>
      <w:r>
        <w:rPr>
          <w:b/>
          <w:bCs/>
        </w:rPr>
        <w:t>personnage composite</w:t>
      </w:r>
      <w:r>
        <w:t xml:space="preserve"> </w:t>
      </w:r>
      <w:del w:id="4497" w:author="emmanuel blezes" w:date="2026-05-18T20:04:00Z" w16du:dateUtc="2026-05-18T18:04:00Z">
        <w:r w:rsidDel="00146C66">
          <w:delText>—</w:delText>
        </w:r>
      </w:del>
      <w:ins w:id="4498" w:author="emmanuel blezes" w:date="2026-05-18T20:04:00Z" w16du:dateUtc="2026-05-18T18:04:00Z">
        <w:r w:rsidR="00146C66">
          <w:t>-</w:t>
        </w:r>
      </w:ins>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217"/>
      </w:r>
      <w:r>
        <w:t>.</w:t>
      </w:r>
    </w:p>
    <w:p w14:paraId="212BFD51" w14:textId="77777777" w:rsidR="00B437D0" w:rsidRDefault="00000000">
      <w:pPr>
        <w:pStyle w:val="BodyText"/>
      </w:pPr>
      <w:r>
        <w:t>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rentable, en croissance modérée. Elle livre des pièces critiques à des sous-traitants de l’aéronautique civile et du nucléaire.</w:t>
      </w:r>
    </w:p>
    <w:p w14:paraId="2FA1BE54" w14:textId="77777777" w:rsidR="00B437D0" w:rsidRDefault="00000000">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w:t>
      </w:r>
      <w:del w:id="4512" w:author="emmanuel blezes" w:date="2026-05-18T20:04:00Z" w16du:dateUtc="2026-05-18T18:04:00Z">
        <w:r w:rsidDel="00146C66">
          <w:delText>—</w:delText>
        </w:r>
      </w:del>
      <w:ins w:id="4513" w:author="emmanuel blezes" w:date="2026-05-18T20:04:00Z" w16du:dateUtc="2026-05-18T18:04:00Z">
        <w:r w:rsidR="00146C66">
          <w:t>-</w:t>
        </w:r>
      </w:ins>
      <w:r>
        <w:t xml:space="preserve"> un </w:t>
      </w:r>
      <w:r>
        <w:rPr>
          <w:i/>
          <w:iCs/>
        </w:rPr>
        <w:t>leveraged management buy-out</w:t>
      </w:r>
      <w:r>
        <w:t xml:space="preserve"> l’asphyxierait. Bernard n’a, à ce stade, ni repreneur familial ni repreneur salarié possible.</w:t>
      </w:r>
    </w:p>
    <w:p w14:paraId="6B0F754E" w14:textId="77777777" w:rsidR="00B437D0" w:rsidRDefault="00000000">
      <w:pPr>
        <w:pStyle w:val="BodyText"/>
      </w:pPr>
      <w:r>
        <w:t xml:space="preserve">Trois pistes restent ouvertes. Bernard a une banque d’affaires régionale, qui lui fait depuis six mois un </w:t>
      </w:r>
      <w:r>
        <w:rPr>
          <w:i/>
          <w:iCs/>
        </w:rPr>
        <w:t>short-list</w:t>
      </w:r>
      <w:r>
        <w:t xml:space="preserve"> d’acquéreurs potentiels.</w:t>
      </w:r>
    </w:p>
    <w:p w14:paraId="4B14148A" w14:textId="77777777" w:rsidR="00B437D0" w:rsidRDefault="00000000">
      <w:pPr>
        <w:pStyle w:val="BodyText"/>
      </w:pPr>
      <w:r>
        <w:rPr>
          <w:b/>
          <w:bCs/>
        </w:rPr>
        <w:t>Première piste : un fonds d’investissement français de taille moyenne.</w:t>
      </w:r>
      <w:r>
        <w:t xml:space="preserve"> Bernard a rencontré deux acteurs. Tous deux proposent </w:t>
      </w:r>
      <w:r>
        <w:rPr>
          <w:b/>
          <w:bCs/>
        </w:rPr>
        <w:t>30 millions d’euros</w:t>
      </w:r>
      <w:r>
        <w:t>,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14:paraId="5C64DEDA" w14:textId="77777777" w:rsidR="00B437D0" w:rsidRDefault="00000000">
      <w:pPr>
        <w:pStyle w:val="BodyText"/>
      </w:pPr>
      <w:r>
        <w:rPr>
          <w:b/>
          <w:bCs/>
        </w:rPr>
        <w:t>Deuxième piste : un industriel américain, leader mondial de son segment.</w:t>
      </w:r>
      <w:r>
        <w:t xml:space="preserve"> Il propose </w:t>
      </w:r>
      <w:r>
        <w:rPr>
          <w:b/>
          <w:bCs/>
        </w:rPr>
        <w:t>42 millions d’euros</w:t>
      </w:r>
      <w:r>
        <w:t xml:space="preserve">, soit sept fois l’EBITDA </w:t>
      </w:r>
      <w:del w:id="4514" w:author="emmanuel blezes" w:date="2026-05-18T20:04:00Z" w16du:dateUtc="2026-05-18T18:04:00Z">
        <w:r w:rsidDel="00146C66">
          <w:delText>—</w:delText>
        </w:r>
      </w:del>
      <w:ins w:id="4515" w:author="emmanuel blezes" w:date="2026-05-18T20:04:00Z" w16du:dateUtc="2026-05-18T18:04:00Z">
        <w:r w:rsidR="00146C66">
          <w:t>-</w:t>
        </w:r>
      </w:ins>
      <w:r>
        <w:t xml:space="preserve">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w:t>
      </w:r>
      <w:r>
        <w:lastRenderedPageBreak/>
        <w:t>avec celui de Stuttgart, et que dans cinq ans, plus aucune décision stratégique ne sera prise en France. L’entreprise vivra. Elle ne sera plus française dans un sens fonctionnel.</w:t>
      </w:r>
    </w:p>
    <w:p w14:paraId="24C6408A" w14:textId="77777777" w:rsidR="00B437D0" w:rsidRDefault="00000000">
      <w:pPr>
        <w:pStyle w:val="BodyText"/>
      </w:pPr>
      <w:r>
        <w:rPr>
          <w:b/>
          <w:bCs/>
        </w:rPr>
        <w:t>Troisième piste : un fonds de pension étranger, néerlandais ou canadien.</w:t>
      </w:r>
      <w:r>
        <w:t xml:space="preserve"> Prix proposé : </w:t>
      </w:r>
      <w:r>
        <w:rPr>
          <w:b/>
          <w:bCs/>
        </w:rPr>
        <w:t>45 millions d’euros</w:t>
      </w:r>
      <w:r>
        <w:t>,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14:paraId="64A6C4D3" w14:textId="77777777" w:rsidR="00B437D0" w:rsidRDefault="00000000">
      <w:pPr>
        <w:pStyle w:val="BodyText"/>
      </w:pPr>
      <w:r>
        <w:t>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14:paraId="6CD9B28F" w14:textId="77777777" w:rsidR="00B437D0" w:rsidRDefault="00000000">
      <w:pPr>
        <w:pStyle w:val="BodyText"/>
      </w:pPr>
      <w:r>
        <w:t>Ce n’est pas un cas isolé. C’est la conversation qui se tient, en ce moment même, dans plusieurs centaines de bureaux de dirigeants entre 55 et 65 ans, dans toute la France. Ce que Bernard cherche, c’est un acheteur français pour son entreprise. Ce qu’il ne trouve pas, c’est un fonds de pension français.</w:t>
      </w:r>
    </w:p>
    <w:p w14:paraId="76A404F8" w14:textId="77777777" w:rsidR="00B437D0" w:rsidRDefault="00000000">
      <w:pPr>
        <w:pStyle w:val="BodyText"/>
      </w:pPr>
      <w:r>
        <w:t>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14:paraId="0D5F8307" w14:textId="77777777" w:rsidR="00B437D0" w:rsidRDefault="00000000">
      <w:pPr>
        <w:pStyle w:val="Subtitle"/>
        <w:pPrChange w:id="4516" w:author="emmanuel blezes" w:date="2026-05-24T19:54:00Z" w16du:dateUtc="2026-05-24T17:54:00Z">
          <w:pPr>
            <w:pStyle w:val="Heading2"/>
          </w:pPr>
        </w:pPrChange>
      </w:pPr>
      <w:bookmarkStart w:id="4517" w:name="une-décision-politique-pas-une-fatalité"/>
      <w:bookmarkEnd w:id="4421"/>
      <w:r>
        <w:t>Une décision politique, pas une fatalité</w:t>
      </w:r>
    </w:p>
    <w:p w14:paraId="24324A6F" w14:textId="77777777" w:rsidR="00B437D0" w:rsidRDefault="00000000">
      <w:pPr>
        <w:pStyle w:val="FirstParagraph"/>
      </w:pPr>
      <w:r>
        <w:t>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14:paraId="385E4237" w14:textId="77777777" w:rsidR="00B437D0" w:rsidRDefault="00000000">
      <w:pPr>
        <w:pStyle w:val="BodyText"/>
      </w:pPr>
      <w:r>
        <w:t xml:space="preserve">Dans le même temps, la France entre dans une fenêtre démographique de transmissions massives </w:t>
      </w:r>
      <w:del w:id="4518" w:author="emmanuel blezes" w:date="2026-05-18T20:04:00Z" w16du:dateUtc="2026-05-18T18:04:00Z">
        <w:r w:rsidDel="00146C66">
          <w:delText>—</w:delText>
        </w:r>
      </w:del>
      <w:ins w:id="4519" w:author="emmanuel blezes" w:date="2026-05-18T20:04:00Z" w16du:dateUtc="2026-05-18T18:04:00Z">
        <w:r w:rsidR="00146C66">
          <w:t>-</w:t>
        </w:r>
      </w:ins>
      <w:r>
        <w:t xml:space="preserve">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w:t>
      </w:r>
      <w:r>
        <w:lastRenderedPageBreak/>
        <w:t>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14:paraId="131F132C" w14:textId="77777777" w:rsidR="00B437D0" w:rsidRDefault="00000000">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w:t>
      </w:r>
      <w:del w:id="4520" w:author="emmanuel blezes" w:date="2026-05-18T20:04:00Z" w16du:dateUtc="2026-05-18T18:04:00Z">
        <w:r w:rsidDel="00146C66">
          <w:delText>—</w:delText>
        </w:r>
      </w:del>
      <w:ins w:id="4521" w:author="emmanuel blezes" w:date="2026-05-18T20:04:00Z" w16du:dateUtc="2026-05-18T18:04:00Z">
        <w:r w:rsidR="00146C66">
          <w:t>-</w:t>
        </w:r>
      </w:ins>
      <w:r>
        <w:t xml:space="preserve"> celui de n’avoir pas, depuis 1945, construit l’outil qui aurait permis de l’éviter. Cet outil porte un nom : des fonds de pension français. Pas une option parmi d’autres. Une nécessité.</w:t>
      </w:r>
    </w:p>
    <w:p w14:paraId="2A2F34A2" w14:textId="77777777" w:rsidR="00B437D0" w:rsidRDefault="00000000">
      <w:pPr>
        <w:pStyle w:val="BodyText"/>
      </w:pPr>
      <w:r>
        <w:t xml:space="preserve">Les trois chapitres qui précèdent forment alors une seule démonstration. Le premier a établi que la répartition pure ne tient plus </w:t>
      </w:r>
      <w:del w:id="4522" w:author="emmanuel blezes" w:date="2026-05-18T20:04:00Z" w16du:dateUtc="2026-05-18T18:04:00Z">
        <w:r w:rsidDel="00146C66">
          <w:delText>—</w:delText>
        </w:r>
      </w:del>
      <w:ins w:id="4523" w:author="emmanuel blezes" w:date="2026-05-18T20:04:00Z" w16du:dateUtc="2026-05-18T18:04:00Z">
        <w:r w:rsidR="00146C66">
          <w:t>-</w:t>
        </w:r>
      </w:ins>
      <w:r>
        <w:t xml:space="preserve">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w:t>
      </w:r>
      <w:del w:id="4524" w:author="emmanuel blezes" w:date="2026-05-18T20:04:00Z" w16du:dateUtc="2026-05-18T18:04:00Z">
        <w:r w:rsidDel="00146C66">
          <w:delText>—</w:delText>
        </w:r>
      </w:del>
      <w:ins w:id="4525" w:author="emmanuel blezes" w:date="2026-05-18T20:04:00Z" w16du:dateUtc="2026-05-18T18:04:00Z">
        <w:r w:rsidR="00146C66">
          <w:t>-</w:t>
        </w:r>
      </w:ins>
      <w:r>
        <w:t xml:space="preserve"> les retraites au ministère du Travail, l’industrie à Bercy, la souveraineté à Matignon </w:t>
      </w:r>
      <w:del w:id="4526" w:author="emmanuel blezes" w:date="2026-05-18T20:04:00Z" w16du:dateUtc="2026-05-18T18:04:00Z">
        <w:r w:rsidDel="00146C66">
          <w:delText>—</w:delText>
        </w:r>
      </w:del>
      <w:ins w:id="4527" w:author="emmanuel blezes" w:date="2026-05-18T20:04:00Z" w16du:dateUtc="2026-05-18T18:04:00Z">
        <w:r w:rsidR="00146C66">
          <w:t>-</w:t>
        </w:r>
      </w:ins>
      <w:r>
        <w:t xml:space="preserve"> et qui n’appellent qu’une seule réponse. Il n’y a pas un dossier des pensions et un dossier du capital national : il y a un dossier unique, et nous avons refusé pendant quatre-vingts ans de l’ouvrir.</w:t>
      </w:r>
    </w:p>
    <w:p w14:paraId="700306C9" w14:textId="77777777" w:rsidR="00ED594C" w:rsidRDefault="00000000">
      <w:pPr>
        <w:pStyle w:val="BodyText"/>
        <w:rPr>
          <w:ins w:id="4528" w:author="emmanuel blezes" w:date="2026-05-24T20:03:00Z" w16du:dateUtc="2026-05-24T18:03:00Z"/>
        </w:rPr>
      </w:pPr>
      <w:r>
        <w:t>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p w14:paraId="7ED02239" w14:textId="77777777" w:rsidR="00397AE4" w:rsidRDefault="00397AE4" w:rsidP="00397AE4">
      <w:pPr>
        <w:pStyle w:val="Heading2"/>
        <w:rPr>
          <w:ins w:id="4529" w:author="emmanuel blezes" w:date="2026-05-24T20:03:00Z" w16du:dateUtc="2026-05-24T18:03:00Z"/>
        </w:rPr>
      </w:pPr>
      <w:bookmarkStart w:id="4530" w:name="_Toc230888254"/>
      <w:ins w:id="4531" w:author="emmanuel blezes" w:date="2026-05-24T20:03:00Z" w16du:dateUtc="2026-05-24T18:03:00Z">
        <w:r>
          <w:t>Alléger les dépenses publiques de retraite</w:t>
        </w:r>
        <w:bookmarkEnd w:id="4530"/>
      </w:ins>
    </w:p>
    <w:p w14:paraId="11BDD913" w14:textId="77777777" w:rsidR="00397AE4" w:rsidRDefault="00397AE4" w:rsidP="00397AE4">
      <w:pPr>
        <w:pStyle w:val="FirstParagraph"/>
        <w:rPr>
          <w:ins w:id="4532" w:author="emmanuel blezes" w:date="2026-05-24T20:03:00Z" w16du:dateUtc="2026-05-24T18:03:00Z"/>
        </w:rPr>
      </w:pPr>
      <w:ins w:id="4533" w:author="emmanuel blezes" w:date="2026-05-24T20:03:00Z" w16du:dateUtc="2026-05-24T18:03:00Z">
        <w:r>
          <w:t>La France consacre aujourd’hui 13,8 % de son produit intérieur brut au financement des pensions</w:t>
        </w:r>
        <w:r>
          <w:rPr>
            <w:rStyle w:val="FootnoteReference"/>
          </w:rPr>
          <w:footnoteReference w:id="218"/>
        </w:r>
        <w:r>
          <w:t>. C’est le quatrième taux de l’OCDE, derrière la Grèce, l’Italie et l’Autriche. La moyenne des pays développés est à 8,1 %. Les Pays-Bas, à 7,2 %. La Suède, à 7,2 % également. Le Danemark, à 8,2 %. Le Canada, à 4,7 %.</w:t>
        </w:r>
      </w:ins>
    </w:p>
    <w:p w14:paraId="3B3D64D3" w14:textId="77777777" w:rsidR="00397AE4" w:rsidRDefault="00397AE4" w:rsidP="00397AE4">
      <w:pPr>
        <w:pStyle w:val="BodyText"/>
        <w:rPr>
          <w:ins w:id="4536" w:author="emmanuel blezes" w:date="2026-05-24T20:03:00Z" w16du:dateUtc="2026-05-24T18:03:00Z"/>
        </w:rPr>
      </w:pPr>
      <w:ins w:id="4537" w:author="emmanuel blezes" w:date="2026-05-24T20:03:00Z" w16du:dateUtc="2026-05-24T18:03:00Z">
        <w:r>
          <w:t>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t>
        </w:r>
      </w:ins>
    </w:p>
    <w:p w14:paraId="3D51D1F6" w14:textId="77777777" w:rsidR="00397AE4" w:rsidRDefault="00397AE4" w:rsidP="00397AE4">
      <w:pPr>
        <w:pStyle w:val="BodyText"/>
        <w:rPr>
          <w:ins w:id="4538" w:author="emmanuel blezes" w:date="2026-05-24T20:03:00Z" w16du:dateUtc="2026-05-24T18:03:00Z"/>
        </w:rPr>
      </w:pPr>
      <w:ins w:id="4539" w:author="emmanuel blezes" w:date="2026-05-24T20:03:00Z" w16du:dateUtc="2026-05-24T18:03:00Z">
        <w:r>
          <w:lastRenderedPageBreak/>
          <w:t>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t>
        </w:r>
        <w:r>
          <w:rPr>
            <w:rStyle w:val="FootnoteReference"/>
          </w:rPr>
          <w:footnoteReference w:id="219"/>
        </w:r>
        <w:r>
          <w:t>. Cette économie ne disparaît pas : elle n’est plus financée par les actifs et par l’impôt. Elle est financée par le capital qui a produit du rendement pendant trente ou quarante ans.</w:t>
        </w:r>
      </w:ins>
    </w:p>
    <w:p w14:paraId="06F0A602" w14:textId="77777777" w:rsidR="00397AE4" w:rsidRDefault="00397AE4" w:rsidP="00397AE4">
      <w:pPr>
        <w:pStyle w:val="BodyText"/>
        <w:rPr>
          <w:ins w:id="4542" w:author="emmanuel blezes" w:date="2026-05-24T20:03:00Z" w16du:dateUtc="2026-05-24T18:03:00Z"/>
        </w:rPr>
      </w:pPr>
      <w:ins w:id="4543" w:author="emmanuel blezes" w:date="2026-05-24T20:03:00Z" w16du:dateUtc="2026-05-24T18:03:00Z">
        <w:r>
          <w:t>C’est exactement ce qu’a fait la Suède en vingt-cinq ans. Sa dépense publique de retraite, après la réforme de 1998, est passée de 11 % à 7 % du PIB</w:t>
        </w:r>
        <w:r>
          <w:rPr>
            <w:rStyle w:val="FootnoteReference"/>
          </w:rPr>
          <w:footnoteReference w:id="220"/>
        </w:r>
        <w:r>
          <w:t>. Personne, en Suède, ne s’est appauvri. Personne n’a vu sa pension baisser. Le capital a simplement pris le relais d’une part de l’effort que l’État portait seul auparavant.</w:t>
        </w:r>
      </w:ins>
    </w:p>
    <w:p w14:paraId="591D53D2" w14:textId="77777777" w:rsidR="00397AE4" w:rsidRDefault="00397AE4" w:rsidP="00397AE4">
      <w:pPr>
        <w:pStyle w:val="Heading3"/>
        <w:rPr>
          <w:ins w:id="4546" w:author="emmanuel blezes" w:date="2026-05-24T20:03:00Z" w16du:dateUtc="2026-05-24T18:03:00Z"/>
        </w:rPr>
      </w:pPr>
      <w:bookmarkStart w:id="4547" w:name="_Toc230888255"/>
      <w:ins w:id="4548" w:author="emmanuel blezes" w:date="2026-05-24T20:03:00Z" w16du:dateUtc="2026-05-24T18:03:00Z">
        <w:r>
          <w:t>Les recettes fiscales augmentent</w:t>
        </w:r>
        <w:bookmarkEnd w:id="4547"/>
      </w:ins>
    </w:p>
    <w:p w14:paraId="552588DD" w14:textId="77777777" w:rsidR="00397AE4" w:rsidRDefault="00397AE4" w:rsidP="00397AE4">
      <w:pPr>
        <w:pStyle w:val="FirstParagraph"/>
        <w:rPr>
          <w:ins w:id="4549" w:author="emmanuel blezes" w:date="2026-05-24T20:03:00Z" w16du:dateUtc="2026-05-24T18:03:00Z"/>
        </w:rPr>
      </w:pPr>
      <w:ins w:id="4550" w:author="emmanuel blezes" w:date="2026-05-24T20:03:00Z" w16du:dateUtc="2026-05-24T18:03:00Z">
        <w:r>
          <w:t>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t>
        </w:r>
      </w:ins>
    </w:p>
    <w:p w14:paraId="1C005D81" w14:textId="77777777" w:rsidR="00397AE4" w:rsidRDefault="00397AE4" w:rsidP="00397AE4">
      <w:pPr>
        <w:pStyle w:val="BodyText"/>
        <w:rPr>
          <w:ins w:id="4551" w:author="emmanuel blezes" w:date="2026-05-24T20:03:00Z" w16du:dateUtc="2026-05-24T18:03:00Z"/>
        </w:rPr>
      </w:pPr>
      <w:ins w:id="4552" w:author="emmanuel blezes" w:date="2026-05-24T20:03:00Z" w16du:dateUtc="2026-05-24T18:03:00Z">
        <w:r>
          <w:t xml:space="preserve">Trois canaux principaux nourrissent l’effet. </w:t>
        </w:r>
        <w:r>
          <w:rPr>
            <w:b/>
            <w:bCs/>
          </w:rPr>
          <w:t>L’impôt sur les sociétés</w:t>
        </w:r>
        <w:r>
          <w:t xml:space="preserve"> d’abord : les entreprises financées par les fonds de pension domestiques voient leurs marges et leur capacité d’investissement progresser, ce qui se traduit, à l’arrivée, par un impôt sur les bénéfices plus important. </w:t>
        </w:r>
        <w:r>
          <w:rPr>
            <w:b/>
            <w:bCs/>
          </w:rPr>
          <w:t>La TVA</w:t>
        </w:r>
        <w:r>
          <w:t xml:space="preserve"> ensuite : les retraités du pilier capitalisé touchent des pensions plus élevées et consomment davantage que leurs équivalents en répartition pure. </w:t>
        </w:r>
        <w:r>
          <w:rPr>
            <w:b/>
            <w:bCs/>
          </w:rPr>
          <w:t>L’impôt sur le revenu et les prélèvements sociaux sur les pensions</w:t>
        </w:r>
        <w:r>
          <w:t xml:space="preserve"> enfin : ces pensions plus élevées sont elles-mêmes fiscalisées, à des taux moyens d’imposition compris entre 20 et 30 % selon les configurations.</w:t>
        </w:r>
      </w:ins>
    </w:p>
    <w:p w14:paraId="550FE1D3" w14:textId="77777777" w:rsidR="00397AE4" w:rsidRDefault="00397AE4" w:rsidP="00397AE4">
      <w:pPr>
        <w:pStyle w:val="BodyText"/>
        <w:rPr>
          <w:ins w:id="4553" w:author="emmanuel blezes" w:date="2026-05-24T20:03:00Z" w16du:dateUtc="2026-05-24T18:03:00Z"/>
        </w:rPr>
      </w:pPr>
      <w:ins w:id="4554" w:author="emmanuel blezes" w:date="2026-05-24T20:03:00Z" w16du:dateUtc="2026-05-24T18:03:00Z">
        <w:r>
          <w:t xml:space="preserve">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w:t>
        </w:r>
        <w:r>
          <w:lastRenderedPageBreak/>
          <w:t>milliards par an en moyenne sur la période</w:t>
        </w:r>
        <w:r>
          <w:rPr>
            <w:rStyle w:val="FootnoteReference"/>
          </w:rPr>
          <w:footnoteReference w:id="221"/>
        </w:r>
        <w:r>
          <w:t>.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t>
        </w:r>
      </w:ins>
    </w:p>
    <w:p w14:paraId="5D572BD3" w14:textId="77777777" w:rsidR="00397AE4" w:rsidRDefault="00397AE4" w:rsidP="00397AE4">
      <w:pPr>
        <w:pStyle w:val="Heading3"/>
        <w:rPr>
          <w:ins w:id="4557" w:author="emmanuel blezes" w:date="2026-05-24T20:03:00Z" w16du:dateUtc="2026-05-24T18:03:00Z"/>
        </w:rPr>
      </w:pPr>
      <w:bookmarkStart w:id="4558" w:name="_Toc230888256"/>
      <w:ins w:id="4559" w:author="emmanuel blezes" w:date="2026-05-24T20:03:00Z" w16du:dateUtc="2026-05-24T18:03:00Z">
        <w:r>
          <w:t>Le PIB croît, l’économie se reconstitue</w:t>
        </w:r>
        <w:bookmarkEnd w:id="4558"/>
      </w:ins>
    </w:p>
    <w:p w14:paraId="74392520" w14:textId="77777777" w:rsidR="00397AE4" w:rsidRDefault="00397AE4" w:rsidP="00397AE4">
      <w:pPr>
        <w:pStyle w:val="FirstParagraph"/>
        <w:rPr>
          <w:ins w:id="4560" w:author="emmanuel blezes" w:date="2026-05-24T20:03:00Z" w16du:dateUtc="2026-05-24T18:03:00Z"/>
        </w:rPr>
      </w:pPr>
      <w:ins w:id="4561" w:author="emmanuel blezes" w:date="2026-05-24T20:03:00Z" w16du:dateUtc="2026-05-24T18:03:00Z">
        <w:r>
          <w:t>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t>
        </w:r>
      </w:ins>
    </w:p>
    <w:p w14:paraId="4F5236E8" w14:textId="77777777" w:rsidR="00397AE4" w:rsidRDefault="00397AE4" w:rsidP="00397AE4">
      <w:pPr>
        <w:pStyle w:val="BodyText"/>
        <w:rPr>
          <w:ins w:id="4562" w:author="emmanuel blezes" w:date="2026-05-24T20:03:00Z" w16du:dateUtc="2026-05-24T18:03:00Z"/>
        </w:rPr>
      </w:pPr>
      <w:ins w:id="4563" w:author="emmanuel blezes" w:date="2026-05-24T20:03:00Z" w16du:dateUtc="2026-05-24T18:03:00Z">
        <w:r>
          <w:t>La même modélisation IAP, sur les mêmes hypothèses prudentes, projette pour la France un impact cumulé sur le PIB de l’ordre de 700 milliards d’euros à dix ans, soit une croissance additionnelle d’environ 2,8 points par an pendant cette première décennie</w:t>
        </w:r>
        <w:r>
          <w:rPr>
            <w:rStyle w:val="FootnoteReference"/>
          </w:rPr>
          <w:footnoteReference w:id="222"/>
        </w:r>
        <w:r>
          <w:t>.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t>
        </w:r>
      </w:ins>
    </w:p>
    <w:p w14:paraId="20114CE8" w14:textId="77777777" w:rsidR="00397AE4" w:rsidRDefault="00397AE4" w:rsidP="00397AE4">
      <w:pPr>
        <w:pStyle w:val="BodyText"/>
        <w:rPr>
          <w:ins w:id="4566" w:author="emmanuel blezes" w:date="2026-05-24T20:03:00Z" w16du:dateUtc="2026-05-24T18:03:00Z"/>
        </w:rPr>
      </w:pPr>
      <w:ins w:id="4567" w:author="emmanuel blezes" w:date="2026-05-24T20:03:00Z" w16du:dateUtc="2026-05-24T18:03:00Z">
        <w:r>
          <w:t>[GRAPHIQUE — Impact cumulé annuel d’un pilier capitalisé de 30 % en France (modélisation IAP, hypothèses prudentes) : Investissement productif cumulé, Impact PIB cumulé, Recettes fiscales cumulées, Emplois créés. Échelle 10 ans]</w:t>
        </w:r>
      </w:ins>
    </w:p>
    <w:p w14:paraId="2D995BCE" w14:textId="77777777" w:rsidR="00397AE4" w:rsidRDefault="00397AE4">
      <w:pPr>
        <w:pStyle w:val="BodyText"/>
      </w:pPr>
    </w:p>
    <w:p w14:paraId="3F28485A" w14:textId="77777777" w:rsidR="00ED594C" w:rsidRDefault="00ED594C">
      <w:r>
        <w:br w:type="page"/>
      </w:r>
    </w:p>
    <w:p w14:paraId="076C7DCA" w14:textId="77777777" w:rsidR="00B437D0" w:rsidRDefault="00B437D0">
      <w:pPr>
        <w:pStyle w:val="BodyText"/>
      </w:pPr>
    </w:p>
    <w:p w14:paraId="682260BC" w14:textId="678EEBF9" w:rsidR="00B437D0" w:rsidRDefault="005A03CA">
      <w:pPr>
        <w:pStyle w:val="Heading1"/>
        <w:pPrChange w:id="4568" w:author="emmanuel blezes" w:date="2026-05-24T19:52:00Z" w16du:dateUtc="2026-05-24T17:52:00Z">
          <w:pPr>
            <w:pStyle w:val="Heading1"/>
            <w:numPr>
              <w:numId w:val="3"/>
            </w:numPr>
            <w:ind w:left="720" w:hanging="360"/>
          </w:pPr>
        </w:pPrChange>
      </w:pPr>
      <w:bookmarkStart w:id="4569" w:name="quatre-modèles-une-boussole"/>
      <w:bookmarkStart w:id="4570" w:name="_Toc230888257"/>
      <w:bookmarkEnd w:id="3910"/>
      <w:bookmarkEnd w:id="4517"/>
      <w:ins w:id="4571" w:author="emmanuel blezes" w:date="2026-05-24T19:52:00Z" w16du:dateUtc="2026-05-24T17:52:00Z">
        <w:r>
          <w:t xml:space="preserve">Partie 4 - </w:t>
        </w:r>
      </w:ins>
      <w:del w:id="4572" w:author="emmanuel blezes" w:date="2026-05-24T19:51:00Z" w16du:dateUtc="2026-05-24T17:51:00Z">
        <w:r w:rsidDel="00BE6D5F">
          <w:delText>Quatre modèles, une boussole</w:delText>
        </w:r>
      </w:del>
      <w:ins w:id="4573" w:author="emmanuel blezes" w:date="2026-05-24T19:51:00Z" w16du:dateUtc="2026-05-24T17:51:00Z">
        <w:r w:rsidR="00BE6D5F">
          <w:t xml:space="preserve">Suède, </w:t>
        </w:r>
      </w:ins>
      <w:ins w:id="4574" w:author="emmanuel blezes" w:date="2026-05-24T19:52:00Z" w16du:dateUtc="2026-05-24T17:52:00Z">
        <w:r w:rsidR="00BE6D5F">
          <w:t xml:space="preserve">Australie, </w:t>
        </w:r>
      </w:ins>
      <w:ins w:id="4575" w:author="emmanuel blezes" w:date="2026-05-24T19:51:00Z" w16du:dateUtc="2026-05-24T17:51:00Z">
        <w:r w:rsidR="00BE6D5F">
          <w:t>Sing</w:t>
        </w:r>
      </w:ins>
      <w:ins w:id="4576" w:author="emmanuel blezes" w:date="2026-05-24T19:52:00Z" w16du:dateUtc="2026-05-24T17:52:00Z">
        <w:r w:rsidR="00BE6D5F">
          <w:t>apour, Chili</w:t>
        </w:r>
      </w:ins>
      <w:ins w:id="4577" w:author="emmanuel blezes" w:date="2026-05-24T19:51:00Z" w16du:dateUtc="2026-05-24T17:51:00Z">
        <w:r w:rsidR="00BE6D5F">
          <w:t> : 4 expériences comparées</w:t>
        </w:r>
      </w:ins>
      <w:bookmarkEnd w:id="4570"/>
    </w:p>
    <w:p w14:paraId="09E5E88A" w14:textId="77777777" w:rsidR="00B437D0" w:rsidRDefault="00000000">
      <w:pPr>
        <w:pStyle w:val="FirstParagraph"/>
      </w:pPr>
      <w:r>
        <w:t>Comment évacuer un débat sans même l’avoir commencé ? La France en a le secret. « </w:t>
      </w:r>
      <w:r>
        <w:rPr>
          <w:i/>
          <w:iCs/>
        </w:rPr>
        <w:t>Mais nous, on ne peut pas. Pas en France. Pas avec notre culture, pas avec nos syndicats. On ne peut pas réformer le pays. »</w:t>
      </w:r>
      <w:r>
        <w:t xml:space="preserve"> C’est l’argument culturel, et il est imparable car il est fumeux.</w:t>
      </w:r>
    </w:p>
    <w:p w14:paraId="54169A3F" w14:textId="77777777" w:rsidR="00B437D0" w:rsidRDefault="00000000">
      <w:pPr>
        <w:pStyle w:val="BodyText"/>
      </w:pPr>
      <w:r>
        <w:t>Pourtant, la France n’est pas une île. D’autres pays, confrontés aux mêmes défis, ont réussi. Et l’exception culturelle française ne peut pas servir de paravent à la lâcheté politique et à la paresse intellectuelle.</w:t>
      </w:r>
    </w:p>
    <w:p w14:paraId="022851DC" w14:textId="77777777" w:rsidR="00B437D0" w:rsidRDefault="00000000">
      <w:pPr>
        <w:pStyle w:val="BodyText"/>
      </w:pPr>
      <w:r>
        <w:t>Allons voir comment les autres pays ont fait : les hommes, les contextes, les crises, les oppositions. Une réforme de retraite, est toujours le fruit d’une négociation politique, elle n’est jamais simple, ni en France, ni ailleurs.</w:t>
      </w:r>
    </w:p>
    <w:p w14:paraId="5FD918C5" w14:textId="77777777" w:rsidR="00B437D0" w:rsidRDefault="00000000">
      <w:pPr>
        <w:pStyle w:val="BodyText"/>
      </w:pPr>
      <w:r>
        <w:t>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14:paraId="26983216" w14:textId="77777777" w:rsidR="00B437D0" w:rsidRDefault="00000000">
      <w:pPr>
        <w:pStyle w:val="BodyText"/>
      </w:pPr>
      <w:r>
        <w:t>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14:paraId="37C62B6B" w14:textId="77777777" w:rsidR="00B437D0" w:rsidRDefault="00000000">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 </w:t>
      </w:r>
      <w:r>
        <w:rPr>
          <w:i/>
          <w:iCs/>
        </w:rPr>
        <w:t>Prices and Incomes Accord</w:t>
      </w:r>
      <w:r>
        <w:t xml:space="preserve"> de 1985 à Canberra, du volontarisme singapourien ?</w:t>
      </w:r>
    </w:p>
    <w:p w14:paraId="487C6EE7" w14:textId="56E7508E" w:rsidR="00B437D0" w:rsidRDefault="00000000">
      <w:pPr>
        <w:pStyle w:val="Heading2"/>
        <w:numPr>
          <w:ilvl w:val="0"/>
          <w:numId w:val="9"/>
        </w:numPr>
        <w:pPrChange w:id="4578" w:author="emmanuel blezes" w:date="2026-05-24T19:52:00Z" w16du:dateUtc="2026-05-24T17:52:00Z">
          <w:pPr>
            <w:pStyle w:val="Heading2"/>
          </w:pPr>
        </w:pPrChange>
      </w:pPr>
      <w:bookmarkStart w:id="4579" w:name="suède-la-preuve-par-neuf"/>
      <w:del w:id="4580" w:author="emmanuel blezes" w:date="2026-05-24T19:52:00Z" w16du:dateUtc="2026-05-24T17:52:00Z">
        <w:r w:rsidDel="0056027E">
          <w:delText xml:space="preserve">4.1 </w:delText>
        </w:r>
      </w:del>
      <w:bookmarkStart w:id="4581" w:name="_Toc230888258"/>
      <w:r>
        <w:t>Suède : la preuve par neuf</w:t>
      </w:r>
      <w:bookmarkEnd w:id="4581"/>
    </w:p>
    <w:p w14:paraId="68B7753F" w14:textId="77777777" w:rsidR="00B437D0" w:rsidRDefault="00000000">
      <w:pPr>
        <w:pStyle w:val="FirstParagraph"/>
      </w:pPr>
      <w:r>
        <w:t>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223"/>
      </w:r>
      <w:r>
        <w:t xml:space="preserve">. Ingvar Carlsson, social-démocrate, vient de perdre les </w:t>
      </w:r>
      <w:r>
        <w:lastRenderedPageBreak/>
        <w:t>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14:paraId="6119F037" w14:textId="77777777" w:rsidR="00B437D0" w:rsidRDefault="00000000">
      <w:pPr>
        <w:pStyle w:val="BodyText"/>
      </w:pPr>
      <w:r>
        <w:t xml:space="preserve">La Suède fait alors un pacte avec elle-même. Carl Bildt et Ingvar Carlsson, frères ennemis politiques, conviennent qu’aucun des deux blocs ne réformera seul. Ils nomment un groupe de travail interpartis </w:t>
      </w:r>
      <w:del w:id="4589" w:author="emmanuel blezes" w:date="2026-05-18T20:04:00Z" w16du:dateUtc="2026-05-18T18:04:00Z">
        <w:r w:rsidDel="00146C66">
          <w:delText>—</w:delText>
        </w:r>
      </w:del>
      <w:ins w:id="4590" w:author="emmanuel blezes" w:date="2026-05-18T20:04:00Z" w16du:dateUtc="2026-05-18T18:04:00Z">
        <w:r w:rsidR="00146C66">
          <w:t>-</w:t>
        </w:r>
      </w:ins>
      <w:r>
        <w:t xml:space="preserve"> la </w:t>
      </w:r>
      <w:r>
        <w:rPr>
          <w:i/>
          <w:iCs/>
        </w:rPr>
        <w:t>Pensionsarbetsgruppen</w:t>
      </w:r>
      <w:r>
        <w:t xml:space="preserve"> </w:t>
      </w:r>
      <w:del w:id="4591" w:author="emmanuel blezes" w:date="2026-05-18T20:04:00Z" w16du:dateUtc="2026-05-18T18:04:00Z">
        <w:r w:rsidDel="00146C66">
          <w:delText>—</w:delText>
        </w:r>
      </w:del>
      <w:ins w:id="4592" w:author="emmanuel blezes" w:date="2026-05-18T20:04:00Z" w16du:dateUtc="2026-05-18T18:04:00Z">
        <w:r w:rsidR="00146C66">
          <w:t>-</w:t>
        </w:r>
      </w:ins>
      <w:r>
        <w:t xml:space="preserve"> qui réunit cinq des sept partis du Riksdag</w:t>
      </w:r>
      <w:r>
        <w:rPr>
          <w:rStyle w:val="FootnoteReference"/>
        </w:rPr>
        <w:footnoteReference w:id="224"/>
      </w:r>
      <w:r>
        <w:t xml:space="preserve">. À sa tête, </w:t>
      </w:r>
      <w:r>
        <w:rPr>
          <w:b/>
          <w:bCs/>
        </w:rPr>
        <w:t>Bo Könberg</w:t>
      </w:r>
      <w:r>
        <w:t xml:space="preserve">, ministre libéral de la Santé et de l’Assurance sociale, et </w:t>
      </w:r>
      <w:r>
        <w:rPr>
          <w:b/>
          <w:bCs/>
        </w:rPr>
        <w:t>Anna Hedborg</w:t>
      </w:r>
      <w:r>
        <w:t>,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225"/>
      </w:r>
      <w:r>
        <w:t>. En 1994, le Parlement vote les grands principes à plus de 85 % des suffrages. La loi définitive arrive en 1998, sous Göran Persson. Le système entre en vigueur le 1ᵉʳ janvier 1999, par cohortes</w:t>
      </w:r>
      <w:r>
        <w:rPr>
          <w:rStyle w:val="FootnoteReference"/>
        </w:rPr>
        <w:footnoteReference w:id="226"/>
      </w:r>
      <w:r>
        <w:t>.</w:t>
      </w:r>
    </w:p>
    <w:p w14:paraId="3B215143" w14:textId="77777777" w:rsidR="00B437D0" w:rsidRDefault="00000000">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 </w:t>
      </w:r>
      <w:r>
        <w:rPr>
          <w:i/>
          <w:iCs/>
        </w:rPr>
        <w:t>un pays qui</w:t>
      </w:r>
      <w:r>
        <w:t xml:space="preserve"> </w:t>
      </w:r>
      <w:r>
        <w:rPr>
          <w:i/>
          <w:iCs/>
        </w:rPr>
        <w:t>pour</w:t>
      </w:r>
      <w:r>
        <w:t xml:space="preserve"> </w:t>
      </w:r>
      <w:r>
        <w:rPr>
          <w:i/>
          <w:iCs/>
        </w:rPr>
        <w:t>réformer</w:t>
      </w:r>
      <w:r>
        <w:t xml:space="preserve"> </w:t>
      </w:r>
      <w:r>
        <w:rPr>
          <w:i/>
          <w:iCs/>
        </w:rPr>
        <w:t>pour trente ans a</w:t>
      </w:r>
      <w:r>
        <w:t xml:space="preserve"> </w:t>
      </w:r>
      <w:r>
        <w:rPr>
          <w:i/>
          <w:iCs/>
        </w:rPr>
        <w:t>commencé</w:t>
      </w:r>
      <w:r>
        <w:t xml:space="preserve"> </w:t>
      </w:r>
      <w:r>
        <w:rPr>
          <w:i/>
          <w:iCs/>
        </w:rPr>
        <w:t>par négocier pendant cinq</w:t>
      </w:r>
      <w:r>
        <w:t>.</w:t>
      </w:r>
    </w:p>
    <w:p w14:paraId="083744AB" w14:textId="77777777" w:rsidR="00B437D0" w:rsidRDefault="00000000">
      <w:pPr>
        <w:pStyle w:val="BodyText"/>
      </w:pPr>
      <w:r>
        <w:t>L’architecture issue de 1998 tient sur trois étages. Le premier, l’</w:t>
      </w:r>
      <w:r>
        <w:rPr>
          <w:b/>
          <w:bCs/>
        </w:rPr>
        <w:t>inkomstpension</w:t>
      </w:r>
      <w:r>
        <w:t xml:space="preserve">, est un régime public en répartition, mais à </w:t>
      </w:r>
      <w:r>
        <w:rPr>
          <w:i/>
          <w:iCs/>
        </w:rPr>
        <w:t>comptes notionnels</w:t>
      </w:r>
      <w:r>
        <w:t>.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27"/>
      </w:r>
      <w:r>
        <w:t>. C’est une répartition qui s’auto-équilibre.</w:t>
      </w:r>
    </w:p>
    <w:p w14:paraId="4B5218FB" w14:textId="77777777" w:rsidR="00B437D0" w:rsidRDefault="00000000">
      <w:pPr>
        <w:pStyle w:val="BodyText"/>
      </w:pPr>
      <w:r>
        <w:t xml:space="preserve">Le deuxième étage, la </w:t>
      </w:r>
      <w:r>
        <w:rPr>
          <w:b/>
          <w:bCs/>
        </w:rPr>
        <w:t>premiepension</w:t>
      </w:r>
      <w:r>
        <w:t xml:space="preserve"> ou PPM, est pleinement capitalisé : 2,5 % du salaire de chaque actif versés sur un compte individuel placé en bourse.</w:t>
      </w:r>
    </w:p>
    <w:p w14:paraId="27952C41" w14:textId="77777777" w:rsidR="00B437D0" w:rsidRDefault="00000000">
      <w:pPr>
        <w:pStyle w:val="BodyText"/>
      </w:pPr>
      <w:r>
        <w:lastRenderedPageBreak/>
        <w:t xml:space="preserve">Le troisième, les régimes professionnels obligatoires de fait </w:t>
      </w:r>
      <w:del w:id="4636" w:author="emmanuel blezes" w:date="2026-05-18T20:04:00Z" w16du:dateUtc="2026-05-18T18:04:00Z">
        <w:r w:rsidDel="00146C66">
          <w:delText>—</w:delText>
        </w:r>
      </w:del>
      <w:ins w:id="4637" w:author="emmanuel blezes" w:date="2026-05-18T20:04:00Z" w16du:dateUtc="2026-05-18T18:04:00Z">
        <w:r w:rsidR="00146C66">
          <w:t>-</w:t>
        </w:r>
      </w:ins>
      <w:r>
        <w:t xml:space="preserve"> ITP pour les cadres, SAF-LO pour les ouvriers </w:t>
      </w:r>
      <w:del w:id="4638" w:author="emmanuel blezes" w:date="2026-05-18T20:04:00Z" w16du:dateUtc="2026-05-18T18:04:00Z">
        <w:r w:rsidDel="00146C66">
          <w:delText>—</w:delText>
        </w:r>
      </w:del>
      <w:ins w:id="4639" w:author="emmanuel blezes" w:date="2026-05-18T20:04:00Z" w16du:dateUtc="2026-05-18T18:04:00Z">
        <w:r w:rsidR="00146C66">
          <w:t>-</w:t>
        </w:r>
      </w:ins>
      <w:r>
        <w:t xml:space="preserve"> apportent 4 à 5 points supplémentaires, négociés par convention collective</w:t>
      </w:r>
      <w:r>
        <w:rPr>
          <w:rStyle w:val="FootnoteReference"/>
        </w:rPr>
        <w:footnoteReference w:id="228"/>
      </w:r>
      <w:r>
        <w:t>. Total cotisations retraite : 22,5 à 23,5 % du salaire, contre 27,8 % en France</w:t>
      </w:r>
      <w:r>
        <w:rPr>
          <w:rStyle w:val="FootnoteReference"/>
        </w:rPr>
        <w:footnoteReference w:id="229"/>
      </w:r>
      <w:r>
        <w:t>. Cinq points de moins, pour à peu près le même taux de remplacement net.</w:t>
      </w:r>
    </w:p>
    <w:p w14:paraId="20CF6FA4" w14:textId="77777777" w:rsidR="00B437D0" w:rsidRDefault="00000000">
      <w:pPr>
        <w:pStyle w:val="BodyText"/>
      </w:pPr>
      <w:r>
        <w:t xml:space="preserve">Le quatrième pilier, à part, joue le rôle du filet. C’est la </w:t>
      </w:r>
      <w:r>
        <w:rPr>
          <w:b/>
          <w:bCs/>
        </w:rPr>
        <w:t>garantipension</w:t>
      </w:r>
      <w:r>
        <w:t>, prestation d’État ciblée sur les retraités à carrière trop courte pour avoir cumulé assez de droits, environ 1,2 million de personnes en 2024</w:t>
      </w:r>
      <w:r>
        <w:rPr>
          <w:rStyle w:val="FootnoteReference"/>
        </w:rPr>
        <w:footnoteReference w:id="230"/>
      </w:r>
      <w:r>
        <w:t>. Personne, en Suède, ne meurt sous le seuil de pauvreté à cause d’une carrière interrompue. C’est la condition politique sans laquelle le pacte de 1994 n’aurait pas tenu.</w:t>
      </w:r>
    </w:p>
    <w:p w14:paraId="50FA98A1" w14:textId="77777777" w:rsidR="00B437D0" w:rsidRDefault="00000000">
      <w:pPr>
        <w:pStyle w:val="BodyText"/>
      </w:pPr>
      <w:r>
        <w:t xml:space="preserve">Et derrière l’inkomstpension, il y a les </w:t>
      </w:r>
      <w:r>
        <w:rPr>
          <w:b/>
          <w:bCs/>
        </w:rPr>
        <w:t>AP-fonds</w:t>
      </w:r>
      <w:r>
        <w:t xml:space="preserve"> </w:t>
      </w:r>
      <w:del w:id="4659" w:author="emmanuel blezes" w:date="2026-05-18T20:04:00Z" w16du:dateUtc="2026-05-18T18:04:00Z">
        <w:r w:rsidDel="00146C66">
          <w:delText>—</w:delText>
        </w:r>
      </w:del>
      <w:ins w:id="4660" w:author="emmanuel blezes" w:date="2026-05-18T20:04:00Z" w16du:dateUtc="2026-05-18T18:04:00Z">
        <w:r w:rsidR="00146C66">
          <w:t>-</w:t>
        </w:r>
      </w:ins>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31"/>
      </w:r>
      <w:r>
        <w:t>.</w:t>
      </w:r>
    </w:p>
    <w:p w14:paraId="38BE3F37" w14:textId="77777777" w:rsidR="00B437D0" w:rsidRDefault="00000000">
      <w:pPr>
        <w:pStyle w:val="BodyText"/>
      </w:pPr>
      <w:r>
        <w:t xml:space="preserve">À fin 2024, le total dépasse 2 000 milliards de couronnes, soit environ 185 milliards d’euros. Rendement moyen des AP1 à AP4 en 2024 : </w:t>
      </w:r>
      <w:r>
        <w:rPr>
          <w:b/>
          <w:bCs/>
        </w:rPr>
        <w:t>9,6 %</w:t>
      </w:r>
      <w:r>
        <w:t>, contribution au système : 182 milliards de couronnes sur l’année</w:t>
      </w:r>
      <w:r>
        <w:rPr>
          <w:rStyle w:val="FootnoteReference"/>
        </w:rPr>
        <w:footnoteReference w:id="232"/>
      </w:r>
      <w:r>
        <w:t>. Sur vingt ans, les AP-fonds ont délivré entre 5,3 et 7,2 % de rendement réel net selon les périodes. Et cet argent travaille, en bonne partie, dans des entreprises suédoises : ABB, Volvo, Ericsson, Atlas Copco, et plus récemment dans la galaxie technologique de Stockholm.</w:t>
      </w:r>
    </w:p>
    <w:p w14:paraId="758BFBF1" w14:textId="77777777" w:rsidR="00B437D0" w:rsidRDefault="00000000">
      <w:pPr>
        <w:pStyle w:val="BodyText"/>
      </w:pPr>
      <w:r>
        <w:t xml:space="preserve">Le fonds par défaut, </w:t>
      </w:r>
      <w:r>
        <w:rPr>
          <w:b/>
          <w:bCs/>
        </w:rPr>
        <w:t>AP7 Såfa</w:t>
      </w:r>
      <w:r>
        <w:t xml:space="preserve">, mérite qu’on s’y arrête. C’est l’option qui s’applique automatiquement aux cotisants de la PPM qui n’ont pas choisi de portefeuille particulier </w:t>
      </w:r>
      <w:del w:id="4667" w:author="emmanuel blezes" w:date="2026-05-18T20:04:00Z" w16du:dateUtc="2026-05-18T18:04:00Z">
        <w:r w:rsidDel="00146C66">
          <w:delText>—</w:delText>
        </w:r>
      </w:del>
      <w:ins w:id="4668" w:author="emmanuel blezes" w:date="2026-05-18T20:04:00Z" w16du:dateUtc="2026-05-18T18:04:00Z">
        <w:r w:rsidR="00146C66">
          <w:t>-</w:t>
        </w:r>
      </w:ins>
      <w:r>
        <w:t xml:space="preserve"> environ 40 % des actifs suédois aujourd’hui.</w:t>
      </w:r>
    </w:p>
    <w:p w14:paraId="164D3A06" w14:textId="77777777" w:rsidR="00B437D0" w:rsidRDefault="00000000">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 </w:t>
      </w:r>
      <w:r>
        <w:rPr>
          <w:b/>
          <w:bCs/>
        </w:rPr>
        <w:t>27,3 % en 2024</w:t>
      </w:r>
      <w:r>
        <w:t xml:space="preserve"> seul</w:t>
      </w:r>
      <w:r>
        <w:rPr>
          <w:rStyle w:val="FootnoteReference"/>
        </w:rPr>
        <w:footnoteReference w:id="233"/>
      </w:r>
      <w:r>
        <w:t xml:space="preserve">. Le Suédois moyen qui n’a jamais ouvert une enveloppe bancaire est aujourd’hui </w:t>
      </w:r>
      <w:r>
        <w:lastRenderedPageBreak/>
        <w:t>propriétaire indirect de Microsoft, Apple, ASML, LVMH et Nestlé, à un coût de gestion dix fois inférieur à celui d’une assurance-vie française. Personne, en Suède, n’a besoin de savoir investir. Le système investit pour eux.</w:t>
      </w:r>
    </w:p>
    <w:p w14:paraId="2BB7BA31" w14:textId="77777777" w:rsidR="00B437D0" w:rsidRDefault="00000000">
      <w:pPr>
        <w:pStyle w:val="BodyText"/>
      </w:pPr>
      <w:r>
        <w:t>Vingt-six ans après 1999, où en est le pays ? La dépense publique de retraite suédoise tourne autour de 7,2 % du PIB, contre 13,9 % en France</w:t>
      </w:r>
      <w:r>
        <w:rPr>
          <w:rStyle w:val="FootnoteReference"/>
        </w:rPr>
        <w:footnoteReference w:id="234"/>
      </w:r>
      <w:r>
        <w:t>. La moitié, à peu près. Le taux de remplacement net pour une cohorte née en 2002, carrière complète, ressort à 65,3 % selon l’OCDE, contre 73,9 % en France</w:t>
      </w:r>
      <w:r>
        <w:rPr>
          <w:rStyle w:val="FootnoteReference"/>
        </w:rPr>
        <w:footnoteReference w:id="235"/>
      </w:r>
      <w:r>
        <w:t>.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36"/>
      </w:r>
      <w:r>
        <w:t xml:space="preserve">. Et la place financière de Stockholm est devenue, par habitant, la deuxième économie de licornes au monde après la Silicon Valley : </w:t>
      </w:r>
      <w:r>
        <w:rPr>
          <w:b/>
          <w:bCs/>
        </w:rPr>
        <w:t>41 entreprises</w:t>
      </w:r>
      <w:r>
        <w:t xml:space="preserve"> valorisées à plus d’un milliard de dollars, dont Spotify, Klarna, Mojang, King, iZettle, Tink, et la défunte Northvolt</w:t>
      </w:r>
      <w:r>
        <w:rPr>
          <w:rStyle w:val="FootnoteReference"/>
        </w:rPr>
        <w:footnoteReference w:id="237"/>
      </w:r>
      <w:r>
        <w:t>. C’est ce que produit du capital national patient quand on le laisse irriguer ses propres champions.</w:t>
      </w:r>
    </w:p>
    <w:p w14:paraId="426EC49D" w14:textId="77777777" w:rsidR="00B437D0" w:rsidRDefault="00000000">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w:t>
      </w:r>
      <w:del w:id="4699" w:author="emmanuel blezes" w:date="2026-05-18T20:04:00Z" w16du:dateUtc="2026-05-18T18:04:00Z">
        <w:r w:rsidDel="00146C66">
          <w:delText>—</w:delText>
        </w:r>
      </w:del>
      <w:ins w:id="4700" w:author="emmanuel blezes" w:date="2026-05-18T20:04:00Z" w16du:dateUtc="2026-05-18T18:04:00Z">
        <w:r w:rsidR="00146C66">
          <w:t>-</w:t>
        </w:r>
      </w:ins>
      <w:r>
        <w:t xml:space="preserve"> le glide path d’AP7 (le passage du 100% actions à un portefeuille diversifié) a été corrigé en 2015, en lissant la transition vers les obligations</w:t>
      </w:r>
      <w:r>
        <w:rPr>
          <w:rStyle w:val="FootnoteReference"/>
        </w:rPr>
        <w:footnoteReference w:id="238"/>
      </w:r>
      <w:r>
        <w:t>.</w:t>
      </w:r>
    </w:p>
    <w:p w14:paraId="2E799A92" w14:textId="77777777" w:rsidR="00B437D0" w:rsidRDefault="00000000">
      <w:pPr>
        <w:pStyle w:val="BodyText"/>
      </w:pPr>
      <w:r>
        <w:t xml:space="preserve">Le mécanisme d’équilibrage automatique de l’inkomstpension </w:t>
      </w:r>
      <w:del w:id="4706" w:author="emmanuel blezes" w:date="2026-05-18T20:04:00Z" w16du:dateUtc="2026-05-18T18:04:00Z">
        <w:r w:rsidDel="00146C66">
          <w:delText>—</w:delText>
        </w:r>
      </w:del>
      <w:ins w:id="4707" w:author="emmanuel blezes" w:date="2026-05-18T20:04:00Z" w16du:dateUtc="2026-05-18T18:04:00Z">
        <w:r w:rsidR="00146C66">
          <w:t>-</w:t>
        </w:r>
      </w:ins>
      <w:r>
        <w:t xml:space="preserve"> la </w:t>
      </w:r>
      <w:r>
        <w:rPr>
          <w:i/>
          <w:iCs/>
        </w:rPr>
        <w:t>bromsen</w:t>
      </w:r>
      <w:r>
        <w:t xml:space="preserve">, le « frein » </w:t>
      </w:r>
      <w:del w:id="4708" w:author="emmanuel blezes" w:date="2026-05-18T20:04:00Z" w16du:dateUtc="2026-05-18T18:04:00Z">
        <w:r w:rsidDel="00146C66">
          <w:delText>—</w:delText>
        </w:r>
      </w:del>
      <w:ins w:id="4709" w:author="emmanuel blezes" w:date="2026-05-18T20:04:00Z" w16du:dateUtc="2026-05-18T18:04:00Z">
        <w:r w:rsidR="00146C66">
          <w:t>-</w:t>
        </w:r>
      </w:ins>
      <w:r>
        <w:t xml:space="preserve"> s’est déclenché à trois reprises depuis 2010, réduisant ponctuellement les pensions versées de 1 à 3 %</w:t>
      </w:r>
      <w:r>
        <w:rPr>
          <w:rStyle w:val="FootnoteReference"/>
        </w:rPr>
        <w:footnoteReference w:id="239"/>
      </w:r>
      <w:r>
        <w:t>. C’est impopulaire ; c’est aussi le prix de la soutenabilité du système.</w:t>
      </w:r>
    </w:p>
    <w:p w14:paraId="0A2B9D39" w14:textId="77777777" w:rsidR="00B437D0" w:rsidRDefault="00000000">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 </w:t>
      </w:r>
      <w:r>
        <w:rPr>
          <w:b/>
          <w:bCs/>
        </w:rPr>
        <w:t>Peter Carlsson</w:t>
      </w:r>
      <w:r>
        <w:t xml:space="preserve">, a </w:t>
      </w:r>
      <w:r>
        <w:lastRenderedPageBreak/>
        <w:t>vu son entreprise déposer le bilan en novembre 2024 puis être liquidée trois mois plus tard</w:t>
      </w:r>
      <w:r>
        <w:rPr>
          <w:rStyle w:val="FootnoteReference"/>
        </w:rPr>
        <w:footnoteReference w:id="240"/>
      </w:r>
      <w:r>
        <w:t>. C’est un rappel utile : le capital patient n’élimine pas le risque industriel. Il l’amortit, il le diversifie, il l’absorbe, il ne le supprime pas.</w:t>
      </w:r>
    </w:p>
    <w:p w14:paraId="463B4070" w14:textId="77777777" w:rsidR="00B437D0" w:rsidRDefault="00000000">
      <w:pPr>
        <w:pStyle w:val="BodyText"/>
      </w:pPr>
      <w:r>
        <w:t>Reste l’écart femmes-hommes, qui n’a pas disparu en Suède non plus : les femmes touchent en moyenne 80 % de la pension des hommes, contre 85 % en France</w:t>
      </w:r>
      <w:r>
        <w:rPr>
          <w:rStyle w:val="FootnoteReference"/>
        </w:rPr>
        <w:footnoteReference w:id="241"/>
      </w:r>
      <w:r>
        <w:t xml:space="preserve">. La capitalisation, ici, hérite des inégalités de carrière ; elle ne les crée pas mais elle ne les soigne pas. Pour les corriger, il faut des dispositifs collatéraux </w:t>
      </w:r>
      <w:del w:id="4729" w:author="emmanuel blezes" w:date="2026-05-18T20:04:00Z" w16du:dateUtc="2026-05-18T18:04:00Z">
        <w:r w:rsidDel="00146C66">
          <w:delText>—</w:delText>
        </w:r>
      </w:del>
      <w:ins w:id="4730" w:author="emmanuel blezes" w:date="2026-05-18T20:04:00Z" w16du:dateUtc="2026-05-18T18:04:00Z">
        <w:r w:rsidR="00146C66">
          <w:t>-</w:t>
        </w:r>
      </w:ins>
      <w:r>
        <w:t xml:space="preserve"> bonifications parentales, points famille, plancher universel </w:t>
      </w:r>
      <w:del w:id="4731" w:author="emmanuel blezes" w:date="2026-05-18T20:04:00Z" w16du:dateUtc="2026-05-18T18:04:00Z">
        <w:r w:rsidDel="00146C66">
          <w:delText>—</w:delText>
        </w:r>
      </w:del>
      <w:ins w:id="4732" w:author="emmanuel blezes" w:date="2026-05-18T20:04:00Z" w16du:dateUtc="2026-05-18T18:04:00Z">
        <w:r w:rsidR="00146C66">
          <w:t>-</w:t>
        </w:r>
      </w:ins>
      <w:r>
        <w:t xml:space="preserve"> exactement comme dans la répartition.</w:t>
      </w:r>
    </w:p>
    <w:p w14:paraId="6A23F362" w14:textId="77777777" w:rsidR="00B437D0" w:rsidRDefault="00000000">
      <w:pPr>
        <w:pStyle w:val="BodyText"/>
      </w:pPr>
      <w:r>
        <w:t xml:space="preserve">Ce que le cas suédois prouve, en définitive, n’est pas que la capitalisation résout tout. C’est qu’elle est compatible avec un État-providence dense, des syndicats puissants, une fiscalité élevée, une culture de l’égalité </w:t>
      </w:r>
      <w:del w:id="4733" w:author="emmanuel blezes" w:date="2026-05-18T20:04:00Z" w16du:dateUtc="2026-05-18T18:04:00Z">
        <w:r w:rsidDel="00146C66">
          <w:delText>—</w:delText>
        </w:r>
      </w:del>
      <w:ins w:id="4734" w:author="emmanuel blezes" w:date="2026-05-18T20:04:00Z" w16du:dateUtc="2026-05-18T18:04:00Z">
        <w:r w:rsidR="00146C66">
          <w:t>-</w:t>
        </w:r>
      </w:ins>
      <w:r>
        <w:t xml:space="preserve"> bref, avec tout ce que la gauche française revendique.</w:t>
      </w:r>
    </w:p>
    <w:p w14:paraId="003CE99F" w14:textId="77777777" w:rsidR="00B437D0" w:rsidRDefault="00000000">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 </w:t>
      </w:r>
      <w:r>
        <w:rPr>
          <w:i/>
          <w:iCs/>
        </w:rPr>
        <w:t>avec</w:t>
      </w:r>
      <w:r>
        <w:t xml:space="preserve"> la capitalisation. Autre leçon pour la France : </w:t>
      </w:r>
      <w:r>
        <w:rPr>
          <w:i/>
          <w:iCs/>
        </w:rPr>
        <w:t>pour que la réforme perdure elle doit</w:t>
      </w:r>
      <w:r>
        <w:t xml:space="preserve"> </w:t>
      </w:r>
      <w:r>
        <w:rPr>
          <w:i/>
          <w:iCs/>
        </w:rPr>
        <w:t>une assise politique large.</w:t>
      </w:r>
    </w:p>
    <w:p w14:paraId="3B1B2819" w14:textId="77777777" w:rsidR="0056027E" w:rsidRDefault="0056027E">
      <w:pPr>
        <w:rPr>
          <w:ins w:id="4735" w:author="emmanuel blezes" w:date="2026-05-24T19:53:00Z" w16du:dateUtc="2026-05-24T17:53:00Z"/>
          <w:rFonts w:asciiTheme="majorHAnsi" w:eastAsiaTheme="majorEastAsia" w:hAnsiTheme="majorHAnsi" w:cstheme="majorBidi"/>
          <w:color w:val="0F4761" w:themeColor="accent1" w:themeShade="BF"/>
          <w:sz w:val="32"/>
          <w:szCs w:val="32"/>
        </w:rPr>
      </w:pPr>
      <w:bookmarkStart w:id="4736" w:name="australie-lauto-enrolment-patronal"/>
      <w:bookmarkEnd w:id="4579"/>
      <w:ins w:id="4737" w:author="emmanuel blezes" w:date="2026-05-24T19:53:00Z" w16du:dateUtc="2026-05-24T17:53:00Z">
        <w:r>
          <w:br w:type="page"/>
        </w:r>
      </w:ins>
    </w:p>
    <w:p w14:paraId="3BDB2545" w14:textId="7882559C" w:rsidR="00B437D0" w:rsidRDefault="00000000">
      <w:pPr>
        <w:pStyle w:val="Heading2"/>
        <w:numPr>
          <w:ilvl w:val="0"/>
          <w:numId w:val="9"/>
        </w:numPr>
        <w:pPrChange w:id="4738" w:author="emmanuel blezes" w:date="2026-05-24T19:52:00Z" w16du:dateUtc="2026-05-24T17:52:00Z">
          <w:pPr>
            <w:pStyle w:val="Heading2"/>
          </w:pPr>
        </w:pPrChange>
      </w:pPr>
      <w:del w:id="4739" w:author="emmanuel blezes" w:date="2026-05-24T19:52:00Z" w16du:dateUtc="2026-05-24T17:52:00Z">
        <w:r w:rsidDel="0056027E">
          <w:lastRenderedPageBreak/>
          <w:delText xml:space="preserve">4.2 </w:delText>
        </w:r>
      </w:del>
      <w:bookmarkStart w:id="4740" w:name="_Toc230888259"/>
      <w:r>
        <w:t>Australie : l’auto-enrolment patronal</w:t>
      </w:r>
      <w:bookmarkEnd w:id="4740"/>
    </w:p>
    <w:p w14:paraId="61319DDC" w14:textId="77777777" w:rsidR="00B437D0" w:rsidRDefault="00000000">
      <w:pPr>
        <w:pStyle w:val="FirstParagraph"/>
      </w:pPr>
      <w:r>
        <w:t xml:space="preserve">Sydney, octobre 1985. Dans une salle de la </w:t>
      </w:r>
      <w:r>
        <w:rPr>
          <w:i/>
          <w:iCs/>
        </w:rPr>
        <w:t>Australian Council of Trade Unions</w:t>
      </w:r>
      <w:r>
        <w:t xml:space="preserve"> </w:t>
      </w:r>
      <w:del w:id="4741" w:author="emmanuel blezes" w:date="2026-05-18T20:04:00Z" w16du:dateUtc="2026-05-18T18:04:00Z">
        <w:r w:rsidDel="00146C66">
          <w:delText>—</w:delText>
        </w:r>
      </w:del>
      <w:ins w:id="4742" w:author="emmanuel blezes" w:date="2026-05-18T20:04:00Z" w16du:dateUtc="2026-05-18T18:04:00Z">
        <w:r w:rsidR="00146C66">
          <w:t>-</w:t>
        </w:r>
      </w:ins>
      <w:r>
        <w:t xml:space="preserve"> l’équivalent de la CFDT, en mille fois plus puissant </w:t>
      </w:r>
      <w:del w:id="4743" w:author="emmanuel blezes" w:date="2026-05-18T20:04:00Z" w16du:dateUtc="2026-05-18T18:04:00Z">
        <w:r w:rsidDel="00146C66">
          <w:delText>—</w:delText>
        </w:r>
      </w:del>
      <w:ins w:id="4744" w:author="emmanuel blezes" w:date="2026-05-18T20:04:00Z" w16du:dateUtc="2026-05-18T18:04:00Z">
        <w:r w:rsidR="00146C66">
          <w:t>-</w:t>
        </w:r>
      </w:ins>
      <w:r>
        <w:t xml:space="preserve">, </w:t>
      </w:r>
      <w:r>
        <w:rPr>
          <w:b/>
          <w:bCs/>
        </w:rPr>
        <w:t>Bill Kelty</w:t>
      </w:r>
      <w:r>
        <w:t xml:space="preserve">, secrétaire général depuis 1983, négocie depuis des mois. Face à lui, </w:t>
      </w:r>
      <w:r>
        <w:rPr>
          <w:b/>
          <w:bCs/>
        </w:rPr>
        <w:t>Paul Keating</w:t>
      </w:r>
      <w:r>
        <w:t xml:space="preserve">, trésorier du gouvernement travailliste de </w:t>
      </w:r>
      <w:r>
        <w:rPr>
          <w:b/>
          <w:bCs/>
        </w:rPr>
        <w:t>Bob Hawke</w:t>
      </w:r>
      <w:r>
        <w:rPr>
          <w:rStyle w:val="FootnoteReference"/>
        </w:rPr>
        <w:footnoteReference w:id="242"/>
      </w:r>
      <w:r>
        <w:t xml:space="preserve">. L’Australie est en crise. Inflation à deux chiffres, salaires indexés depuis vingt ans, productivité en panne, monnaie qui s’effondre. Hawke, ancien président de l’ACTU lui-même devenu Premier ministre en 1983, a engagé avec les syndicats un </w:t>
      </w:r>
      <w:r>
        <w:rPr>
          <w:i/>
          <w:iCs/>
        </w:rPr>
        <w:t>Prices and Incomes Accord</w:t>
      </w:r>
      <w:r>
        <w:t xml:space="preserve"> </w:t>
      </w:r>
      <w:del w:id="4755" w:author="emmanuel blezes" w:date="2026-05-18T20:04:00Z" w16du:dateUtc="2026-05-18T18:04:00Z">
        <w:r w:rsidDel="00146C66">
          <w:delText>—</w:delText>
        </w:r>
      </w:del>
      <w:ins w:id="4756" w:author="emmanuel blezes" w:date="2026-05-18T20:04:00Z" w16du:dateUtc="2026-05-18T18:04:00Z">
        <w:r w:rsidR="00146C66">
          <w:t>-</w:t>
        </w:r>
      </w:ins>
      <w:r>
        <w:t xml:space="preserve"> un accord salaires-prix </w:t>
      </w:r>
      <w:del w:id="4757" w:author="emmanuel blezes" w:date="2026-05-18T20:04:00Z" w16du:dateUtc="2026-05-18T18:04:00Z">
        <w:r w:rsidDel="00146C66">
          <w:delText>—</w:delText>
        </w:r>
      </w:del>
      <w:ins w:id="4758" w:author="emmanuel blezes" w:date="2026-05-18T20:04:00Z" w16du:dateUtc="2026-05-18T18:04:00Z">
        <w:r w:rsidR="00146C66">
          <w:t>-</w:t>
        </w:r>
      </w:ins>
      <w:r>
        <w:t xml:space="preserve"> pour casser l’inflation. Premier accord en 1983 ; second en 1985.</w:t>
      </w:r>
    </w:p>
    <w:p w14:paraId="4781E853" w14:textId="77777777" w:rsidR="00B437D0" w:rsidRDefault="00000000">
      <w:pPr>
        <w:pStyle w:val="BodyText"/>
      </w:pPr>
      <w:r>
        <w:t xml:space="preserve">L’accord de 1985, dit </w:t>
      </w:r>
      <w:r>
        <w:rPr>
          <w:i/>
          <w:iCs/>
        </w:rPr>
        <w:t>Mark II</w:t>
      </w:r>
      <w:r>
        <w:t xml:space="preserve">, contient une idée que personne, alors, ne mesure complètement. L’ACTU accepte que les salaires soient indexés à un taux inférieur de </w:t>
      </w:r>
      <w:r>
        <w:rPr>
          <w:b/>
          <w:bCs/>
        </w:rPr>
        <w:t>2 points à l’inflation</w:t>
      </w:r>
      <w:r>
        <w:t xml:space="preserve"> </w:t>
      </w:r>
      <w:del w:id="4759" w:author="emmanuel blezes" w:date="2026-05-18T20:04:00Z" w16du:dateUtc="2026-05-18T18:04:00Z">
        <w:r w:rsidDel="00146C66">
          <w:delText>—</w:delText>
        </w:r>
      </w:del>
      <w:ins w:id="4760" w:author="emmanuel blezes" w:date="2026-05-18T20:04:00Z" w16du:dateUtc="2026-05-18T18:04:00Z">
        <w:r w:rsidR="00146C66">
          <w:t>-</w:t>
        </w:r>
      </w:ins>
      <w:r>
        <w:t xml:space="preserve"> un sacrifice considérable pour les ouvriers australiens. En contrepartie, les employeurs s’engagent à verser </w:t>
      </w:r>
      <w:r>
        <w:rPr>
          <w:b/>
          <w:bCs/>
        </w:rPr>
        <w:t>3 % de cotisation supplémentaire</w:t>
      </w:r>
      <w:r>
        <w:t xml:space="preserve"> sur un compte épargne retraite obligatoire pour chaque salarié. Kelty et Keating signent. Hawke ratifie. Personne, à ce moment-là, ne sait que cette cotisation va devenir la </w:t>
      </w:r>
      <w:r>
        <w:rPr>
          <w:i/>
          <w:iCs/>
        </w:rPr>
        <w:t>Superannuation Guarantee</w:t>
      </w:r>
      <w:r>
        <w:t xml:space="preserve"> et que, quarante ans plus tard, elle représentera l’une des plus grands sources de capital long du monde</w:t>
      </w:r>
      <w:r>
        <w:rPr>
          <w:rStyle w:val="FootnoteReference"/>
        </w:rPr>
        <w:footnoteReference w:id="243"/>
      </w:r>
      <w:r>
        <w:t>.</w:t>
      </w:r>
    </w:p>
    <w:p w14:paraId="5DBA851A" w14:textId="77777777" w:rsidR="00B437D0" w:rsidRDefault="00000000">
      <w:pPr>
        <w:pStyle w:val="BodyText"/>
      </w:pPr>
      <w:r>
        <w:t xml:space="preserve">L’idée derrière l’accord est d’un raffinement économique rare : la modération salariale, </w:t>
      </w:r>
      <w:r>
        <w:rPr>
          <w:i/>
          <w:iCs/>
        </w:rPr>
        <w:t>plutôt que de financer du pouvoir d’achat immédiat, finance du capital différé pour la retraite des mêmes ouvriers</w:t>
      </w:r>
      <w:r>
        <w:t>.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14:paraId="57912530" w14:textId="77777777" w:rsidR="00B437D0" w:rsidRDefault="00000000">
      <w:pPr>
        <w:pStyle w:val="BodyText"/>
      </w:pPr>
      <w:r>
        <w:t xml:space="preserve">La phase suivante est plus technique. De 1987 à 1991, la cotisation à 3 % est étendue secteur par secteur via les </w:t>
      </w:r>
      <w:r>
        <w:rPr>
          <w:i/>
          <w:iCs/>
        </w:rPr>
        <w:t>awards</w:t>
      </w:r>
      <w:r>
        <w:t xml:space="preserve"> </w:t>
      </w:r>
      <w:del w:id="4768" w:author="emmanuel blezes" w:date="2026-05-18T20:04:00Z" w16du:dateUtc="2026-05-18T18:04:00Z">
        <w:r w:rsidDel="00146C66">
          <w:delText>—</w:delText>
        </w:r>
      </w:del>
      <w:ins w:id="4769" w:author="emmanuel blezes" w:date="2026-05-18T20:04:00Z" w16du:dateUtc="2026-05-18T18:04:00Z">
        <w:r w:rsidR="00146C66">
          <w:t>-</w:t>
        </w:r>
      </w:ins>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 </w:t>
      </w:r>
      <w:r>
        <w:rPr>
          <w:i/>
          <w:iCs/>
        </w:rPr>
        <w:t>Superannuation Guarantee (Administration) Bill</w:t>
      </w:r>
      <w:r>
        <w:t xml:space="preserve">. La loi entre en vigueur le </w:t>
      </w:r>
      <w:r>
        <w:rPr>
          <w:b/>
          <w:bCs/>
        </w:rPr>
        <w:lastRenderedPageBreak/>
        <w:t>1ᵉʳ juillet 1992</w:t>
      </w:r>
      <w:r>
        <w:t>, taux initial 3 % de la rémunération brute</w:t>
      </w:r>
      <w:r>
        <w:rPr>
          <w:rStyle w:val="FootnoteReference"/>
        </w:rPr>
        <w:footnoteReference w:id="244"/>
      </w:r>
      <w:r>
        <w:t>. La cotisation n’est plus négociée : elle est légale, et elle s’applique à tous les employeurs du pays.</w:t>
      </w:r>
    </w:p>
    <w:p w14:paraId="764C8E1B" w14:textId="77777777" w:rsidR="00B437D0" w:rsidRDefault="00000000">
      <w:pPr>
        <w:pStyle w:val="BodyText"/>
      </w:pPr>
      <w:r>
        <w:t xml:space="preserve">À partir de là, c’est une mécanique. Le taux monte par paliers programmés : 3 % en 1992, 6 % en 1996, 9 % en 2002. Stabilisation jusqu’en 2013. Le gouvernement conservateur de </w:t>
      </w:r>
      <w:r>
        <w:rPr>
          <w:b/>
          <w:bCs/>
        </w:rPr>
        <w:t>Tony Abbott</w:t>
      </w:r>
      <w:r>
        <w:t xml:space="preserve">, élu en 2013, gèle le taux à 9,5 % pendant sept ans </w:t>
      </w:r>
      <w:del w:id="4775" w:author="emmanuel blezes" w:date="2026-05-18T20:04:00Z" w16du:dateUtc="2026-05-18T18:04:00Z">
        <w:r w:rsidDel="00146C66">
          <w:delText>—</w:delText>
        </w:r>
      </w:del>
      <w:ins w:id="4776" w:author="emmanuel blezes" w:date="2026-05-18T20:04:00Z" w16du:dateUtc="2026-05-18T18:04:00Z">
        <w:r w:rsidR="00146C66">
          <w:t>-</w:t>
        </w:r>
      </w:ins>
      <w:r>
        <w:t xml:space="preserve"> une pause significative, mais pas une remise en cause</w:t>
      </w:r>
      <w:r>
        <w:rPr>
          <w:rStyle w:val="FootnoteReference"/>
        </w:rPr>
        <w:footnoteReference w:id="245"/>
      </w:r>
      <w:r>
        <w:t xml:space="preserve">. La reprise commence en 2021 : 10 %, puis 10,5 %, 11 %, 11,5 %, et finalement </w:t>
      </w:r>
      <w:r>
        <w:rPr>
          <w:b/>
          <w:bCs/>
        </w:rPr>
        <w:t>12 % au 1ᵉʳ juillet 2025</w:t>
      </w:r>
      <w:r>
        <w:t>, taux désormais stabilisé</w:t>
      </w:r>
      <w:r>
        <w:rPr>
          <w:rStyle w:val="FootnoteReference"/>
        </w:rPr>
        <w:footnoteReference w:id="246"/>
      </w:r>
      <w:r>
        <w:t>. Trente-trois ans pour passer de 3 % à 12 %. Une génération entière.</w:t>
      </w:r>
    </w:p>
    <w:p w14:paraId="71F4A2AF" w14:textId="77777777" w:rsidR="00B437D0" w:rsidRDefault="00000000">
      <w:pPr>
        <w:pStyle w:val="BodyText"/>
      </w:pPr>
      <w:r>
        <w:t xml:space="preserve">L’objet politique central, ici, c’est que </w:t>
      </w:r>
      <w:r>
        <w:rPr>
          <w:b/>
          <w:bCs/>
        </w:rPr>
        <w:t>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politique australien, n’est pas une charge supplémentaire pesant sur les salariés. Elle est un </w:t>
      </w:r>
      <w:r>
        <w:rPr>
          <w:i/>
          <w:iCs/>
        </w:rPr>
        <w:t>salaire différé</w:t>
      </w:r>
      <w:r>
        <w:t>, dont le patron est le canal et dont le travailleur est le bénéficiaire. C’est par cette astuce que l’Australie a fait passer 12 points de cotisation supplémentaires sans crise politique majeure.</w:t>
      </w:r>
    </w:p>
    <w:p w14:paraId="5111FD99" w14:textId="77777777" w:rsidR="00B437D0" w:rsidRDefault="00000000">
      <w:pPr>
        <w:pStyle w:val="BodyText"/>
      </w:pPr>
      <w:r>
        <w:t xml:space="preserve">À fin 2024, l’encours total de la </w:t>
      </w:r>
      <w:r>
        <w:rPr>
          <w:i/>
          <w:iCs/>
        </w:rPr>
        <w:t>superannuation</w:t>
      </w:r>
      <w:r>
        <w:t xml:space="preserve"> australienne dépasse </w:t>
      </w:r>
      <w:r>
        <w:rPr>
          <w:b/>
          <w:bCs/>
        </w:rPr>
        <w:t>4,3 trillions de dollars australiens</w:t>
      </w:r>
      <w:r>
        <w:t xml:space="preserve"> </w:t>
      </w:r>
      <w:del w:id="4787" w:author="emmanuel blezes" w:date="2026-05-18T20:04:00Z" w16du:dateUtc="2026-05-18T18:04:00Z">
        <w:r w:rsidDel="00146C66">
          <w:delText>—</w:delText>
        </w:r>
      </w:del>
      <w:ins w:id="4788" w:author="emmanuel blezes" w:date="2026-05-18T20:04:00Z" w16du:dateUtc="2026-05-18T18:04:00Z">
        <w:r w:rsidR="00146C66">
          <w:t>-</w:t>
        </w:r>
      </w:ins>
      <w:r>
        <w:t xml:space="preserve"> autour de 2 600 milliards d’euros, soit environ 160 % du PIB</w:t>
      </w:r>
      <w:r>
        <w:rPr>
          <w:rStyle w:val="FootnoteReference"/>
        </w:rPr>
        <w:footnoteReference w:id="247"/>
      </w:r>
      <w:r>
        <w:t xml:space="preserve">. Quatrième stock d’actifs de retraite au monde, après les États-Unis, le Japon, les Pays-Bas. Le secteur compte une centaine de fonds régulés par l’APRA, l’autorité prudentielle, avec une concentration croissante autour des plus gros : </w:t>
      </w:r>
      <w:r>
        <w:rPr>
          <w:b/>
          <w:bCs/>
        </w:rPr>
        <w:t>AustralianSuper</w:t>
      </w:r>
      <w:r>
        <w:t xml:space="preserve"> (385 milliards AUD, 3,67 millions de membres), Australian Retirement Trust (334 milliards), Aware Super (180 milliards), UniSuper, Hostplus, et quelques autres</w:t>
      </w:r>
      <w:r>
        <w:rPr>
          <w:rStyle w:val="FootnoteReference"/>
        </w:rPr>
        <w:footnoteReference w:id="248"/>
      </w:r>
      <w:r>
        <w:t xml:space="preserve">. À eux dix, ils gèrent 64 % de tous les actifs </w:t>
      </w:r>
      <w:r>
        <w:rPr>
          <w:i/>
          <w:iCs/>
        </w:rPr>
        <w:t>super</w:t>
      </w:r>
      <w:r>
        <w:t xml:space="preserve"> du pays. Performance d’AustralianSuper sur dix ans glissants, fonds </w:t>
      </w:r>
      <w:r>
        <w:rPr>
          <w:i/>
          <w:iCs/>
        </w:rPr>
        <w:t>Balanced</w:t>
      </w:r>
      <w:r>
        <w:t xml:space="preserve"> : </w:t>
      </w:r>
      <w:r>
        <w:rPr>
          <w:b/>
          <w:bCs/>
        </w:rPr>
        <w:t>7,94 % par an net de frais</w:t>
      </w:r>
      <w:r>
        <w:rPr>
          <w:rStyle w:val="FootnoteReference"/>
        </w:rPr>
        <w:footnoteReference w:id="249"/>
      </w:r>
      <w:r>
        <w:t xml:space="preserve">. Sur le segment </w:t>
      </w:r>
      <w:r>
        <w:rPr>
          <w:i/>
          <w:iCs/>
        </w:rPr>
        <w:t>MySuper</w:t>
      </w:r>
      <w:r>
        <w:t xml:space="preserve">, qui est l’option par </w:t>
      </w:r>
      <w:r>
        <w:lastRenderedPageBreak/>
        <w:t xml:space="preserve">défaut destinée aux salariés qui n’ont pas choisi leur fonds, les frais médians s’établissent à 0,27 % par an </w:t>
      </w:r>
      <w:del w:id="4817" w:author="emmanuel blezes" w:date="2026-05-18T20:04:00Z" w16du:dateUtc="2026-05-18T18:04:00Z">
        <w:r w:rsidDel="00146C66">
          <w:delText>—</w:delText>
        </w:r>
      </w:del>
      <w:ins w:id="4818" w:author="emmanuel blezes" w:date="2026-05-18T20:04:00Z" w16du:dateUtc="2026-05-18T18:04:00Z">
        <w:r w:rsidR="00146C66">
          <w:t>-</w:t>
        </w:r>
      </w:ins>
      <w:r>
        <w:t xml:space="preserve"> six à huit fois moins qu’une assurance-vie française en unités de compte.</w:t>
      </w:r>
    </w:p>
    <w:p w14:paraId="3A3AB152" w14:textId="77777777" w:rsidR="00B437D0" w:rsidRDefault="00000000">
      <w:pPr>
        <w:pStyle w:val="BodyText"/>
      </w:pPr>
      <w:r>
        <w:t xml:space="preserve">Le dispositif </w:t>
      </w:r>
      <w:r>
        <w:rPr>
          <w:b/>
          <w:bCs/>
        </w:rPr>
        <w:t>MySuper</w:t>
      </w:r>
      <w:r>
        <w:t xml:space="preserve"> mérite, lui aussi, qu’on s’y arrête. Créé en 2014, c’est l’équivalent fonctionnel du fonds par défaut suédois AP7. Tout salarié qui ne choisit pas un fonds particulier est automatiquement inscrit dans le MySuper de son employeur </w:t>
      </w:r>
      <w:del w:id="4819" w:author="emmanuel blezes" w:date="2026-05-18T20:04:00Z" w16du:dateUtc="2026-05-18T18:04:00Z">
        <w:r w:rsidDel="00146C66">
          <w:delText>—</w:delText>
        </w:r>
      </w:del>
      <w:ins w:id="4820" w:author="emmanuel blezes" w:date="2026-05-18T20:04:00Z" w16du:dateUtc="2026-05-18T18:04:00Z">
        <w:r w:rsidR="00146C66">
          <w:t>-</w:t>
        </w:r>
      </w:ins>
      <w:r>
        <w:t xml:space="preserve"> un produit équilibré, encadré par l’APRA, soumis à un </w:t>
      </w:r>
      <w:r>
        <w:rPr>
          <w:i/>
          <w:iCs/>
        </w:rPr>
        <w:t>Performance Test</w:t>
      </w:r>
      <w:r>
        <w:t xml:space="preserve"> annuel. En 2021, à la première édition de ce test, </w:t>
      </w:r>
      <w:r>
        <w:rPr>
          <w:b/>
          <w:bCs/>
        </w:rPr>
        <w:t>52 produits MySuper ont échoué</w:t>
      </w:r>
      <w:r>
        <w:t xml:space="preserve"> </w:t>
      </w:r>
      <w:del w:id="4821" w:author="emmanuel blezes" w:date="2026-05-18T20:04:00Z" w16du:dateUtc="2026-05-18T18:04:00Z">
        <w:r w:rsidDel="00146C66">
          <w:delText>—</w:delText>
        </w:r>
      </w:del>
      <w:ins w:id="4822" w:author="emmanuel blezes" w:date="2026-05-18T20:04:00Z" w16du:dateUtc="2026-05-18T18:04:00Z">
        <w:r w:rsidR="00146C66">
          <w:t>-</w:t>
        </w:r>
      </w:ins>
      <w:r>
        <w:t xml:space="preserve"> beaucoup trop pour passer inaperçu. Le gouvernement Albanese, élu en 2022, a serré la vis. En 2025, les 52 produits encore en activité </w:t>
      </w:r>
      <w:r>
        <w:rPr>
          <w:b/>
          <w:bCs/>
        </w:rPr>
        <w:t>ont tous passé le test</w:t>
      </w:r>
      <w:r>
        <w:rPr>
          <w:rStyle w:val="FootnoteReference"/>
        </w:rPr>
        <w:footnoteReference w:id="250"/>
      </w:r>
      <w:r>
        <w:t>. Le marché s’est nettoyé en quatre ans, par la grâce d’un benchmark public, transparent, opposable.</w:t>
      </w:r>
    </w:p>
    <w:p w14:paraId="78B16F5A" w14:textId="77777777" w:rsidR="00B437D0" w:rsidRDefault="00000000">
      <w:pPr>
        <w:pStyle w:val="BodyText"/>
      </w:pPr>
      <w:r>
        <w:t xml:space="preserve">Et l’argent ainsi accumulé travaille pour le pays. En 2022, un consortium piloté par IFM Investors et regroupant </w:t>
      </w:r>
      <w:r>
        <w:rPr>
          <w:b/>
          <w:bCs/>
        </w:rPr>
        <w:t>AustralianSuper, Australian Retirement Trust, Aware Super et UniSuper</w:t>
      </w:r>
      <w:r>
        <w:t xml:space="preserve"> rachète </w:t>
      </w:r>
      <w:r>
        <w:rPr>
          <w:b/>
          <w:bCs/>
        </w:rPr>
        <w:t>Sydney Airport</w:t>
      </w:r>
      <w:r>
        <w:t xml:space="preserve"> pour plus de 20 milliards de dollars australiens, le retire de la cote et le ramène sous contrôle domestique</w:t>
      </w:r>
      <w:r>
        <w:rPr>
          <w:rStyle w:val="FootnoteReference"/>
        </w:rPr>
        <w:footnoteReference w:id="251"/>
      </w:r>
      <w:r>
        <w:t xml:space="preserve">. Les autoroutes M7 et Westconnex à Sydney, les aéroports de Melbourne et Perth, des champs photovoltaïques, des forêts plantées : la superannuation australienne est devenue l’investisseur de référence sur les infrastructures du pays. À l’échelle de la Bourse, les fonds </w:t>
      </w:r>
      <w:r>
        <w:rPr>
          <w:i/>
          <w:iCs/>
        </w:rPr>
        <w:t>super</w:t>
      </w:r>
      <w:r>
        <w:t xml:space="preserve"> détiennent désormais autour de 35 % de la capitalisation de l’ASX, et la projection de Deloitte porte ce chiffre à 60 % d’ici 2038</w:t>
      </w:r>
      <w:r>
        <w:rPr>
          <w:rStyle w:val="FootnoteReference"/>
        </w:rPr>
        <w:footnoteReference w:id="252"/>
      </w:r>
      <w:r>
        <w:t>.</w:t>
      </w:r>
    </w:p>
    <w:p w14:paraId="4A09C45C" w14:textId="77777777" w:rsidR="00B437D0" w:rsidRDefault="00000000">
      <w:pPr>
        <w:pStyle w:val="BodyText"/>
      </w:pPr>
      <w:r>
        <w:t xml:space="preserve">Du point de vue français, la leçon australienne est claire. Elle se résume en quelques mots : </w:t>
      </w:r>
      <w:r>
        <w:rPr>
          <w:i/>
          <w:iCs/>
        </w:rPr>
        <w:t>cotisation patronale, montée graduelle, consensus transpartisan</w:t>
      </w:r>
      <w:r>
        <w:t xml:space="preserve">. La cotisation patronale fait sauter le verrou symbolique du « double paiement » </w:t>
      </w:r>
      <w:del w:id="4846" w:author="emmanuel blezes" w:date="2026-05-18T20:04:00Z" w16du:dateUtc="2026-05-18T18:04:00Z">
        <w:r w:rsidDel="00146C66">
          <w:delText>—</w:delText>
        </w:r>
      </w:del>
      <w:ins w:id="4847" w:author="emmanuel blezes" w:date="2026-05-18T20:04:00Z" w16du:dateUtc="2026-05-18T18:04:00Z">
        <w:r w:rsidR="00146C66">
          <w:t>-</w:t>
        </w:r>
      </w:ins>
      <w:r>
        <w:t xml:space="preserve"> l’objection française par excellence, à laquelle nous reviendrons au chapitre 5.</w:t>
      </w:r>
    </w:p>
    <w:p w14:paraId="73BED037" w14:textId="77777777" w:rsidR="00B437D0" w:rsidRDefault="00000000">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 </w:t>
      </w:r>
      <w:r>
        <w:rPr>
          <w:i/>
          <w:iCs/>
        </w:rPr>
        <w:t>Superannuation Guarantee</w:t>
      </w:r>
      <w:r>
        <w:t xml:space="preserve">. Le gel d’Abbott a duré sept ans, c’est tout. Trente-trois ans de stabilité institutionnelle, dans un pays politiquement aussi clivé que la France, parce qu’à un moment, en 1985, un Premier ministre travailliste, un trésorier </w:t>
      </w:r>
      <w:r>
        <w:lastRenderedPageBreak/>
        <w:t>social-démocrate et un syndicaliste combattif ont décidé qu’il y avait là un bien commun à protéger.</w:t>
      </w:r>
    </w:p>
    <w:p w14:paraId="7A46C32A" w14:textId="77777777" w:rsidR="00B437D0" w:rsidRDefault="00000000">
      <w:pPr>
        <w:pStyle w:val="BodyText"/>
      </w:pPr>
      <w:r>
        <w:t>Qui, en France, signerait l’équivalent ? Quel ministre des Finances, quel secrétaire de la CFDT, quel président d’organisation patronale auraient à la fois la force, la légitimité et la patience de tenir un accord pluripartite sur trente ans ?</w:t>
      </w:r>
    </w:p>
    <w:p w14:paraId="464FDEDE" w14:textId="77777777" w:rsidR="0056027E" w:rsidRDefault="0056027E">
      <w:pPr>
        <w:rPr>
          <w:ins w:id="4848" w:author="emmanuel blezes" w:date="2026-05-24T19:53:00Z" w16du:dateUtc="2026-05-24T17:53:00Z"/>
          <w:rFonts w:asciiTheme="majorHAnsi" w:eastAsiaTheme="majorEastAsia" w:hAnsiTheme="majorHAnsi" w:cstheme="majorBidi"/>
          <w:color w:val="0F4761" w:themeColor="accent1" w:themeShade="BF"/>
          <w:sz w:val="32"/>
          <w:szCs w:val="32"/>
        </w:rPr>
      </w:pPr>
      <w:bookmarkStart w:id="4849" w:name="singapour-le-modèle-asiatique-mature"/>
      <w:bookmarkEnd w:id="4736"/>
      <w:ins w:id="4850" w:author="emmanuel blezes" w:date="2026-05-24T19:53:00Z" w16du:dateUtc="2026-05-24T17:53:00Z">
        <w:r>
          <w:br w:type="page"/>
        </w:r>
      </w:ins>
    </w:p>
    <w:p w14:paraId="07BA25C3" w14:textId="5799E76B" w:rsidR="00B437D0" w:rsidRDefault="00000000">
      <w:pPr>
        <w:pStyle w:val="Heading2"/>
        <w:numPr>
          <w:ilvl w:val="0"/>
          <w:numId w:val="9"/>
        </w:numPr>
        <w:pPrChange w:id="4851" w:author="emmanuel blezes" w:date="2026-05-24T19:53:00Z" w16du:dateUtc="2026-05-24T17:53:00Z">
          <w:pPr>
            <w:pStyle w:val="Heading2"/>
          </w:pPr>
        </w:pPrChange>
      </w:pPr>
      <w:del w:id="4852" w:author="emmanuel blezes" w:date="2026-05-24T19:53:00Z" w16du:dateUtc="2026-05-24T17:53:00Z">
        <w:r w:rsidDel="0056027E">
          <w:lastRenderedPageBreak/>
          <w:delText xml:space="preserve">4.3 </w:delText>
        </w:r>
      </w:del>
      <w:bookmarkStart w:id="4853" w:name="_Toc230888260"/>
      <w:r>
        <w:t>Singapour : le modèle asiatique mature</w:t>
      </w:r>
      <w:bookmarkEnd w:id="4853"/>
    </w:p>
    <w:p w14:paraId="0B4754ED" w14:textId="77777777" w:rsidR="00B437D0" w:rsidRDefault="00000000">
      <w:pPr>
        <w:pStyle w:val="FirstParagraph"/>
      </w:pPr>
      <w:r>
        <w:t xml:space="preserve">Singapour, 1959. </w:t>
      </w:r>
      <w:r>
        <w:rPr>
          <w:b/>
          <w:bCs/>
        </w:rPr>
        <w:t>Lee Kuan Yew</w:t>
      </w:r>
      <w:r>
        <w:t>,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53"/>
      </w:r>
      <w:r>
        <w:t>.</w:t>
      </w:r>
    </w:p>
    <w:p w14:paraId="4A91CC95" w14:textId="77777777" w:rsidR="00B437D0" w:rsidRDefault="00000000">
      <w:pPr>
        <w:pStyle w:val="BodyText"/>
      </w:pPr>
      <w:r>
        <w:t xml:space="preserve">Le </w:t>
      </w:r>
      <w:r>
        <w:rPr>
          <w:b/>
          <w:bCs/>
        </w:rPr>
        <w:t>Central Provident Fund</w:t>
      </w:r>
      <w:r>
        <w:t xml:space="preserve"> 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Kuan Yew en hérite. Et il en fait tout autre chose. Avec son ministre des Finances </w:t>
      </w:r>
      <w:r>
        <w:rPr>
          <w:b/>
          <w:bCs/>
        </w:rPr>
        <w:t>Goh Keng Swee</w:t>
      </w:r>
      <w:r>
        <w:t>, économiste formé à la London School of Economics et architecte du miracle économique singapourien, il transforme progressivement le CPF en outil de politique sociale</w:t>
      </w:r>
      <w:r>
        <w:rPr>
          <w:rStyle w:val="FootnoteReference"/>
        </w:rPr>
        <w:footnoteReference w:id="254"/>
      </w:r>
      <w:r>
        <w:t>.</w:t>
      </w:r>
    </w:p>
    <w:p w14:paraId="56624AB7" w14:textId="77777777" w:rsidR="00B437D0" w:rsidRDefault="00000000">
      <w:pPr>
        <w:pStyle w:val="BodyText"/>
      </w:pPr>
      <w:r>
        <w:rPr>
          <w:b/>
          <w:bCs/>
        </w:rPr>
        <w:t>1968</w:t>
      </w:r>
      <w:r>
        <w:t xml:space="preserve">, première grande mutation : Lee Kuan Yew autorise l’usage du CPF pour acheter un logement public </w:t>
      </w:r>
      <w:del w:id="4865" w:author="emmanuel blezes" w:date="2026-05-18T20:04:00Z" w16du:dateUtc="2026-05-18T18:04:00Z">
        <w:r w:rsidDel="00146C66">
          <w:delText>—</w:delText>
        </w:r>
      </w:del>
      <w:ins w:id="4866" w:author="emmanuel blezes" w:date="2026-05-18T20:04:00Z" w16du:dateUtc="2026-05-18T18:04:00Z">
        <w:r w:rsidR="00146C66">
          <w:t>-</w:t>
        </w:r>
      </w:ins>
      <w:r>
        <w:t xml:space="preserve"> un appartement HDB, </w:t>
      </w:r>
      <w:r>
        <w:rPr>
          <w:i/>
          <w:iCs/>
        </w:rPr>
        <w:t>Housing and Development Board</w:t>
      </w:r>
      <w:r>
        <w:t xml:space="preserve">. C’est l’inflexion fondatrice. À partir de ce moment-là, l’épargne forcée cesse d’être un produit de retraite pour devenir un instrument d’accession à la propriété. Lee, dans ses mémoires, explique le calcul politique : </w:t>
      </w:r>
      <w:r>
        <w:rPr>
          <w:i/>
          <w:iCs/>
        </w:rPr>
        <w:t>un Singapourien propriétaire est un Singapourien attaché au pays</w:t>
      </w:r>
      <w:r>
        <w:rPr>
          <w:rStyle w:val="FootnoteReference"/>
        </w:rPr>
        <w:footnoteReference w:id="255"/>
      </w:r>
      <w:r>
        <w:t xml:space="preserve">. La logique fonctionne. En 2024, </w:t>
      </w:r>
      <w:r>
        <w:rPr>
          <w:b/>
          <w:bCs/>
        </w:rPr>
        <w:t>90 % des résidents singapouriens sont propriétaires de leur logement</w:t>
      </w:r>
      <w:r>
        <w:t>, et 80 % vivent en HDB construits par l’État</w:t>
      </w:r>
      <w:r>
        <w:rPr>
          <w:rStyle w:val="FootnoteReference"/>
        </w:rPr>
        <w:footnoteReference w:id="256"/>
      </w:r>
      <w:r>
        <w:t>. C’est probablement le taux d’accession à la propriété le plus élevé du monde développé. Comparaison : 66 % en France, 51 % en Allemagne.</w:t>
      </w:r>
    </w:p>
    <w:p w14:paraId="13D93F7A" w14:textId="77777777" w:rsidR="00B437D0" w:rsidRDefault="00000000">
      <w:pPr>
        <w:pStyle w:val="BodyText"/>
      </w:pPr>
      <w:r>
        <w:t xml:space="preserve">L’architecture s’enrichit progressivement. </w:t>
      </w:r>
      <w:r>
        <w:rPr>
          <w:b/>
          <w:bCs/>
        </w:rPr>
        <w:t>1974</w:t>
      </w:r>
      <w:r>
        <w:t xml:space="preserve"> : création du </w:t>
      </w:r>
      <w:r>
        <w:rPr>
          <w:i/>
          <w:iCs/>
        </w:rPr>
        <w:t>Special Account</w:t>
      </w:r>
      <w:r>
        <w:t xml:space="preserve"> (SA), réservé strictement à la retraite, mieux rémunéré. </w:t>
      </w:r>
      <w:r>
        <w:rPr>
          <w:b/>
          <w:bCs/>
        </w:rPr>
        <w:t>1984</w:t>
      </w:r>
      <w:r>
        <w:t xml:space="preserve"> : création du </w:t>
      </w:r>
      <w:r>
        <w:rPr>
          <w:i/>
          <w:iCs/>
        </w:rPr>
        <w:t>MediSave Account</w:t>
      </w:r>
      <w:r>
        <w:t xml:space="preserve"> (MA), qui finance la santé. </w:t>
      </w:r>
      <w:r>
        <w:rPr>
          <w:b/>
          <w:bCs/>
        </w:rPr>
        <w:t>2008</w:t>
      </w:r>
      <w:r>
        <w:t xml:space="preserve"> : création du </w:t>
      </w:r>
      <w:r>
        <w:rPr>
          <w:i/>
          <w:iCs/>
        </w:rPr>
        <w:t>Retirement Account</w:t>
      </w:r>
      <w:r>
        <w:t xml:space="preserve"> (RA), qui à 55 ans bascule une partie des fonds vers une rente viagère. </w:t>
      </w:r>
      <w:r>
        <w:rPr>
          <w:b/>
          <w:bCs/>
        </w:rPr>
        <w:t>2009</w:t>
      </w:r>
      <w:r>
        <w:t xml:space="preserve"> : lancement de </w:t>
      </w:r>
      <w:r>
        <w:rPr>
          <w:b/>
          <w:bCs/>
        </w:rPr>
        <w:t>CPF LIFE</w:t>
      </w:r>
      <w:r>
        <w:t xml:space="preserve">, rente viagère obligatoire pour les Singapouriens nés en 1958 ou après, garantissant un revenu mensuel </w:t>
      </w:r>
      <w:r>
        <w:lastRenderedPageBreak/>
        <w:t xml:space="preserve">à vie au-delà de 65 ans. Quatre comptes, quatre usages, un seul fonds </w:t>
      </w:r>
      <w:del w:id="4880" w:author="emmanuel blezes" w:date="2026-05-18T20:04:00Z" w16du:dateUtc="2026-05-18T18:04:00Z">
        <w:r w:rsidDel="00146C66">
          <w:delText>—</w:delText>
        </w:r>
      </w:del>
      <w:ins w:id="4881" w:author="emmanuel blezes" w:date="2026-05-18T20:04:00Z" w16du:dateUtc="2026-05-18T18:04:00Z">
        <w:r w:rsidR="00146C66">
          <w:t>-</w:t>
        </w:r>
      </w:ins>
      <w:r>
        <w:t xml:space="preserve"> la retraite, le logement, la santé et la rente sont financés par le même véhicule</w:t>
      </w:r>
      <w:r>
        <w:rPr>
          <w:rStyle w:val="FootnoteReference"/>
        </w:rPr>
        <w:footnoteReference w:id="257"/>
      </w:r>
      <w:r>
        <w:t>.</w:t>
      </w:r>
    </w:p>
    <w:p w14:paraId="1064DB81" w14:textId="77777777" w:rsidR="00B437D0" w:rsidRDefault="00000000">
      <w:pPr>
        <w:pStyle w:val="BodyText"/>
      </w:pPr>
      <w:r>
        <w:t xml:space="preserve">Côté cotisations, le taux total dépasse aujourd’hui </w:t>
      </w:r>
      <w:r>
        <w:rPr>
          <w:b/>
          <w:bCs/>
        </w:rPr>
        <w:t>37 % du salaire brut</w:t>
      </w:r>
      <w:r>
        <w:t xml:space="preserve"> pour les moins de 55 ans : 17 % patronal, 20 % salarié</w:t>
      </w:r>
      <w:r>
        <w:rPr>
          <w:rStyle w:val="FootnoteReference"/>
        </w:rPr>
        <w:footnoteReference w:id="258"/>
      </w:r>
      <w:r>
        <w:t xml:space="preserve">. À première lecture, c’est énorme. Mais Singapour n’a pas de TVA significative, pas d’impôt sur le revenu progressif au-delà de 22 %, pas de cotisation sociale séparée. Le CPF </w:t>
      </w:r>
      <w:r>
        <w:rPr>
          <w:i/>
          <w:iCs/>
        </w:rPr>
        <w:t>est</w:t>
      </w:r>
      <w:r>
        <w:t xml:space="preserve"> 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w:t>
      </w:r>
      <w:del w:id="4894" w:author="emmanuel blezes" w:date="2026-05-18T20:04:00Z" w16du:dateUtc="2026-05-18T18:04:00Z">
        <w:r w:rsidDel="00146C66">
          <w:delText>—</w:delText>
        </w:r>
      </w:del>
      <w:ins w:id="4895" w:author="emmanuel blezes" w:date="2026-05-18T20:04:00Z" w16du:dateUtc="2026-05-18T18:04:00Z">
        <w:r w:rsidR="00146C66">
          <w:t>-</w:t>
        </w:r>
      </w:ins>
      <w:r>
        <w:t xml:space="preserve"> environ 5 500 euros </w:t>
      </w:r>
      <w:del w:id="4896" w:author="emmanuel blezes" w:date="2026-05-18T20:04:00Z" w16du:dateUtc="2026-05-18T18:04:00Z">
        <w:r w:rsidDel="00146C66">
          <w:delText>—</w:delText>
        </w:r>
      </w:del>
      <w:ins w:id="4897" w:author="emmanuel blezes" w:date="2026-05-18T20:04:00Z" w16du:dateUtc="2026-05-18T18:04:00Z">
        <w:r w:rsidR="00146C66">
          <w:t>-</w:t>
        </w:r>
      </w:ins>
      <w:r>
        <w:t xml:space="preserve"> pour ne pas faire de l’épargne forcée un piège pour les hauts revenus.</w:t>
      </w:r>
    </w:p>
    <w:p w14:paraId="08458F7A" w14:textId="77777777" w:rsidR="00B437D0" w:rsidRDefault="00000000">
      <w:pPr>
        <w:pStyle w:val="BodyText"/>
      </w:pPr>
      <w:r>
        <w:t xml:space="preserve">La grande spécificité de Singapour, par rapport à la Suède ou l’Australie, est que </w:t>
      </w:r>
      <w:r>
        <w:rPr>
          <w:b/>
          <w:bCs/>
        </w:rPr>
        <w:t>les rendements sont garantis par l’État</w:t>
      </w:r>
      <w:r>
        <w:t xml:space="preserve">. L’OA paye 2,5 % par an minimum, les autres comptes 4 %, avec un bonus de 1 à 2 points pour les bas soldes et les seniors. C’est l’État qui prend le risque d’investissement, à travers son agence souveraine </w:t>
      </w:r>
      <w:r>
        <w:rPr>
          <w:b/>
          <w:bCs/>
        </w:rPr>
        <w:t>GIC</w:t>
      </w:r>
      <w:r>
        <w:t xml:space="preserve"> (</w:t>
      </w:r>
      <w:r>
        <w:rPr>
          <w:i/>
          <w:iCs/>
        </w:rPr>
        <w:t>Government of Singapore Investment Corporation</w:t>
      </w:r>
      <w:r>
        <w:t>), dont les actifs estimés dépassent 800 milliards de dollars à mi-2025</w:t>
      </w:r>
      <w:r>
        <w:rPr>
          <w:rStyle w:val="FootnoteReference"/>
        </w:rPr>
        <w:footnoteReference w:id="259"/>
      </w:r>
      <w:r>
        <w:t xml:space="preserve">. GIC place pour le compte de l’État, livre une performance moyenne réelle de l’ordre de 4 à 5 % sur trente ans, et la différence entre cette performance et les taux garantis aux Singapouriens alimente les réserves nationales. Critique récurrente du </w:t>
      </w:r>
      <w:r>
        <w:rPr>
          <w:b/>
          <w:bCs/>
        </w:rPr>
        <w:t>Workers’ Party</w:t>
      </w:r>
      <w:r>
        <w:t>, principale formation d’opposition : l’État pourrait verser davantage aux cotisants</w:t>
      </w:r>
      <w:r>
        <w:rPr>
          <w:rStyle w:val="FootnoteReference"/>
        </w:rPr>
        <w:footnoteReference w:id="260"/>
      </w:r>
      <w:r>
        <w:t xml:space="preserve">. Réponse constante du gouvernement </w:t>
      </w:r>
      <w:r>
        <w:rPr>
          <w:i/>
          <w:iCs/>
        </w:rPr>
        <w:t>People’s Action Party</w:t>
      </w:r>
      <w:r>
        <w:t xml:space="preserve"> (PAP) : la garantie a une valeur, et cette valeur explique en partie l’écart.</w:t>
      </w:r>
    </w:p>
    <w:p w14:paraId="6F9DE3DB" w14:textId="77777777" w:rsidR="00B437D0" w:rsidRDefault="00000000">
      <w:pPr>
        <w:pStyle w:val="BodyText"/>
      </w:pPr>
      <w:r>
        <w:t xml:space="preserve">Encours total du CPF fin 2024 : </w:t>
      </w:r>
      <w:r>
        <w:rPr>
          <w:b/>
          <w:bCs/>
        </w:rPr>
        <w:t>609,5 milliards de dollars singapouriens</w:t>
      </w:r>
      <w:r>
        <w:t>, environ 420 milliards d’euros, soit 94 % du PIB</w:t>
      </w:r>
      <w:r>
        <w:rPr>
          <w:rStyle w:val="FootnoteReference"/>
        </w:rPr>
        <w:footnoteReference w:id="261"/>
      </w:r>
      <w:r>
        <w:t xml:space="preserve">. </w:t>
      </w:r>
      <w:r>
        <w:rPr>
          <w:b/>
          <w:bCs/>
        </w:rPr>
        <w:t>4,2 millions de membres</w:t>
      </w:r>
      <w:r>
        <w:t xml:space="preserve">, dans un pays de 5,7 millions d’habitants. Le système est arrivé à maturité, et il est désormais inclus dans la mécanique fine de la politique sociale. </w:t>
      </w:r>
      <w:r>
        <w:rPr>
          <w:b/>
          <w:bCs/>
        </w:rPr>
        <w:t>Janvier 2025</w:t>
      </w:r>
      <w:r>
        <w:t xml:space="preserve"> : le gouvernement a fermé le </w:t>
      </w:r>
      <w:r>
        <w:rPr>
          <w:i/>
          <w:iCs/>
        </w:rPr>
        <w:t>Special Account</w:t>
      </w:r>
      <w:r>
        <w:t xml:space="preserve"> aux 55 ans et plus, redirigeant les fonds vers le </w:t>
      </w:r>
      <w:r>
        <w:rPr>
          <w:i/>
          <w:iCs/>
        </w:rPr>
        <w:t>Retirement Account</w:t>
      </w:r>
      <w:r>
        <w:t xml:space="preserve">, pour mieux </w:t>
      </w:r>
      <w:r>
        <w:lastRenderedPageBreak/>
        <w:t>structurer la phase de décaissement</w:t>
      </w:r>
      <w:r>
        <w:rPr>
          <w:rStyle w:val="FootnoteReference"/>
        </w:rPr>
        <w:footnoteReference w:id="262"/>
      </w:r>
      <w:r>
        <w:t xml:space="preserve">. </w:t>
      </w:r>
      <w:r>
        <w:rPr>
          <w:b/>
          <w:bCs/>
        </w:rPr>
        <w:t>Août 2023</w:t>
      </w:r>
      <w:r>
        <w:t xml:space="preserve"> : annonce du </w:t>
      </w:r>
      <w:r>
        <w:rPr>
          <w:b/>
          <w:bCs/>
        </w:rPr>
        <w:t>Majulah Package</w:t>
      </w:r>
      <w:r>
        <w:t xml:space="preserve">, programme de soutien de </w:t>
      </w:r>
      <w:r>
        <w:rPr>
          <w:b/>
          <w:bCs/>
        </w:rPr>
        <w:t>7 milliards de dollars singapouriens</w:t>
      </w:r>
      <w:r>
        <w:t xml:space="preserve"> pour la « génération sandwich » née entre 1965 et 1973, qui supporte simultanément la charge de ses parents âgés et de ses enfants</w:t>
      </w:r>
      <w:r>
        <w:rPr>
          <w:rStyle w:val="FootnoteReference"/>
        </w:rPr>
        <w:footnoteReference w:id="263"/>
      </w:r>
      <w:r>
        <w:t>.</w:t>
      </w:r>
    </w:p>
    <w:p w14:paraId="173B2CAA" w14:textId="77777777" w:rsidR="00B437D0" w:rsidRDefault="00000000">
      <w:pPr>
        <w:pStyle w:val="BodyText"/>
      </w:pPr>
      <w:r>
        <w:t xml:space="preserve">À cela s’ajoute le </w:t>
      </w:r>
      <w:r>
        <w:rPr>
          <w:b/>
          <w:bCs/>
        </w:rPr>
        <w:t>Silver Support Scheme</w:t>
      </w:r>
      <w:r>
        <w:t>,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264"/>
      </w:r>
      <w:r>
        <w:t>. C’est la version singapourienne de la garantipension suédoise. Indispensable, parce que même un système d’épargne forcé à 37 % laisse derrière lui des carrières fragmentaires, surtout du côté féminin, où l’écart de soldes CPF se situe autour de 7 à 10 % par rapport aux hommes</w:t>
      </w:r>
      <w:r>
        <w:rPr>
          <w:rStyle w:val="FootnoteReference"/>
        </w:rPr>
        <w:footnoteReference w:id="265"/>
      </w:r>
      <w:r>
        <w:t>.</w:t>
      </w:r>
    </w:p>
    <w:p w14:paraId="542D4302" w14:textId="77777777" w:rsidR="00B437D0" w:rsidRDefault="00000000">
      <w:pPr>
        <w:pStyle w:val="BodyText"/>
      </w:pPr>
      <w:r>
        <w:t xml:space="preserve">Le résultat global, en 2025 ? Le </w:t>
      </w:r>
      <w:r>
        <w:rPr>
          <w:b/>
          <w:bCs/>
        </w:rPr>
        <w:t>Mercer CFA Global Pension Index</w:t>
      </w:r>
      <w:r>
        <w:t xml:space="preserve"> classe Singapour </w:t>
      </w:r>
      <w:r>
        <w:rPr>
          <w:b/>
          <w:bCs/>
        </w:rPr>
        <w:t>5ᵉ mondial avec une note A</w:t>
      </w:r>
      <w:r>
        <w:t>, première place asiatique, devant le Royaume-Uni, l’Australie, la Finlande</w:t>
      </w:r>
      <w:r>
        <w:rPr>
          <w:rStyle w:val="FootnoteReference"/>
        </w:rPr>
        <w:footnoteReference w:id="266"/>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w:t>
      </w:r>
      <w:del w:id="4956" w:author="emmanuel blezes" w:date="2026-05-18T20:04:00Z" w16du:dateUtc="2026-05-18T18:04:00Z">
        <w:r w:rsidDel="00146C66">
          <w:delText>—</w:delText>
        </w:r>
      </w:del>
      <w:ins w:id="4957" w:author="emmanuel blezes" w:date="2026-05-18T20:04:00Z" w16du:dateUtc="2026-05-18T18:04:00Z">
        <w:r w:rsidR="00146C66">
          <w:t>-</w:t>
        </w:r>
      </w:ins>
      <w:r>
        <w:t xml:space="preserve"> épargne forcée </w:t>
      </w:r>
      <w:r>
        <w:rPr>
          <w:i/>
          <w:iCs/>
        </w:rPr>
        <w:t>contre</w:t>
      </w:r>
      <w:r>
        <w:t xml:space="preserve"> propriété accessible </w:t>
      </w:r>
      <w:r>
        <w:rPr>
          <w:i/>
          <w:iCs/>
        </w:rPr>
        <w:t>contre</w:t>
      </w:r>
      <w:r>
        <w:t xml:space="preserve"> protection sociale intégrée </w:t>
      </w:r>
      <w:del w:id="4958" w:author="emmanuel blezes" w:date="2026-05-18T20:04:00Z" w16du:dateUtc="2026-05-18T18:04:00Z">
        <w:r w:rsidDel="00146C66">
          <w:delText>—</w:delText>
        </w:r>
      </w:del>
      <w:ins w:id="4959" w:author="emmanuel blezes" w:date="2026-05-18T20:04:00Z" w16du:dateUtc="2026-05-18T18:04:00Z">
        <w:r w:rsidR="00146C66">
          <w:t>-</w:t>
        </w:r>
      </w:ins>
      <w:r>
        <w:t xml:space="preserve"> n’a jamais été rompu. Aucun Premier ministre singapourien n’a jamais tenté d’abolir le CPF. Aucun n’a même tenté de le réduire significativement. C’est tabou, au sens noble du mot : c’est un acquis civilisationnel.</w:t>
      </w:r>
    </w:p>
    <w:p w14:paraId="677087FB" w14:textId="77777777" w:rsidR="00B437D0" w:rsidRDefault="00000000">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w:t>
      </w:r>
      <w:del w:id="4960" w:author="emmanuel blezes" w:date="2026-05-18T20:04:00Z" w16du:dateUtc="2026-05-18T18:04:00Z">
        <w:r w:rsidDel="00146C66">
          <w:delText>—</w:delText>
        </w:r>
      </w:del>
      <w:ins w:id="4961" w:author="emmanuel blezes" w:date="2026-05-18T20:04:00Z" w16du:dateUtc="2026-05-18T18:04:00Z">
        <w:r w:rsidR="00146C66">
          <w:t>-</w:t>
        </w:r>
      </w:ins>
      <w:r>
        <w:t xml:space="preserve"> le PAP a remporté toutes les élections nationales depuis 1959, fait que peu de démocraties européennes accepteraient.</w:t>
      </w:r>
    </w:p>
    <w:p w14:paraId="631D835F" w14:textId="77777777" w:rsidR="00B437D0" w:rsidRDefault="00000000">
      <w:pPr>
        <w:pStyle w:val="BodyText"/>
      </w:pPr>
      <w:r>
        <w:lastRenderedPageBreak/>
        <w:t xml:space="preserve">Mais beaucoup, malgré tout, est transposable au niveau des principes. </w:t>
      </w:r>
      <w:r>
        <w:rPr>
          <w:b/>
          <w:bCs/>
        </w:rPr>
        <w:t>Premier principe</w:t>
      </w:r>
      <w:r>
        <w:t xml:space="preserve"> : un </w:t>
      </w:r>
      <w:r>
        <w:rPr>
          <w:i/>
          <w:iCs/>
        </w:rPr>
        <w:t>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 </w:t>
      </w:r>
      <w:r>
        <w:rPr>
          <w:b/>
          <w:bCs/>
        </w:rPr>
        <w:t>Deuxième principe</w:t>
      </w:r>
      <w:r>
        <w:t xml:space="preserve"> : un plancher universel, ciblé sans demande administrative, qui empêche n’importe quel travailleur à carrière courte de basculer sous le seuil de pauvreté. </w:t>
      </w:r>
      <w:r>
        <w:rPr>
          <w:b/>
          <w:bCs/>
        </w:rPr>
        <w:t>Troisième principe</w:t>
      </w:r>
      <w:r>
        <w:t xml:space="preserve"> : un rendement garanti pour la part socle, avec un acteur public </w:t>
      </w:r>
      <w:del w:id="4962" w:author="emmanuel blezes" w:date="2026-05-18T20:04:00Z" w16du:dateUtc="2026-05-18T18:04:00Z">
        <w:r w:rsidDel="00146C66">
          <w:delText>—</w:delText>
        </w:r>
      </w:del>
      <w:ins w:id="4963" w:author="emmanuel blezes" w:date="2026-05-18T20:04:00Z" w16du:dateUtc="2026-05-18T18:04:00Z">
        <w:r w:rsidR="00146C66">
          <w:t>-</w:t>
        </w:r>
      </w:ins>
      <w:r>
        <w:t xml:space="preserve"> l’État ou un véhicule comme la Caisse des dépôts </w:t>
      </w:r>
      <w:del w:id="4964" w:author="emmanuel blezes" w:date="2026-05-18T20:04:00Z" w16du:dateUtc="2026-05-18T18:04:00Z">
        <w:r w:rsidDel="00146C66">
          <w:delText>—</w:delText>
        </w:r>
      </w:del>
      <w:ins w:id="4965" w:author="emmanuel blezes" w:date="2026-05-18T20:04:00Z" w16du:dateUtc="2026-05-18T18:04:00Z">
        <w:r w:rsidR="00146C66">
          <w:t>-</w:t>
        </w:r>
      </w:ins>
      <w:r>
        <w:t xml:space="preserve"> qui assume le risque d’investissement. La Suède a son AP7, mais sans garantie ; Singapour ajoute la garantie. Pour un pays comme la France, où la culture de l’épargne </w:t>
      </w:r>
      <w:r>
        <w:rPr>
          <w:i/>
          <w:iCs/>
        </w:rPr>
        <w:t>liquide et garantie</w:t>
      </w:r>
      <w:r>
        <w:t xml:space="preserve"> est intacte depuis le Livret A de 1818, ce dernier principe a une portée particulière. </w:t>
      </w:r>
      <w:r>
        <w:rPr>
          <w:i/>
          <w:iCs/>
        </w:rPr>
        <w:t>On peut très bien capitaliser sans transférer le risque au cotisant individuel</w:t>
      </w:r>
      <w:r>
        <w:t>. Le système suédois ne le fait qu’à moitié ; le système singapourien le fait à 100 %.</w:t>
      </w:r>
    </w:p>
    <w:p w14:paraId="7E45AF85" w14:textId="77777777" w:rsidR="00B437D0" w:rsidRDefault="00000000">
      <w:pPr>
        <w:pStyle w:val="BodyText"/>
      </w:pPr>
      <w:r>
        <w:t xml:space="preserve">C’est la deuxième leçon politique du chapitre, et elle vise particulièrement la gauche française : si la peur c’est le risque de marché, le risque de marché peut être absorbé par l’État. Cela a un coût, qui est l’écart de rendement entre ce que livre le marché et ce que reçoit l’épargnant. À Singapour, cet écart finance les réserves nationales. C’est un </w:t>
      </w:r>
      <w:r>
        <w:rPr>
          <w:i/>
          <w:iCs/>
        </w:rPr>
        <w:t>deal</w:t>
      </w:r>
      <w:r>
        <w:t xml:space="preserve"> explicite, négocié, accepté. La gauche française pourrait s’en inspirer.</w:t>
      </w:r>
    </w:p>
    <w:p w14:paraId="14257BB0" w14:textId="77777777" w:rsidR="0056027E" w:rsidRDefault="00000000">
      <w:pPr>
        <w:pStyle w:val="Heading2"/>
        <w:rPr>
          <w:ins w:id="4966" w:author="emmanuel blezes" w:date="2026-05-24T19:53:00Z" w16du:dateUtc="2026-05-24T17:53:00Z"/>
        </w:rPr>
      </w:pPr>
      <w:bookmarkStart w:id="4967" w:name="X297deed7a2565db2b7f8054dbc85a7c98e81549"/>
      <w:bookmarkEnd w:id="4849"/>
      <w:del w:id="4968" w:author="emmanuel blezes" w:date="2026-05-24T19:53:00Z" w16du:dateUtc="2026-05-24T17:53:00Z">
        <w:r w:rsidDel="0056027E">
          <w:delText xml:space="preserve">4.4 </w:delText>
        </w:r>
      </w:del>
    </w:p>
    <w:p w14:paraId="0945D833" w14:textId="77777777" w:rsidR="0056027E" w:rsidRDefault="0056027E">
      <w:pPr>
        <w:rPr>
          <w:ins w:id="4969" w:author="emmanuel blezes" w:date="2026-05-24T19:53:00Z" w16du:dateUtc="2026-05-24T17:53:00Z"/>
          <w:rFonts w:asciiTheme="majorHAnsi" w:eastAsiaTheme="majorEastAsia" w:hAnsiTheme="majorHAnsi" w:cstheme="majorBidi"/>
          <w:color w:val="0F4761" w:themeColor="accent1" w:themeShade="BF"/>
          <w:sz w:val="32"/>
          <w:szCs w:val="32"/>
        </w:rPr>
      </w:pPr>
      <w:ins w:id="4970" w:author="emmanuel blezes" w:date="2026-05-24T19:53:00Z" w16du:dateUtc="2026-05-24T17:53:00Z">
        <w:r>
          <w:br w:type="page"/>
        </w:r>
      </w:ins>
    </w:p>
    <w:p w14:paraId="526B839E" w14:textId="00AD1DD4" w:rsidR="00B437D0" w:rsidRDefault="00000000">
      <w:pPr>
        <w:pStyle w:val="Heading2"/>
        <w:numPr>
          <w:ilvl w:val="0"/>
          <w:numId w:val="9"/>
        </w:numPr>
        <w:pPrChange w:id="4971" w:author="emmanuel blezes" w:date="2026-05-24T19:53:00Z" w16du:dateUtc="2026-05-24T17:53:00Z">
          <w:pPr>
            <w:pStyle w:val="Heading2"/>
          </w:pPr>
        </w:pPrChange>
      </w:pPr>
      <w:bookmarkStart w:id="4972" w:name="_Toc230888261"/>
      <w:r>
        <w:lastRenderedPageBreak/>
        <w:t>Chili : l’expérience unique du tout-capitalisation</w:t>
      </w:r>
      <w:bookmarkEnd w:id="4972"/>
    </w:p>
    <w:p w14:paraId="01A51972" w14:textId="77777777" w:rsidR="00B437D0" w:rsidRDefault="00000000">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w:t>
      </w:r>
      <w:del w:id="4973" w:author="emmanuel blezes" w:date="2026-05-18T20:04:00Z" w16du:dateUtc="2026-05-18T18:04:00Z">
        <w:r w:rsidDel="00146C66">
          <w:delText>—</w:delText>
        </w:r>
      </w:del>
      <w:ins w:id="4974" w:author="emmanuel blezes" w:date="2026-05-18T20:04:00Z" w16du:dateUtc="2026-05-18T18:04:00Z">
        <w:r w:rsidR="00146C66">
          <w:t>-</w:t>
        </w:r>
      </w:ins>
      <w:r>
        <w:t xml:space="preserve">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14:paraId="35CDE41C" w14:textId="77777777" w:rsidR="00B437D0" w:rsidRDefault="00000000">
      <w:pPr>
        <w:pStyle w:val="Subtitle"/>
        <w:pPrChange w:id="4975" w:author="emmanuel blezes" w:date="2026-05-24T19:54:00Z" w16du:dateUtc="2026-05-24T17:54:00Z">
          <w:pPr>
            <w:pStyle w:val="Heading3"/>
          </w:pPr>
        </w:pPrChange>
      </w:pPr>
      <w:bookmarkStart w:id="4976" w:name="X1bc83c8428821822317d5a628a1c6c33011adf7"/>
      <w:r>
        <w:t>Une réforme préméditée, signée à la pointe du fusil</w:t>
      </w:r>
    </w:p>
    <w:p w14:paraId="36B4DAC5" w14:textId="77777777" w:rsidR="00B437D0" w:rsidRDefault="00000000">
      <w:pPr>
        <w:pStyle w:val="FirstParagraph"/>
      </w:pPr>
      <w:r>
        <w:t xml:space="preserve">Avant 1981, le Chili a un système par répartition fragmenté, hérité des années 1920, organisé en </w:t>
      </w:r>
      <w:r>
        <w:rPr>
          <w:i/>
          <w:iCs/>
        </w:rPr>
        <w:t>Cajas</w:t>
      </w:r>
      <w:r>
        <w:t xml:space="preserve"> 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14:paraId="53397947" w14:textId="77777777" w:rsidR="00B437D0" w:rsidRDefault="00000000">
      <w:pPr>
        <w:pStyle w:val="BodyText"/>
      </w:pPr>
      <w:r>
        <w:t xml:space="preserve">Le </w:t>
      </w:r>
      <w:r>
        <w:rPr>
          <w:b/>
          <w:bCs/>
        </w:rPr>
        <w:t>11 septembre 1973</w:t>
      </w:r>
      <w:r>
        <w:t xml:space="preserve">, le général </w:t>
      </w:r>
      <w:r>
        <w:rPr>
          <w:b/>
          <w:bCs/>
        </w:rPr>
        <w:t>Augusto Pinochet</w:t>
      </w:r>
      <w:r>
        <w:t xml:space="preserve"> renverse Salvador Allende. Le Parlement est dissous, les partis interdits, les syndicats désarmés. Le régime militaire durera jusqu’en 1990. Dans ce vide démocratique se déploie une équipe d’économistes connue sous le nom de </w:t>
      </w:r>
      <w:r>
        <w:rPr>
          <w:b/>
          <w:bCs/>
        </w:rPr>
        <w:t>Chicago Boys</w:t>
      </w:r>
      <w:r>
        <w:t xml:space="preserve"> </w:t>
      </w:r>
      <w:del w:id="4977" w:author="emmanuel blezes" w:date="2026-05-18T20:04:00Z" w16du:dateUtc="2026-05-18T18:04:00Z">
        <w:r w:rsidDel="00146C66">
          <w:delText>—</w:delText>
        </w:r>
      </w:del>
      <w:ins w:id="4978" w:author="emmanuel blezes" w:date="2026-05-18T20:04:00Z" w16du:dateUtc="2026-05-18T18:04:00Z">
        <w:r w:rsidR="00146C66">
          <w:t>-</w:t>
        </w:r>
      </w:ins>
      <w:r>
        <w:t xml:space="preserve"> une trentaine de Chiliens formés à l’Université de Chicago dans le cadre du </w:t>
      </w:r>
      <w:r>
        <w:rPr>
          <w:i/>
          <w:iCs/>
        </w:rPr>
        <w:t>Chile-Chicago Project</w:t>
      </w:r>
      <w:r>
        <w:t xml:space="preserve"> engagé en 1956 entre l’Universidad Católica de Santiago et le département d’économie de Chicago, sous l’autorité intellectuelle de Milton Friedman et d’Arnold Harberger</w:t>
      </w:r>
      <w:r>
        <w:rPr>
          <w:rStyle w:val="FootnoteReference"/>
        </w:rPr>
        <w:footnoteReference w:id="267"/>
      </w:r>
      <w:r>
        <w:t xml:space="preserve">. Ils ont préparé, avant même le coup d’État, un plan de transformation économique surnommé </w:t>
      </w:r>
      <w:r>
        <w:rPr>
          <w:b/>
          <w:bCs/>
          <w:i/>
          <w:iCs/>
        </w:rPr>
        <w:t>El Ladrillo</w:t>
      </w:r>
      <w:r>
        <w:t xml:space="preserve"> </w:t>
      </w:r>
      <w:del w:id="4996" w:author="emmanuel blezes" w:date="2026-05-18T20:04:00Z" w16du:dateUtc="2026-05-18T18:04:00Z">
        <w:r w:rsidDel="00146C66">
          <w:delText>—</w:delText>
        </w:r>
      </w:del>
      <w:ins w:id="4997" w:author="emmanuel blezes" w:date="2026-05-18T20:04:00Z" w16du:dateUtc="2026-05-18T18:04:00Z">
        <w:r w:rsidR="00146C66">
          <w:t>-</w:t>
        </w:r>
      </w:ins>
      <w:r>
        <w:t xml:space="preserve"> </w:t>
      </w:r>
      <w:r>
        <w:rPr>
          <w:i/>
          <w:iCs/>
        </w:rPr>
        <w:t>la brique</w:t>
      </w:r>
      <w:r>
        <w:t xml:space="preserve">, en raison de son volume </w:t>
      </w:r>
      <w:del w:id="4998" w:author="emmanuel blezes" w:date="2026-05-18T20:04:00Z" w16du:dateUtc="2026-05-18T18:04:00Z">
        <w:r w:rsidDel="00146C66">
          <w:delText>—</w:delText>
        </w:r>
      </w:del>
      <w:ins w:id="4999" w:author="emmanuel blezes" w:date="2026-05-18T20:04:00Z" w16du:dateUtc="2026-05-18T18:04:00Z">
        <w:r w:rsidR="00146C66">
          <w:t>-</w:t>
        </w:r>
      </w:ins>
      <w:r>
        <w:t xml:space="preserve"> qui circule sous le manteau dès 1972</w:t>
      </w:r>
      <w:r>
        <w:rPr>
          <w:rStyle w:val="FootnoteReference"/>
        </w:rPr>
        <w:footnoteReference w:id="268"/>
      </w:r>
      <w:r>
        <w:t>. La réforme des retraites y figure déjà. Elle n’est pas opportuniste. Elle est préméditée.</w:t>
      </w:r>
    </w:p>
    <w:p w14:paraId="5EEE7E18" w14:textId="77777777" w:rsidR="00B437D0" w:rsidRDefault="00000000">
      <w:pPr>
        <w:pStyle w:val="BodyText"/>
      </w:pPr>
      <w:r>
        <w:t xml:space="preserve">En </w:t>
      </w:r>
      <w:r>
        <w:rPr>
          <w:b/>
          <w:bCs/>
        </w:rPr>
        <w:t>mars 1975</w:t>
      </w:r>
      <w:r>
        <w:t xml:space="preserve">, Friedman lui-même se rend à Santiago, rencontre Pinochet, et publie au retour une lettre où il qualifie le Chili de </w:t>
      </w:r>
      <w:r>
        <w:rPr>
          <w:i/>
          <w:iCs/>
        </w:rPr>
        <w:t>Chicago of Latin America</w:t>
      </w:r>
      <w:r>
        <w:t xml:space="preserve">. La caution intellectuelle internationale est posée. Sergio de Castro devient ministre des Finances la même année, puis ministre des Finances en titre de 1976 à 1982. Hernán Büchi prend la suite aux Finances de 1985 à 1989. Et c’est </w:t>
      </w:r>
      <w:r>
        <w:rPr>
          <w:b/>
          <w:bCs/>
        </w:rPr>
        <w:t>José Piñera</w:t>
      </w:r>
      <w:r>
        <w:t xml:space="preserve">, jeune ministre du Travail et de la Sécurité </w:t>
      </w:r>
      <w:r>
        <w:lastRenderedPageBreak/>
        <w:t xml:space="preserve">sociale entre décembre 1978 et décembre 1980 </w:t>
      </w:r>
      <w:del w:id="5005" w:author="emmanuel blezes" w:date="2026-05-18T20:04:00Z" w16du:dateUtc="2026-05-18T18:04:00Z">
        <w:r w:rsidDel="00146C66">
          <w:delText>—</w:delText>
        </w:r>
      </w:del>
      <w:ins w:id="5006" w:author="emmanuel blezes" w:date="2026-05-18T20:04:00Z" w16du:dateUtc="2026-05-18T18:04:00Z">
        <w:r w:rsidR="00146C66">
          <w:t>-</w:t>
        </w:r>
      </w:ins>
      <w:r>
        <w:t xml:space="preserve"> frère cadet du futur président Sebastián Piñera </w:t>
      </w:r>
      <w:del w:id="5007" w:author="emmanuel blezes" w:date="2026-05-18T20:04:00Z" w16du:dateUtc="2026-05-18T18:04:00Z">
        <w:r w:rsidDel="00146C66">
          <w:delText>—</w:delText>
        </w:r>
      </w:del>
      <w:ins w:id="5008" w:author="emmanuel blezes" w:date="2026-05-18T20:04:00Z" w16du:dateUtc="2026-05-18T18:04:00Z">
        <w:r w:rsidR="00146C66">
          <w:t>-</w:t>
        </w:r>
      </w:ins>
      <w:r>
        <w:t>, qui hérite du dossier retraites</w:t>
      </w:r>
      <w:r>
        <w:rPr>
          <w:rStyle w:val="FootnoteReference"/>
        </w:rPr>
        <w:footnoteReference w:id="269"/>
      </w:r>
      <w:r>
        <w:t>.</w:t>
      </w:r>
    </w:p>
    <w:p w14:paraId="7E684EBC" w14:textId="77777777" w:rsidR="00B437D0" w:rsidRDefault="00000000">
      <w:pPr>
        <w:pStyle w:val="BodyText"/>
      </w:pPr>
      <w:r>
        <w:t xml:space="preserve">Le </w:t>
      </w:r>
      <w:r>
        <w:rPr>
          <w:b/>
          <w:bCs/>
        </w:rPr>
        <w:t>décret-loi n° 3500</w:t>
      </w:r>
      <w:r>
        <w:t xml:space="preserve"> est signé le </w:t>
      </w:r>
      <w:r>
        <w:rPr>
          <w:b/>
          <w:bCs/>
        </w:rPr>
        <w:t>4 novembre 1980</w:t>
      </w:r>
      <w:r>
        <w:t xml:space="preserve">, publié au </w:t>
      </w:r>
      <w:r>
        <w:rPr>
          <w:i/>
          <w:iCs/>
        </w:rPr>
        <w:t>Diario Oficial</w:t>
      </w:r>
      <w:r>
        <w:t xml:space="preserve"> le 13 novembre, et entre en vigueur le </w:t>
      </w:r>
      <w:r>
        <w:rPr>
          <w:b/>
          <w:bCs/>
        </w:rPr>
        <w:t>1ᵉʳ mai 1981</w:t>
      </w:r>
      <w:r>
        <w:rPr>
          <w:rStyle w:val="FootnoteReference"/>
        </w:rPr>
        <w:footnoteReference w:id="270"/>
      </w:r>
      <w:r>
        <w:t xml:space="preserve">. Aucun débat parlementaire </w:t>
      </w:r>
      <w:del w:id="5022" w:author="emmanuel blezes" w:date="2026-05-18T20:04:00Z" w16du:dateUtc="2026-05-18T18:04:00Z">
        <w:r w:rsidDel="00146C66">
          <w:delText>—</w:delText>
        </w:r>
      </w:del>
      <w:ins w:id="5023" w:author="emmanuel blezes" w:date="2026-05-18T20:04:00Z" w16du:dateUtc="2026-05-18T18:04:00Z">
        <w:r w:rsidR="00146C66">
          <w:t>-</w:t>
        </w:r>
      </w:ins>
      <w:r>
        <w:t xml:space="preserve"> il n’y a pas de Parlement. Aucune négociation syndicale </w:t>
      </w:r>
      <w:del w:id="5024" w:author="emmanuel blezes" w:date="2026-05-18T20:04:00Z" w16du:dateUtc="2026-05-18T18:04:00Z">
        <w:r w:rsidDel="00146C66">
          <w:delText>—</w:delText>
        </w:r>
      </w:del>
      <w:ins w:id="5025" w:author="emmanuel blezes" w:date="2026-05-18T20:04:00Z" w16du:dateUtc="2026-05-18T18:04:00Z">
        <w:r w:rsidR="00146C66">
          <w:t>-</w:t>
        </w:r>
      </w:ins>
      <w:r>
        <w:t xml:space="preserve"> les syndicats sont muselés. Aucun référendum </w:t>
      </w:r>
      <w:del w:id="5026" w:author="emmanuel blezes" w:date="2026-05-18T20:04:00Z" w16du:dateUtc="2026-05-18T18:04:00Z">
        <w:r w:rsidDel="00146C66">
          <w:delText>—</w:delText>
        </w:r>
      </w:del>
      <w:ins w:id="5027" w:author="emmanuel blezes" w:date="2026-05-18T20:04:00Z" w16du:dateUtc="2026-05-18T18:04:00Z">
        <w:r w:rsidR="00146C66">
          <w:t>-</w:t>
        </w:r>
      </w:ins>
      <w:r>
        <w:t xml:space="preserve"> l’opposition ne peut pas s’organiser. L’architecture est livrée clé en main : </w:t>
      </w:r>
      <w:r>
        <w:rPr>
          <w:b/>
          <w:bCs/>
        </w:rPr>
        <w:t>10 % de cotisation versés par le salarié seul</w:t>
      </w:r>
      <w:r>
        <w:t xml:space="preserve">, </w:t>
      </w:r>
      <w:r>
        <w:rPr>
          <w:b/>
          <w:bCs/>
        </w:rPr>
        <w:t>zéro cotisation patronale</w:t>
      </w:r>
      <w:r>
        <w:t xml:space="preserve">, gestion confiée à des sociétés privées en concurrence </w:t>
      </w:r>
      <w:del w:id="5028" w:author="emmanuel blezes" w:date="2026-05-18T20:04:00Z" w16du:dateUtc="2026-05-18T18:04:00Z">
        <w:r w:rsidDel="00146C66">
          <w:delText>—</w:delText>
        </w:r>
      </w:del>
      <w:ins w:id="5029" w:author="emmanuel blezes" w:date="2026-05-18T20:04:00Z" w16du:dateUtc="2026-05-18T18:04:00Z">
        <w:r w:rsidR="00146C66">
          <w:t>-</w:t>
        </w:r>
      </w:ins>
      <w:r>
        <w:t xml:space="preserve"> les </w:t>
      </w:r>
      <w:r>
        <w:rPr>
          <w:b/>
          <w:bCs/>
        </w:rPr>
        <w:t>AFP</w:t>
      </w:r>
      <w:r>
        <w:t xml:space="preserve">, </w:t>
      </w:r>
      <w:r>
        <w:rPr>
          <w:i/>
          <w:iCs/>
        </w:rPr>
        <w:t>Administradoras de Fondos de Pensiones</w:t>
      </w:r>
      <w:r>
        <w:t xml:space="preserve"> </w:t>
      </w:r>
      <w:del w:id="5030" w:author="emmanuel blezes" w:date="2026-05-18T20:04:00Z" w16du:dateUtc="2026-05-18T18:04:00Z">
        <w:r w:rsidDel="00146C66">
          <w:delText>—</w:delText>
        </w:r>
      </w:del>
      <w:ins w:id="5031" w:author="emmanuel blezes" w:date="2026-05-18T20:04:00Z" w16du:dateUtc="2026-05-18T18:04:00Z">
        <w:r w:rsidR="00146C66">
          <w:t>-</w:t>
        </w:r>
      </w:ins>
      <w:r>
        <w:t xml:space="preserve">, capital strictement individuel, </w:t>
      </w:r>
      <w:r>
        <w:rPr>
          <w:b/>
          <w:bCs/>
        </w:rPr>
        <w:t>suppression totale du pilier répartition</w:t>
      </w:r>
      <w:r>
        <w:t xml:space="preserve"> 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271"/>
      </w:r>
      <w:r>
        <w:t>.</w:t>
      </w:r>
    </w:p>
    <w:p w14:paraId="02A17158" w14:textId="77777777" w:rsidR="00B437D0" w:rsidRDefault="00000000">
      <w:pPr>
        <w:pStyle w:val="BodyText"/>
      </w:pPr>
      <w:r>
        <w:t xml:space="preserve">Un détail mérite d’être noté, parce qu’il dit l’époque tout entière. </w:t>
      </w:r>
      <w:r>
        <w:rPr>
          <w:b/>
          <w:bCs/>
        </w:rPr>
        <w:t>Les militaires conservent leur propre régime par répartition</w:t>
      </w:r>
      <w:r>
        <w:t>, géré par la CAPREDENA pour les forces armées et la DIPRECA pour les forces de l’ordre, intacts depuis 1915 et 1933 respectivement</w:t>
      </w:r>
      <w:r>
        <w:rPr>
          <w:rStyle w:val="FootnoteReference"/>
        </w:rPr>
        <w:footnoteReference w:id="272"/>
      </w:r>
      <w:r>
        <w:t>. Ceux-là mêmes qui imposent la capitalisation pure aux travailleurs civils refusent, pour leur propre corps, ce qu’ils prescrivent aux autres. La doctrine s’arrête à la porte de la caserne. Cela aussi compte. Cela dit qui croit, et qui ne croit pas, à ce qu’on impose.</w:t>
      </w:r>
    </w:p>
    <w:p w14:paraId="0685F7CB" w14:textId="77777777" w:rsidR="00B437D0" w:rsidRPr="00554EFB" w:rsidRDefault="00000000">
      <w:pPr>
        <w:pStyle w:val="Subtitle"/>
        <w:pPrChange w:id="5069" w:author="emmanuel blezes" w:date="2026-05-24T19:54:00Z" w16du:dateUtc="2026-05-24T17:54:00Z">
          <w:pPr>
            <w:pStyle w:val="Heading3"/>
          </w:pPr>
        </w:pPrChange>
      </w:pPr>
      <w:bookmarkStart w:id="5070" w:name="une-singularité-mondiale"/>
      <w:bookmarkEnd w:id="4976"/>
      <w:r w:rsidRPr="00554EFB">
        <w:t>Une singularité mondiale</w:t>
      </w:r>
    </w:p>
    <w:p w14:paraId="5C7FCA6A" w14:textId="77777777" w:rsidR="00B437D0" w:rsidRDefault="00000000">
      <w:pPr>
        <w:pStyle w:val="FirstParagraph"/>
      </w:pPr>
      <w:r>
        <w:t xml:space="preserve">Le DL 3500 a été abondamment imité. Entre 1990 et 2010, vingt-huit pays </w:t>
      </w:r>
      <w:del w:id="5071" w:author="emmanuel blezes" w:date="2026-05-18T20:04:00Z" w16du:dateUtc="2026-05-18T18:04:00Z">
        <w:r w:rsidDel="00146C66">
          <w:delText>—</w:delText>
        </w:r>
      </w:del>
      <w:ins w:id="5072" w:author="emmanuel blezes" w:date="2026-05-18T20:04:00Z" w16du:dateUtc="2026-05-18T18:04:00Z">
        <w:r w:rsidR="00146C66">
          <w:t>-</w:t>
        </w:r>
      </w:ins>
      <w:r>
        <w:t xml:space="preserve"> dont le Pérou en 1993, la Colombie en 1993, l’Argentine en 1994, le Mexique en 1997, la Bolivie en 1997, le Salvador en 1998, le Costa Rica en 2001 </w:t>
      </w:r>
      <w:del w:id="5073" w:author="emmanuel blezes" w:date="2026-05-18T20:04:00Z" w16du:dateUtc="2026-05-18T18:04:00Z">
        <w:r w:rsidDel="00146C66">
          <w:delText>—</w:delText>
        </w:r>
      </w:del>
      <w:ins w:id="5074" w:author="emmanuel blezes" w:date="2026-05-18T20:04:00Z" w16du:dateUtc="2026-05-18T18:04:00Z">
        <w:r w:rsidR="00146C66">
          <w:t>-</w:t>
        </w:r>
      </w:ins>
      <w:r>
        <w:t xml:space="preserve"> ont introduit, en tout ou partie, un pilier de comptes individuels gérés en privé inspiré du modèle chilien</w:t>
      </w:r>
      <w:r>
        <w:rPr>
          <w:rStyle w:val="FootnoteReference"/>
        </w:rPr>
        <w:footnoteReference w:id="273"/>
      </w:r>
      <w:r>
        <w:t xml:space="preserve">. La Banque mondiale, dans son rapport </w:t>
      </w:r>
      <w:r>
        <w:rPr>
          <w:i/>
          <w:iCs/>
        </w:rPr>
        <w:t>Averting the Old Age Crisis</w:t>
      </w:r>
      <w:r>
        <w:t xml:space="preserve"> de 1994, en avait fait la promotion mondiale. C’était un moment idéologique. Il a duré une quinzaine d’années.</w:t>
      </w:r>
    </w:p>
    <w:p w14:paraId="2D8520AB" w14:textId="77777777" w:rsidR="00B437D0" w:rsidRDefault="00000000">
      <w:pPr>
        <w:pStyle w:val="BodyText"/>
      </w:pPr>
      <w:r>
        <w:lastRenderedPageBreak/>
        <w:t>Puis le mouvement s’inverse. En 2018, l’</w:t>
      </w:r>
      <w:r>
        <w:rPr>
          <w:b/>
          <w:bCs/>
        </w:rPr>
        <w:t>OIT</w:t>
      </w:r>
      <w:r>
        <w:t xml:space="preserve"> publie un rapport au titre programme : </w:t>
      </w:r>
      <w:r>
        <w:rPr>
          <w:b/>
          <w:bCs/>
          <w:i/>
          <w:iCs/>
        </w:rPr>
        <w:t>Reversing Pension Privatizations</w:t>
      </w:r>
      <w:r>
        <w:rPr>
          <w:rStyle w:val="FootnoteReference"/>
        </w:rPr>
        <w:footnoteReference w:id="274"/>
      </w:r>
      <w:r>
        <w:t xml:space="preserve">. Bilan : </w:t>
      </w:r>
      <w:r>
        <w:rPr>
          <w:b/>
          <w:bCs/>
        </w:rPr>
        <w:t>dix-huit pays sur trente</w:t>
      </w:r>
      <w:r>
        <w:t xml:space="preserve"> 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14:paraId="6742FBFD" w14:textId="77777777" w:rsidR="00B437D0" w:rsidRDefault="00000000">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 </w:t>
      </w:r>
      <w:r>
        <w:rPr>
          <w:b/>
          <w:bCs/>
        </w:rPr>
        <w:t>laboratoire involontaire</w:t>
      </w:r>
      <w:r>
        <w:t xml:space="preserve"> :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14:paraId="0FC9F7C6" w14:textId="77777777" w:rsidR="00B437D0" w:rsidRDefault="00000000">
      <w:pPr>
        <w:pStyle w:val="Subtitle"/>
        <w:pPrChange w:id="5086" w:author="emmanuel blezes" w:date="2026-05-24T19:54:00Z" w16du:dateUtc="2026-05-24T17:54:00Z">
          <w:pPr>
            <w:pStyle w:val="Heading3"/>
          </w:pPr>
        </w:pPrChange>
      </w:pPr>
      <w:bookmarkStart w:id="5087" w:name="quarante-cinq-ans-plus-tard-les-chiffres"/>
      <w:bookmarkEnd w:id="5070"/>
      <w:r>
        <w:t>Quarante-cinq ans plus tard, les chiffres</w:t>
      </w:r>
    </w:p>
    <w:p w14:paraId="523318C2" w14:textId="77777777" w:rsidR="00B437D0" w:rsidRDefault="00000000">
      <w:pPr>
        <w:pStyle w:val="FirstParagraph"/>
      </w:pPr>
      <w:r>
        <w:t xml:space="preserve">Le taux de remplacement médian d’une cohorte chilienne entrée dans la vie active au début des années 1980 est, en 2021, de </w:t>
      </w:r>
      <w:r>
        <w:rPr>
          <w:b/>
          <w:bCs/>
        </w:rPr>
        <w:t>38,5 % pour les hommes et 35,4 % pour les femmes</w:t>
      </w:r>
      <w:r>
        <w:t xml:space="preserve">, selon l’OCDE </w:t>
      </w:r>
      <w:del w:id="5088" w:author="emmanuel blezes" w:date="2026-05-18T20:04:00Z" w16du:dateUtc="2026-05-18T18:04:00Z">
        <w:r w:rsidDel="00146C66">
          <w:delText>—</w:delText>
        </w:r>
      </w:del>
      <w:ins w:id="5089" w:author="emmanuel blezes" w:date="2026-05-18T20:04:00Z" w16du:dateUtc="2026-05-18T18:04:00Z">
        <w:r w:rsidR="00146C66">
          <w:t>-</w:t>
        </w:r>
      </w:ins>
      <w:r>
        <w:t xml:space="preserve"> avant prise en compte de la </w:t>
      </w:r>
      <w:r>
        <w:rPr>
          <w:i/>
          <w:iCs/>
        </w:rPr>
        <w:t>Pensión Garantizada Universal</w:t>
      </w:r>
      <w:r>
        <w:rPr>
          <w:rStyle w:val="FootnoteReference"/>
        </w:rPr>
        <w:footnoteReference w:id="275"/>
      </w:r>
      <w:r>
        <w:t>. La moitié de la promesse Piñera. En intégrant la PGU créée en février 2022 par le gouvernement sortant Sebastián Piñera, l’OCDE 2023 réévalue le taux à 45,7 % pour les hommes et 43 % pour les femmes</w:t>
      </w:r>
      <w:r>
        <w:rPr>
          <w:rStyle w:val="FootnoteReference"/>
        </w:rPr>
        <w:footnoteReference w:id="276"/>
      </w:r>
      <w:r>
        <w:t>. C’est mieux, mais ça reste très en dessous des comparables : France 71,9 %, Pays-Bas 96 %, Allemagne 53 %, moyenne OCDE 50,7 %. Le Chili est, avec quelques autres, en queue de classement parmi les pays développés.</w:t>
      </w:r>
    </w:p>
    <w:p w14:paraId="0D499C4D" w14:textId="77777777" w:rsidR="00B437D0" w:rsidRDefault="00000000">
      <w:pPr>
        <w:pStyle w:val="BodyText"/>
      </w:pPr>
      <w:r>
        <w:t xml:space="preserve">Pension contributive moyenne effectivement versée par les AFP en 2024 : entre </w:t>
      </w:r>
      <w:r>
        <w:rPr>
          <w:b/>
          <w:bCs/>
        </w:rPr>
        <w:t>200 000 et 250 000 pesos chiliens par mois</w:t>
      </w:r>
      <w:r>
        <w:t xml:space="preserve">, soit </w:t>
      </w:r>
      <w:r>
        <w:rPr>
          <w:b/>
          <w:bCs/>
        </w:rPr>
        <w:t>210 à 270 dollars américains</w:t>
      </w:r>
      <w:r>
        <w:rPr>
          <w:rStyle w:val="FootnoteReference"/>
        </w:rPr>
        <w:footnoteReference w:id="277"/>
      </w:r>
      <w:r>
        <w:t xml:space="preserve">. À mettre en regard du salaire minimum chilien, fixé à 500 000 pesos en septembre 2024 </w:t>
      </w:r>
      <w:del w:id="5105" w:author="emmanuel blezes" w:date="2026-05-18T20:04:00Z" w16du:dateUtc="2026-05-18T18:04:00Z">
        <w:r w:rsidDel="00146C66">
          <w:delText>—</w:delText>
        </w:r>
      </w:del>
      <w:ins w:id="5106" w:author="emmanuel blezes" w:date="2026-05-18T20:04:00Z" w16du:dateUtc="2026-05-18T18:04:00Z">
        <w:r w:rsidR="00146C66">
          <w:t>-</w:t>
        </w:r>
      </w:ins>
      <w:r>
        <w:t xml:space="preserve"> la pension AFP moyenne n’atteint pas la moitié du salaire minimum.</w:t>
      </w:r>
    </w:p>
    <w:p w14:paraId="5BFDF6EF" w14:textId="77777777" w:rsidR="00B437D0" w:rsidRDefault="00000000">
      <w:pPr>
        <w:pStyle w:val="BodyText"/>
      </w:pPr>
      <w:r>
        <w:lastRenderedPageBreak/>
        <w:t xml:space="preserve">Rendement réel annualisé des fonds AFP entre 1981 et 2024, </w:t>
      </w:r>
      <w:r>
        <w:rPr>
          <w:b/>
          <w:bCs/>
        </w:rPr>
        <w:t>net d’inflation, brut de frais</w:t>
      </w:r>
      <w:r>
        <w:t xml:space="preserve"> : entre </w:t>
      </w:r>
      <w:r>
        <w:rPr>
          <w:b/>
          <w:bCs/>
        </w:rPr>
        <w:t>3 % et 4 %</w:t>
      </w:r>
      <w:r>
        <w:t xml:space="preserve"> par an selon les fonds et les périodes</w:t>
      </w:r>
      <w:r>
        <w:rPr>
          <w:rStyle w:val="FootnoteReference"/>
        </w:rPr>
        <w:footnoteReference w:id="278"/>
      </w:r>
      <w:r>
        <w:t>.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14:paraId="38F71B2C" w14:textId="77777777" w:rsidR="00B437D0" w:rsidRDefault="00000000">
      <w:pPr>
        <w:pStyle w:val="BodyText"/>
      </w:pPr>
      <w:r>
        <w:t xml:space="preserve">Les </w:t>
      </w:r>
      <w:r>
        <w:rPr>
          <w:b/>
          <w:bCs/>
        </w:rPr>
        <w:t>frais</w:t>
      </w:r>
      <w:r>
        <w:t xml:space="preserve"> sont l’autre dossier noir. Sept AFP se partagent le marché </w:t>
      </w:r>
      <w:del w:id="5112" w:author="emmanuel blezes" w:date="2026-05-18T20:04:00Z" w16du:dateUtc="2026-05-18T18:04:00Z">
        <w:r w:rsidDel="00146C66">
          <w:delText>—</w:delText>
        </w:r>
      </w:del>
      <w:ins w:id="5113" w:author="emmanuel blezes" w:date="2026-05-18T20:04:00Z" w16du:dateUtc="2026-05-18T18:04:00Z">
        <w:r w:rsidR="00146C66">
          <w:t>-</w:t>
        </w:r>
      </w:ins>
      <w:r>
        <w:t xml:space="preserve"> Habitat, Cuprum, Capital, Provida, Modelo, Planvital, Uno. Selon la dernière licitation publique (SPP, 2023-2025), les commissions d’administration vont de </w:t>
      </w:r>
      <w:r>
        <w:rPr>
          <w:b/>
          <w:bCs/>
        </w:rPr>
        <w:t>0,46 % à 1,45 % du salaire brut</w:t>
      </w:r>
      <w:r>
        <w:t xml:space="preserve"> ; il faut y ajouter la prime SIS (</w:t>
      </w:r>
      <w:r>
        <w:rPr>
          <w:i/>
          <w:iCs/>
        </w:rPr>
        <w:t>Seguro de Invalidez y Sobrevivencia</w:t>
      </w:r>
      <w:r>
        <w:t xml:space="preserve">, assurance invalidité-décès) collectée par les AFP pour le compte d’un assureur tiers, à environ 1,5 %. </w:t>
      </w:r>
      <w:r>
        <w:rPr>
          <w:b/>
          <w:bCs/>
        </w:rPr>
        <w:t>Le total brut payé par le cotisant chilien est donc de l’ordre de 2 à 3 % du salaire brut par an</w:t>
      </w:r>
      <w:r>
        <w:rPr>
          <w:rStyle w:val="FootnoteReference"/>
        </w:rPr>
        <w:footnoteReference w:id="279"/>
      </w:r>
      <w:r>
        <w:t>. Sur quarante ans, cela ronge entre 25 et 35 % du capital final. À titre de comparaison, MySuper en Australie facture en médiane 0,27 % du capital géré par an, AP7 en Suède 0,05 %. L’oligopole AFP est devenu une rente extractive sur l’épargne retraite des Chiliens.</w:t>
      </w:r>
    </w:p>
    <w:p w14:paraId="7ADA337C" w14:textId="77777777" w:rsidR="00B437D0" w:rsidRDefault="00000000">
      <w:pPr>
        <w:pStyle w:val="BodyText"/>
      </w:pPr>
      <w:r>
        <w:t xml:space="preserve">Dernier maillon, la </w:t>
      </w:r>
      <w:r>
        <w:rPr>
          <w:b/>
          <w:bCs/>
        </w:rPr>
        <w:t>densité de cotisation</w:t>
      </w:r>
      <w:r>
        <w:t>. Le marché du travail chilien est informel à hauteur de 27 à 30 % selon les estimations INE, en réalité 37 à 40 % si l’on inclut les travailleurs des plateformes et les indépendants non déclarés</w:t>
      </w:r>
      <w:r>
        <w:rPr>
          <w:rStyle w:val="FootnoteReference"/>
        </w:rPr>
        <w:footnoteReference w:id="280"/>
      </w:r>
      <w:r>
        <w:t>.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14:paraId="1FF60759" w14:textId="77777777" w:rsidR="00B437D0" w:rsidRDefault="00000000">
      <w:pPr>
        <w:pStyle w:val="BodyText"/>
      </w:pPr>
      <w:r>
        <w:t xml:space="preserve">Cotisation salarié seule, densité faible, frais élevés. Ce sont les trois mécanismes qu’on cite habituellement pour expliquer l’échec chilien. Ils sont exacts. Mais ce sont </w:t>
      </w:r>
      <w:r>
        <w:rPr>
          <w:b/>
          <w:bCs/>
        </w:rPr>
        <w:t>trois conséquences d’une seule cause</w:t>
      </w:r>
      <w:r>
        <w:t xml:space="preserve"> :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w:t>
      </w:r>
      <w:r>
        <w:lastRenderedPageBreak/>
        <w:t xml:space="preserve">transformé un instrument financier honnête </w:t>
      </w:r>
      <w:del w:id="5140" w:author="emmanuel blezes" w:date="2026-05-18T20:04:00Z" w16du:dateUtc="2026-05-18T18:04:00Z">
        <w:r w:rsidDel="00146C66">
          <w:delText>—</w:delText>
        </w:r>
      </w:del>
      <w:ins w:id="5141" w:author="emmanuel blezes" w:date="2026-05-18T20:04:00Z" w16du:dateUtc="2026-05-18T18:04:00Z">
        <w:r w:rsidR="00146C66">
          <w:t>-</w:t>
        </w:r>
      </w:ins>
      <w:r>
        <w:t xml:space="preserve"> un fonds capitalisé à 3-4 % réel n’est pas une mauvaise chose en soi </w:t>
      </w:r>
      <w:del w:id="5142" w:author="emmanuel blezes" w:date="2026-05-18T20:04:00Z" w16du:dateUtc="2026-05-18T18:04:00Z">
        <w:r w:rsidDel="00146C66">
          <w:delText>—</w:delText>
        </w:r>
      </w:del>
      <w:ins w:id="5143" w:author="emmanuel blezes" w:date="2026-05-18T20:04:00Z" w16du:dateUtc="2026-05-18T18:04:00Z">
        <w:r w:rsidR="00146C66">
          <w:t>-</w:t>
        </w:r>
      </w:ins>
      <w:r>
        <w:t xml:space="preserve"> en machine à produire de la pauvreté chez les retraités.</w:t>
      </w:r>
    </w:p>
    <w:p w14:paraId="3C849901" w14:textId="77777777" w:rsidR="00B437D0" w:rsidRDefault="00000000">
      <w:pPr>
        <w:pStyle w:val="Subtitle"/>
        <w:pPrChange w:id="5144" w:author="emmanuel blezes" w:date="2026-05-24T19:54:00Z" w16du:dateUtc="2026-05-24T17:54:00Z">
          <w:pPr>
            <w:pStyle w:val="Heading3"/>
          </w:pPr>
        </w:pPrChange>
      </w:pPr>
      <w:bookmarkStart w:id="5145" w:name="Xa72ec17400f15a4bf7a40b3f651b56fef63b8e4"/>
      <w:bookmarkEnd w:id="5087"/>
      <w:r>
        <w:t>L’estallido, les retraits, et la perte de confiance</w:t>
      </w:r>
    </w:p>
    <w:p w14:paraId="45EE93A1" w14:textId="77777777" w:rsidR="00B437D0" w:rsidRDefault="00000000">
      <w:pPr>
        <w:pStyle w:val="FirstParagraph"/>
      </w:pPr>
      <w:r>
        <w:t xml:space="preserve">Le système AFP a fonctionné pendant trois décennies sans contestation majeure. Les premiers retraités servis à partir des années 2000-2010 sont des cohortes mixtes </w:t>
      </w:r>
      <w:del w:id="5146" w:author="emmanuel blezes" w:date="2026-05-18T20:04:00Z" w16du:dateUtc="2026-05-18T18:04:00Z">
        <w:r w:rsidDel="00146C66">
          <w:delText>—</w:delText>
        </w:r>
      </w:del>
      <w:ins w:id="5147" w:author="emmanuel blezes" w:date="2026-05-18T20:04:00Z" w16du:dateUtc="2026-05-18T18:04:00Z">
        <w:r w:rsidR="00146C66">
          <w:t>-</w:t>
        </w:r>
      </w:ins>
      <w:r>
        <w:t xml:space="preserve"> qui ont cotisé partie en répartition, partie en AFP </w:t>
      </w:r>
      <w:del w:id="5148" w:author="emmanuel blezes" w:date="2026-05-18T20:04:00Z" w16du:dateUtc="2026-05-18T18:04:00Z">
        <w:r w:rsidDel="00146C66">
          <w:delText>—</w:delText>
        </w:r>
      </w:del>
      <w:ins w:id="5149" w:author="emmanuel blezes" w:date="2026-05-18T20:04:00Z" w16du:dateUtc="2026-05-18T18:04:00Z">
        <w:r w:rsidR="00146C66">
          <w:t>-</w:t>
        </w:r>
      </w:ins>
      <w:r>
        <w:t xml:space="preserve"> et leurs pensions, même médiocres, restaient soutenables. À partir de 2010-2015, les cohortes qui n’ont connu que les AFP commencent à liquider leurs droits. La réalité éclate : la promesse de 70 % était fausse.</w:t>
      </w:r>
    </w:p>
    <w:p w14:paraId="6CA26047" w14:textId="77777777" w:rsidR="00B437D0" w:rsidRDefault="00000000">
      <w:pPr>
        <w:pStyle w:val="BodyText"/>
      </w:pPr>
      <w:r>
        <w:t xml:space="preserve">Le mouvement social </w:t>
      </w:r>
      <w:r>
        <w:rPr>
          <w:b/>
          <w:bCs/>
          <w:i/>
          <w:iCs/>
        </w:rPr>
        <w:t>No+AFP</w:t>
      </w:r>
      <w:r>
        <w:t xml:space="preserve"> naît en 2014, à l’initiative de Luis Mesina, un syndicaliste bancaire qui devient son visage. Sa première grande mobilisation a lieu le </w:t>
      </w:r>
      <w:r>
        <w:rPr>
          <w:b/>
          <w:bCs/>
        </w:rPr>
        <w:t>24 juillet 2016</w:t>
      </w:r>
      <w:r>
        <w:t xml:space="preserve"> : entre 750 000 et 1,5 million de personnes défilent à Santiago, ce qui en fait l’une des plus grandes manifestations de l’histoire du Chili démocratique</w:t>
      </w:r>
      <w:r>
        <w:rPr>
          <w:rStyle w:val="FootnoteReference"/>
        </w:rPr>
        <w:footnoteReference w:id="281"/>
      </w:r>
      <w:r>
        <w:t xml:space="preserve">. Le slogan : « </w:t>
      </w:r>
      <w:r>
        <w:rPr>
          <w:i/>
          <w:iCs/>
        </w:rPr>
        <w:t>No+AFP</w:t>
      </w:r>
      <w:r>
        <w:t xml:space="preserve"> », plus d’AFP. Sous-entendu : remettre la retraite dans le domaine public.</w:t>
      </w:r>
    </w:p>
    <w:p w14:paraId="2C546700" w14:textId="77777777" w:rsidR="00B437D0" w:rsidRDefault="00000000">
      <w:pPr>
        <w:pStyle w:val="BodyText"/>
      </w:pPr>
      <w:r>
        <w:t xml:space="preserve">Pendant trois ans, rien ne bouge. Le gouvernement Bachelet, revenu au pouvoir en 2014, mandate la </w:t>
      </w:r>
      <w:r>
        <w:rPr>
          <w:b/>
          <w:bCs/>
        </w:rPr>
        <w:t>Comisión Bravo</w:t>
      </w:r>
      <w:r>
        <w:t xml:space="preserve"> </w:t>
      </w:r>
      <w:del w:id="5165" w:author="emmanuel blezes" w:date="2026-05-18T20:04:00Z" w16du:dateUtc="2026-05-18T18:04:00Z">
        <w:r w:rsidDel="00146C66">
          <w:delText>—</w:delText>
        </w:r>
      </w:del>
      <w:ins w:id="5166" w:author="emmanuel blezes" w:date="2026-05-18T20:04:00Z" w16du:dateUtc="2026-05-18T18:04:00Z">
        <w:r w:rsidR="00146C66">
          <w:t>-</w:t>
        </w:r>
      </w:ins>
      <w:r>
        <w:t xml:space="preserve"> vingt-quatre experts nationaux et internationaux </w:t>
      </w:r>
      <w:del w:id="5167" w:author="emmanuel blezes" w:date="2026-05-18T20:04:00Z" w16du:dateUtc="2026-05-18T18:04:00Z">
        <w:r w:rsidDel="00146C66">
          <w:delText>—</w:delText>
        </w:r>
      </w:del>
      <w:ins w:id="5168" w:author="emmanuel blezes" w:date="2026-05-18T20:04:00Z" w16du:dateUtc="2026-05-18T18:04:00Z">
        <w:r w:rsidR="00146C66">
          <w:t>-</w:t>
        </w:r>
      </w:ins>
      <w:r>
        <w:t xml:space="preserve"> qui rend en septembre 2015 un rapport sévère sur le système AFP. La droite, majoritaire au Sénat, bloque les recommandations. Le premier gouvernement Sebastián Piñera, élu en 2017, tente des ajustements paramétriques mineurs. Rien ne suffit.</w:t>
      </w:r>
    </w:p>
    <w:p w14:paraId="3D00315C" w14:textId="77777777" w:rsidR="00B437D0" w:rsidRDefault="00000000">
      <w:pPr>
        <w:pStyle w:val="BodyText"/>
      </w:pPr>
      <w:r>
        <w:t xml:space="preserve">Le </w:t>
      </w:r>
      <w:r>
        <w:rPr>
          <w:b/>
          <w:bCs/>
        </w:rPr>
        <w:t>18 octobre 2019</w:t>
      </w:r>
      <w:r>
        <w:t>, une hausse de 30 pesos sur le tarif du métro de Santiago déclenche l’</w:t>
      </w:r>
      <w:r>
        <w:rPr>
          <w:b/>
          <w:bCs/>
          <w:i/>
          <w:iCs/>
        </w:rPr>
        <w:t>estallido social</w:t>
      </w:r>
      <w:r>
        <w:t xml:space="preserve">. Aucun analyste n’avait prévu l’ampleur de la révolte. Un slogan s’impose en quarante-huit heures : « </w:t>
      </w:r>
      <w:r>
        <w:rPr>
          <w:b/>
          <w:bCs/>
          <w:i/>
          <w:iCs/>
        </w:rPr>
        <w:t>No son 30 pesos, son 30 años</w:t>
      </w:r>
      <w:r>
        <w:t xml:space="preserve"> » </w:t>
      </w:r>
      <w:del w:id="5169" w:author="emmanuel blezes" w:date="2026-05-18T20:04:00Z" w16du:dateUtc="2026-05-18T18:04:00Z">
        <w:r w:rsidDel="00146C66">
          <w:delText>—</w:delText>
        </w:r>
      </w:del>
      <w:ins w:id="5170" w:author="emmanuel blezes" w:date="2026-05-18T20:04:00Z" w16du:dateUtc="2026-05-18T18:04:00Z">
        <w:r w:rsidR="00146C66">
          <w:t>-</w:t>
        </w:r>
      </w:ins>
      <w:r>
        <w:t xml:space="preserve"> </w:t>
      </w:r>
      <w:r>
        <w:rPr>
          <w:i/>
          <w:iCs/>
        </w:rPr>
        <w:t>ce ne sont pas 30 pesos, ce sont 30 ans</w:t>
      </w:r>
      <w:r>
        <w:t>.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14:paraId="4B725F67" w14:textId="77777777" w:rsidR="00B437D0" w:rsidRDefault="00000000">
      <w:pPr>
        <w:pStyle w:val="BodyText"/>
      </w:pPr>
      <w:r>
        <w:t xml:space="preserve">Le </w:t>
      </w:r>
      <w:r>
        <w:rPr>
          <w:b/>
          <w:bCs/>
        </w:rPr>
        <w:t>25 octobre 2020</w:t>
      </w:r>
      <w:r>
        <w:t xml:space="preserve">, le Chili organise un référendum constitutionnel sur la convocation d’une convention chargée d’écrire une nouvelle constitution. Résultat officiel SERVEL : </w:t>
      </w:r>
      <w:r>
        <w:rPr>
          <w:b/>
          <w:bCs/>
        </w:rPr>
        <w:t>78,27 % de</w:t>
      </w:r>
      <w:r>
        <w:t xml:space="preserve"> </w:t>
      </w:r>
      <w:r>
        <w:rPr>
          <w:b/>
          <w:bCs/>
          <w:i/>
          <w:iCs/>
        </w:rPr>
        <w:t>Apruebo</w:t>
      </w:r>
      <w:r>
        <w:rPr>
          <w:rStyle w:val="FootnoteReference"/>
        </w:rPr>
        <w:footnoteReference w:id="282"/>
      </w:r>
      <w:r>
        <w:t xml:space="preserve">. La constitution Pinochet, qui avait tenu quarante ans, est désavouée. Le texte de remplacement, écrit en 2021-2022 par une convention élue à dominante très à gauche, sera lui-même rejeté à 62 % en septembre 2022 </w:t>
      </w:r>
      <w:del w:id="5177" w:author="emmanuel blezes" w:date="2026-05-18T20:04:00Z" w16du:dateUtc="2026-05-18T18:04:00Z">
        <w:r w:rsidDel="00146C66">
          <w:delText>—</w:delText>
        </w:r>
      </w:del>
      <w:ins w:id="5178" w:author="emmanuel blezes" w:date="2026-05-18T20:04:00Z" w16du:dateUtc="2026-05-18T18:04:00Z">
        <w:r w:rsidR="00146C66">
          <w:t>-</w:t>
        </w:r>
      </w:ins>
      <w:r>
        <w:t xml:space="preserve"> un second texte plus modéré sera également rejeté fin 2023. Le Chili reste donc avec sa constitution de 1980. Mais entre-temps, le rapport de force politique a basculé.</w:t>
      </w:r>
    </w:p>
    <w:p w14:paraId="7DC2C91B" w14:textId="77777777" w:rsidR="00B437D0" w:rsidRDefault="00000000">
      <w:pPr>
        <w:pStyle w:val="BodyText"/>
      </w:pPr>
      <w:r>
        <w:t xml:space="preserve">Et entre 2020 et 2022, le système AFP subit son coup le plus matériel. Sous la pression conjuguée de la pandémie et de l’opinion, le Congrès chilien vote </w:t>
      </w:r>
      <w:r>
        <w:rPr>
          <w:b/>
          <w:bCs/>
        </w:rPr>
        <w:t xml:space="preserve">trois autorisations </w:t>
      </w:r>
      <w:r>
        <w:rPr>
          <w:b/>
          <w:bCs/>
        </w:rPr>
        <w:lastRenderedPageBreak/>
        <w:t>exceptionnelles de retrait des fonds individuels</w:t>
      </w:r>
      <w:r>
        <w:t xml:space="preserve"> </w:t>
      </w:r>
      <w:del w:id="5179" w:author="emmanuel blezes" w:date="2026-05-18T20:04:00Z" w16du:dateUtc="2026-05-18T18:04:00Z">
        <w:r w:rsidDel="00146C66">
          <w:delText>—</w:delText>
        </w:r>
      </w:del>
      <w:ins w:id="5180" w:author="emmanuel blezes" w:date="2026-05-18T20:04:00Z" w16du:dateUtc="2026-05-18T18:04:00Z">
        <w:r w:rsidR="00146C66">
          <w:t>-</w:t>
        </w:r>
      </w:ins>
      <w:r>
        <w:t xml:space="preserve"> 10 % du solde par vague. Total ponctionné sur les comptes AFP, additionné par la Banque centrale du Chili dans son working paper 991 et confirmé par la BIS : </w:t>
      </w:r>
      <w:r>
        <w:rPr>
          <w:b/>
          <w:bCs/>
        </w:rPr>
        <w:t>55,8 milliards de dollars américains</w:t>
      </w:r>
      <w:r>
        <w:t xml:space="preserve"> </w:t>
      </w:r>
      <w:del w:id="5181" w:author="emmanuel blezes" w:date="2026-05-18T20:04:00Z" w16du:dateUtc="2026-05-18T18:04:00Z">
        <w:r w:rsidDel="00146C66">
          <w:delText>—</w:delText>
        </w:r>
      </w:del>
      <w:ins w:id="5182" w:author="emmanuel blezes" w:date="2026-05-18T20:04:00Z" w16du:dateUtc="2026-05-18T18:04:00Z">
        <w:r w:rsidR="00146C66">
          <w:t>-</w:t>
        </w:r>
      </w:ins>
      <w:r>
        <w:t xml:space="preserve"> soit 20,3 + 19,2 + 16,3 milliards sur les trois retraits successifs</w:t>
      </w:r>
      <w:r>
        <w:rPr>
          <w:rStyle w:val="FootnoteReference"/>
        </w:rPr>
        <w:footnoteReference w:id="283"/>
      </w:r>
      <w:r>
        <w:t xml:space="preserve">. C’est l’équivalent d’environ </w:t>
      </w:r>
      <w:r>
        <w:rPr>
          <w:b/>
          <w:bCs/>
        </w:rPr>
        <w:t>20 % du PIB chilien</w:t>
      </w:r>
      <w:r>
        <w:t xml:space="preserve">. Pour près de 30 % des affiliés, le compte AFP est intégralement vidé. La capitalisation, dans la perception collective, est devenue caisse d’urgence </w:t>
      </w:r>
      <w:del w:id="5191" w:author="emmanuel blezes" w:date="2026-05-18T20:04:00Z" w16du:dateUtc="2026-05-18T18:04:00Z">
        <w:r w:rsidDel="00146C66">
          <w:delText>—</w:delText>
        </w:r>
      </w:del>
      <w:ins w:id="5192" w:author="emmanuel blezes" w:date="2026-05-18T20:04:00Z" w16du:dateUtc="2026-05-18T18:04:00Z">
        <w:r w:rsidR="00146C66">
          <w:t>-</w:t>
        </w:r>
      </w:ins>
      <w:r>
        <w:t xml:space="preserve"> exactement le contraire de ce pour quoi elle avait été créée.</w:t>
      </w:r>
    </w:p>
    <w:p w14:paraId="34AA1715" w14:textId="77777777" w:rsidR="00B437D0" w:rsidRDefault="00000000">
      <w:pPr>
        <w:pStyle w:val="BodyText"/>
      </w:pPr>
      <w:r>
        <w:t>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14:paraId="7C444748" w14:textId="77777777" w:rsidR="00B437D0" w:rsidRDefault="00000000">
      <w:pPr>
        <w:pStyle w:val="Subtitle"/>
        <w:pPrChange w:id="5193" w:author="emmanuel blezes" w:date="2026-05-24T19:54:00Z" w16du:dateUtc="2026-05-24T17:54:00Z">
          <w:pPr>
            <w:pStyle w:val="Heading3"/>
          </w:pPr>
        </w:pPrChange>
      </w:pPr>
      <w:bookmarkStart w:id="5194" w:name="Xd26e60f1bed2627b7220aad68d10769e61e2166"/>
      <w:bookmarkEnd w:id="5145"/>
      <w:r>
        <w:t>Boric et la loi 21735 : le demi-tour officiel</w:t>
      </w:r>
    </w:p>
    <w:p w14:paraId="626FA05F" w14:textId="77777777" w:rsidR="00B437D0" w:rsidRDefault="00000000">
      <w:pPr>
        <w:pStyle w:val="FirstParagraph"/>
      </w:pPr>
      <w:r>
        <w:t xml:space="preserve">La présidentielle de 2021 se joue dans ce climat. Premier tour, </w:t>
      </w:r>
      <w:r>
        <w:rPr>
          <w:b/>
          <w:bCs/>
        </w:rPr>
        <w:t>21 novembre 2021</w:t>
      </w:r>
      <w:r>
        <w:t xml:space="preserve"> : José Antonio Kast, candidat de la droite radicale, arrive en tête avec 27,9 % des voix ; Gabriel Boric, ancien leader étudiant devenu député, ancien visage du </w:t>
      </w:r>
      <w:r>
        <w:rPr>
          <w:i/>
          <w:iCs/>
        </w:rPr>
        <w:t>Frente Amplio</w:t>
      </w:r>
      <w:r>
        <w:t>, arrive deuxième avec 25,8 %</w:t>
      </w:r>
      <w:r>
        <w:rPr>
          <w:rStyle w:val="FootnoteReference"/>
        </w:rPr>
        <w:footnoteReference w:id="284"/>
      </w:r>
      <w:r>
        <w:t xml:space="preserve">. Second tour, </w:t>
      </w:r>
      <w:r>
        <w:rPr>
          <w:b/>
          <w:bCs/>
        </w:rPr>
        <w:t>19 décembre 2021</w:t>
      </w:r>
      <w:r>
        <w:t xml:space="preserve"> : Boric l’emporte avec </w:t>
      </w:r>
      <w:r>
        <w:rPr>
          <w:b/>
          <w:bCs/>
        </w:rPr>
        <w:t>55,87 % contre 44,13 %</w:t>
      </w:r>
      <w:r>
        <w:t xml:space="preserve"> à Kast. Trente-cinq ans, plus jeune président de l’histoire chilienne. Investiture le 11 mars 2022. Programme : refonte du système de retraite.</w:t>
      </w:r>
    </w:p>
    <w:p w14:paraId="6F684915" w14:textId="77777777" w:rsidR="00B437D0" w:rsidRDefault="00000000">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 </w:t>
      </w:r>
      <w:r>
        <w:rPr>
          <w:b/>
          <w:bCs/>
        </w:rPr>
        <w:t>29 janvier 2025</w:t>
      </w:r>
      <w:r>
        <w:t xml:space="preserve">, le projet est adopté en lecture finale par </w:t>
      </w:r>
      <w:r>
        <w:rPr>
          <w:b/>
          <w:bCs/>
        </w:rPr>
        <w:t>110 voix pour, 38 contre</w:t>
      </w:r>
      <w:r>
        <w:t xml:space="preserve"> </w:t>
      </w:r>
      <w:del w:id="5205" w:author="emmanuel blezes" w:date="2026-05-18T20:04:00Z" w16du:dateUtc="2026-05-18T18:04:00Z">
        <w:r w:rsidDel="00146C66">
          <w:delText>—</w:delText>
        </w:r>
      </w:del>
      <w:ins w:id="5206" w:author="emmanuel blezes" w:date="2026-05-18T20:04:00Z" w16du:dateUtc="2026-05-18T18:04:00Z">
        <w:r w:rsidR="00146C66">
          <w:t>-</w:t>
        </w:r>
      </w:ins>
      <w:r>
        <w:t xml:space="preserve"> un score qui surprend tout le monde, y compris au sein du gouvernement</w:t>
      </w:r>
      <w:r>
        <w:rPr>
          <w:rStyle w:val="FootnoteReference"/>
        </w:rPr>
        <w:footnoteReference w:id="285"/>
      </w:r>
      <w:r>
        <w:t xml:space="preserve">. La </w:t>
      </w:r>
      <w:r>
        <w:rPr>
          <w:b/>
          <w:bCs/>
        </w:rPr>
        <w:t>Loi n° 21735</w:t>
      </w:r>
      <w:r>
        <w:t xml:space="preserve"> est promulguée et publiée au </w:t>
      </w:r>
      <w:r>
        <w:rPr>
          <w:i/>
          <w:iCs/>
        </w:rPr>
        <w:t>Diario Oficial</w:t>
      </w:r>
      <w:r>
        <w:t xml:space="preserve"> en mars 2025.</w:t>
      </w:r>
    </w:p>
    <w:p w14:paraId="0EC88C0A" w14:textId="77777777" w:rsidR="00B437D0" w:rsidRDefault="00000000">
      <w:pPr>
        <w:pStyle w:val="BodyText"/>
      </w:pPr>
      <w:r>
        <w:t>Ce que change la loi 21735 mérite d’être lu lentement, parce que c’est l’aveu, par le législateur chilien lui-même, des limites de la capitalisation pure.</w:t>
      </w:r>
    </w:p>
    <w:p w14:paraId="3EB11434" w14:textId="77777777" w:rsidR="00B437D0" w:rsidRDefault="00000000">
      <w:pPr>
        <w:pStyle w:val="BodyText"/>
      </w:pPr>
      <w:r>
        <w:t xml:space="preserve">Premier changement : </w:t>
      </w:r>
      <w:r>
        <w:rPr>
          <w:b/>
          <w:bCs/>
        </w:rPr>
        <w:t>introduction d’une cotisation patronale, montant progressivement à 8,5 % à l’horizon 2035</w:t>
      </w:r>
      <w:r>
        <w:t xml:space="preserve">, contre </w:t>
      </w:r>
      <w:r>
        <w:rPr>
          <w:b/>
          <w:bCs/>
        </w:rPr>
        <w:t>zéro depuis 1981</w:t>
      </w:r>
      <w:r>
        <w:rPr>
          <w:rStyle w:val="FootnoteReference"/>
        </w:rPr>
        <w:footnoteReference w:id="286"/>
      </w:r>
      <w:r>
        <w:t xml:space="preserve">. La décomposition </w:t>
      </w:r>
      <w:r>
        <w:lastRenderedPageBreak/>
        <w:t xml:space="preserve">de ces 8,5 % est instructive : 4,5 points vont alimenter le compte AFP individuel du salarié ; 1,5 point alimente un mécanisme de prêt remboursable individuel via un nouveau fonds public, le </w:t>
      </w:r>
      <w:r>
        <w:rPr>
          <w:b/>
          <w:bCs/>
        </w:rPr>
        <w:t>FAPP</w:t>
      </w:r>
      <w:r>
        <w:t xml:space="preserve"> (</w:t>
      </w:r>
      <w:r>
        <w:rPr>
          <w:i/>
          <w:iCs/>
        </w:rPr>
        <w:t>Fondo Autónomo de Protección Previsional</w:t>
      </w:r>
      <w:r>
        <w:t>) ; 2,5 points alimentent une composante intergénérationnelle et de genre du même FAPP, qui n’est pas remboursée et qui sert à compenser les écarts entre cohortes et entre hommes et femmes.</w:t>
      </w:r>
    </w:p>
    <w:p w14:paraId="2A60EE0D" w14:textId="77777777" w:rsidR="00B437D0" w:rsidRDefault="00000000">
      <w:pPr>
        <w:pStyle w:val="BodyText"/>
      </w:pPr>
      <w:r>
        <w:t xml:space="preserve">C’est ce </w:t>
      </w:r>
      <w:r>
        <w:rPr>
          <w:b/>
          <w:bCs/>
        </w:rPr>
        <w:t>FAPP</w:t>
      </w:r>
      <w:r>
        <w:t xml:space="preserve"> qui constitue la rupture structurelle. Pour la première fois depuis 1981, le système chilien réintroduit un </w:t>
      </w:r>
      <w:r>
        <w:rPr>
          <w:b/>
          <w:bCs/>
        </w:rPr>
        <w:t>pilier solidaire géré publiquement</w:t>
      </w:r>
      <w:r>
        <w:t xml:space="preserve">, financé en partie par une cotisation patronale obligatoire </w:t>
      </w:r>
      <w:del w:id="5231" w:author="emmanuel blezes" w:date="2026-05-18T20:04:00Z" w16du:dateUtc="2026-05-18T18:04:00Z">
        <w:r w:rsidDel="00146C66">
          <w:delText>—</w:delText>
        </w:r>
      </w:del>
      <w:ins w:id="5232" w:author="emmanuel blezes" w:date="2026-05-18T20:04:00Z" w16du:dateUtc="2026-05-18T18:04:00Z">
        <w:r w:rsidR="00146C66">
          <w:t>-</w:t>
        </w:r>
      </w:ins>
      <w:r>
        <w:t xml:space="preserve"> c’est-à-dire, fonctionnellement, un pilier de répartition. Le FAPP n’est pas un fonds AFP. Il n’est pas en concurrence. Il est public, mutualisé, à logique solidaire. Exactement ce que José Piñera avait passé sa vie à refuser.</w:t>
      </w:r>
    </w:p>
    <w:p w14:paraId="6399366C" w14:textId="77777777" w:rsidR="00B437D0" w:rsidRDefault="00000000">
      <w:pPr>
        <w:pStyle w:val="BodyText"/>
      </w:pPr>
      <w:r>
        <w:t xml:space="preserve">Deuxième changement : </w:t>
      </w:r>
      <w:r>
        <w:rPr>
          <w:b/>
          <w:bCs/>
        </w:rPr>
        <w:t>renforcement de la PGU</w:t>
      </w:r>
      <w:r>
        <w:t xml:space="preserve">, </w:t>
      </w:r>
      <w:r>
        <w:rPr>
          <w:i/>
          <w:iCs/>
        </w:rPr>
        <w:t>Pensión Garantizada Universal</w:t>
      </w:r>
      <w:r>
        <w:t>.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14:paraId="07C9B4F0" w14:textId="77777777" w:rsidR="00B437D0" w:rsidRDefault="00000000">
      <w:pPr>
        <w:pStyle w:val="BodyText"/>
      </w:pPr>
      <w:r>
        <w:t xml:space="preserve">Troisième changement : </w:t>
      </w:r>
      <w:r>
        <w:rPr>
          <w:b/>
          <w:bCs/>
        </w:rPr>
        <w:t>encadrement renforcé des frais AFP</w:t>
      </w:r>
      <w:r>
        <w:t xml:space="preserve">, avec mécanisme de licitation publique compétitive, et </w:t>
      </w:r>
      <w:r>
        <w:rPr>
          <w:b/>
          <w:bCs/>
        </w:rPr>
        <w:t>séparation effective de la collecte du SIS</w:t>
      </w:r>
      <w:r>
        <w:t xml:space="preserve"> des comptes administratifs des AFP, pour casser les marges d’oligopole.</w:t>
      </w:r>
    </w:p>
    <w:p w14:paraId="602F1DA6" w14:textId="77777777" w:rsidR="00B437D0" w:rsidRDefault="00000000">
      <w:pPr>
        <w:pStyle w:val="BodyText"/>
      </w:pPr>
      <w:r>
        <w:t xml:space="preserve">Projection OCDE de novembre 2025 : à terme, une fois la réforme pleinement déployée, le taux de remplacement net médian devrait passer de </w:t>
      </w:r>
      <w:r>
        <w:rPr>
          <w:b/>
          <w:bCs/>
        </w:rPr>
        <w:t>38,5 % / 35,4 % (cohorte historique sans PGU)</w:t>
      </w:r>
      <w:r>
        <w:t xml:space="preserve"> à environ </w:t>
      </w:r>
      <w:r>
        <w:rPr>
          <w:b/>
          <w:bCs/>
        </w:rPr>
        <w:t>61,3 % pour les hommes et 61,1 % pour les femmes</w:t>
      </w:r>
      <w:r>
        <w:rPr>
          <w:rStyle w:val="FootnoteReference"/>
        </w:rPr>
        <w:footnoteReference w:id="287"/>
      </w:r>
      <w:r>
        <w:t>. Premier pas vers la moyenne OCDE. Pas encore le standard suédois ou hollandais, mais une convergence.</w:t>
      </w:r>
    </w:p>
    <w:p w14:paraId="0A914791" w14:textId="77777777" w:rsidR="00B437D0" w:rsidRDefault="00000000">
      <w:pPr>
        <w:pStyle w:val="BodyText"/>
      </w:pPr>
      <w:r>
        <w:t xml:space="preserve">Le Chili </w:t>
      </w:r>
      <w:r>
        <w:rPr>
          <w:b/>
          <w:bCs/>
        </w:rPr>
        <w:t>n’abolit pas les AFP</w:t>
      </w:r>
      <w:r>
        <w:t xml:space="preserve">. Elles continuent d’exister, elles continuent de gérer la part individuelle de l’épargne retraite. Mais le pays vient officiellement, à 110 voix contre 38, </w:t>
      </w:r>
      <w:r>
        <w:rPr>
          <w:b/>
          <w:bCs/>
        </w:rPr>
        <w:t>de réintégrer dans son système une cotisation patronale, un pilier solidaire public, et un plancher universel</w:t>
      </w:r>
      <w:r>
        <w:t>. Trois des quatre invariants identifiés dans les trois sections précédentes du chapitre. C’est, au fond, l’aveu législatif d’un pays entier : la capitalisation pure ne tient pas socialement.</w:t>
      </w:r>
    </w:p>
    <w:p w14:paraId="5D142A61" w14:textId="77777777" w:rsidR="0056027E" w:rsidRDefault="0056027E">
      <w:pPr>
        <w:rPr>
          <w:ins w:id="5238" w:author="emmanuel blezes" w:date="2026-05-24T19:54:00Z" w16du:dateUtc="2026-05-24T17:54:00Z"/>
          <w:rFonts w:eastAsiaTheme="majorEastAsia" w:cstheme="majorBidi"/>
          <w:color w:val="0F4761" w:themeColor="accent1" w:themeShade="BF"/>
          <w:sz w:val="28"/>
          <w:szCs w:val="28"/>
        </w:rPr>
      </w:pPr>
      <w:bookmarkStart w:id="5239" w:name="leçon-française"/>
      <w:bookmarkEnd w:id="5194"/>
      <w:ins w:id="5240" w:author="emmanuel blezes" w:date="2026-05-24T19:54:00Z" w16du:dateUtc="2026-05-24T17:54:00Z">
        <w:r>
          <w:br w:type="page"/>
        </w:r>
      </w:ins>
    </w:p>
    <w:p w14:paraId="02734C7D" w14:textId="19729D95" w:rsidR="00B437D0" w:rsidRDefault="00000000">
      <w:pPr>
        <w:pStyle w:val="Subtitle"/>
        <w:pPrChange w:id="5241" w:author="emmanuel blezes" w:date="2026-05-24T19:54:00Z" w16du:dateUtc="2026-05-24T17:54:00Z">
          <w:pPr>
            <w:pStyle w:val="Heading3"/>
          </w:pPr>
        </w:pPrChange>
      </w:pPr>
      <w:r>
        <w:lastRenderedPageBreak/>
        <w:t>Leçon française</w:t>
      </w:r>
    </w:p>
    <w:p w14:paraId="1C49FD7A" w14:textId="77777777" w:rsidR="00B437D0" w:rsidRDefault="00000000">
      <w:pPr>
        <w:pStyle w:val="FirstParagraph"/>
      </w:pPr>
      <w:r>
        <w:t>Il faut dire ce que le cas chilien prouve, et aussi ce qu’il ne prouve pas.</w:t>
      </w:r>
    </w:p>
    <w:p w14:paraId="5D8DEF49" w14:textId="77777777" w:rsidR="00B437D0" w:rsidRDefault="00000000">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problème est </w:t>
      </w:r>
      <w:r>
        <w:rPr>
          <w:b/>
          <w:bCs/>
        </w:rPr>
        <w:t>la capitalisation seule, sans paritarisme, sans cotisation employeur, sans plancher universel, sans pilier répartition complémentaire</w:t>
      </w:r>
      <w:r>
        <w:t>.</w:t>
      </w:r>
    </w:p>
    <w:p w14:paraId="2921BCAE" w14:textId="77777777" w:rsidR="00B437D0" w:rsidRDefault="00000000">
      <w:pPr>
        <w:pStyle w:val="BodyText"/>
      </w:pPr>
      <w:r>
        <w:t xml:space="preserve">Il prouve, en revanche, qu’un système de retraite construit sur un seul pilier </w:t>
      </w:r>
      <w:del w:id="5242" w:author="emmanuel blezes" w:date="2026-05-18T20:04:00Z" w16du:dateUtc="2026-05-18T18:04:00Z">
        <w:r w:rsidDel="00146C66">
          <w:delText>—</w:delText>
        </w:r>
      </w:del>
      <w:ins w:id="5243" w:author="emmanuel blezes" w:date="2026-05-18T20:04:00Z" w16du:dateUtc="2026-05-18T18:04:00Z">
        <w:r w:rsidR="00146C66">
          <w:t>-</w:t>
        </w:r>
      </w:ins>
      <w:r>
        <w:t xml:space="preserve"> quel qu’il soit </w:t>
      </w:r>
      <w:del w:id="5244" w:author="emmanuel blezes" w:date="2026-05-18T20:04:00Z" w16du:dateUtc="2026-05-18T18:04:00Z">
        <w:r w:rsidDel="00146C66">
          <w:delText>—</w:delText>
        </w:r>
      </w:del>
      <w:ins w:id="5245" w:author="emmanuel blezes" w:date="2026-05-18T20:04:00Z" w16du:dateUtc="2026-05-18T18:04:00Z">
        <w:r w:rsidR="00146C66">
          <w:t>-</w:t>
        </w:r>
      </w:ins>
      <w:r>
        <w:t xml:space="preserve"> finit par échouer. La France, depuis 1945, parie sur un seul pilier en répartition ; le Chili, depuis 1981, a parié sur un seul pilier en capitalisation. Les deux extrêmes échouent à leur manière. La France échoue par insoutenabilité budgétaire </w:t>
      </w:r>
      <w:del w:id="5246" w:author="emmanuel blezes" w:date="2026-05-18T20:04:00Z" w16du:dateUtc="2026-05-18T18:04:00Z">
        <w:r w:rsidDel="00146C66">
          <w:delText>—</w:delText>
        </w:r>
      </w:del>
      <w:ins w:id="5247" w:author="emmanuel blezes" w:date="2026-05-18T20:04:00Z" w16du:dateUtc="2026-05-18T18:04:00Z">
        <w:r w:rsidR="00146C66">
          <w:t>-</w:t>
        </w:r>
      </w:ins>
      <w:r>
        <w:t xml:space="preserve"> le chapitre 1 l’a documenté. Le Chili a échoué par insuffisance des prestations et par perte de confiance </w:t>
      </w:r>
      <w:del w:id="5248" w:author="emmanuel blezes" w:date="2026-05-18T20:04:00Z" w16du:dateUtc="2026-05-18T18:04:00Z">
        <w:r w:rsidDel="00146C66">
          <w:delText>—</w:delText>
        </w:r>
      </w:del>
      <w:ins w:id="5249" w:author="emmanuel blezes" w:date="2026-05-18T20:04:00Z" w16du:dateUtc="2026-05-18T18:04:00Z">
        <w:r w:rsidR="00146C66">
          <w:t>-</w:t>
        </w:r>
      </w:ins>
      <w:r>
        <w:t xml:space="preserve"> la révolte d’octobre 2019 et les retraits COVID le matérialisent. Aucun système monolithique ne tient quarante ans.</w:t>
      </w:r>
    </w:p>
    <w:p w14:paraId="0E502E0A" w14:textId="77777777" w:rsidR="00B437D0" w:rsidRDefault="00000000">
      <w:pPr>
        <w:pStyle w:val="BodyText"/>
      </w:pPr>
      <w:r>
        <w:t>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14:paraId="3502EC68" w14:textId="77777777" w:rsidR="00B437D0" w:rsidRDefault="00000000">
      <w:pPr>
        <w:pStyle w:val="BodyText"/>
      </w:pPr>
      <w:r>
        <w:t xml:space="preserve">C’est précisément la position défendue depuis l’avant-propos de ce livre : </w:t>
      </w:r>
      <w:r>
        <w:rPr>
          <w:i/>
          <w:iCs/>
        </w:rPr>
        <w:t>la capitalisation française doit être un complément à la répartition, pas un substitut</w:t>
      </w:r>
      <w:r>
        <w:t>.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14:paraId="4C342327" w14:textId="77777777" w:rsidR="00B437D0" w:rsidRDefault="00000000">
      <w:pPr>
        <w:pStyle w:val="BodyText"/>
      </w:pPr>
      <w:r>
        <w:t>Reste à en tirer les conséquences. C’est précisément l’objet de la section qui suit.</w:t>
      </w:r>
    </w:p>
    <w:p w14:paraId="5E64ED7F" w14:textId="77777777" w:rsidR="0056027E" w:rsidRDefault="0056027E">
      <w:pPr>
        <w:rPr>
          <w:ins w:id="5250" w:author="emmanuel blezes" w:date="2026-05-24T19:54:00Z" w16du:dateUtc="2026-05-24T17:54:00Z"/>
          <w:rFonts w:asciiTheme="majorHAnsi" w:eastAsiaTheme="majorEastAsia" w:hAnsiTheme="majorHAnsi" w:cstheme="majorBidi"/>
          <w:color w:val="0F4761" w:themeColor="accent1" w:themeShade="BF"/>
          <w:sz w:val="32"/>
          <w:szCs w:val="32"/>
        </w:rPr>
      </w:pPr>
      <w:bookmarkStart w:id="5251" w:name="quatre-leçons-pour-la-france"/>
      <w:bookmarkEnd w:id="4967"/>
      <w:bookmarkEnd w:id="5239"/>
      <w:ins w:id="5252" w:author="emmanuel blezes" w:date="2026-05-24T19:54:00Z" w16du:dateUtc="2026-05-24T17:54:00Z">
        <w:r>
          <w:br w:type="page"/>
        </w:r>
      </w:ins>
    </w:p>
    <w:p w14:paraId="0735730D" w14:textId="7B95E0EF" w:rsidR="00B437D0" w:rsidRDefault="0056027E">
      <w:pPr>
        <w:pStyle w:val="Heading2"/>
        <w:numPr>
          <w:ilvl w:val="0"/>
          <w:numId w:val="9"/>
        </w:numPr>
        <w:pPrChange w:id="5253" w:author="emmanuel blezes" w:date="2026-05-24T19:55:00Z" w16du:dateUtc="2026-05-24T17:55:00Z">
          <w:pPr>
            <w:pStyle w:val="Heading2"/>
          </w:pPr>
        </w:pPrChange>
      </w:pPr>
      <w:bookmarkStart w:id="5254" w:name="_Toc230888262"/>
      <w:ins w:id="5255" w:author="emmanuel blezes" w:date="2026-05-24T19:55:00Z" w16du:dateUtc="2026-05-24T17:55:00Z">
        <w:r>
          <w:lastRenderedPageBreak/>
          <w:t>L</w:t>
        </w:r>
      </w:ins>
      <w:del w:id="5256" w:author="emmanuel blezes" w:date="2026-05-24T19:55:00Z" w16du:dateUtc="2026-05-24T17:55:00Z">
        <w:r w:rsidDel="0056027E">
          <w:delText>4.5 Q</w:delText>
        </w:r>
      </w:del>
      <w:del w:id="5257" w:author="emmanuel blezes" w:date="2026-05-24T19:54:00Z" w16du:dateUtc="2026-05-24T17:54:00Z">
        <w:r w:rsidDel="0056027E">
          <w:delText>uatre l</w:delText>
        </w:r>
      </w:del>
      <w:r>
        <w:t>eçons pour la France</w:t>
      </w:r>
      <w:bookmarkEnd w:id="5254"/>
    </w:p>
    <w:p w14:paraId="288B7212" w14:textId="77777777" w:rsidR="00B437D0" w:rsidRDefault="00000000">
      <w:pPr>
        <w:pStyle w:val="FirstParagraph"/>
      </w:pPr>
      <w:r>
        <w:t xml:space="preserve">Quatre pays, quatre histoires, et finalement une boussole assez nette. Si l’on cherche, par-delà les modulations nationales, ce que ces quatre cas ont en commun </w:t>
      </w:r>
      <w:del w:id="5258" w:author="emmanuel blezes" w:date="2026-05-18T20:04:00Z" w16du:dateUtc="2026-05-18T18:04:00Z">
        <w:r w:rsidDel="00146C66">
          <w:delText>—</w:delText>
        </w:r>
      </w:del>
      <w:ins w:id="5259" w:author="emmanuel blezes" w:date="2026-05-18T20:04:00Z" w16du:dateUtc="2026-05-18T18:04:00Z">
        <w:r w:rsidR="00146C66">
          <w:t>-</w:t>
        </w:r>
      </w:ins>
      <w:r>
        <w:t xml:space="preserve"> y compris le Chili, par défaut </w:t>
      </w:r>
      <w:del w:id="5260" w:author="emmanuel blezes" w:date="2026-05-18T20:04:00Z" w16du:dateUtc="2026-05-18T18:04:00Z">
        <w:r w:rsidDel="00146C66">
          <w:delText>—</w:delText>
        </w:r>
      </w:del>
      <w:ins w:id="5261" w:author="emmanuel blezes" w:date="2026-05-18T20:04:00Z" w16du:dateUtc="2026-05-18T18:04:00Z">
        <w:r w:rsidR="00146C66">
          <w:t>-</w:t>
        </w:r>
      </w:ins>
      <w:r>
        <w:t>, on tombe sur quatre invariants. Ils ne se discutent pas ; ce sont les conditions sans lesquelles une réforme de capitalisation ne tient pas dans la durée.</w:t>
      </w:r>
    </w:p>
    <w:p w14:paraId="08A3E6CC" w14:textId="77777777" w:rsidR="00B437D0" w:rsidRDefault="00000000">
      <w:pPr>
        <w:pStyle w:val="BodyText"/>
      </w:pPr>
      <w:r>
        <w:rPr>
          <w:b/>
          <w:bCs/>
        </w:rPr>
        <w:t>Premier invariant : la cotisation patronale obligatoire.</w:t>
      </w:r>
      <w:r>
        <w:t xml:space="preserve"> L’Australie l’a au cœur </w:t>
      </w:r>
      <w:del w:id="5262" w:author="emmanuel blezes" w:date="2026-05-18T20:04:00Z" w16du:dateUtc="2026-05-18T18:04:00Z">
        <w:r w:rsidDel="00146C66">
          <w:delText>—</w:delText>
        </w:r>
      </w:del>
      <w:ins w:id="5263" w:author="emmanuel blezes" w:date="2026-05-18T20:04:00Z" w16du:dateUtc="2026-05-18T18:04:00Z">
        <w:r w:rsidR="00146C66">
          <w:t>-</w:t>
        </w:r>
      </w:ins>
      <w:r>
        <w:t xml:space="preserve"> 12 % de cotisation versée par l’employeur. La Suède l’a sous une forme légèrement différente </w:t>
      </w:r>
      <w:del w:id="5264" w:author="emmanuel blezes" w:date="2026-05-18T20:04:00Z" w16du:dateUtc="2026-05-18T18:04:00Z">
        <w:r w:rsidDel="00146C66">
          <w:delText>—</w:delText>
        </w:r>
      </w:del>
      <w:ins w:id="5265" w:author="emmanuel blezes" w:date="2026-05-18T20:04:00Z" w16du:dateUtc="2026-05-18T18:04:00Z">
        <w:r w:rsidR="00146C66">
          <w:t>-</w:t>
        </w:r>
      </w:ins>
      <w:r>
        <w:t xml:space="preserve"> les régimes professionnels paritaires ITP et SAF-LO, à 4-5 % du salaire, négociés par convention collective et obligatoires </w:t>
      </w:r>
      <w:r>
        <w:rPr>
          <w:i/>
          <w:iCs/>
        </w:rPr>
        <w:t>de facto</w:t>
      </w:r>
      <w:r>
        <w:t xml:space="preserve">. Singapour l’a aussi </w:t>
      </w:r>
      <w:del w:id="5266" w:author="emmanuel blezes" w:date="2026-05-18T20:04:00Z" w16du:dateUtc="2026-05-18T18:04:00Z">
        <w:r w:rsidDel="00146C66">
          <w:delText>—</w:delText>
        </w:r>
      </w:del>
      <w:ins w:id="5267" w:author="emmanuel blezes" w:date="2026-05-18T20:04:00Z" w16du:dateUtc="2026-05-18T18:04:00Z">
        <w:r w:rsidR="00146C66">
          <w:t>-</w:t>
        </w:r>
      </w:ins>
      <w:r>
        <w:t xml:space="preserve"> 17 % patronal, 20 % salarié sous les 55 ans. Et le Chili, qui ne l’avait pas, vient de se résoudre à l’introduire à 7 % en dix ans, après quarante-cinq ans de blocage. Quatre pays sur quatre, </w:t>
      </w:r>
      <w:r>
        <w:rPr>
          <w:i/>
          <w:iCs/>
        </w:rPr>
        <w:t>au final</w:t>
      </w:r>
      <w:r>
        <w:t>,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14:paraId="12D9D3D0" w14:textId="77777777" w:rsidR="00B437D0" w:rsidRDefault="00000000">
      <w:pPr>
        <w:pStyle w:val="BodyText"/>
      </w:pPr>
      <w:r>
        <w:rPr>
          <w:b/>
          <w:bCs/>
        </w:rPr>
        <w:t>Deuxième invariant : le plancher universel.</w:t>
      </w:r>
      <w:r>
        <w:t xml:space="preserve"> Suède : </w:t>
      </w:r>
      <w:r>
        <w:rPr>
          <w:i/>
          <w:iCs/>
        </w:rPr>
        <w:t>garantipension</w:t>
      </w:r>
      <w:r>
        <w:t xml:space="preserve">, 1,2 million de bénéficiaires. Australie : </w:t>
      </w:r>
      <w:r>
        <w:rPr>
          <w:i/>
          <w:iCs/>
        </w:rPr>
        <w:t>Age Pension</w:t>
      </w:r>
      <w:r>
        <w:t xml:space="preserve">, qui couvre encore une majorité de retraités au-dessus d’un seuil de moyens. Singapour : </w:t>
      </w:r>
      <w:r>
        <w:rPr>
          <w:i/>
          <w:iCs/>
        </w:rPr>
        <w:t>Silver Support Scheme</w:t>
      </w:r>
      <w:r>
        <w:t xml:space="preserve">, qui assure un revenu minimum aux 20-30 % les plus modestes. Chili : </w:t>
      </w:r>
      <w:r>
        <w:rPr>
          <w:i/>
          <w:iCs/>
        </w:rPr>
        <w:t>Pensión Garantizada Universal</w:t>
      </w:r>
      <w:r>
        <w:t>,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14:paraId="499F92C7" w14:textId="77777777" w:rsidR="00B437D0" w:rsidRDefault="00000000">
      <w:pPr>
        <w:pStyle w:val="BodyText"/>
      </w:pPr>
      <w:r>
        <w:rPr>
          <w:b/>
          <w:bCs/>
        </w:rPr>
        <w:t>Troisième invariant : le fonds par défaut bien conçu.</w:t>
      </w:r>
      <w:r>
        <w:t xml:space="preserve"> AP7 Såfa en Suède, MySuper en Australie, le CPF lui-même à Singapour fonctionnent tous selon le même principe. </w:t>
      </w:r>
      <w:r>
        <w:rPr>
          <w:i/>
          <w:iCs/>
        </w:rPr>
        <w:t>Le cotisant qui ne choisit rien doit se retrouver automatiquement dans un produit honnête, peu coûteux, géré par un acteur public ou para-public, avec une gestion en cycle de vie pour amortir le risque à l’approche de la retraite.</w:t>
      </w:r>
      <w:r>
        <w:t xml:space="preserve"> C’est ce qui désarme l’argument culturel français : </w:t>
      </w:r>
      <w:r>
        <w:rPr>
          <w:i/>
          <w:iCs/>
        </w:rPr>
        <w:t>« les Français ne savent pas investir »</w:t>
      </w:r>
      <w:r>
        <w:t xml:space="preserve">. Personne, dans un système bien conçu, ne </w:t>
      </w:r>
      <w:r>
        <w:rPr>
          <w:i/>
          <w:iCs/>
        </w:rPr>
        <w:t>doit</w:t>
      </w:r>
      <w:r>
        <w:t xml:space="preserve"> savoir investir. C’est le défaut qui fait le travail. AP7 a 40 % des cotisants suédois, MySuper plus de 80 % des Australiens. L’inverse du PER français, ses centaines de supports, ses frais opaques, ses contrats commerciaux distribués comme des Tupperware.</w:t>
      </w:r>
    </w:p>
    <w:p w14:paraId="09CEA953" w14:textId="77777777" w:rsidR="00B437D0" w:rsidRDefault="00000000">
      <w:pPr>
        <w:pStyle w:val="BodyText"/>
      </w:pPr>
      <w:r>
        <w:rPr>
          <w:b/>
          <w:bCs/>
        </w:rPr>
        <w:t>Quatrième invariant : le pacte politique transpartisan.</w:t>
      </w:r>
      <w:r>
        <w:t xml:space="preserve"> Suède 1994 </w:t>
      </w:r>
      <w:del w:id="5268" w:author="emmanuel blezes" w:date="2026-05-18T20:04:00Z" w16du:dateUtc="2026-05-18T18:04:00Z">
        <w:r w:rsidDel="00146C66">
          <w:delText>—</w:delText>
        </w:r>
      </w:del>
      <w:ins w:id="5269" w:author="emmanuel blezes" w:date="2026-05-18T20:04:00Z" w16du:dateUtc="2026-05-18T18:04:00Z">
        <w:r w:rsidR="00146C66">
          <w:t>-</w:t>
        </w:r>
      </w:ins>
      <w:r>
        <w:t xml:space="preserve"> 85 % du Parlement. Australie 1985 </w:t>
      </w:r>
      <w:del w:id="5270" w:author="emmanuel blezes" w:date="2026-05-18T20:04:00Z" w16du:dateUtc="2026-05-18T18:04:00Z">
        <w:r w:rsidDel="00146C66">
          <w:delText>—</w:delText>
        </w:r>
      </w:del>
      <w:ins w:id="5271" w:author="emmanuel blezes" w:date="2026-05-18T20:04:00Z" w16du:dateUtc="2026-05-18T18:04:00Z">
        <w:r w:rsidR="00146C66">
          <w:t>-</w:t>
        </w:r>
      </w:ins>
      <w:r>
        <w:t xml:space="preserve"> accord Hawke-Keating-ACTU, ratifié par tous les gouvernements suivants y compris ceux de la Coalition. Singapour </w:t>
      </w:r>
      <w:del w:id="5272" w:author="emmanuel blezes" w:date="2026-05-18T20:04:00Z" w16du:dateUtc="2026-05-18T18:04:00Z">
        <w:r w:rsidDel="00146C66">
          <w:delText>—</w:delText>
        </w:r>
      </w:del>
      <w:ins w:id="5273" w:author="emmanuel blezes" w:date="2026-05-18T20:04:00Z" w16du:dateUtc="2026-05-18T18:04:00Z">
        <w:r w:rsidR="00146C66">
          <w:t>-</w:t>
        </w:r>
      </w:ins>
      <w:r>
        <w:t xml:space="preserve"> soixante-dix ans de continuité institutionnelle, </w:t>
      </w:r>
      <w:r>
        <w:lastRenderedPageBreak/>
        <w:t xml:space="preserve">le PAP au pouvoir sans discontinuer mais avec une opposition modérée qui n’a jamais remis en cause le CPF. Et </w:t>
      </w:r>
      <w:r>
        <w:rPr>
          <w:i/>
          <w:iCs/>
        </w:rPr>
        <w:t>a contrario</w:t>
      </w:r>
      <w:r>
        <w:t>,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14:paraId="58427E23" w14:textId="77777777" w:rsidR="00B437D0" w:rsidRDefault="00000000">
      <w:pPr>
        <w:pStyle w:val="BodyText"/>
      </w:pPr>
      <w:r>
        <w:t xml:space="preserve">Quatre invariants, donc, et pas un de plus. La France peut imaginer toutes les configurations qu’elle voudra autour de ces quatre repères </w:t>
      </w:r>
      <w:del w:id="5274" w:author="emmanuel blezes" w:date="2026-05-18T20:04:00Z" w16du:dateUtc="2026-05-18T18:04:00Z">
        <w:r w:rsidDel="00146C66">
          <w:delText>—</w:delText>
        </w:r>
      </w:del>
      <w:ins w:id="5275" w:author="emmanuel blezes" w:date="2026-05-18T20:04:00Z" w16du:dateUtc="2026-05-18T18:04:00Z">
        <w:r w:rsidR="00146C66">
          <w:t>-</w:t>
        </w:r>
      </w:ins>
      <w:r>
        <w:t xml:space="preserve">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14:paraId="09EDEC45" w14:textId="77777777" w:rsidR="00B437D0" w:rsidRDefault="00000000">
      <w:pPr>
        <w:pStyle w:val="BodyText"/>
      </w:pPr>
      <w:r>
        <w:t xml:space="preserve">La question qui reste, après ces quatre histoires, est </w:t>
      </w:r>
      <w:r>
        <w:rPr>
          <w:i/>
          <w:iCs/>
        </w:rPr>
        <w:t>qui</w:t>
      </w:r>
      <w:r>
        <w:t xml:space="preserve">. Qui en France peut tenir le rôle d’Ingvar Carlsson et de Carl Bildt </w:t>
      </w:r>
      <w:del w:id="5276" w:author="emmanuel blezes" w:date="2026-05-18T20:04:00Z" w16du:dateUtc="2026-05-18T18:04:00Z">
        <w:r w:rsidDel="00146C66">
          <w:delText>—</w:delText>
        </w:r>
      </w:del>
      <w:ins w:id="5277" w:author="emmanuel blezes" w:date="2026-05-18T20:04:00Z" w16du:dateUtc="2026-05-18T18:04:00Z">
        <w:r w:rsidR="00146C66">
          <w:t>-</w:t>
        </w:r>
      </w:ins>
      <w:r>
        <w:t xml:space="preserve"> un Premier ministre social-démocrate et un chef de l’opposition conservatrice acceptant de négocier ensemble une réforme générationnelle ? Qui peut tenir le rôle de Bill Kelty </w:t>
      </w:r>
      <w:del w:id="5278" w:author="emmanuel blezes" w:date="2026-05-18T20:04:00Z" w16du:dateUtc="2026-05-18T18:04:00Z">
        <w:r w:rsidDel="00146C66">
          <w:delText>—</w:delText>
        </w:r>
      </w:del>
      <w:ins w:id="5279" w:author="emmanuel blezes" w:date="2026-05-18T20:04:00Z" w16du:dateUtc="2026-05-18T18:04:00Z">
        <w:r w:rsidR="00146C66">
          <w:t>-</w:t>
        </w:r>
      </w:ins>
      <w:r>
        <w:t xml:space="preserve"> un dirigeant syndical national assez puissant et assez visionnaire pour échanger de la modération salariale contre du capital différé ? Qui peut tenir le rôle de Lee Kuan Yew et Goh Keng Swee </w:t>
      </w:r>
      <w:del w:id="5280" w:author="emmanuel blezes" w:date="2026-05-18T20:04:00Z" w16du:dateUtc="2026-05-18T18:04:00Z">
        <w:r w:rsidDel="00146C66">
          <w:delText>—</w:delText>
        </w:r>
      </w:del>
      <w:ins w:id="5281" w:author="emmanuel blezes" w:date="2026-05-18T20:04:00Z" w16du:dateUtc="2026-05-18T18:04:00Z">
        <w:r w:rsidR="00146C66">
          <w:t>-</w:t>
        </w:r>
      </w:ins>
      <w:r>
        <w:t xml:space="preserve"> un binôme politico-technique avec assez de durée pour faire mûrir l’instrument sur trente ans ?</w:t>
      </w:r>
    </w:p>
    <w:p w14:paraId="078DC798" w14:textId="77777777" w:rsidR="00ED594C" w:rsidRDefault="00000000">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del w:id="5282" w:author="emmanuel blezes" w:date="2026-05-18T20:04:00Z" w16du:dateUtc="2026-05-18T18:04:00Z">
        <w:r w:rsidDel="00146C66">
          <w:delText>—</w:delText>
        </w:r>
      </w:del>
      <w:ins w:id="5283" w:author="emmanuel blezes" w:date="2026-05-18T20:04:00Z" w16du:dateUtc="2026-05-18T18:04:00Z">
        <w:r w:rsidR="00146C66">
          <w:t>-</w:t>
        </w:r>
      </w:ins>
      <w:r>
        <w:t xml:space="preserve"> </w:t>
      </w:r>
      <w:r>
        <w:rPr>
          <w:i/>
          <w:iCs/>
        </w:rPr>
        <w:t>« le double paiement est insurmontable »</w:t>
      </w:r>
      <w:r>
        <w:t xml:space="preserve"> </w:t>
      </w:r>
      <w:del w:id="5284" w:author="emmanuel blezes" w:date="2026-05-18T20:04:00Z" w16du:dateUtc="2026-05-18T18:04:00Z">
        <w:r w:rsidDel="00146C66">
          <w:delText>—</w:delText>
        </w:r>
      </w:del>
      <w:ins w:id="5285" w:author="emmanuel blezes" w:date="2026-05-18T20:04:00Z" w16du:dateUtc="2026-05-18T18:04:00Z">
        <w:r w:rsidR="00146C66">
          <w:t>-</w:t>
        </w:r>
      </w:ins>
      <w:r>
        <w:t xml:space="preserve"> exige un développement particulier. C’est elle qui empêche, en France, le pacte qui ailleurs a tenu. C’est par elle qu’il faudra commencer.</w:t>
      </w:r>
    </w:p>
    <w:p w14:paraId="652ED25B" w14:textId="77777777" w:rsidR="00B437D0" w:rsidRDefault="00ED594C" w:rsidP="004902D0">
      <w:r>
        <w:br w:type="page"/>
      </w:r>
    </w:p>
    <w:p w14:paraId="5048D97B" w14:textId="77777777" w:rsidR="00693D09" w:rsidRDefault="00000000">
      <w:pPr>
        <w:pStyle w:val="FirstParagraph"/>
      </w:pPr>
      <w:r>
        <w:lastRenderedPageBreak/>
        <w:t>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p w14:paraId="274426C8" w14:textId="77777777" w:rsidR="007E1E8F" w:rsidRDefault="007E1E8F">
      <w:pPr>
        <w:rPr>
          <w:ins w:id="5286" w:author="emmanuel blezes" w:date="2026-05-24T19:55:00Z" w16du:dateUtc="2026-05-24T17:55:00Z"/>
          <w:rFonts w:asciiTheme="majorHAnsi" w:eastAsiaTheme="majorEastAsia" w:hAnsiTheme="majorHAnsi" w:cstheme="majorBidi"/>
          <w:color w:val="0F4761" w:themeColor="accent1" w:themeShade="BF"/>
          <w:sz w:val="40"/>
          <w:szCs w:val="40"/>
        </w:rPr>
      </w:pPr>
      <w:bookmarkStart w:id="5287" w:name="partie-iii"/>
      <w:ins w:id="5288" w:author="emmanuel blezes" w:date="2026-05-24T19:55:00Z" w16du:dateUtc="2026-05-24T17:55:00Z">
        <w:r>
          <w:br w:type="page"/>
        </w:r>
      </w:ins>
    </w:p>
    <w:p w14:paraId="15CC1728" w14:textId="7D016915" w:rsidR="00693D09" w:rsidDel="007E1E8F" w:rsidRDefault="00000000">
      <w:pPr>
        <w:pStyle w:val="Heading1"/>
        <w:rPr>
          <w:del w:id="5289" w:author="emmanuel blezes" w:date="2026-05-24T19:55:00Z" w16du:dateUtc="2026-05-24T17:55:00Z"/>
        </w:rPr>
      </w:pPr>
      <w:del w:id="5290" w:author="emmanuel blezes" w:date="2026-05-28T19:15:00Z" w16du:dateUtc="2026-05-28T17:15:00Z">
        <w:r w:rsidDel="003F3A2A">
          <w:lastRenderedPageBreak/>
          <w:delText>P</w:delText>
        </w:r>
      </w:del>
      <w:del w:id="5291" w:author="emmanuel blezes" w:date="2026-05-24T19:59:00Z" w16du:dateUtc="2026-05-24T17:59:00Z">
        <w:r w:rsidDel="00554EFB">
          <w:delText>ARTIE</w:delText>
        </w:r>
      </w:del>
      <w:del w:id="5292" w:author="emmanuel blezes" w:date="2026-05-24T20:04:00Z" w16du:dateUtc="2026-05-24T18:04:00Z">
        <w:r w:rsidDel="005F5F8B">
          <w:delText xml:space="preserve"> </w:delText>
        </w:r>
      </w:del>
      <w:del w:id="5293" w:author="emmanuel blezes" w:date="2026-05-24T19:55:00Z" w16du:dateUtc="2026-05-24T17:55:00Z">
        <w:r w:rsidDel="007E1E8F">
          <w:delText>III</w:delText>
        </w:r>
      </w:del>
    </w:p>
    <w:p w14:paraId="51A11A58" w14:textId="49F2F98D" w:rsidR="00693D09" w:rsidRDefault="00000000">
      <w:pPr>
        <w:pStyle w:val="Heading1"/>
      </w:pPr>
      <w:bookmarkStart w:id="5294" w:name="refonder"/>
      <w:bookmarkEnd w:id="5287"/>
      <w:del w:id="5295" w:author="emmanuel blezes" w:date="2026-05-24T19:55:00Z" w16du:dateUtc="2026-05-24T17:55:00Z">
        <w:r w:rsidDel="007E1E8F">
          <w:delText>Refonder</w:delText>
        </w:r>
      </w:del>
      <w:bookmarkStart w:id="5296" w:name="_Toc230888263"/>
      <w:ins w:id="5297" w:author="emmanuel blezes" w:date="2026-05-28T19:15:00Z" w16du:dateUtc="2026-05-28T17:15:00Z">
        <w:r w:rsidR="003F3A2A">
          <w:t>Partie 5 - Vers la capitalisation</w:t>
        </w:r>
      </w:ins>
      <w:ins w:id="5298" w:author="emmanuel blezes" w:date="2026-05-24T19:55:00Z" w16du:dateUtc="2026-05-24T17:55:00Z">
        <w:r w:rsidR="007E1E8F">
          <w:t> : la réforme qui n’a jamais été faite</w:t>
        </w:r>
      </w:ins>
      <w:bookmarkEnd w:id="5296"/>
    </w:p>
    <w:p w14:paraId="2C7C8061" w14:textId="77777777" w:rsidR="00693D09" w:rsidRDefault="00000000">
      <w:pPr>
        <w:pStyle w:val="FirstParagraph"/>
      </w:pPr>
      <w:r>
        <w:t>Cesser de raconter pourquoi c’est impossible. Regarder ce que d’autres ont fait. Tracer la route, sur vingt-cinq ans, qui mène d’ici à un système robuste. Cette partie y répond, sans détours : les modèles utiles, ceux à éviter, et la trajectoire opérationnelle pour la France.</w:t>
      </w:r>
    </w:p>
    <w:p w14:paraId="3F55DDFC" w14:textId="7E11E9CD" w:rsidR="00B437D0" w:rsidRDefault="00E63481">
      <w:pPr>
        <w:pStyle w:val="Heading2"/>
        <w:numPr>
          <w:ilvl w:val="0"/>
          <w:numId w:val="11"/>
        </w:numPr>
        <w:pPrChange w:id="5299" w:author="emmanuel blezes" w:date="2026-05-24T19:55:00Z" w16du:dateUtc="2026-05-24T17:55:00Z">
          <w:pPr>
            <w:pStyle w:val="Heading1"/>
            <w:numPr>
              <w:numId w:val="3"/>
            </w:numPr>
            <w:ind w:left="720" w:hanging="360"/>
          </w:pPr>
        </w:pPrChange>
      </w:pPr>
      <w:bookmarkStart w:id="5300" w:name="vingt-cinq-ans-pour-basculer"/>
      <w:bookmarkStart w:id="5301" w:name="_Toc230888264"/>
      <w:bookmarkEnd w:id="4569"/>
      <w:bookmarkEnd w:id="5251"/>
      <w:bookmarkEnd w:id="5294"/>
      <w:ins w:id="5302" w:author="emmanuel blezes" w:date="2026-05-24T19:57:00Z" w16du:dateUtc="2026-05-24T17:57:00Z">
        <w:r>
          <w:t>Les enjeux à lever</w:t>
        </w:r>
      </w:ins>
      <w:bookmarkEnd w:id="5301"/>
      <w:del w:id="5303" w:author="emmanuel blezes" w:date="2026-05-24T19:57:00Z" w16du:dateUtc="2026-05-24T17:57:00Z">
        <w:r w:rsidDel="00E63481">
          <w:delText>Vingt-cinq ans pour basculer</w:delText>
        </w:r>
      </w:del>
    </w:p>
    <w:p w14:paraId="5C31D0BB" w14:textId="77777777" w:rsidR="00B437D0" w:rsidRDefault="00000000">
      <w:pPr>
        <w:pStyle w:val="FirstParagraph"/>
      </w:pPr>
      <w:r>
        <w:t>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14:paraId="7E217B02" w14:textId="77777777" w:rsidR="00B437D0" w:rsidRDefault="00000000">
      <w:pPr>
        <w:pStyle w:val="BodyText"/>
      </w:pPr>
      <w:r>
        <w:t>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14:paraId="6578FD33" w14:textId="77777777" w:rsidR="00B437D0" w:rsidDel="00E63481" w:rsidRDefault="00000000">
      <w:pPr>
        <w:pStyle w:val="BodyText"/>
        <w:rPr>
          <w:del w:id="5304" w:author="emmanuel blezes" w:date="2026-05-24T19:56:00Z" w16du:dateUtc="2026-05-24T17:56:00Z"/>
        </w:rPr>
      </w:pPr>
      <w:r>
        <w:t>Le chapitre répond donc à une triple question. Quels sont les enjeux structurels à arbitrer ? Quelle méthode politique pour les arbitrer ? Quel calendrier opérationnel sur vingt-cinq ans ? Trois questions, trois sections. Les enjeux. La méthode. L’agenda.</w:t>
      </w:r>
    </w:p>
    <w:p w14:paraId="6D9688EF" w14:textId="79513809" w:rsidR="00B437D0" w:rsidRDefault="002C7085">
      <w:pPr>
        <w:pStyle w:val="BodyText"/>
        <w:pPrChange w:id="5305" w:author="emmanuel blezes" w:date="2026-05-24T19:56:00Z" w16du:dateUtc="2026-05-24T17:56:00Z">
          <w:pPr/>
        </w:pPrChange>
      </w:pPr>
      <w:del w:id="5306" w:author="emmanuel blezes" w:date="2026-05-24T19:56:00Z" w16du:dateUtc="2026-05-24T17:56:00Z">
        <w:r>
          <w:rPr>
            <w:noProof/>
          </w:rPr>
          <w:pict w14:anchorId="56A2CBAA">
            <v:rect id="_x0000_i1030" alt="" style="width:451.3pt;height:.05pt;mso-width-percent:0;mso-height-percent:0;mso-width-percent:0;mso-height-percent:0" o:hralign="center" o:hrstd="t" o:hr="t"/>
          </w:pict>
        </w:r>
      </w:del>
    </w:p>
    <w:p w14:paraId="431018E2" w14:textId="00E0C23B" w:rsidR="00B437D0" w:rsidDel="00E63481" w:rsidRDefault="00000000">
      <w:pPr>
        <w:pStyle w:val="Heading2"/>
        <w:rPr>
          <w:del w:id="5307" w:author="emmanuel blezes" w:date="2026-05-24T19:56:00Z" w16du:dateUtc="2026-05-24T17:56:00Z"/>
        </w:rPr>
      </w:pPr>
      <w:bookmarkStart w:id="5308" w:name="section-a-les-grands-enjeux-structurels"/>
      <w:del w:id="5309" w:author="emmanuel blezes" w:date="2026-05-24T19:56:00Z" w16du:dateUtc="2026-05-24T17:56:00Z">
        <w:r w:rsidDel="00E63481">
          <w:delText xml:space="preserve">Section A </w:delText>
        </w:r>
      </w:del>
      <w:del w:id="5310" w:author="emmanuel blezes" w:date="2026-05-18T20:04:00Z" w16du:dateUtc="2026-05-18T18:04:00Z">
        <w:r w:rsidDel="00146C66">
          <w:delText>—</w:delText>
        </w:r>
      </w:del>
      <w:del w:id="5311" w:author="emmanuel blezes" w:date="2026-05-24T19:56:00Z" w16du:dateUtc="2026-05-24T17:56:00Z">
        <w:r w:rsidDel="00E63481">
          <w:delText xml:space="preserve"> Les grands enjeux structurels</w:delText>
        </w:r>
      </w:del>
    </w:p>
    <w:p w14:paraId="5B976AB2" w14:textId="77777777" w:rsidR="00B437D0" w:rsidRDefault="00000000">
      <w:pPr>
        <w:pStyle w:val="Subtitle"/>
        <w:pPrChange w:id="5312" w:author="emmanuel blezes" w:date="2026-05-24T19:56:00Z" w16du:dateUtc="2026-05-24T17:56:00Z">
          <w:pPr>
            <w:pStyle w:val="Heading3"/>
          </w:pPr>
        </w:pPrChange>
      </w:pPr>
      <w:bookmarkStart w:id="5313" w:name="lenjeu-de-la-temporalité"/>
      <w:r>
        <w:t>5.1 L’enjeu de la temporalité</w:t>
      </w:r>
    </w:p>
    <w:p w14:paraId="5AE50B46" w14:textId="77777777" w:rsidR="00B437D0" w:rsidRDefault="00000000">
      <w:pPr>
        <w:pStyle w:val="FirstParagraph"/>
      </w:pPr>
      <w:r>
        <w:t>La première équation n’est pas financière. Elle est temporelle.</w:t>
      </w:r>
    </w:p>
    <w:p w14:paraId="1FEE69C1" w14:textId="77777777" w:rsidR="00B437D0" w:rsidRDefault="00000000">
      <w:pPr>
        <w:pStyle w:val="BodyText"/>
      </w:pPr>
      <w:r>
        <w:t xml:space="preserve">Le débat français oscille depuis trente ans entre deux mirages. </w:t>
      </w:r>
      <w:r>
        <w:rPr>
          <w:i/>
          <w:iCs/>
        </w:rPr>
        <w:t>« Tout, tout de suite »</w:t>
      </w:r>
      <w:r>
        <w:t xml:space="preserve"> </w:t>
      </w:r>
      <w:del w:id="5314" w:author="emmanuel blezes" w:date="2026-05-18T20:04:00Z" w16du:dateUtc="2026-05-18T18:04:00Z">
        <w:r w:rsidDel="00146C66">
          <w:delText>—</w:delText>
        </w:r>
      </w:del>
      <w:ins w:id="5315" w:author="emmanuel blezes" w:date="2026-05-18T20:04:00Z" w16du:dateUtc="2026-05-18T18:04:00Z">
        <w:r w:rsidR="00146C66">
          <w:t>-</w:t>
        </w:r>
      </w:ins>
      <w:r>
        <w:t xml:space="preserve"> la version idéaliste, qui imagine qu’une réforme structurelle peut entrer en vigueur à cent pour cent dans un mandat présidentiel. </w:t>
      </w:r>
      <w:r>
        <w:rPr>
          <w:i/>
          <w:iCs/>
        </w:rPr>
        <w:t>« Ce sera trop long, donc inutile »</w:t>
      </w:r>
      <w:r>
        <w:t xml:space="preserve"> </w:t>
      </w:r>
      <w:del w:id="5316" w:author="emmanuel blezes" w:date="2026-05-18T20:04:00Z" w16du:dateUtc="2026-05-18T18:04:00Z">
        <w:r w:rsidDel="00146C66">
          <w:delText>—</w:delText>
        </w:r>
      </w:del>
      <w:ins w:id="5317" w:author="emmanuel blezes" w:date="2026-05-18T20:04:00Z" w16du:dateUtc="2026-05-18T18:04:00Z">
        <w:r w:rsidR="00146C66">
          <w:t>-</w:t>
        </w:r>
      </w:ins>
      <w:r>
        <w:t xml:space="preserve"> la version résignée, qui justifie l’inaction par la durée. Les cas étrangers tranchent net. Suède : trois ans de négociation, cinq ans de loi, seize ans de cohortes. Royaume-Uni : six ans de Pensions Commission, sept ans de </w:t>
      </w:r>
      <w:r>
        <w:rPr>
          <w:i/>
          <w:iCs/>
        </w:rPr>
        <w:t>staging</w:t>
      </w:r>
      <w:r>
        <w:t>. Canada : un an d’accord fédéral-provinces, cinq ans de hausse paramétrique. Australie : sept ans entre l’Accord Hawke-Kelty et le vote, trente-trois ans pour atteindre les 12 %</w:t>
      </w:r>
      <w:r>
        <w:rPr>
          <w:rStyle w:val="FootnoteReference"/>
        </w:rPr>
        <w:footnoteReference w:id="288"/>
      </w:r>
      <w:r>
        <w:t>. Aucun pays comparable n’a fait moins de cinq ans sur la séquence accord-loi-déploiement. Aucun n’a fait moins de vingt-cinq ans sur la séquence loi-maturité.</w:t>
      </w:r>
    </w:p>
    <w:p w14:paraId="185BC51E" w14:textId="77777777" w:rsidR="00B437D0" w:rsidRDefault="00000000">
      <w:pPr>
        <w:pStyle w:val="BodyText"/>
      </w:pPr>
      <w:r>
        <w:lastRenderedPageBreak/>
        <w:t>La démographie française interdit le luxe d’attendre. Indicateur conjoncturel de fécondité 2025 : 1,56 enfant par femme, plus bas depuis 1915 hors guerres</w:t>
      </w:r>
      <w:r>
        <w:rPr>
          <w:rStyle w:val="FootnoteReference"/>
        </w:rPr>
        <w:footnoteReference w:id="289"/>
      </w:r>
      <w:r>
        <w:t>. Ratio cotisants-retraités projeté par le COR : 1,79 aujourd’hui, 1,41 en 2070</w:t>
      </w:r>
      <w:r>
        <w:rPr>
          <w:rStyle w:val="FootnoteReference"/>
        </w:rPr>
        <w:footnoteReference w:id="290"/>
      </w:r>
      <w:r>
        <w:t>. Si nous voulons que les 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14:paraId="13A5C5A0" w14:textId="77777777" w:rsidR="00B437D0" w:rsidRDefault="00000000">
      <w:pPr>
        <w:pStyle w:val="BodyText"/>
      </w:pPr>
      <w:r>
        <w:t xml:space="preserve">Une dernière leçon, et pas la moindre. Dans tous les cas étrangers qui ont </w:t>
      </w:r>
      <w:r>
        <w:rPr>
          <w:b/>
          <w:bCs/>
        </w:rPr>
        <w:t>tenu</w:t>
      </w:r>
      <w:r>
        <w:t xml:space="preserve">, les hausses futures de cotisation sont </w:t>
      </w:r>
      <w:r>
        <w:rPr>
          <w:b/>
          <w:bCs/>
        </w:rPr>
        <w:t>inscrites dans la loi</w:t>
      </w:r>
      <w:r>
        <w:t xml:space="preserve">, pas dans une feuille de route. L’Australie en a fait l’amère expérience : Howard a gelé le </w:t>
      </w:r>
      <w:r>
        <w:rPr>
          <w:i/>
          <w:iCs/>
        </w:rPr>
        <w:t>Superannuation Guarantee</w:t>
      </w:r>
      <w:r>
        <w:t xml:space="preserve"> à 9 % en 2002, Abbott l’a regelé en 2014</w:t>
      </w:r>
      <w:r>
        <w:rPr>
          <w:rStyle w:val="FootnoteReference"/>
        </w:rPr>
        <w:footnoteReference w:id="291"/>
      </w:r>
      <w:r>
        <w:t>.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14:paraId="599B47AA" w14:textId="77777777" w:rsidR="00B437D0" w:rsidRDefault="00000000">
      <w:pPr>
        <w:pStyle w:val="Subtitle"/>
        <w:pPrChange w:id="5351" w:author="emmanuel blezes" w:date="2026-05-24T19:56:00Z" w16du:dateUtc="2026-05-24T17:56:00Z">
          <w:pPr>
            <w:pStyle w:val="Heading3"/>
          </w:pPr>
        </w:pPrChange>
      </w:pPr>
      <w:bookmarkStart w:id="5352" w:name="lenjeu-du-double-paiement"/>
      <w:bookmarkEnd w:id="5313"/>
      <w:r>
        <w:t>5.2 L’enjeu du double paiement</w:t>
      </w:r>
    </w:p>
    <w:p w14:paraId="35193BF8" w14:textId="77777777" w:rsidR="00B437D0" w:rsidRDefault="00000000">
      <w:pPr>
        <w:pStyle w:val="FirstParagraph"/>
      </w:pPr>
      <w:r>
        <w:t xml:space="preserve">C’est ici que le débat français déraille depuis trente ans. Le </w:t>
      </w:r>
      <w:r>
        <w:rPr>
          <w:i/>
          <w:iCs/>
        </w:rPr>
        <w:t>double paiement</w:t>
      </w:r>
      <w:r>
        <w:t>, présenté comme un mur, est en réalité une équation à plusieurs inconnues. Aucun pays comparable ne l’a résolue par l’impôt général.</w:t>
      </w:r>
    </w:p>
    <w:p w14:paraId="241E728F" w14:textId="77777777" w:rsidR="00B437D0" w:rsidRDefault="00000000">
      <w:pPr>
        <w:pStyle w:val="BodyText"/>
      </w:pPr>
      <w:r>
        <w:t xml:space="preserve">L’équation, d’abord. Dans toute transition de la répartition pure vers un système mixte, les actifs financent simultanément deux choses. Les retraités d’aujourd’hui, via les cotisations existantes </w:t>
      </w:r>
      <w:del w:id="5353" w:author="emmanuel blezes" w:date="2026-05-18T20:04:00Z" w16du:dateUtc="2026-05-18T18:04:00Z">
        <w:r w:rsidDel="00146C66">
          <w:delText>—</w:delText>
        </w:r>
      </w:del>
      <w:ins w:id="5354" w:author="emmanuel blezes" w:date="2026-05-18T20:04:00Z" w16du:dateUtc="2026-05-18T18:04:00Z">
        <w:r w:rsidR="00146C66">
          <w:t>-</w:t>
        </w:r>
      </w:ins>
      <w:r>
        <w:t xml:space="preserve">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 </w:t>
      </w:r>
      <w:r>
        <w:rPr>
          <w:b/>
          <w:bCs/>
        </w:rPr>
        <w:t>qui</w:t>
      </w:r>
      <w:r>
        <w:t xml:space="preserve"> l’absorbe.</w:t>
      </w:r>
    </w:p>
    <w:p w14:paraId="3F1DAD25" w14:textId="77777777" w:rsidR="00B437D0" w:rsidRDefault="00000000">
      <w:pPr>
        <w:pStyle w:val="BodyText"/>
      </w:pPr>
      <w:r>
        <w:t>Six leviers documentés, chiffrés, mobilisables. Le FRR d’abord, 20,4 Md€ d’encours fin 2024, mobilisables en dotation initiale unique</w:t>
      </w:r>
      <w:r>
        <w:rPr>
          <w:rStyle w:val="FootnoteReference"/>
        </w:rPr>
        <w:footnoteReference w:id="292"/>
      </w:r>
      <w:r>
        <w:t>. Les eurobonds retraite, à hauteur de 50 Md€ d’amorçage, soit ~2 Md€/an d’intérêts pour 1,7 point de dette publique brute</w:t>
      </w:r>
      <w:r>
        <w:rPr>
          <w:rStyle w:val="FootnoteReference"/>
        </w:rPr>
        <w:footnoteReference w:id="293"/>
      </w:r>
      <w:r>
        <w:t xml:space="preserve">. La CSG, dont chaque point représente 16-17 Md€/an de flux pérenne, en conflit politique </w:t>
      </w:r>
      <w:r>
        <w:lastRenderedPageBreak/>
        <w:t>avec le financement de la santé</w:t>
      </w:r>
      <w:r>
        <w:rPr>
          <w:rStyle w:val="FootnoteReference"/>
        </w:rPr>
        <w:footnoteReference w:id="294"/>
      </w:r>
      <w:r>
        <w:t>. Le redéploiement progressif d’un point d’AGIRC-ARRCO (8-10 Md€/an), à condition d’un accord paritaire. La sous-indexation des pensions de 1 point sous l’inflation (~1,4 Md€/an d’économie). Et surtout la cotisation patronale nouvelle, qui rapporte ~11 Md€/an par point, soit ~22 Md€/an à 2 points sur la masse salariale française</w:t>
      </w:r>
      <w:r>
        <w:rPr>
          <w:rStyle w:val="FootnoteReference"/>
        </w:rPr>
        <w:footnoteReference w:id="295"/>
      </w:r>
      <w:r>
        <w:t>.</w:t>
      </w:r>
    </w:p>
    <w:p w14:paraId="70882C12" w14:textId="77777777" w:rsidR="00B437D0" w:rsidRDefault="00000000">
      <w:pPr>
        <w:pStyle w:val="BodyText"/>
      </w:pPr>
      <w:r>
        <w:t xml:space="preserve">L’épaisseur du trou à combler éclaire l’arbitrage. Le COR projette un déficit annuel du système de retraites de -5 Md€ en 2025, -6,6 Md€ en 2030, </w:t>
      </w:r>
      <w:r>
        <w:rPr>
          <w:b/>
          <w:bCs/>
        </w:rPr>
        <w:t>-45 Md€ en 2070</w:t>
      </w:r>
      <w:r>
        <w:rPr>
          <w:rStyle w:val="FootnoteReference"/>
        </w:rPr>
        <w:footnoteReference w:id="296"/>
      </w:r>
      <w:r>
        <w:t xml:space="preserve">. Au-dessus, le passif implicite mesuré par la Commission européenne : </w:t>
      </w:r>
      <w:r>
        <w:rPr>
          <w:b/>
          <w:bCs/>
        </w:rPr>
        <w:t>~417 % du PIB</w:t>
      </w:r>
      <w:r>
        <w:t>, les promesses déjà actualisées</w:t>
      </w:r>
      <w:r>
        <w:rPr>
          <w:rStyle w:val="FootnoteReference"/>
        </w:rPr>
        <w:footnoteReference w:id="297"/>
      </w:r>
      <w:r>
        <w:t xml:space="preserve">. Ce chiffre ne signifie pas qu’il faille payer 417 % du PIB demain. Il signifie que la France a déjà </w:t>
      </w:r>
      <w:r>
        <w:rPr>
          <w:i/>
          <w:iCs/>
        </w:rPr>
        <w:t>promis</w:t>
      </w:r>
      <w:r>
        <w:t xml:space="preserve"> l’équivalent. La capitalisation ne résorbe pas ce passif. Elle évite seulement de le creuser pour les générations à venir.</w:t>
      </w:r>
    </w:p>
    <w:p w14:paraId="330FA141" w14:textId="77777777" w:rsidR="00B437D0" w:rsidRDefault="00000000">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w:t>
      </w:r>
      <w:del w:id="5390" w:author="emmanuel blezes" w:date="2026-05-18T20:04:00Z" w16du:dateUtc="2026-05-18T18:04:00Z">
        <w:r w:rsidDel="00146C66">
          <w:delText>—</w:delText>
        </w:r>
      </w:del>
      <w:ins w:id="5391" w:author="emmanuel blezes" w:date="2026-05-18T20:04:00Z" w16du:dateUtc="2026-05-18T18:04:00Z">
        <w:r w:rsidR="00146C66">
          <w:t>-</w:t>
        </w:r>
      </w:ins>
      <w:r>
        <w:t xml:space="preserve"> aucun, j’insiste, n’a poussé un levier à son maximum.</w:t>
      </w:r>
    </w:p>
    <w:p w14:paraId="79AA180C" w14:textId="77777777" w:rsidR="00B437D0" w:rsidRDefault="00000000">
      <w:pPr>
        <w:pStyle w:val="Subtitle"/>
        <w:pPrChange w:id="5392" w:author="emmanuel blezes" w:date="2026-05-24T19:56:00Z" w16du:dateUtc="2026-05-24T17:56:00Z">
          <w:pPr>
            <w:pStyle w:val="Heading3"/>
          </w:pPr>
        </w:pPrChange>
      </w:pPr>
      <w:bookmarkStart w:id="5393" w:name="lenjeu-de-la-segmentation"/>
      <w:bookmarkEnd w:id="5352"/>
      <w:r>
        <w:t>5.3 L’enjeu de la segmentation</w:t>
      </w:r>
    </w:p>
    <w:p w14:paraId="0D69719C" w14:textId="77777777" w:rsidR="00B437D0" w:rsidRDefault="00000000">
      <w:pPr>
        <w:pStyle w:val="FirstParagraph"/>
      </w:pPr>
      <w:r>
        <w:t xml:space="preserve">Tous les actifs en même temps ? Ou par étapes ? Personne, à l’étranger, n’a fait </w:t>
      </w:r>
      <w:r>
        <w:rPr>
          <w:i/>
          <w:iCs/>
        </w:rPr>
        <w:t>« tous en même temps »</w:t>
      </w:r>
      <w:r>
        <w:t>. C’est techniquement impossible et politiquement explosif. Tout le monde a segmenté.</w:t>
      </w:r>
    </w:p>
    <w:p w14:paraId="21381AB5" w14:textId="77777777" w:rsidR="00B437D0" w:rsidRDefault="00000000">
      <w:pPr>
        <w:pStyle w:val="BodyText"/>
      </w:pPr>
      <w:r>
        <w:t xml:space="preserve">Trois pistes structurent le terrain. La </w:t>
      </w:r>
      <w:r>
        <w:rPr>
          <w:b/>
          <w:bCs/>
        </w:rPr>
        <w:t>cohorte d’âge</w:t>
      </w:r>
      <w:r>
        <w:t>, modèle suédois 1938-1954 et polonais post-1969. C’est le levier le plus puissant techniquement, parce que les jeunes générations captent intégralement le rendement composé sur quarante ans</w:t>
      </w:r>
      <w:r>
        <w:rPr>
          <w:rStyle w:val="FootnoteReference"/>
        </w:rPr>
        <w:footnoteReference w:id="298"/>
      </w:r>
      <w:r>
        <w:t xml:space="preserve">. C’est aussi le plus exposé au contentieux : l’article 14 de la Convention européenne admet les différences par âge si elles sont objectivement justifiées (jurisprudence </w:t>
      </w:r>
      <w:r>
        <w:rPr>
          <w:i/>
          <w:iCs/>
        </w:rPr>
        <w:t>Stec</w:t>
      </w:r>
      <w:r>
        <w:t xml:space="preserve"> 2006), mais une rupture binaire entre les nés ≥ 2000 (capitalisation totale) et les nés ≤ 1979 (répartition </w:t>
      </w:r>
      <w:r>
        <w:lastRenderedPageBreak/>
        <w:t>totale) heurterait frontalement. Mitigation : transition progressive avec paliers annuels, et minimum garanti pour les cohortes intermédiaires.</w:t>
      </w:r>
    </w:p>
    <w:p w14:paraId="00654B9A" w14:textId="77777777" w:rsidR="00B437D0" w:rsidRDefault="00000000">
      <w:pPr>
        <w:pStyle w:val="BodyText"/>
      </w:pPr>
      <w:r>
        <w:t xml:space="preserve">La </w:t>
      </w:r>
      <w:r>
        <w:rPr>
          <w:b/>
          <w:bCs/>
        </w:rPr>
        <w:t>taille d’entreprise</w:t>
      </w:r>
      <w:r>
        <w:t xml:space="preserve">, ensuite, modèle UK </w:t>
      </w:r>
      <w:r>
        <w:rPr>
          <w:i/>
          <w:iCs/>
        </w:rPr>
        <w:t>staging</w:t>
      </w:r>
      <w:r>
        <w:t xml:space="preserve"> 2012-2018. Six ans pour déployer un auto-enrolment universel, en commençant par les très grandes entreprises (octobre 2012, plus de 50 000 salariés) et en finissant par les TPE (avril 2018). Au 6 avril 2019, taux de cotisation à 8 % et couverture estimée à 80 % des éligibles</w:t>
      </w:r>
      <w:r>
        <w:rPr>
          <w:rStyle w:val="FootnoteReference"/>
        </w:rPr>
        <w:footnoteReference w:id="299"/>
      </w:r>
      <w:r>
        <w:t>. Le tier juridique français est faible : la jurisprudence sur les seuils d’entreprise est large. C’est la voie la plus pragmatique pour ouvrir un terrain, et c’est celle que retient l’agenda en Section C.</w:t>
      </w:r>
    </w:p>
    <w:p w14:paraId="49120F1D" w14:textId="77777777" w:rsidR="00B437D0" w:rsidRDefault="00000000">
      <w:pPr>
        <w:pStyle w:val="BodyText"/>
      </w:pPr>
      <w:r>
        <w:t>L’</w:t>
      </w:r>
      <w:r>
        <w:rPr>
          <w:b/>
          <w:bCs/>
        </w:rPr>
        <w:t>opt-in volontaire</w:t>
      </w:r>
      <w:r>
        <w:t xml:space="preserve"> seul, enfin, mérite une mise en garde. C’est juridiquement parfait </w:t>
      </w:r>
      <w:del w:id="5407" w:author="emmanuel blezes" w:date="2026-05-18T20:04:00Z" w16du:dateUtc="2026-05-18T18:04:00Z">
        <w:r w:rsidDel="00146C66">
          <w:delText>—</w:delText>
        </w:r>
      </w:del>
      <w:ins w:id="5408" w:author="emmanuel blezes" w:date="2026-05-18T20:04:00Z" w16du:dateUtc="2026-05-18T18:04:00Z">
        <w:r w:rsidR="00146C66">
          <w:t>-</w:t>
        </w:r>
      </w:ins>
      <w:r>
        <w:t xml:space="preserve"> zéro contrainte, donc zéro contentieux. C’est aussi le plus visiblement échoué. Le Riester allemand plafonne à ~9,7 millions d’actifs en 2024 pour un potentiel de 35 millions</w:t>
      </w:r>
      <w:r>
        <w:rPr>
          <w:rStyle w:val="FootnoteReference"/>
        </w:rPr>
        <w:footnoteReference w:id="300"/>
      </w:r>
      <w:r>
        <w:t>. Le PER français affiche 11 millions de contrats, mais l’encours moyen est de ~3 400 € : il sert d’optimisation fiscale aux CSP+, pas de système retraite collectif</w:t>
      </w:r>
      <w:r>
        <w:rPr>
          <w:rStyle w:val="FootnoteReference"/>
        </w:rPr>
        <w:footnoteReference w:id="301"/>
      </w:r>
      <w:r>
        <w:t>. Sans obligation ou auto-enrolment, le volontariat ne touche que les déjà-épargnants.</w:t>
      </w:r>
    </w:p>
    <w:p w14:paraId="54DA9FE8" w14:textId="77777777" w:rsidR="00B437D0" w:rsidRDefault="00000000">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w:t>
      </w:r>
      <w:del w:id="5426" w:author="emmanuel blezes" w:date="2026-05-18T20:04:00Z" w16du:dateUtc="2026-05-18T18:04:00Z">
        <w:r w:rsidDel="00146C66">
          <w:delText>—</w:delText>
        </w:r>
      </w:del>
      <w:ins w:id="5427" w:author="emmanuel blezes" w:date="2026-05-18T20:04:00Z" w16du:dateUtc="2026-05-18T18:04:00Z">
        <w:r w:rsidR="00146C66">
          <w:t>-</w:t>
        </w:r>
      </w:ins>
      <w:r>
        <w:t xml:space="preserve"> la cohorte radicale ne l’est pas.</w:t>
      </w:r>
    </w:p>
    <w:p w14:paraId="62355D5F" w14:textId="77777777" w:rsidR="00B437D0" w:rsidRDefault="00000000">
      <w:pPr>
        <w:pStyle w:val="Subtitle"/>
        <w:pPrChange w:id="5428" w:author="emmanuel blezes" w:date="2026-05-24T19:56:00Z" w16du:dateUtc="2026-05-24T17:56:00Z">
          <w:pPr>
            <w:pStyle w:val="Heading3"/>
          </w:pPr>
        </w:pPrChange>
      </w:pPr>
      <w:bookmarkStart w:id="5429" w:name="lenjeu-de-lacceptabilité-sociale"/>
      <w:bookmarkEnd w:id="5393"/>
      <w:r>
        <w:t>5.4 L’enjeu de l’acceptabilité sociale</w:t>
      </w:r>
    </w:p>
    <w:p w14:paraId="344BFA67" w14:textId="77777777" w:rsidR="00B437D0" w:rsidRDefault="00000000">
      <w:pPr>
        <w:pStyle w:val="FirstParagraph"/>
      </w:pPr>
      <w:r>
        <w:t>Le rapport de force de 2026 n’est plus celui de 1997, ni celui de 2010. L’opinion a basculé.</w:t>
      </w:r>
    </w:p>
    <w:p w14:paraId="61D202AE" w14:textId="77777777" w:rsidR="00B437D0" w:rsidRDefault="00000000">
      <w:pPr>
        <w:pStyle w:val="BodyText"/>
      </w:pPr>
      <w:r>
        <w:t xml:space="preserve">Le sondage </w:t>
      </w:r>
      <w:r>
        <w:rPr>
          <w:b/>
          <w:bCs/>
        </w:rPr>
        <w:t>Odoxa-Groupama de novembre 2025</w:t>
      </w:r>
      <w:r>
        <w:t xml:space="preserve"> mesure que </w:t>
      </w:r>
      <w:r>
        <w:rPr>
          <w:b/>
          <w:bCs/>
        </w:rPr>
        <w:t>57 % des Français se déclarent favorables à un système mixte</w:t>
      </w:r>
      <w:r>
        <w:t xml:space="preserve"> 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302"/>
      </w:r>
      <w:r>
        <w:t xml:space="preserve">. Ce sont des chiffres qu’on n’a jamais vus depuis qu’on les mesure. Le baromètre AMF d’octobre 2024, sur 2 </w:t>
      </w:r>
      <w:r>
        <w:lastRenderedPageBreak/>
        <w:t>044 répondants, confirme : 58 % des Français inquiets pour leur retraite, 66 % chez les non-retraités</w:t>
      </w:r>
      <w:r>
        <w:rPr>
          <w:rStyle w:val="FootnoteReference"/>
        </w:rPr>
        <w:footnoteReference w:id="303"/>
      </w:r>
      <w:r>
        <w:t>.</w:t>
      </w:r>
    </w:p>
    <w:p w14:paraId="50BDAF11" w14:textId="77777777" w:rsidR="00B437D0" w:rsidRDefault="00000000">
      <w:pPr>
        <w:pStyle w:val="BodyText"/>
      </w:pPr>
      <w:r>
        <w:t xml:space="preserve">Le rapport de force syndical est plus contrasté. La CGT, FO et l’UNSA refusent par principe. La CFDT s’ouvre prudemment, sous condition d’équité et de généralisation </w:t>
      </w:r>
      <w:del w:id="5442" w:author="emmanuel blezes" w:date="2026-05-18T20:04:00Z" w16du:dateUtc="2026-05-18T18:04:00Z">
        <w:r w:rsidDel="00146C66">
          <w:delText>—</w:delText>
        </w:r>
      </w:del>
      <w:ins w:id="5443" w:author="emmanuel blezes" w:date="2026-05-18T20:04:00Z" w16du:dateUtc="2026-05-18T18:04:00Z">
        <w:r w:rsidR="00146C66">
          <w:t>-</w:t>
        </w:r>
      </w:ins>
      <w:r>
        <w:t xml:space="preserve"> c’est la position publique de Marylise Léon. La CFE-CGC, sous la présidence de Christelle Thieffine, est favorable explicite, conditionnée à la préservation du socle répartition</w:t>
      </w:r>
      <w:r>
        <w:rPr>
          <w:rStyle w:val="FootnoteReference"/>
        </w:rPr>
        <w:footnoteReference w:id="304"/>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 </w:t>
      </w:r>
      <w:r>
        <w:rPr>
          <w:i/>
          <w:iCs/>
        </w:rPr>
        <w:t>Pensioenakkoord</w:t>
      </w:r>
      <w:r>
        <w:t>.</w:t>
      </w:r>
    </w:p>
    <w:p w14:paraId="17F2018F" w14:textId="77777777" w:rsidR="00B437D0" w:rsidRDefault="00000000">
      <w:pPr>
        <w:pStyle w:val="BodyText"/>
      </w:pPr>
      <w:r>
        <w:t xml:space="preserve">L’histoire récente des blocages français mérite d’être posée sans euphémisme. </w:t>
      </w:r>
      <w:r>
        <w:rPr>
          <w:b/>
          <w:bCs/>
        </w:rPr>
        <w:t xml:space="preserve">1997 </w:t>
      </w:r>
      <w:del w:id="5451" w:author="emmanuel blezes" w:date="2026-05-18T20:04:00Z" w16du:dateUtc="2026-05-18T18:04:00Z">
        <w:r w:rsidDel="00146C66">
          <w:rPr>
            <w:b/>
            <w:bCs/>
          </w:rPr>
          <w:delText>—</w:delText>
        </w:r>
      </w:del>
      <w:ins w:id="5452" w:author="emmanuel blezes" w:date="2026-05-18T20:04:00Z" w16du:dateUtc="2026-05-18T18:04:00Z">
        <w:r w:rsidR="00146C66">
          <w:rPr>
            <w:b/>
            <w:bCs/>
          </w:rPr>
          <w:t>-</w:t>
        </w:r>
      </w:ins>
      <w:r>
        <w:rPr>
          <w:b/>
          <w:bCs/>
        </w:rPr>
        <w:t xml:space="preserve"> Loi Thomas.</w:t>
      </w:r>
      <w:r>
        <w:t xml:space="preserve"> Votée par majorité Juppé sans accord d’opposition. Décrets jamais signés par Jospin après la dissolution de juin 1997. Abrogée en 2002</w:t>
      </w:r>
      <w:r>
        <w:rPr>
          <w:rStyle w:val="FootnoteReference"/>
        </w:rPr>
        <w:footnoteReference w:id="305"/>
      </w:r>
      <w:r>
        <w:t xml:space="preserve">. </w:t>
      </w:r>
      <w:r>
        <w:rPr>
          <w:b/>
          <w:bCs/>
        </w:rPr>
        <w:t xml:space="preserve">2019 </w:t>
      </w:r>
      <w:del w:id="5456" w:author="emmanuel blezes" w:date="2026-05-18T20:04:00Z" w16du:dateUtc="2026-05-18T18:04:00Z">
        <w:r w:rsidDel="00146C66">
          <w:rPr>
            <w:b/>
            <w:bCs/>
          </w:rPr>
          <w:delText>—</w:delText>
        </w:r>
      </w:del>
      <w:ins w:id="5457" w:author="emmanuel blezes" w:date="2026-05-18T20:04:00Z" w16du:dateUtc="2026-05-18T18:04:00Z">
        <w:r w:rsidR="00146C66">
          <w:rPr>
            <w:b/>
            <w:bCs/>
          </w:rPr>
          <w:t>-</w:t>
        </w:r>
      </w:ins>
      <w:r>
        <w:rPr>
          <w:b/>
          <w:bCs/>
        </w:rPr>
        <w:t xml:space="preserve"> Réforme Delevoye.</w:t>
      </w:r>
      <w:r>
        <w:t xml:space="preserve"> Système universel à points, négocié dans un esprit technocratique sans accord syndical formel. Grèves RATP-SNCF de décembre 2019 à janvier 2020. La pandémie enterre la suite</w:t>
      </w:r>
      <w:r>
        <w:rPr>
          <w:rStyle w:val="FootnoteReference"/>
        </w:rPr>
        <w:footnoteReference w:id="306"/>
      </w:r>
      <w:r>
        <w:t xml:space="preserve">. </w:t>
      </w:r>
      <w:r>
        <w:rPr>
          <w:b/>
          <w:bCs/>
        </w:rPr>
        <w:t xml:space="preserve">2023 </w:t>
      </w:r>
      <w:del w:id="5463" w:author="emmanuel blezes" w:date="2026-05-18T20:04:00Z" w16du:dateUtc="2026-05-18T18:04:00Z">
        <w:r w:rsidDel="00146C66">
          <w:rPr>
            <w:b/>
            <w:bCs/>
          </w:rPr>
          <w:delText>—</w:delText>
        </w:r>
      </w:del>
      <w:ins w:id="5464" w:author="emmanuel blezes" w:date="2026-05-18T20:04:00Z" w16du:dateUtc="2026-05-18T18:04:00Z">
        <w:r w:rsidR="00146C66">
          <w:rPr>
            <w:b/>
            <w:bCs/>
          </w:rPr>
          <w:t>-</w:t>
        </w:r>
      </w:ins>
      <w:r>
        <w:rPr>
          <w:b/>
          <w:bCs/>
        </w:rPr>
        <w:t xml:space="preserve"> Réforme Borne.</w:t>
      </w:r>
      <w:r>
        <w:t xml:space="preserve"> Recul à 64 ans validé par 49.3, sans accord syndical ni parlementaire formel. Coût politique massif. Suspension partielle dans la LFSS 2026</w:t>
      </w:r>
      <w:r>
        <w:rPr>
          <w:rStyle w:val="FootnoteReference"/>
        </w:rPr>
        <w:footnoteReference w:id="307"/>
      </w:r>
      <w:r>
        <w:t>.</w:t>
      </w:r>
    </w:p>
    <w:p w14:paraId="3A329162" w14:textId="77777777" w:rsidR="00B437D0" w:rsidRDefault="00000000">
      <w:pPr>
        <w:pStyle w:val="BodyText"/>
      </w:pPr>
      <w:r>
        <w:t xml:space="preserve">Trois échecs, une même cause : aucun de ces textes n’avait été précédé d’un accord pluripartite formalisé. Inversement, partout où le pacte préalable a été signé </w:t>
      </w:r>
      <w:del w:id="5468" w:author="emmanuel blezes" w:date="2026-05-18T20:04:00Z" w16du:dateUtc="2026-05-18T18:04:00Z">
        <w:r w:rsidDel="00146C66">
          <w:delText>—</w:delText>
        </w:r>
      </w:del>
      <w:ins w:id="5469" w:author="emmanuel blezes" w:date="2026-05-18T20:04:00Z" w16du:dateUtc="2026-05-18T18:04:00Z">
        <w:r w:rsidR="00146C66">
          <w:t>-</w:t>
        </w:r>
      </w:ins>
      <w:r>
        <w:t xml:space="preserve"> Suède 1994, Australie 1985, Royaume-Uni 2002-2008, Pays-Bas 2019-2023 </w:t>
      </w:r>
      <w:del w:id="5470" w:author="emmanuel blezes" w:date="2026-05-18T20:04:00Z" w16du:dateUtc="2026-05-18T18:04:00Z">
        <w:r w:rsidDel="00146C66">
          <w:delText>—</w:delText>
        </w:r>
      </w:del>
      <w:ins w:id="5471" w:author="emmanuel blezes" w:date="2026-05-18T20:04:00Z" w16du:dateUtc="2026-05-18T18:04:00Z">
        <w:r w:rsidR="00146C66">
          <w:t>-</w:t>
        </w:r>
      </w:ins>
      <w:r>
        <w:t xml:space="preserve"> la réforme a tenu vingt ou trente ans. L’opinion est mûre. Le rapport syndical est négociable. Reste à savoir si le politique saura, cette fois, négocier avant de voter.</w:t>
      </w:r>
    </w:p>
    <w:p w14:paraId="41002C8D" w14:textId="77777777" w:rsidR="00B437D0" w:rsidRDefault="00000000">
      <w:pPr>
        <w:pStyle w:val="Subtitle"/>
        <w:pPrChange w:id="5472" w:author="emmanuel blezes" w:date="2026-05-24T19:56:00Z" w16du:dateUtc="2026-05-24T17:56:00Z">
          <w:pPr>
            <w:pStyle w:val="Heading3"/>
          </w:pPr>
        </w:pPrChange>
      </w:pPr>
      <w:bookmarkStart w:id="5473" w:name="lenjeu-juridique-et-constitutionnel"/>
      <w:bookmarkEnd w:id="5429"/>
      <w:r>
        <w:t>5.5 L’enjeu juridique et constitutionnel</w:t>
      </w:r>
    </w:p>
    <w:p w14:paraId="3EB9EFCB" w14:textId="77777777" w:rsidR="00B437D0" w:rsidRDefault="00000000">
      <w:pPr>
        <w:pStyle w:val="FirstParagraph"/>
      </w:pPr>
      <w:r>
        <w:t xml:space="preserve">Voici le verrou le plus surestimé du débat français. </w:t>
      </w:r>
      <w:r>
        <w:rPr>
          <w:b/>
          <w:bCs/>
        </w:rPr>
        <w:t>Aucune révision constitutionnelle n’est nécessaire</w:t>
      </w:r>
      <w:r>
        <w:t xml:space="preserve"> pour introduire un pilier capitalisé représentant jusqu’à 30 % des cotisations retraite. La Constitution n’impose pas la répartition. Elle impose la sécurité matérielle des vieux travailleurs. Ce n’est pas la même chose.</w:t>
      </w:r>
    </w:p>
    <w:p w14:paraId="7E311F07" w14:textId="77777777" w:rsidR="00B437D0" w:rsidRDefault="00000000">
      <w:pPr>
        <w:pStyle w:val="BodyText"/>
      </w:pPr>
      <w:r>
        <w:t>L’</w:t>
      </w:r>
      <w:r>
        <w:rPr>
          <w:b/>
          <w:bCs/>
        </w:rPr>
        <w:t>alinéa 11 du Préambule de 1946</w:t>
      </w:r>
      <w:r>
        <w:t xml:space="preserve"> garantit à tous </w:t>
      </w:r>
      <w:r>
        <w:rPr>
          <w:i/>
          <w:iCs/>
        </w:rPr>
        <w:t>« la protection de la santé, la sécurité matérielle, le repos et les loisirs »</w:t>
      </w:r>
      <w:r>
        <w:t xml:space="preserve">. C’est une obligation de </w:t>
      </w:r>
      <w:r>
        <w:rPr>
          <w:b/>
          <w:bCs/>
        </w:rPr>
        <w:t>résultat de solidarité</w:t>
      </w:r>
      <w:r>
        <w:t xml:space="preserve">, pas une </w:t>
      </w:r>
      <w:r>
        <w:lastRenderedPageBreak/>
        <w:t xml:space="preserve">obligation de </w:t>
      </w:r>
      <w:r>
        <w:rPr>
          <w:b/>
          <w:bCs/>
        </w:rPr>
        <w:t>forme</w:t>
      </w:r>
      <w:r>
        <w:t>. Le Conseil constitutionnel n’a jamais déduit de cet alinéa que la répartition était le seul instrument constitutionnellement admissible. L’</w:t>
      </w:r>
      <w:r>
        <w:rPr>
          <w:b/>
          <w:bCs/>
        </w:rPr>
        <w:t>article 34 de la Constitution</w:t>
      </w:r>
      <w:r>
        <w:t xml:space="preserve"> réserve à la loi la fixation des principes fondamentaux de la sécurité sociale </w:t>
      </w:r>
      <w:del w:id="5474" w:author="emmanuel blezes" w:date="2026-05-18T20:04:00Z" w16du:dateUtc="2026-05-18T18:04:00Z">
        <w:r w:rsidDel="00146C66">
          <w:delText>—</w:delText>
        </w:r>
      </w:del>
      <w:ins w:id="5475" w:author="emmanuel blezes" w:date="2026-05-18T20:04:00Z" w16du:dateUtc="2026-05-18T18:04:00Z">
        <w:r w:rsidR="00146C66">
          <w:t>-</w:t>
        </w:r>
      </w:ins>
      <w:r>
        <w:t xml:space="preserve"> </w:t>
      </w:r>
      <w:r>
        <w:rPr>
          <w:b/>
          <w:bCs/>
        </w:rPr>
        <w:t>loi ordinaire suffit</w:t>
      </w:r>
      <w:r>
        <w:t xml:space="preserve"> pour créer un fonds capitalisé public. La Cinquième République ne demande pas de révision pour cela.</w:t>
      </w:r>
    </w:p>
    <w:p w14:paraId="3D80390B" w14:textId="77777777" w:rsidR="00B437D0" w:rsidRDefault="00000000">
      <w:pPr>
        <w:pStyle w:val="BodyText"/>
      </w:pPr>
      <w:r>
        <w:t xml:space="preserve">Au-dessus, quatre décisions du Conseil constitutionnel structurent l’espace possible. La </w:t>
      </w:r>
      <w:r>
        <w:rPr>
          <w:b/>
          <w:bCs/>
        </w:rPr>
        <w:t>DC 2003-483</w:t>
      </w:r>
      <w:r>
        <w:t xml:space="preserve"> du 14 août 2003 (loi Fillon) pose que le législateur est libre des paramètres dès lors que les droits acquis sont préservés</w:t>
      </w:r>
      <w:r>
        <w:rPr>
          <w:rStyle w:val="FootnoteReference"/>
        </w:rPr>
        <w:footnoteReference w:id="308"/>
      </w:r>
      <w:r>
        <w:t xml:space="preserve">. La </w:t>
      </w:r>
      <w:r>
        <w:rPr>
          <w:b/>
          <w:bCs/>
        </w:rPr>
        <w:t>DC 2010-617</w:t>
      </w:r>
      <w:r>
        <w:t xml:space="preserve"> du 9 novembre 2010 (loi Woerth) valide le recul de l’âge légal et les modifications paramétriques profondes. La </w:t>
      </w:r>
      <w:r>
        <w:rPr>
          <w:b/>
          <w:bCs/>
        </w:rPr>
        <w:t>DC 2014-698</w:t>
      </w:r>
      <w:r>
        <w:t xml:space="preserve"> du 6 août 2014 (loi Touraine) censure une rupture d’égalité ponctuelle mais valide la convergence générationnelle progressive</w:t>
      </w:r>
      <w:r>
        <w:rPr>
          <w:rStyle w:val="FootnoteReference"/>
        </w:rPr>
        <w:footnoteReference w:id="309"/>
      </w:r>
      <w:r>
        <w:t xml:space="preserve">. La </w:t>
      </w:r>
      <w:r>
        <w:rPr>
          <w:b/>
          <w:bCs/>
        </w:rPr>
        <w:t>DC 2023-849</w:t>
      </w:r>
      <w:r>
        <w:t xml:space="preserve"> du 14 avril 2023 (loi Borne) confirme que les asymétries générationnelles sont admises si elles sont justifiées par la viabilité financière du système. La marge est étroite </w:t>
      </w:r>
      <w:del w:id="5482" w:author="emmanuel blezes" w:date="2026-05-18T20:04:00Z" w16du:dateUtc="2026-05-18T18:04:00Z">
        <w:r w:rsidDel="00146C66">
          <w:delText>—</w:delText>
        </w:r>
      </w:del>
      <w:ins w:id="5483" w:author="emmanuel blezes" w:date="2026-05-18T20:04:00Z" w16du:dateUtc="2026-05-18T18:04:00Z">
        <w:r w:rsidR="00146C66">
          <w:t>-</w:t>
        </w:r>
      </w:ins>
      <w:r>
        <w:t xml:space="preserve"> elle n’est pas nulle.</w:t>
      </w:r>
    </w:p>
    <w:p w14:paraId="7B192B3E" w14:textId="77777777" w:rsidR="00B437D0" w:rsidRDefault="00000000">
      <w:pPr>
        <w:pStyle w:val="BodyText"/>
      </w:pPr>
      <w:r>
        <w:t xml:space="preserve">Au-dessus encore, la </w:t>
      </w:r>
      <w:r>
        <w:rPr>
          <w:b/>
          <w:bCs/>
        </w:rPr>
        <w:t>CEDH</w:t>
      </w:r>
      <w:r>
        <w:t xml:space="preserve">. </w:t>
      </w:r>
      <w:r>
        <w:rPr>
          <w:i/>
          <w:iCs/>
        </w:rPr>
        <w:t>Apostolakis c. Grèce</w:t>
      </w:r>
      <w:r>
        <w:t xml:space="preserve"> (2009) : on ne supprime pas rétroactivement les droits à pension acquis</w:t>
      </w:r>
      <w:r>
        <w:rPr>
          <w:rStyle w:val="FootnoteReference"/>
        </w:rPr>
        <w:footnoteReference w:id="310"/>
      </w:r>
      <w:r>
        <w:t xml:space="preserve">. </w:t>
      </w:r>
      <w:r>
        <w:rPr>
          <w:i/>
          <w:iCs/>
        </w:rPr>
        <w:t>Béláné Nagy c. Hongrie</w:t>
      </w:r>
      <w:r>
        <w:t xml:space="preserve"> (Grande Chambre 2016) : une pension versée depuis plusieurs années crée une expectative légitime protégée</w:t>
      </w:r>
      <w:r>
        <w:rPr>
          <w:rStyle w:val="FootnoteReference"/>
        </w:rPr>
        <w:footnoteReference w:id="311"/>
      </w:r>
      <w:r>
        <w:t xml:space="preserve">. </w:t>
      </w:r>
      <w:r>
        <w:rPr>
          <w:i/>
          <w:iCs/>
        </w:rPr>
        <w:t>Stec c. Royaume-Uni</w:t>
      </w:r>
      <w:r>
        <w:t xml:space="preserve"> (Grande Chambre 2006) : les différences de traitement par âge sont admises si elles sont objectivement justifiées</w:t>
      </w:r>
      <w:r>
        <w:rPr>
          <w:rStyle w:val="FootnoteReference"/>
        </w:rPr>
        <w:footnoteReference w:id="312"/>
      </w:r>
      <w:r>
        <w:t>. La synthèse opérationnelle est nette : on ne touche pas aux pensions liquidées ; on peut moduler les paramètres futurs ; on peut segmenter par cohorte si la transition est progressive et la justification documentée.</w:t>
      </w:r>
    </w:p>
    <w:p w14:paraId="0F9CD7F9" w14:textId="77777777" w:rsidR="00B437D0" w:rsidRDefault="00000000">
      <w:pPr>
        <w:pStyle w:val="BodyText"/>
      </w:pPr>
      <w:r>
        <w:t xml:space="preserve">Trois bombes sont à désamorcer. La </w:t>
      </w:r>
      <w:r>
        <w:rPr>
          <w:b/>
          <w:bCs/>
        </w:rPr>
        <w:t>substitution AGIRC-ARRCO</w:t>
      </w:r>
      <w:r>
        <w:t xml:space="preserve"> sans accord paritaire </w:t>
      </w:r>
      <w:del w:id="5501" w:author="emmanuel blezes" w:date="2026-05-18T20:04:00Z" w16du:dateUtc="2026-05-18T18:04:00Z">
        <w:r w:rsidDel="00146C66">
          <w:delText>—</w:delText>
        </w:r>
      </w:del>
      <w:ins w:id="5502" w:author="emmanuel blezes" w:date="2026-05-18T20:04:00Z" w16du:dateUtc="2026-05-18T18:04:00Z">
        <w:r w:rsidR="00146C66">
          <w:t>-</w:t>
        </w:r>
      </w:ins>
      <w:r>
        <w:t xml:space="preserve"> réduire les 12,8 % actuels et basculer dix points vers un fonds capitalisé public </w:t>
      </w:r>
      <w:del w:id="5503" w:author="emmanuel blezes" w:date="2026-05-18T20:04:00Z" w16du:dateUtc="2026-05-18T18:04:00Z">
        <w:r w:rsidDel="00146C66">
          <w:delText>—</w:delText>
        </w:r>
      </w:del>
      <w:ins w:id="5504" w:author="emmanuel blezes" w:date="2026-05-18T20:04:00Z" w16du:dateUtc="2026-05-18T18:04:00Z">
        <w:r w:rsidR="00146C66">
          <w:t>-</w:t>
        </w:r>
      </w:ins>
      <w:r>
        <w:t xml:space="preserve"> déclencherait une QPC quasi-certaine au regard de l’article L.923-1 du Code de la sécurité sociale</w:t>
      </w:r>
      <w:r>
        <w:rPr>
          <w:rStyle w:val="FootnoteReference"/>
        </w:rPr>
        <w:footnoteReference w:id="313"/>
      </w:r>
      <w:r>
        <w:t xml:space="preserve">. La voie sûre est la </w:t>
      </w:r>
      <w:r>
        <w:rPr>
          <w:b/>
          <w:bCs/>
        </w:rPr>
        <w:t>superposition</w:t>
      </w:r>
      <w:r>
        <w:t xml:space="preserve">, pas la substitution. La </w:t>
      </w:r>
      <w:r>
        <w:rPr>
          <w:b/>
          <w:bCs/>
        </w:rPr>
        <w:t>suppression de la répartition</w:t>
      </w:r>
      <w:r>
        <w:t xml:space="preserve"> exigerait une révision constitutionnelle, politiquement impensable. Et la </w:t>
      </w:r>
      <w:r>
        <w:rPr>
          <w:b/>
          <w:bCs/>
        </w:rPr>
        <w:t>cohorte d’âge avec rupture radicale</w:t>
      </w:r>
      <w:r>
        <w:t xml:space="preserve"> heurte frontalement l’article 14 de la Convention. </w:t>
      </w:r>
      <w:r>
        <w:lastRenderedPageBreak/>
        <w:t>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p w14:paraId="0F1614E5" w14:textId="0E3ECF90" w:rsidR="00B437D0" w:rsidRDefault="002C7085">
      <w:del w:id="5508" w:author="emmanuel blezes" w:date="2026-05-24T19:56:00Z" w16du:dateUtc="2026-05-24T17:56:00Z">
        <w:r>
          <w:rPr>
            <w:noProof/>
          </w:rPr>
          <w:pict w14:anchorId="1531DBB8">
            <v:rect id="_x0000_i1029" alt="" style="width:451.3pt;height:.05pt;mso-width-percent:0;mso-height-percent:0;mso-width-percent:0;mso-height-percent:0" o:hralign="center" o:hrstd="t" o:hr="t"/>
          </w:pict>
        </w:r>
      </w:del>
    </w:p>
    <w:p w14:paraId="5D2C59D3" w14:textId="77777777" w:rsidR="00B437D0" w:rsidRPr="00554EFB" w:rsidRDefault="00000000" w:rsidP="00554EFB">
      <w:pPr>
        <w:pStyle w:val="Heading2"/>
      </w:pPr>
      <w:bookmarkStart w:id="5509" w:name="section-b-la-méthode-politique"/>
      <w:bookmarkStart w:id="5510" w:name="_Toc230888265"/>
      <w:bookmarkEnd w:id="5308"/>
      <w:bookmarkEnd w:id="5473"/>
      <w:r w:rsidRPr="00554EFB">
        <w:t xml:space="preserve">Section B </w:t>
      </w:r>
      <w:del w:id="5511" w:author="emmanuel blezes" w:date="2026-05-18T20:04:00Z" w16du:dateUtc="2026-05-18T18:04:00Z">
        <w:r w:rsidRPr="00554EFB" w:rsidDel="00146C66">
          <w:delText>—</w:delText>
        </w:r>
      </w:del>
      <w:ins w:id="5512" w:author="emmanuel blezes" w:date="2026-05-18T20:04:00Z" w16du:dateUtc="2026-05-18T18:04:00Z">
        <w:r w:rsidR="00146C66" w:rsidRPr="00554EFB">
          <w:t>-</w:t>
        </w:r>
      </w:ins>
      <w:r w:rsidRPr="00554EFB">
        <w:t xml:space="preserve"> La méthode politique</w:t>
      </w:r>
      <w:bookmarkEnd w:id="5510"/>
    </w:p>
    <w:p w14:paraId="097EDC2E" w14:textId="77777777" w:rsidR="00B437D0" w:rsidRDefault="00000000">
      <w:pPr>
        <w:pStyle w:val="FirstParagraph"/>
      </w:pPr>
      <w:r>
        <w:t xml:space="preserve">Les enjeux posés, reste à savoir comment les arbitrer politiquement. Les quatre cas étrangers du chapitre précédent ne se distinguent pas par leur architecture financière </w:t>
      </w:r>
      <w:del w:id="5513" w:author="emmanuel blezes" w:date="2026-05-18T20:04:00Z" w16du:dateUtc="2026-05-18T18:04:00Z">
        <w:r w:rsidDel="00146C66">
          <w:delText>—</w:delText>
        </w:r>
      </w:del>
      <w:ins w:id="5514" w:author="emmanuel blezes" w:date="2026-05-18T20:04:00Z" w16du:dateUtc="2026-05-18T18:04:00Z">
        <w:r w:rsidR="00146C66">
          <w:t>-</w:t>
        </w:r>
      </w:ins>
      <w:r>
        <w:t xml:space="preserve"> paritarisme, fonds public, plancher universel se retrouvent partout. Ils se distinguent par la séquence politique qui a précédé le vote. Cette séquence, en démocratie pluraliste, n’admet que deux variantes durables.</w:t>
      </w:r>
    </w:p>
    <w:p w14:paraId="62D19318" w14:textId="77777777" w:rsidR="00B437D0" w:rsidRDefault="00000000">
      <w:pPr>
        <w:pStyle w:val="Subtitle"/>
        <w:pPrChange w:id="5515" w:author="emmanuel blezes" w:date="2026-05-24T19:56:00Z" w16du:dateUtc="2026-05-24T17:56:00Z">
          <w:pPr>
            <w:pStyle w:val="Heading3"/>
          </w:pPr>
        </w:pPrChange>
      </w:pPr>
      <w:bookmarkStart w:id="5516" w:name="les-deux-voies-viables"/>
      <w:r>
        <w:t>5.6 Les deux voies viables</w:t>
      </w:r>
    </w:p>
    <w:p w14:paraId="1D04FD60" w14:textId="77777777" w:rsidR="00B437D0" w:rsidRDefault="00000000">
      <w:pPr>
        <w:pStyle w:val="Heading4"/>
      </w:pPr>
      <w:bookmarkStart w:id="5517" w:name="voie-a-la-concertation-longue"/>
      <w:r>
        <w:t xml:space="preserve">Voie A </w:t>
      </w:r>
      <w:del w:id="5518" w:author="emmanuel blezes" w:date="2026-05-18T20:04:00Z" w16du:dateUtc="2026-05-18T18:04:00Z">
        <w:r w:rsidDel="00146C66">
          <w:delText>—</w:delText>
        </w:r>
      </w:del>
      <w:ins w:id="5519" w:author="emmanuel blezes" w:date="2026-05-18T20:04:00Z" w16du:dateUtc="2026-05-18T18:04:00Z">
        <w:r w:rsidR="00146C66">
          <w:t>-</w:t>
        </w:r>
      </w:ins>
      <w:r>
        <w:t xml:space="preserve"> La concertation longue</w:t>
      </w:r>
    </w:p>
    <w:p w14:paraId="637916CD" w14:textId="77777777" w:rsidR="00B437D0" w:rsidRDefault="00000000">
      <w:pPr>
        <w:pStyle w:val="FirstParagraph"/>
      </w:pPr>
      <w:r>
        <w:t>Modèle Suède 1994, Royaume-Uni 2002-2008, Pays-Bas 2019-2023. Trois à sept ans avant le vote, vingt à trente ans de durabilité.</w:t>
      </w:r>
    </w:p>
    <w:p w14:paraId="376CA8E4" w14:textId="77777777" w:rsidR="00B437D0" w:rsidRDefault="00000000">
      <w:pPr>
        <w:pStyle w:val="BodyText"/>
      </w:pPr>
      <w:r>
        <w:t xml:space="preserve">La concertation longue articule trois temps. Une commission indépendante mandatée par le gouvernement </w:t>
      </w:r>
      <w:del w:id="5520" w:author="emmanuel blezes" w:date="2026-05-18T20:04:00Z" w16du:dateUtc="2026-05-18T18:04:00Z">
        <w:r w:rsidDel="00146C66">
          <w:delText>—</w:delText>
        </w:r>
      </w:del>
      <w:ins w:id="5521" w:author="emmanuel blezes" w:date="2026-05-18T20:04:00Z" w16du:dateUtc="2026-05-18T18:04:00Z">
        <w:r w:rsidR="00146C66">
          <w:t>-</w:t>
        </w:r>
      </w:ins>
      <w:r>
        <w:t xml:space="preserve"> le </w:t>
      </w:r>
      <w:r>
        <w:rPr>
          <w:i/>
          <w:iCs/>
        </w:rPr>
        <w:t>Pension Working Group</w:t>
      </w:r>
      <w:r>
        <w:t xml:space="preserve"> 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w:t>
      </w:r>
      <w:del w:id="5522" w:author="emmanuel blezes" w:date="2026-05-18T20:04:00Z" w16du:dateUtc="2026-05-18T18:04:00Z">
        <w:r w:rsidDel="00146C66">
          <w:delText>—</w:delText>
        </w:r>
      </w:del>
      <w:ins w:id="5523" w:author="emmanuel blezes" w:date="2026-05-18T20:04:00Z" w16du:dateUtc="2026-05-18T18:04:00Z">
        <w:r w:rsidR="00146C66">
          <w:t>-</w:t>
        </w:r>
      </w:ins>
      <w:r>
        <w:t xml:space="preserve"> 85 % du Parlement </w:t>
      </w:r>
      <w:del w:id="5524" w:author="emmanuel blezes" w:date="2026-05-18T20:04:00Z" w16du:dateUtc="2026-05-18T18:04:00Z">
        <w:r w:rsidDel="00146C66">
          <w:delText>—</w:delText>
        </w:r>
      </w:del>
      <w:ins w:id="5525" w:author="emmanuel blezes" w:date="2026-05-18T20:04:00Z" w16du:dateUtc="2026-05-18T18:04:00Z">
        <w:r w:rsidR="00146C66">
          <w:t>-</w:t>
        </w:r>
      </w:ins>
      <w:r>
        <w:t xml:space="preserve"> signataires du </w:t>
      </w:r>
      <w:r>
        <w:rPr>
          <w:i/>
          <w:iCs/>
        </w:rPr>
        <w:t>Pensionsöverenskommelsen</w:t>
      </w:r>
      <w:r>
        <w:rPr>
          <w:rStyle w:val="FootnoteReference"/>
        </w:rPr>
        <w:footnoteReference w:id="314"/>
      </w:r>
      <w:r>
        <w:t xml:space="preserve">. C’est ce que le Royaume-Uni a reproduit en 2008 avec un </w:t>
      </w:r>
      <w:r>
        <w:rPr>
          <w:i/>
          <w:iCs/>
        </w:rPr>
        <w:t>Pensions Act</w:t>
      </w:r>
      <w:r>
        <w:t xml:space="preserve"> voté à une majorité quasi-unanime, après trois rapports Turner ratifiés transpartisans entre 2004 et 2006</w:t>
      </w:r>
      <w:r>
        <w:rPr>
          <w:rStyle w:val="FootnoteReference"/>
        </w:rPr>
        <w:footnoteReference w:id="315"/>
      </w:r>
      <w:r>
        <w:t>.</w:t>
      </w:r>
    </w:p>
    <w:p w14:paraId="5E97F450" w14:textId="77777777" w:rsidR="00B437D0" w:rsidRDefault="00000000">
      <w:pPr>
        <w:pStyle w:val="BodyText"/>
      </w:pPr>
      <w:r>
        <w:t xml:space="preserve">L’avantage est la durabilité maximale. La Suède n’a pas remis en cause sa réforme depuis 1994 </w:t>
      </w:r>
      <w:del w:id="5549" w:author="emmanuel blezes" w:date="2026-05-18T20:04:00Z" w16du:dateUtc="2026-05-18T18:04:00Z">
        <w:r w:rsidDel="00146C66">
          <w:delText>—</w:delText>
        </w:r>
      </w:del>
      <w:ins w:id="5550" w:author="emmanuel blezes" w:date="2026-05-18T20:04:00Z" w16du:dateUtc="2026-05-18T18:04:00Z">
        <w:r w:rsidR="00146C66">
          <w:t>-</w:t>
        </w:r>
      </w:ins>
      <w:r>
        <w:t xml:space="preserve"> trente ans de stabilité institutionnelle, sous des gouvernements de toutes couleurs</w:t>
      </w:r>
      <w:r>
        <w:rPr>
          <w:rStyle w:val="FootnoteReference"/>
        </w:rPr>
        <w:footnoteReference w:id="316"/>
      </w:r>
      <w:r>
        <w:t xml:space="preserve">. Le Royaume-Uni n’a pas touché à l’auto-enrolment depuis 2008. Les Pays-Bas avancent sur le calendrier prévu de la </w:t>
      </w:r>
      <w:r>
        <w:rPr>
          <w:i/>
          <w:iCs/>
        </w:rPr>
        <w:t>Wet toekomst pensioenen</w:t>
      </w:r>
      <w:r>
        <w:t>, vote du 30 mai 2023 par l’</w:t>
      </w:r>
      <w:r>
        <w:rPr>
          <w:i/>
          <w:iCs/>
        </w:rPr>
        <w:t>Eerste Kamer</w:t>
      </w:r>
      <w:r>
        <w:t xml:space="preserve"> à 46 voix contre 27, bascule des fonds professionnels prévue au 1ᵉʳ janvier </w:t>
      </w:r>
      <w:r>
        <w:lastRenderedPageBreak/>
        <w:t>2028</w:t>
      </w:r>
      <w:r>
        <w:rPr>
          <w:rStyle w:val="FootnoteReference"/>
        </w:rPr>
        <w:footnoteReference w:id="317"/>
      </w:r>
      <w:r>
        <w:t xml:space="preserve">. La limite est la lenteur : trois ans en Suède, six au Royaume-Uni, quatre aux Pays-Bas avant le vote, plus la transition par cohortes </w:t>
      </w:r>
      <w:del w:id="5567" w:author="emmanuel blezes" w:date="2026-05-18T20:04:00Z" w16du:dateUtc="2026-05-18T18:04:00Z">
        <w:r w:rsidDel="00146C66">
          <w:delText>—</w:delText>
        </w:r>
      </w:del>
      <w:ins w:id="5568" w:author="emmanuel blezes" w:date="2026-05-18T20:04:00Z" w16du:dateUtc="2026-05-18T18:04:00Z">
        <w:r w:rsidR="00146C66">
          <w:t>-</w:t>
        </w:r>
      </w:ins>
      <w:r>
        <w:t xml:space="preserve"> seize ans entre la première cohorte concernée à 25 % et la dernière à 100 % en Suède. La condition de succès est sèche : diagnostic public avant l’accord politique, accord politique avant la loi. Sinon, on répète Thomas 1997, Delevoye 2019, Borne 2023.</w:t>
      </w:r>
    </w:p>
    <w:p w14:paraId="068497D4" w14:textId="77777777" w:rsidR="00B437D0" w:rsidRDefault="00000000">
      <w:pPr>
        <w:pStyle w:val="Heading4"/>
      </w:pPr>
      <w:bookmarkStart w:id="5569" w:name="voie-b-la-rapidité-négociée"/>
      <w:bookmarkEnd w:id="5517"/>
      <w:r>
        <w:t xml:space="preserve">Voie B </w:t>
      </w:r>
      <w:del w:id="5570" w:author="emmanuel blezes" w:date="2026-05-18T20:04:00Z" w16du:dateUtc="2026-05-18T18:04:00Z">
        <w:r w:rsidDel="00146C66">
          <w:delText>—</w:delText>
        </w:r>
      </w:del>
      <w:ins w:id="5571" w:author="emmanuel blezes" w:date="2026-05-18T20:04:00Z" w16du:dateUtc="2026-05-18T18:04:00Z">
        <w:r w:rsidR="00146C66">
          <w:t>-</w:t>
        </w:r>
      </w:ins>
      <w:r>
        <w:t xml:space="preserve"> La rapidité négociée</w:t>
      </w:r>
    </w:p>
    <w:p w14:paraId="27C14FAC" w14:textId="77777777" w:rsidR="00B437D0" w:rsidRDefault="00000000">
      <w:pPr>
        <w:pStyle w:val="FirstParagraph"/>
      </w:pPr>
      <w:r>
        <w:t>Modèle Australie 1985-1992, Canada 1996-1999. Calendrier serré, démarrage immédiat, pacte ferme avec un acteur majeur.</w:t>
      </w:r>
    </w:p>
    <w:p w14:paraId="3E1A410B" w14:textId="77777777" w:rsidR="00B437D0" w:rsidRDefault="00000000">
      <w:pPr>
        <w:pStyle w:val="BodyText"/>
      </w:pPr>
      <w:r>
        <w:t xml:space="preserve">La rapidité négociée procède autrement. Au lieu d’attendre l’unanimité parlementaire, elle s’adosse à un acteur central </w:t>
      </w:r>
      <w:del w:id="5572" w:author="emmanuel blezes" w:date="2026-05-18T20:04:00Z" w16du:dateUtc="2026-05-18T18:04:00Z">
        <w:r w:rsidDel="00146C66">
          <w:delText>—</w:delText>
        </w:r>
      </w:del>
      <w:ins w:id="5573" w:author="emmanuel blezes" w:date="2026-05-18T20:04:00Z" w16du:dateUtc="2026-05-18T18:04:00Z">
        <w:r w:rsidR="00146C66">
          <w:t>-</w:t>
        </w:r>
      </w:ins>
      <w:r>
        <w:t xml:space="preserve"> un grand syndicat, une coalition fédérale-provinciale </w:t>
      </w:r>
      <w:del w:id="5574" w:author="emmanuel blezes" w:date="2026-05-18T20:04:00Z" w16du:dateUtc="2026-05-18T18:04:00Z">
        <w:r w:rsidDel="00146C66">
          <w:delText>—</w:delText>
        </w:r>
      </w:del>
      <w:ins w:id="5575" w:author="emmanuel blezes" w:date="2026-05-18T20:04:00Z" w16du:dateUtc="2026-05-18T18:04:00Z">
        <w:r w:rsidR="00146C66">
          <w:t>-</w:t>
        </w:r>
      </w:ins>
      <w:r>
        <w:t xml:space="preserve"> qui porte la réforme avec le gouvernement. L’Australie l’a fait avec l’</w:t>
      </w:r>
      <w:r>
        <w:rPr>
          <w:i/>
          <w:iCs/>
        </w:rPr>
        <w:t>Accord Prices and Incomes Mark II</w:t>
      </w:r>
      <w:r>
        <w:t xml:space="preserve"> signé en 1985 entre Bob Hawke, Paul Keating et Bill Kelty, secrétaire général de l’ACTU</w:t>
      </w:r>
      <w:r>
        <w:rPr>
          <w:rStyle w:val="FootnoteReference"/>
        </w:rPr>
        <w:footnoteReference w:id="318"/>
      </w:r>
      <w:r>
        <w:t>. Le Canada l’a fait avec son accord fédéral-provinces de 1996, ratifié en un an, ouvrant une hausse paritaire de 5,6 % à 9,9 % entre 1998 et 2003</w:t>
      </w:r>
      <w:r>
        <w:rPr>
          <w:rStyle w:val="FootnoteReference"/>
        </w:rPr>
        <w:footnoteReference w:id="319"/>
      </w:r>
      <w:r>
        <w:t>.</w:t>
      </w:r>
    </w:p>
    <w:p w14:paraId="103E0862" w14:textId="77777777" w:rsidR="00B437D0" w:rsidRDefault="00000000">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w:t>
      </w:r>
      <w:del w:id="5593" w:author="emmanuel blezes" w:date="2026-05-18T20:04:00Z" w16du:dateUtc="2026-05-18T18:04:00Z">
        <w:r w:rsidDel="00146C66">
          <w:delText>—</w:delText>
        </w:r>
      </w:del>
      <w:ins w:id="5594" w:author="emmanuel blezes" w:date="2026-05-18T20:04:00Z" w16du:dateUtc="2026-05-18T18:04:00Z">
        <w:r w:rsidR="00146C66">
          <w:t>-</w:t>
        </w:r>
      </w:ins>
      <w:r>
        <w:t xml:space="preserve">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320"/>
      </w:r>
      <w:r>
        <w:t>.</w:t>
      </w:r>
    </w:p>
    <w:p w14:paraId="36D452B9" w14:textId="77777777" w:rsidR="00B437D0" w:rsidRDefault="00000000">
      <w:pPr>
        <w:pStyle w:val="Heading4"/>
      </w:pPr>
      <w:bookmarkStart w:id="5604" w:name="à-éviter-la-voie-chilienne"/>
      <w:bookmarkEnd w:id="5569"/>
      <w:r>
        <w:t xml:space="preserve">À éviter </w:t>
      </w:r>
      <w:del w:id="5605" w:author="emmanuel blezes" w:date="2026-05-18T20:04:00Z" w16du:dateUtc="2026-05-18T18:04:00Z">
        <w:r w:rsidDel="00146C66">
          <w:delText>—</w:delText>
        </w:r>
      </w:del>
      <w:ins w:id="5606" w:author="emmanuel blezes" w:date="2026-05-18T20:04:00Z" w16du:dateUtc="2026-05-18T18:04:00Z">
        <w:r w:rsidR="00146C66">
          <w:t>-</w:t>
        </w:r>
      </w:ins>
      <w:r>
        <w:t xml:space="preserve"> La voie chilienne</w:t>
      </w:r>
    </w:p>
    <w:p w14:paraId="0A7642C0" w14:textId="77777777" w:rsidR="00B437D0" w:rsidRDefault="00000000">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w:t>
      </w:r>
      <w:r>
        <w:lastRenderedPageBreak/>
        <w:t xml:space="preserve">remplacement à 38 %, </w:t>
      </w:r>
      <w:r>
        <w:rPr>
          <w:i/>
          <w:iCs/>
        </w:rPr>
        <w:t>estallido social</w:t>
      </w:r>
      <w:r>
        <w:t xml:space="preserve"> d’octobre 2019, et finalement loi 21735 de janvier 2025 qui réintroduit cotisation patronale et pilier solidaire après quarante-quatre ans, votée à 110 voix contre 38 par le Congrès chilien</w:t>
      </w:r>
      <w:r>
        <w:rPr>
          <w:rStyle w:val="FootnoteReference"/>
        </w:rPr>
        <w:footnoteReference w:id="321"/>
      </w:r>
      <w:r>
        <w:t>. La France n’est ni en régime autoritaire ni pressée par un coup d’État. Cette voie n’est pas seulement inacceptable politiquement. Elle ne marche pas.</w:t>
      </w:r>
    </w:p>
    <w:p w14:paraId="75EB746C" w14:textId="77777777" w:rsidR="00B437D0" w:rsidRDefault="00000000">
      <w:pPr>
        <w:pStyle w:val="Subtitle"/>
        <w:pPrChange w:id="5619" w:author="emmanuel blezes" w:date="2026-05-24T19:57:00Z" w16du:dateUtc="2026-05-24T17:57:00Z">
          <w:pPr>
            <w:pStyle w:val="Heading3"/>
          </w:pPr>
        </w:pPrChange>
      </w:pPr>
      <w:bookmarkStart w:id="5620" w:name="la-gouvernance-institutionnelle"/>
      <w:bookmarkEnd w:id="5516"/>
      <w:bookmarkEnd w:id="5604"/>
      <w:r>
        <w:t>5.7 La gouvernance institutionnelle</w:t>
      </w:r>
    </w:p>
    <w:p w14:paraId="64DE47AC" w14:textId="77777777" w:rsidR="00B437D0" w:rsidRDefault="00000000">
      <w:pPr>
        <w:pStyle w:val="FirstParagraph"/>
      </w:pPr>
      <w:r>
        <w:t>Quelle que soit la voie choisie, cinq fondations institutionnelles sont non négociables. Elles structurent l’architecture du véhicule, son capital, sa gouvernance, son fléchage et sa transparence.</w:t>
      </w:r>
    </w:p>
    <w:p w14:paraId="3E7075AA" w14:textId="77777777" w:rsidR="00B437D0" w:rsidRDefault="00000000">
      <w:pPr>
        <w:pStyle w:val="BodyText"/>
      </w:pPr>
      <w:r>
        <w:rPr>
          <w:b/>
          <w:bCs/>
        </w:rPr>
        <w:t>Le Fonds Français de Capitalisation (FFC).</w:t>
      </w:r>
      <w:r>
        <w:t xml:space="preserve"> 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322"/>
      </w:r>
      <w:r>
        <w:t xml:space="preserve">. Direction des investissements indépendante, recrutée sur appel d’offres international à l’image de la CDPQ ou de NBIM Norvège. Le PER privé reste en pilier 3 volontaire </w:t>
      </w:r>
      <w:del w:id="5628" w:author="emmanuel blezes" w:date="2026-05-18T20:04:00Z" w16du:dateUtc="2026-05-18T18:04:00Z">
        <w:r w:rsidDel="00146C66">
          <w:delText>—</w:delText>
        </w:r>
      </w:del>
      <w:ins w:id="5629" w:author="emmanuel blezes" w:date="2026-05-18T20:04:00Z" w16du:dateUtc="2026-05-18T18:04:00Z">
        <w:r w:rsidR="00146C66">
          <w:t>-</w:t>
        </w:r>
      </w:ins>
      <w:r>
        <w:t xml:space="preserve"> il ne disparaît pas </w:t>
      </w:r>
      <w:del w:id="5630" w:author="emmanuel blezes" w:date="2026-05-18T20:04:00Z" w16du:dateUtc="2026-05-18T18:04:00Z">
        <w:r w:rsidDel="00146C66">
          <w:delText>—</w:delText>
        </w:r>
      </w:del>
      <w:ins w:id="5631" w:author="emmanuel blezes" w:date="2026-05-18T20:04:00Z" w16du:dateUtc="2026-05-18T18:04:00Z">
        <w:r w:rsidR="00146C66">
          <w:t>-</w:t>
        </w:r>
      </w:ins>
      <w:r>
        <w:t xml:space="preserve"> mais cesse d’être le seul instrument capitalisé du pays.</w:t>
      </w:r>
    </w:p>
    <w:p w14:paraId="7B5ECEF9" w14:textId="77777777" w:rsidR="00B437D0" w:rsidRDefault="00000000">
      <w:pPr>
        <w:pStyle w:val="BodyText"/>
      </w:pPr>
      <w:r>
        <w:rPr>
          <w:b/>
          <w:bCs/>
        </w:rPr>
        <w:t>Le paritarisme 1/3 État - 1/3 syndicats - 1/3 patronat.</w:t>
      </w:r>
      <w:r>
        <w:t xml:space="preserve"> Modèles AGIRC-ARRCO et ABP néerlandais</w:t>
      </w:r>
      <w:r>
        <w:rPr>
          <w:rStyle w:val="FootnoteReference"/>
        </w:rPr>
        <w:footnoteReference w:id="323"/>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w:t>
      </w:r>
      <w:del w:id="5639" w:author="emmanuel blezes" w:date="2026-05-18T20:04:00Z" w16du:dateUtc="2026-05-18T18:04:00Z">
        <w:r w:rsidDel="00146C66">
          <w:delText>—</w:delText>
        </w:r>
      </w:del>
      <w:ins w:id="5640" w:author="emmanuel blezes" w:date="2026-05-18T20:04:00Z" w16du:dateUtc="2026-05-18T18:04:00Z">
        <w:r w:rsidR="00146C66">
          <w:t>-</w:t>
        </w:r>
      </w:ins>
      <w:r>
        <w:t xml:space="preserve"> c’est, paradoxalement, la pièce la plus stable de l’architecture sociale française.</w:t>
      </w:r>
    </w:p>
    <w:p w14:paraId="7F372CF3" w14:textId="77777777" w:rsidR="00B437D0" w:rsidRDefault="00000000">
      <w:pPr>
        <w:pStyle w:val="BodyText"/>
      </w:pPr>
      <w:r>
        <w:rPr>
          <w:b/>
          <w:bCs/>
        </w:rPr>
        <w:t>Une autorité prudentielle indépendante.</w:t>
      </w:r>
      <w:r>
        <w:t xml:space="preserve"> Modèle APRA en Australie, DNB aux Pays-Bas, </w:t>
      </w:r>
      <w:r>
        <w:rPr>
          <w:i/>
          <w:iCs/>
        </w:rPr>
        <w:t>Pensions Regulator</w:t>
      </w:r>
      <w:r>
        <w:t xml:space="preserve"> au Royaume-Uni</w:t>
      </w:r>
      <w:r>
        <w:rPr>
          <w:rStyle w:val="FootnoteReference"/>
        </w:rPr>
        <w:footnoteReference w:id="324"/>
      </w:r>
      <w:r>
        <w:t xml:space="preserve">.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w:t>
      </w:r>
      <w:r>
        <w:lastRenderedPageBreak/>
        <w:t>II</w:t>
      </w:r>
      <w:r>
        <w:rPr>
          <w:rStyle w:val="FootnoteReference"/>
        </w:rPr>
        <w:footnoteReference w:id="325"/>
      </w:r>
      <w:r>
        <w:t xml:space="preserve">. L’expérience australienne du </w:t>
      </w:r>
      <w:r>
        <w:rPr>
          <w:i/>
          <w:iCs/>
        </w:rPr>
        <w:t>MySuper Performance Test</w:t>
      </w:r>
      <w:r>
        <w:t xml:space="preserve"> mérite d’être étudiée : en 2021, 52 produits MySuper avaient échoué au test annuel et ~1 million de membres avaient été affectés ; en 2025, le test enregistre zéro échec sur 52 produits évalués</w:t>
      </w:r>
      <w:r>
        <w:rPr>
          <w:rStyle w:val="FootnoteReference"/>
        </w:rPr>
        <w:footnoteReference w:id="326"/>
      </w:r>
      <w:r>
        <w:t>. Une régulation prudentielle stricte ne tue pas l’industrie. Elle l’assainit.</w:t>
      </w:r>
    </w:p>
    <w:p w14:paraId="02C46848" w14:textId="77777777" w:rsidR="00B437D0" w:rsidRDefault="00000000">
      <w:pPr>
        <w:pStyle w:val="BodyText"/>
      </w:pPr>
      <w:r>
        <w:rPr>
          <w:b/>
          <w:bCs/>
        </w:rPr>
        <w:t xml:space="preserve">Le fléchage souverain </w:t>
      </w:r>
      <w:del w:id="5663" w:author="emmanuel blezes" w:date="2026-05-18T20:04:00Z" w16du:dateUtc="2026-05-18T18:04:00Z">
        <w:r w:rsidDel="00146C66">
          <w:rPr>
            <w:b/>
            <w:bCs/>
          </w:rPr>
          <w:delText>—</w:delText>
        </w:r>
      </w:del>
      <w:ins w:id="5664" w:author="emmanuel blezes" w:date="2026-05-18T20:04:00Z" w16du:dateUtc="2026-05-18T18:04:00Z">
        <w:r w:rsidR="00146C66">
          <w:rPr>
            <w:b/>
            <w:bCs/>
          </w:rPr>
          <w:t>-</w:t>
        </w:r>
      </w:ins>
      <w:r>
        <w:rPr>
          <w:b/>
          <w:bCs/>
        </w:rPr>
        <w:t xml:space="preserve"> 25 % minimum sur PME et ETI françaises.</w:t>
      </w:r>
      <w:r>
        <w:t xml:space="preserve"> Sans contrainte, les fonds de pension de marché reproduisent un </w:t>
      </w:r>
      <w:r>
        <w:rPr>
          <w:i/>
          <w:iCs/>
        </w:rPr>
        <w:t>home bias</w:t>
      </w:r>
      <w:r>
        <w:t xml:space="preserve"> documenté de 10 à 25 % </w:t>
      </w:r>
      <w:del w:id="5665" w:author="emmanuel blezes" w:date="2026-05-18T20:04:00Z" w16du:dateUtc="2026-05-18T18:04:00Z">
        <w:r w:rsidDel="00146C66">
          <w:delText>—</w:delText>
        </w:r>
      </w:del>
      <w:ins w:id="5666" w:author="emmanuel blezes" w:date="2026-05-18T20:04:00Z" w16du:dateUtc="2026-05-18T18:04:00Z">
        <w:r w:rsidR="00146C66">
          <w:t>-</w:t>
        </w:r>
      </w:ins>
      <w:r>
        <w:t xml:space="preserve"> insuffisant pour la souveraineté économique</w:t>
      </w:r>
      <w:r>
        <w:rPr>
          <w:rStyle w:val="FootnoteReference"/>
        </w:rPr>
        <w:footnoteReference w:id="327"/>
      </w:r>
      <w:r>
        <w:t>.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28"/>
      </w:r>
      <w:r>
        <w:t xml:space="preserve">. Le capital étranger reste bienvenu ; il ne doit plus être le seul à pouvoir reprendre nos entreprises familiales </w:t>
      </w:r>
      <w:del w:id="5689" w:author="emmanuel blezes" w:date="2026-05-18T20:04:00Z" w16du:dateUtc="2026-05-18T18:04:00Z">
        <w:r w:rsidDel="00146C66">
          <w:delText>—</w:delText>
        </w:r>
      </w:del>
      <w:ins w:id="5690" w:author="emmanuel blezes" w:date="2026-05-18T20:04:00Z" w16du:dateUtc="2026-05-18T18:04:00Z">
        <w:r w:rsidR="00146C66">
          <w:t>-</w:t>
        </w:r>
      </w:ins>
      <w:r>
        <w:t xml:space="preserve"> c’est la mâchoire à 240 000 entreprises sans repreneur sur dix ans documentée au chapitre 3.</w:t>
      </w:r>
    </w:p>
    <w:p w14:paraId="43E14B54" w14:textId="77777777" w:rsidR="00B437D0" w:rsidRDefault="00000000">
      <w:pPr>
        <w:pStyle w:val="BodyText"/>
      </w:pPr>
      <w:r>
        <w:rPr>
          <w:b/>
          <w:bCs/>
        </w:rPr>
        <w:t>La transparence radicale.</w:t>
      </w:r>
      <w:r>
        <w:t xml:space="preserve"> Modèle CPPIB Canada : tout est public, des frais aux votes en assemblée d’actionnaires</w:t>
      </w:r>
      <w:r>
        <w:rPr>
          <w:rStyle w:val="FootnoteReference"/>
        </w:rPr>
        <w:footnoteReference w:id="329"/>
      </w:r>
      <w:r>
        <w:t xml:space="preserve">. Le FFC publie chaque année un rapport actuariel détaillé, un rapport d’investissement par classe d’actifs, un rapport ESG voté par l’assemblée des cotisants. La Cour des comptes audite en continu. Les bases sont ouvertes en </w:t>
      </w:r>
      <w:r>
        <w:rPr>
          <w:i/>
          <w:iCs/>
        </w:rPr>
        <w:t>open data</w:t>
      </w:r>
      <w:r>
        <w:t>. Le cotisant français doit pouvoir, à tout moment, savoir où va son euro. C’est la condition du pacte de confiance que l’opacité des fonds en euros et la complexité du PER ont, depuis vingt ans, abîmé</w:t>
      </w:r>
      <w:r>
        <w:rPr>
          <w:rStyle w:val="FootnoteReference"/>
        </w:rPr>
        <w:footnoteReference w:id="330"/>
      </w:r>
      <w:r>
        <w:t>.</w:t>
      </w:r>
    </w:p>
    <w:p w14:paraId="35139FB3" w14:textId="77777777" w:rsidR="00B437D0" w:rsidRDefault="00000000">
      <w:pPr>
        <w:pStyle w:val="Subtitle"/>
        <w:pPrChange w:id="5702" w:author="emmanuel blezes" w:date="2026-05-24T19:58:00Z" w16du:dateUtc="2026-05-24T17:58:00Z">
          <w:pPr>
            <w:pStyle w:val="Heading3"/>
          </w:pPr>
        </w:pPrChange>
      </w:pPr>
      <w:bookmarkStart w:id="5703" w:name="les-conditions-de-réussite-politique"/>
      <w:bookmarkEnd w:id="5620"/>
      <w:r>
        <w:t>5.8 Les conditions de réussite politique</w:t>
      </w:r>
    </w:p>
    <w:p w14:paraId="4CE259C3" w14:textId="77777777" w:rsidR="00B437D0" w:rsidRDefault="00000000">
      <w:pPr>
        <w:pStyle w:val="FirstParagraph"/>
      </w:pPr>
      <w:r>
        <w:t>Quelle que soit la voie A ou B, trois conditions transversales conditionnent la réussite.</w:t>
      </w:r>
    </w:p>
    <w:p w14:paraId="229A6F79" w14:textId="77777777" w:rsidR="00B437D0" w:rsidRDefault="00000000">
      <w:pPr>
        <w:pStyle w:val="BodyText"/>
      </w:pPr>
      <w:r>
        <w:t xml:space="preserve">D’abord, </w:t>
      </w:r>
      <w:r>
        <w:rPr>
          <w:b/>
          <w:bCs/>
        </w:rPr>
        <w:t>une commission indépendante préalable</w:t>
      </w:r>
      <w:r>
        <w:t xml:space="preserve"> </w:t>
      </w:r>
      <w:del w:id="5704" w:author="emmanuel blezes" w:date="2026-05-18T20:04:00Z" w16du:dateUtc="2026-05-18T18:04:00Z">
        <w:r w:rsidDel="00146C66">
          <w:delText>—</w:delText>
        </w:r>
      </w:del>
      <w:ins w:id="5705" w:author="emmanuel blezes" w:date="2026-05-18T20:04:00Z" w16du:dateUtc="2026-05-18T18:04:00Z">
        <w:r w:rsidR="00146C66">
          <w:t>-</w:t>
        </w:r>
      </w:ins>
      <w:r>
        <w:t xml:space="preserve"> essentielle pour la voie A, compressée à six mois pour la voie B. Sur le modèle Turner britannique, son mandat est de </w:t>
      </w:r>
      <w:r>
        <w:lastRenderedPageBreak/>
        <w:t>produire un diagnostic public partagé qui rende le débat politique possible</w:t>
      </w:r>
      <w:r>
        <w:rPr>
          <w:rStyle w:val="FootnoteReference"/>
        </w:rPr>
        <w:footnoteReference w:id="331"/>
      </w:r>
      <w:r>
        <w:t>. Sans cette étape, la discussion bute sur des chiffres contestés et sur des projections concurrentes, et l’opinion ne peut pas arbitrer.</w:t>
      </w:r>
    </w:p>
    <w:p w14:paraId="19B34270" w14:textId="77777777" w:rsidR="00B437D0" w:rsidRDefault="00000000">
      <w:pPr>
        <w:pStyle w:val="BodyText"/>
      </w:pPr>
      <w:r>
        <w:t xml:space="preserve">Ensuite, </w:t>
      </w:r>
      <w:r>
        <w:rPr>
          <w:b/>
          <w:bCs/>
        </w:rPr>
        <w:t>un pacte syndical</w:t>
      </w:r>
      <w:r>
        <w:t xml:space="preserve"> </w:t>
      </w:r>
      <w:del w:id="5720" w:author="emmanuel blezes" w:date="2026-05-18T20:04:00Z" w16du:dateUtc="2026-05-18T18:04:00Z">
        <w:r w:rsidDel="00146C66">
          <w:delText>—</w:delText>
        </w:r>
      </w:del>
      <w:ins w:id="5721" w:author="emmanuel blezes" w:date="2026-05-18T20:04:00Z" w16du:dateUtc="2026-05-18T18:04:00Z">
        <w:r w:rsidR="00146C66">
          <w:t>-</w:t>
        </w:r>
      </w:ins>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Accord Prices and Incomes Mark II</w:t>
      </w:r>
      <w:r>
        <w:t>, puis traduite en SG Act sept ans plus tard</w:t>
      </w:r>
      <w:r>
        <w:rPr>
          <w:rStyle w:val="FootnoteReference"/>
        </w:rPr>
        <w:footnoteReference w:id="332"/>
      </w:r>
      <w:r>
        <w:t>. C’est ce que la France n’a su faire à aucune des trois tentatives de 1997, 2019 et 2023.</w:t>
      </w:r>
    </w:p>
    <w:p w14:paraId="0D086F20" w14:textId="77777777" w:rsidR="00B437D0" w:rsidRDefault="00000000">
      <w:pPr>
        <w:pStyle w:val="BodyText"/>
      </w:pPr>
      <w:r>
        <w:t xml:space="preserve">Enfin, </w:t>
      </w:r>
      <w:r>
        <w:rPr>
          <w:b/>
          <w:bCs/>
        </w:rPr>
        <w:t>une communication massive sur dix-huit mois minimum</w:t>
      </w:r>
      <w:r>
        <w:t>, martelant trois messages simples. Les retraites des retraités actuels ne baissent pas. La répartition est préservée. Le pilier nouveau est un complément qui se construit pour les actifs</w:t>
      </w:r>
      <w:r>
        <w:rPr>
          <w:rStyle w:val="FootnoteReference"/>
        </w:rPr>
        <w:footnoteReference w:id="333"/>
      </w:r>
      <w:r>
        <w:t xml:space="preserve">. La présidentielle de 2027 est, à cet égard, le moment d’arbitrage politique le plus naturel </w:t>
      </w:r>
      <w:del w:id="5736" w:author="emmanuel blezes" w:date="2026-05-18T20:04:00Z" w16du:dateUtc="2026-05-18T18:04:00Z">
        <w:r w:rsidDel="00146C66">
          <w:delText>—</w:delText>
        </w:r>
      </w:del>
      <w:ins w:id="5737" w:author="emmanuel blezes" w:date="2026-05-18T20:04:00Z" w16du:dateUtc="2026-05-18T18:04:00Z">
        <w:r w:rsidR="00146C66">
          <w:t>-</w:t>
        </w:r>
      </w:ins>
      <w:r>
        <w:t xml:space="preserve">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14:paraId="179BC717" w14:textId="77777777" w:rsidR="00B437D0" w:rsidRDefault="002C7085">
      <w:r>
        <w:rPr>
          <w:noProof/>
        </w:rPr>
        <w:pict w14:anchorId="6D7007CC">
          <v:rect id="_x0000_i1028" alt="" style="width:451.3pt;height:.05pt;mso-width-percent:0;mso-height-percent:0;mso-width-percent:0;mso-height-percent:0" o:hralign="center" o:hrstd="t" o:hr="t"/>
        </w:pict>
      </w:r>
    </w:p>
    <w:p w14:paraId="4E317421" w14:textId="77777777" w:rsidR="00B437D0" w:rsidRDefault="00000000">
      <w:pPr>
        <w:pStyle w:val="Heading2"/>
      </w:pPr>
      <w:bookmarkStart w:id="5738" w:name="X63bf85d33753e3f8c44b0fd1c3db5e165e7ae73"/>
      <w:bookmarkStart w:id="5739" w:name="_Toc230888266"/>
      <w:bookmarkEnd w:id="5509"/>
      <w:bookmarkEnd w:id="5703"/>
      <w:r>
        <w:t xml:space="preserve">Section C </w:t>
      </w:r>
      <w:del w:id="5740" w:author="emmanuel blezes" w:date="2026-05-18T20:04:00Z" w16du:dateUtc="2026-05-18T18:04:00Z">
        <w:r w:rsidDel="00146C66">
          <w:delText>—</w:delText>
        </w:r>
      </w:del>
      <w:ins w:id="5741" w:author="emmanuel blezes" w:date="2026-05-18T20:04:00Z" w16du:dateUtc="2026-05-18T18:04:00Z">
        <w:r w:rsidR="00146C66">
          <w:t>-</w:t>
        </w:r>
      </w:ins>
      <w:r>
        <w:t xml:space="preserve"> L’agenda 2027-2052 en quatre phases</w:t>
      </w:r>
      <w:bookmarkEnd w:id="5739"/>
    </w:p>
    <w:p w14:paraId="5A40E75C" w14:textId="77777777" w:rsidR="00B437D0" w:rsidRDefault="00000000">
      <w:pPr>
        <w:pStyle w:val="FirstParagraph"/>
      </w:pPr>
      <w:r>
        <w:t xml:space="preserve">Les enjeux structurels arbitrés et la méthode politique choisie, l’agenda devient lisible. Vingt-cinq ans articulés en quatre phases </w:t>
      </w:r>
      <w:del w:id="5742" w:author="emmanuel blezes" w:date="2026-05-18T20:04:00Z" w16du:dateUtc="2026-05-18T18:04:00Z">
        <w:r w:rsidDel="00146C66">
          <w:delText>—</w:delText>
        </w:r>
      </w:del>
      <w:ins w:id="5743" w:author="emmanuel blezes" w:date="2026-05-18T20:04:00Z" w16du:dateUtc="2026-05-18T18:04:00Z">
        <w:r w:rsidR="00146C66">
          <w:t>-</w:t>
        </w:r>
      </w:ins>
      <w:r>
        <w:t xml:space="preserve"> préparation, lancement, déploiement, maturation </w:t>
      </w:r>
      <w:del w:id="5744" w:author="emmanuel blezes" w:date="2026-05-18T20:04:00Z" w16du:dateUtc="2026-05-18T18:04:00Z">
        <w:r w:rsidDel="00146C66">
          <w:delText>—</w:delText>
        </w:r>
      </w:del>
      <w:ins w:id="5745" w:author="emmanuel blezes" w:date="2026-05-18T20:04:00Z" w16du:dateUtc="2026-05-18T18:04:00Z">
        <w:r w:rsidR="00146C66">
          <w:t>-</w:t>
        </w:r>
      </w:ins>
      <w:r>
        <w:t xml:space="preserve"> qui absorbent douze propositions concrètes. Le calendrier ci-dessous suppose l’horizon haut de la voie A. La voie B compresse la phase 1 à six mois et démarre la cotisation patronale dès 2028 ; les piliers de fond restent identiques.</w:t>
      </w:r>
    </w:p>
    <w:p w14:paraId="06F8984E" w14:textId="77777777" w:rsidR="00B437D0" w:rsidRDefault="00000000">
      <w:pPr>
        <w:pStyle w:val="Subtitle"/>
        <w:pPrChange w:id="5746" w:author="emmanuel blezes" w:date="2026-05-24T19:58:00Z" w16du:dateUtc="2026-05-24T17:58:00Z">
          <w:pPr>
            <w:pStyle w:val="Heading3"/>
          </w:pPr>
        </w:pPrChange>
      </w:pPr>
      <w:bookmarkStart w:id="5747" w:name="phase-1-préparation-2027-2028"/>
      <w:r>
        <w:t xml:space="preserve">Phase 1 </w:t>
      </w:r>
      <w:del w:id="5748" w:author="emmanuel blezes" w:date="2026-05-18T20:04:00Z" w16du:dateUtc="2026-05-18T18:04:00Z">
        <w:r w:rsidDel="00146C66">
          <w:delText>—</w:delText>
        </w:r>
      </w:del>
      <w:ins w:id="5749" w:author="emmanuel blezes" w:date="2026-05-18T20:04:00Z" w16du:dateUtc="2026-05-18T18:04:00Z">
        <w:r w:rsidR="00146C66">
          <w:t>-</w:t>
        </w:r>
      </w:ins>
      <w:r>
        <w:t xml:space="preserve"> Préparation (2027-2028)</w:t>
      </w:r>
    </w:p>
    <w:p w14:paraId="09F7A0B0" w14:textId="77777777" w:rsidR="00B437D0" w:rsidRDefault="00000000">
      <w:pPr>
        <w:pStyle w:val="Heading4"/>
      </w:pPr>
      <w:bookmarkStart w:id="5750" w:name="Xb25272055aea3e7fdfc374c39e4bd235a2d25ab"/>
      <w:r>
        <w:t xml:space="preserve">Proposition 1 </w:t>
      </w:r>
      <w:del w:id="5751" w:author="emmanuel blezes" w:date="2026-05-18T20:04:00Z" w16du:dateUtc="2026-05-18T18:04:00Z">
        <w:r w:rsidDel="00146C66">
          <w:delText>—</w:delText>
        </w:r>
      </w:del>
      <w:ins w:id="5752" w:author="emmanuel blezes" w:date="2026-05-18T20:04:00Z" w16du:dateUtc="2026-05-18T18:04:00Z">
        <w:r w:rsidR="00146C66">
          <w:t>-</w:t>
        </w:r>
      </w:ins>
      <w:r>
        <w:t xml:space="preserve"> Une Commission indépendante transpartisane, mandatée dès 2027</w:t>
      </w:r>
    </w:p>
    <w:p w14:paraId="7BDC23D3" w14:textId="77777777" w:rsidR="00B437D0" w:rsidRDefault="00000000">
      <w:pPr>
        <w:pStyle w:val="BlockText"/>
      </w:pPr>
      <w:r>
        <w:rPr>
          <w:i/>
          <w:iCs/>
        </w:rPr>
        <w:t>« Diagnostic d’abord, vote ensuite. C’est la seule séquence qui ait jamais tenu trente ans. »</w:t>
      </w:r>
    </w:p>
    <w:p w14:paraId="47575614" w14:textId="77777777" w:rsidR="00B437D0" w:rsidRDefault="00000000">
      <w:pPr>
        <w:pStyle w:val="FirstParagraph"/>
      </w:pPr>
      <w:r>
        <w:lastRenderedPageBreak/>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2006. Ces rapports britanniques ont été ratifiés par Travaillistes et Conservateurs avant le </w:t>
      </w:r>
      <w:r>
        <w:rPr>
          <w:i/>
          <w:iCs/>
        </w:rPr>
        <w:t>Pensions Act 2008</w:t>
      </w:r>
      <w:r>
        <w:t xml:space="preserve"> </w:t>
      </w:r>
      <w:del w:id="5753" w:author="emmanuel blezes" w:date="2026-05-18T20:04:00Z" w16du:dateUtc="2026-05-18T18:04:00Z">
        <w:r w:rsidDel="00146C66">
          <w:delText>—</w:delText>
        </w:r>
      </w:del>
      <w:ins w:id="5754" w:author="emmanuel blezes" w:date="2026-05-18T20:04:00Z" w16du:dateUtc="2026-05-18T18:04:00Z">
        <w:r w:rsidR="00146C66">
          <w:t>-</w:t>
        </w:r>
      </w:ins>
      <w:r>
        <w:t xml:space="preserve"> c’est cette ratification, et elle seule, qui explique la durabilité du dispositif. Pour la voie B, la durée est compressée à six mois et la Commission est doublée d’un mandat de négociation syndicale parallèle, sur le modèle Hawke-Kelty.</w:t>
      </w:r>
    </w:p>
    <w:p w14:paraId="7C8E23D7" w14:textId="77777777" w:rsidR="00B437D0" w:rsidRDefault="00000000">
      <w:pPr>
        <w:pStyle w:val="Heading4"/>
      </w:pPr>
      <w:bookmarkStart w:id="5755" w:name="X71fd4590a30a2ffa5972ec5815330d8d84b0969"/>
      <w:bookmarkEnd w:id="5750"/>
      <w:r>
        <w:t xml:space="preserve">Proposition 2 </w:t>
      </w:r>
      <w:del w:id="5756" w:author="emmanuel blezes" w:date="2026-05-18T20:04:00Z" w16du:dateUtc="2026-05-18T18:04:00Z">
        <w:r w:rsidDel="00146C66">
          <w:delText>—</w:delText>
        </w:r>
      </w:del>
      <w:ins w:id="5757" w:author="emmanuel blezes" w:date="2026-05-18T20:04:00Z" w16du:dateUtc="2026-05-18T18:04:00Z">
        <w:r w:rsidR="00146C66">
          <w:t>-</w:t>
        </w:r>
      </w:ins>
      <w:r>
        <w:t xml:space="preserve"> Une loi-cadre votée à majorité qualifiée des trois cinquièmes</w:t>
      </w:r>
    </w:p>
    <w:p w14:paraId="7401E27E" w14:textId="77777777" w:rsidR="00B437D0" w:rsidRDefault="00000000">
      <w:pPr>
        <w:pStyle w:val="BlockText"/>
      </w:pPr>
      <w:r>
        <w:rPr>
          <w:i/>
          <w:iCs/>
        </w:rPr>
        <w:t>« Loi Thomas 1997, abrogée en 2002. Cinq ans pour rien. À ne pas répéter. »</w:t>
      </w:r>
    </w:p>
    <w:p w14:paraId="075AF17D" w14:textId="77777777" w:rsidR="00B437D0" w:rsidRDefault="00000000">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w:t>
      </w:r>
      <w:del w:id="5758" w:author="emmanuel blezes" w:date="2026-05-18T20:04:00Z" w16du:dateUtc="2026-05-18T18:04:00Z">
        <w:r w:rsidDel="00146C66">
          <w:delText>—</w:delText>
        </w:r>
      </w:del>
      <w:ins w:id="5759" w:author="emmanuel blezes" w:date="2026-05-18T20:04:00Z" w16du:dateUtc="2026-05-18T18:04:00Z">
        <w:r w:rsidR="00146C66">
          <w:t>-</w:t>
        </w:r>
      </w:ins>
      <w:r>
        <w:t xml:space="preserve"> cotisation patronale, plancher universel, fonds par défaut public, gouvernance paritaire </w:t>
      </w:r>
      <w:del w:id="5760" w:author="emmanuel blezes" w:date="2026-05-18T20:04:00Z" w16du:dateUtc="2026-05-18T18:04:00Z">
        <w:r w:rsidDel="00146C66">
          <w:delText>—</w:delText>
        </w:r>
      </w:del>
      <w:ins w:id="5761" w:author="emmanuel blezes" w:date="2026-05-18T20:04:00Z" w16du:dateUtc="2026-05-18T18:04:00Z">
        <w:r w:rsidR="00146C66">
          <w:t>-</w:t>
        </w:r>
      </w:ins>
      <w:r>
        <w:t xml:space="preserve">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w:t>
      </w:r>
      <w:del w:id="5762" w:author="emmanuel blezes" w:date="2026-05-18T20:04:00Z" w16du:dateUtc="2026-05-18T18:04:00Z">
        <w:r w:rsidDel="00146C66">
          <w:delText>—</w:delText>
        </w:r>
      </w:del>
      <w:ins w:id="5763" w:author="emmanuel blezes" w:date="2026-05-18T20:04:00Z" w16du:dateUtc="2026-05-18T18:04:00Z">
        <w:r w:rsidR="00146C66">
          <w:t>-</w:t>
        </w:r>
      </w:ins>
      <w:r>
        <w:t xml:space="preserve"> c’est ce qu’Howard et Abbott n’avaient pas en Australie.</w:t>
      </w:r>
    </w:p>
    <w:p w14:paraId="46EF09AC" w14:textId="77777777" w:rsidR="00B437D0" w:rsidRDefault="00000000">
      <w:pPr>
        <w:pStyle w:val="Heading4"/>
      </w:pPr>
      <w:bookmarkStart w:id="5764" w:name="X102284b6985e3ee2ed8b8dc19b6e44b3edef9db"/>
      <w:bookmarkEnd w:id="5755"/>
      <w:r>
        <w:t xml:space="preserve">Proposition 3 </w:t>
      </w:r>
      <w:del w:id="5765" w:author="emmanuel blezes" w:date="2026-05-18T20:04:00Z" w16du:dateUtc="2026-05-18T18:04:00Z">
        <w:r w:rsidDel="00146C66">
          <w:delText>—</w:delText>
        </w:r>
      </w:del>
      <w:ins w:id="5766" w:author="emmanuel blezes" w:date="2026-05-18T20:04:00Z" w16du:dateUtc="2026-05-18T18:04:00Z">
        <w:r w:rsidR="00146C66">
          <w:t>-</w:t>
        </w:r>
      </w:ins>
      <w:r>
        <w:t xml:space="preserve"> Redéploiement intégral du FRR vers le FFC, 1ᵉʳ janvier 2028</w:t>
      </w:r>
    </w:p>
    <w:p w14:paraId="5B52ED57" w14:textId="77777777" w:rsidR="00B437D0" w:rsidRDefault="00000000">
      <w:pPr>
        <w:pStyle w:val="BlockText"/>
      </w:pPr>
      <w:r>
        <w:rPr>
          <w:i/>
          <w:iCs/>
        </w:rPr>
        <w:t>« 20,4 milliards qui dorment depuis quinze ans, mis enfin au travail. »</w:t>
      </w:r>
    </w:p>
    <w:p w14:paraId="176804FD" w14:textId="77777777" w:rsidR="00B437D0" w:rsidRDefault="00000000">
      <w:pPr>
        <w:pStyle w:val="FirstParagraph"/>
      </w:pPr>
      <w:r>
        <w:t>Le FRR a été créé en 1999 par la loi n° 2001-624 du 17 juillet 2001 pour absorber le choc démographique des années 2020</w:t>
      </w:r>
      <w:r>
        <w:rPr>
          <w:rStyle w:val="FootnoteReference"/>
        </w:rPr>
        <w:footnoteReference w:id="334"/>
      </w:r>
      <w:r>
        <w:t xml:space="preserve">. Il sert aujourd’hui à colmater les trous annuels de la CADES (versements de ~2,1 Md€/an depuis 2011), ce qui n’était pas son objet. Sa réaffectation intégrale au FFC est un geste politique visible </w:t>
      </w:r>
      <w:del w:id="5770" w:author="emmanuel blezes" w:date="2026-05-18T20:04:00Z" w16du:dateUtc="2026-05-18T18:04:00Z">
        <w:r w:rsidDel="00146C66">
          <w:delText>—</w:delText>
        </w:r>
      </w:del>
      <w:ins w:id="5771" w:author="emmanuel blezes" w:date="2026-05-18T20:04:00Z" w16du:dateUtc="2026-05-18T18:04:00Z">
        <w:r w:rsidR="00146C66">
          <w:t>-</w:t>
        </w:r>
      </w:ins>
      <w:r>
        <w:t xml:space="preserve"> « vingt milliards qui changent de table » </w:t>
      </w:r>
      <w:del w:id="5772" w:author="emmanuel blezes" w:date="2026-05-18T20:04:00Z" w16du:dateUtc="2026-05-18T18:04:00Z">
        <w:r w:rsidDel="00146C66">
          <w:delText>—</w:delText>
        </w:r>
      </w:del>
      <w:ins w:id="5773" w:author="emmanuel blezes" w:date="2026-05-18T20:04:00Z" w16du:dateUtc="2026-05-18T18:04:00Z">
        <w:r w:rsidR="00146C66">
          <w:t>-</w:t>
        </w:r>
      </w:ins>
      <w:r>
        <w:t xml:space="preserve"> et un capital immédiatement productif. Rendement annualisé 2003-2024 : 4,1 % réel net, comparable aux meilleurs fonds souverains européens. Pas d’argent neuf demandé. Du capital existant, mieux employé.</w:t>
      </w:r>
    </w:p>
    <w:p w14:paraId="0C942459" w14:textId="77777777" w:rsidR="00B437D0" w:rsidRDefault="00000000">
      <w:pPr>
        <w:pStyle w:val="Subtitle"/>
        <w:pPrChange w:id="5774" w:author="emmanuel blezes" w:date="2026-05-24T19:58:00Z" w16du:dateUtc="2026-05-24T17:58:00Z">
          <w:pPr>
            <w:pStyle w:val="Heading3"/>
          </w:pPr>
        </w:pPrChange>
      </w:pPr>
      <w:bookmarkStart w:id="5775" w:name="phase-2-lancement-2029-2032"/>
      <w:bookmarkEnd w:id="5747"/>
      <w:bookmarkEnd w:id="5764"/>
      <w:r>
        <w:t xml:space="preserve">Phase 2 </w:t>
      </w:r>
      <w:del w:id="5776" w:author="emmanuel blezes" w:date="2026-05-18T20:04:00Z" w16du:dateUtc="2026-05-18T18:04:00Z">
        <w:r w:rsidDel="00146C66">
          <w:delText>—</w:delText>
        </w:r>
      </w:del>
      <w:ins w:id="5777" w:author="emmanuel blezes" w:date="2026-05-18T20:04:00Z" w16du:dateUtc="2026-05-18T18:04:00Z">
        <w:r w:rsidR="00146C66">
          <w:t>-</w:t>
        </w:r>
      </w:ins>
      <w:r>
        <w:t xml:space="preserve"> Lancement (2029-2032)</w:t>
      </w:r>
    </w:p>
    <w:p w14:paraId="2A4313EB" w14:textId="77777777" w:rsidR="00B437D0" w:rsidRDefault="00000000">
      <w:pPr>
        <w:pStyle w:val="Heading4"/>
      </w:pPr>
      <w:bookmarkStart w:id="5778" w:name="Xfa57e5abeddfc30538a84131b0b7e78bbc58634"/>
      <w:r>
        <w:t xml:space="preserve">Proposition 4 </w:t>
      </w:r>
      <w:del w:id="5779" w:author="emmanuel blezes" w:date="2026-05-18T20:04:00Z" w16du:dateUtc="2026-05-18T18:04:00Z">
        <w:r w:rsidDel="00146C66">
          <w:delText>—</w:delText>
        </w:r>
      </w:del>
      <w:ins w:id="5780" w:author="emmanuel blezes" w:date="2026-05-18T20:04:00Z" w16du:dateUtc="2026-05-18T18:04:00Z">
        <w:r w:rsidR="00146C66">
          <w:t>-</w:t>
        </w:r>
      </w:ins>
      <w:r>
        <w:t xml:space="preserve"> Création du Fonds Français de Capitalisation</w:t>
      </w:r>
    </w:p>
    <w:p w14:paraId="6A5FF0F1" w14:textId="77777777" w:rsidR="00B437D0" w:rsidRDefault="00000000">
      <w:pPr>
        <w:pStyle w:val="BlockText"/>
      </w:pPr>
      <w:r>
        <w:rPr>
          <w:i/>
          <w:iCs/>
        </w:rPr>
        <w:t>« Une seule entité publique-paritaire. Modèle CDPQ Québec, 473 milliards d’encours, indépendance professionnelle, légitimité paritaire. »</w:t>
      </w:r>
    </w:p>
    <w:p w14:paraId="7DAB2DD5" w14:textId="77777777" w:rsidR="00B437D0" w:rsidRDefault="00000000">
      <w:pPr>
        <w:pStyle w:val="FirstParagraph"/>
      </w:pPr>
      <w:r>
        <w:t xml:space="preserve">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w:t>
      </w:r>
      <w:r>
        <w:lastRenderedPageBreak/>
        <w:t>unique, professionnelle et publique, la France retomberait dans la dispersion d’instruments commerciaux qui caractérise le PER actuel.</w:t>
      </w:r>
    </w:p>
    <w:p w14:paraId="2B0A2DE1" w14:textId="77777777" w:rsidR="00B437D0" w:rsidRDefault="00000000">
      <w:pPr>
        <w:pStyle w:val="Heading4"/>
      </w:pPr>
      <w:bookmarkStart w:id="5781" w:name="X74cf6923f38913bfbf57935c83277cf3f9f86ef"/>
      <w:bookmarkEnd w:id="5778"/>
      <w:r>
        <w:t xml:space="preserve">Proposition 5 </w:t>
      </w:r>
      <w:del w:id="5782" w:author="emmanuel blezes" w:date="2026-05-18T20:04:00Z" w16du:dateUtc="2026-05-18T18:04:00Z">
        <w:r w:rsidDel="00146C66">
          <w:delText>—</w:delText>
        </w:r>
      </w:del>
      <w:ins w:id="5783" w:author="emmanuel blezes" w:date="2026-05-18T20:04:00Z" w16du:dateUtc="2026-05-18T18:04:00Z">
        <w:r w:rsidR="00146C66">
          <w:t>-</w:t>
        </w:r>
      </w:ins>
      <w:r>
        <w:t xml:space="preserve"> Gouvernance paritaire 1/3 - 1/3 - 1/3 mise en place</w:t>
      </w:r>
    </w:p>
    <w:p w14:paraId="408EE0FD" w14:textId="77777777" w:rsidR="00B437D0" w:rsidRDefault="00000000">
      <w:pPr>
        <w:pStyle w:val="BlockText"/>
      </w:pPr>
      <w:r>
        <w:rPr>
          <w:i/>
          <w:iCs/>
        </w:rPr>
        <w:t>« Ce qui n’est pas négocié ne tient pas. »</w:t>
      </w:r>
    </w:p>
    <w:p w14:paraId="445A11FE" w14:textId="77777777" w:rsidR="00B437D0" w:rsidRDefault="00000000">
      <w:pPr>
        <w:pStyle w:val="FirstParagraph"/>
      </w:pPr>
      <w:r>
        <w:t>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p w14:paraId="4E710D12" w14:textId="77777777" w:rsidR="00B437D0" w:rsidRDefault="00000000">
      <w:pPr>
        <w:pStyle w:val="Heading4"/>
      </w:pPr>
      <w:bookmarkStart w:id="5784" w:name="Xb5a240768b7c716e4404079316d2cfb51a64569"/>
      <w:bookmarkEnd w:id="5781"/>
      <w:r>
        <w:t xml:space="preserve">Proposition 6 </w:t>
      </w:r>
      <w:del w:id="5785" w:author="emmanuel blezes" w:date="2026-05-18T20:04:00Z" w16du:dateUtc="2026-05-18T18:04:00Z">
        <w:r w:rsidDel="00146C66">
          <w:delText>—</w:delText>
        </w:r>
      </w:del>
      <w:ins w:id="5786" w:author="emmanuel blezes" w:date="2026-05-18T20:04:00Z" w16du:dateUtc="2026-05-18T18:04:00Z">
        <w:r w:rsidR="00146C66">
          <w:t>-</w:t>
        </w:r>
      </w:ins>
      <w:r>
        <w:t xml:space="preserve"> Cotisation patronale, 0,5 % au lancement, 4 % en 2035 (voie B) ou 2042 (voie A)</w:t>
      </w:r>
    </w:p>
    <w:p w14:paraId="620F5689" w14:textId="77777777" w:rsidR="00B437D0" w:rsidRDefault="00000000">
      <w:pPr>
        <w:pStyle w:val="BlockText"/>
      </w:pPr>
      <w:r>
        <w:rPr>
          <w:i/>
          <w:iCs/>
        </w:rPr>
        <w:t>« La cotisation patronale a porté l’Australie de 3 à 12 %. Elle peut porter la France de 0 à 4. »</w:t>
      </w:r>
    </w:p>
    <w:p w14:paraId="0177AE4C" w14:textId="77777777" w:rsidR="00B437D0" w:rsidRDefault="00000000">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w:t>
      </w:r>
      <w:del w:id="5787" w:author="emmanuel blezes" w:date="2026-05-18T20:04:00Z" w16du:dateUtc="2026-05-18T18:04:00Z">
        <w:r w:rsidDel="00146C66">
          <w:delText>—</w:delText>
        </w:r>
      </w:del>
      <w:ins w:id="5788" w:author="emmanuel blezes" w:date="2026-05-18T20:04:00Z" w16du:dateUtc="2026-05-18T18:04:00Z">
        <w:r w:rsidR="00146C66">
          <w:t>-</w:t>
        </w:r>
      </w:ins>
      <w:r>
        <w:t xml:space="preserve"> soit, à comparaison, l’équivalent du déficit COR projeté en 2070. La leçon australienne est rude : sans paliers légaux, le gel intervient. Les paliers annuels doivent être opposables. L’incidence salariale partielle </w:t>
      </w:r>
      <w:del w:id="5789" w:author="emmanuel blezes" w:date="2026-05-18T20:04:00Z" w16du:dateUtc="2026-05-18T18:04:00Z">
        <w:r w:rsidDel="00146C66">
          <w:delText>—</w:delText>
        </w:r>
      </w:del>
      <w:ins w:id="5790" w:author="emmanuel blezes" w:date="2026-05-18T20:04:00Z" w16du:dateUtc="2026-05-18T18:04:00Z">
        <w:r w:rsidR="00146C66">
          <w:t>-</w:t>
        </w:r>
      </w:ins>
      <w:r>
        <w:t xml:space="preserve"> c’est-à-dire la part absorbée par modération salariale négociée </w:t>
      </w:r>
      <w:del w:id="5791" w:author="emmanuel blezes" w:date="2026-05-18T20:04:00Z" w16du:dateUtc="2026-05-18T18:04:00Z">
        <w:r w:rsidDel="00146C66">
          <w:delText>—</w:delText>
        </w:r>
      </w:del>
      <w:ins w:id="5792" w:author="emmanuel blezes" w:date="2026-05-18T20:04:00Z" w16du:dateUtc="2026-05-18T18:04:00Z">
        <w:r w:rsidR="00146C66">
          <w:t>-</w:t>
        </w:r>
      </w:ins>
      <w:r>
        <w:t xml:space="preserve"> est documentée à 70-80 % sur le long terme en Australie ; elle reste comparable au modèle social français quand elle est négociée avec les organisations syndicales en amont, à la suédoise ou à l’australienne.</w:t>
      </w:r>
    </w:p>
    <w:p w14:paraId="67665BFE" w14:textId="77777777" w:rsidR="00B437D0" w:rsidRDefault="00000000">
      <w:pPr>
        <w:pStyle w:val="Heading4"/>
      </w:pPr>
      <w:bookmarkStart w:id="5793" w:name="X16cb98ef823dac26a64f76d756bd721e3811cfc"/>
      <w:bookmarkEnd w:id="5784"/>
      <w:r>
        <w:t xml:space="preserve">Proposition 7 </w:t>
      </w:r>
      <w:del w:id="5794" w:author="emmanuel blezes" w:date="2026-05-18T20:04:00Z" w16du:dateUtc="2026-05-18T18:04:00Z">
        <w:r w:rsidDel="00146C66">
          <w:delText>—</w:delText>
        </w:r>
      </w:del>
      <w:ins w:id="5795" w:author="emmanuel blezes" w:date="2026-05-18T20:04:00Z" w16du:dateUtc="2026-05-18T18:04:00Z">
        <w:r w:rsidR="00146C66">
          <w:t>-</w:t>
        </w:r>
      </w:ins>
      <w:r>
        <w:t xml:space="preserve"> Émission d’eurobonds retraite dédiés, 50 Md€ étalés 2030-2034</w:t>
      </w:r>
    </w:p>
    <w:p w14:paraId="5CE41CEE" w14:textId="77777777" w:rsidR="00B437D0" w:rsidRDefault="00000000">
      <w:pPr>
        <w:pStyle w:val="BlockText"/>
      </w:pPr>
      <w:r>
        <w:rPr>
          <w:i/>
          <w:iCs/>
        </w:rPr>
        <w:t>« Précédent NextGenerationEU : 800 milliards levés en commun, sans crise. »</w:t>
      </w:r>
    </w:p>
    <w:p w14:paraId="3636ACDB" w14:textId="77777777" w:rsidR="00B437D0" w:rsidRDefault="00000000">
      <w:pPr>
        <w:pStyle w:val="FirstParagraph"/>
      </w:pPr>
      <w:r>
        <w:t xml:space="preserve">L’objection française du « double paiement » n’est pas une fatalité </w:t>
      </w:r>
      <w:del w:id="5796" w:author="emmanuel blezes" w:date="2026-05-18T20:04:00Z" w16du:dateUtc="2026-05-18T18:04:00Z">
        <w:r w:rsidDel="00146C66">
          <w:delText>—</w:delText>
        </w:r>
      </w:del>
      <w:ins w:id="5797" w:author="emmanuel blezes" w:date="2026-05-18T20:04:00Z" w16du:dateUtc="2026-05-18T18:04:00Z">
        <w:r w:rsidR="00146C66">
          <w:t>-</w:t>
        </w:r>
      </w:ins>
      <w:r>
        <w:t xml:space="preserve"> c’est une équation. Aucun pays comparable ne l’a financée par l’impôt général. La France peut, dans le cadre de l’Union, émettre des eurobonds dédiés à la transition retraite </w:t>
      </w:r>
      <w:del w:id="5798" w:author="emmanuel blezes" w:date="2026-05-18T20:04:00Z" w16du:dateUtc="2026-05-18T18:04:00Z">
        <w:r w:rsidDel="00146C66">
          <w:delText>—</w:delText>
        </w:r>
      </w:del>
      <w:ins w:id="5799" w:author="emmanuel blezes" w:date="2026-05-18T20:04:00Z" w16du:dateUtc="2026-05-18T18:04:00Z">
        <w:r w:rsidR="00146C66">
          <w:t>-</w:t>
        </w:r>
      </w:ins>
      <w:r>
        <w:t xml:space="preserve"> instruments à 30-50 ans, garantie conjointe </w:t>
      </w:r>
      <w:del w:id="5800" w:author="emmanuel blezes" w:date="2026-05-18T20:04:00Z" w16du:dateUtc="2026-05-18T18:04:00Z">
        <w:r w:rsidDel="00146C66">
          <w:delText>—</w:delText>
        </w:r>
      </w:del>
      <w:ins w:id="5801" w:author="emmanuel blezes" w:date="2026-05-18T20:04:00Z" w16du:dateUtc="2026-05-18T18:04:00Z">
        <w:r w:rsidR="00146C66">
          <w:t>-</w:t>
        </w:r>
      </w:ins>
      <w:r>
        <w:t xml:space="preserve">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14:paraId="6A921197" w14:textId="77777777" w:rsidR="00B437D0" w:rsidRDefault="00000000">
      <w:pPr>
        <w:pStyle w:val="Subtitle"/>
        <w:pPrChange w:id="5802" w:author="emmanuel blezes" w:date="2026-05-24T19:58:00Z" w16du:dateUtc="2026-05-24T17:58:00Z">
          <w:pPr>
            <w:pStyle w:val="Heading3"/>
          </w:pPr>
        </w:pPrChange>
      </w:pPr>
      <w:bookmarkStart w:id="5803" w:name="phase-3-déploiement-2033-2042"/>
      <w:bookmarkEnd w:id="5775"/>
      <w:bookmarkEnd w:id="5793"/>
      <w:r>
        <w:t xml:space="preserve">Phase 3 </w:t>
      </w:r>
      <w:del w:id="5804" w:author="emmanuel blezes" w:date="2026-05-18T20:04:00Z" w16du:dateUtc="2026-05-18T18:04:00Z">
        <w:r w:rsidDel="00146C66">
          <w:delText>—</w:delText>
        </w:r>
      </w:del>
      <w:ins w:id="5805" w:author="emmanuel blezes" w:date="2026-05-18T20:04:00Z" w16du:dateUtc="2026-05-18T18:04:00Z">
        <w:r w:rsidR="00146C66">
          <w:t>-</w:t>
        </w:r>
      </w:ins>
      <w:r>
        <w:t xml:space="preserve"> Déploiement (2033-2042)</w:t>
      </w:r>
    </w:p>
    <w:p w14:paraId="00B9CB5D" w14:textId="77777777" w:rsidR="00B437D0" w:rsidRDefault="00000000">
      <w:pPr>
        <w:pStyle w:val="Heading4"/>
      </w:pPr>
      <w:bookmarkStart w:id="5806" w:name="Xc4b780752869b78629b7f618966ed25c363c767"/>
      <w:r>
        <w:lastRenderedPageBreak/>
        <w:t xml:space="preserve">Proposition 8 </w:t>
      </w:r>
      <w:del w:id="5807" w:author="emmanuel blezes" w:date="2026-05-18T20:04:00Z" w16du:dateUtc="2026-05-18T18:04:00Z">
        <w:r w:rsidDel="00146C66">
          <w:delText>—</w:delText>
        </w:r>
      </w:del>
      <w:ins w:id="5808" w:author="emmanuel blezes" w:date="2026-05-18T20:04:00Z" w16du:dateUtc="2026-05-18T18:04:00Z">
        <w:r w:rsidR="00146C66">
          <w:t>-</w:t>
        </w:r>
      </w:ins>
      <w:r>
        <w:t xml:space="preserve"> Auto-enrolment universel, déployé par taille d’entreprise</w:t>
      </w:r>
    </w:p>
    <w:p w14:paraId="72BB6BC6" w14:textId="77777777" w:rsidR="00B437D0" w:rsidRDefault="00000000">
      <w:pPr>
        <w:pStyle w:val="BlockText"/>
      </w:pPr>
      <w:r>
        <w:rPr>
          <w:i/>
          <w:iCs/>
        </w:rPr>
        <w:t>« Modèle NEST UK : 13 millions de membres, 80 % de couverture en sept ans. »</w:t>
      </w:r>
    </w:p>
    <w:p w14:paraId="1B228597" w14:textId="77777777" w:rsidR="00B437D0" w:rsidRDefault="00000000">
      <w:pPr>
        <w:pStyle w:val="FirstParagraph"/>
      </w:pPr>
      <w:r>
        <w:t xml:space="preserve">Tout employeur inscrit automatiquement ses salariés au FFC. L’opt-out reste légal </w:t>
      </w:r>
      <w:del w:id="5809" w:author="emmanuel blezes" w:date="2026-05-18T20:04:00Z" w16du:dateUtc="2026-05-18T18:04:00Z">
        <w:r w:rsidDel="00146C66">
          <w:delText>—</w:delText>
        </w:r>
      </w:del>
      <w:ins w:id="5810" w:author="emmanuel blezes" w:date="2026-05-18T20:04:00Z" w16du:dateUtc="2026-05-18T18:04:00Z">
        <w:r w:rsidR="00146C66">
          <w:t>-</w:t>
        </w:r>
      </w:ins>
      <w:r>
        <w:t xml:space="preserve"> c’est la condition de constitutionnalité </w:t>
      </w:r>
      <w:del w:id="5811" w:author="emmanuel blezes" w:date="2026-05-18T20:04:00Z" w16du:dateUtc="2026-05-18T18:04:00Z">
        <w:r w:rsidDel="00146C66">
          <w:delText>—</w:delText>
        </w:r>
      </w:del>
      <w:ins w:id="5812" w:author="emmanuel blezes" w:date="2026-05-18T20:04:00Z" w16du:dateUtc="2026-05-18T18:04:00Z">
        <w:r w:rsidR="00146C66">
          <w:t>-</w:t>
        </w:r>
      </w:ins>
      <w:r>
        <w:t xml:space="preserve"> mais l’inertie comportementale fait le travail : au Royaume-Uni, le taux d’opt-out observé entre octobre 2012 et octobre 2022 oscille entre 8 % et 12 % selon les années, jamais supérieur à 25 % même dans les TPE</w:t>
      </w:r>
      <w:r>
        <w:rPr>
          <w:rStyle w:val="FootnoteReference"/>
        </w:rPr>
        <w:footnoteReference w:id="335"/>
      </w:r>
      <w:r>
        <w:t xml:space="preserve">. Déploiement </w:t>
      </w:r>
      <w:r>
        <w:rPr>
          <w:i/>
          <w:iCs/>
        </w:rPr>
        <w:t>staging</w:t>
      </w:r>
      <w:r>
        <w:t xml:space="preserve"> 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p w14:paraId="166BBE0F" w14:textId="77777777" w:rsidR="00B437D0" w:rsidRDefault="00000000">
      <w:pPr>
        <w:pStyle w:val="Heading4"/>
      </w:pPr>
      <w:bookmarkStart w:id="5823" w:name="Xd5a394f2274cbe30ccbc2163bd0a9180c8aa524"/>
      <w:bookmarkEnd w:id="5806"/>
      <w:r>
        <w:t xml:space="preserve">Proposition 9 </w:t>
      </w:r>
      <w:del w:id="5824" w:author="emmanuel blezes" w:date="2026-05-18T20:04:00Z" w16du:dateUtc="2026-05-18T18:04:00Z">
        <w:r w:rsidDel="00146C66">
          <w:delText>—</w:delText>
        </w:r>
      </w:del>
      <w:ins w:id="5825" w:author="emmanuel blezes" w:date="2026-05-18T20:04:00Z" w16du:dateUtc="2026-05-18T18:04:00Z">
        <w:r w:rsidR="00146C66">
          <w:t>-</w:t>
        </w:r>
      </w:ins>
      <w:r>
        <w:t xml:space="preserve"> Fléchage souverain : 25 % minimum sur PME et ETI françaises</w:t>
      </w:r>
    </w:p>
    <w:p w14:paraId="3E6714E0" w14:textId="77777777" w:rsidR="00B437D0" w:rsidRDefault="00000000">
      <w:pPr>
        <w:pStyle w:val="BlockText"/>
      </w:pPr>
      <w:r>
        <w:rPr>
          <w:i/>
          <w:iCs/>
        </w:rPr>
        <w:t>« 240 000 entreprises sans repreneur sur dix ans. Trois millions d’emplois en jeu. »</w:t>
      </w:r>
    </w:p>
    <w:p w14:paraId="13989D89" w14:textId="77777777" w:rsidR="00B437D0" w:rsidRDefault="00000000">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 </w:t>
      </w:r>
      <w:r>
        <w:rPr>
          <w:i/>
          <w:iCs/>
        </w:rPr>
        <w:t>home bias</w:t>
      </w:r>
      <w:r>
        <w:t xml:space="preserve"> de 10 à 25 % </w:t>
      </w:r>
      <w:del w:id="5826" w:author="emmanuel blezes" w:date="2026-05-18T20:04:00Z" w16du:dateUtc="2026-05-18T18:04:00Z">
        <w:r w:rsidDel="00146C66">
          <w:delText>—</w:delText>
        </w:r>
      </w:del>
      <w:ins w:id="5827" w:author="emmanuel blezes" w:date="2026-05-18T20:04:00Z" w16du:dateUtc="2026-05-18T18:04:00Z">
        <w:r w:rsidR="00146C66">
          <w:t>-</w:t>
        </w:r>
      </w:ins>
      <w:r>
        <w:t xml:space="preserve">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p w14:paraId="60E0412C" w14:textId="77777777" w:rsidR="00B437D0" w:rsidRDefault="00000000">
      <w:pPr>
        <w:pStyle w:val="Heading4"/>
      </w:pPr>
      <w:bookmarkStart w:id="5828" w:name="X7d28f57fe4760da79f26894264a7ef8001f606c"/>
      <w:bookmarkEnd w:id="5823"/>
      <w:r>
        <w:t xml:space="preserve">Proposition 10 </w:t>
      </w:r>
      <w:del w:id="5829" w:author="emmanuel blezes" w:date="2026-05-18T20:04:00Z" w16du:dateUtc="2026-05-18T18:04:00Z">
        <w:r w:rsidDel="00146C66">
          <w:delText>—</w:delText>
        </w:r>
      </w:del>
      <w:ins w:id="5830" w:author="emmanuel blezes" w:date="2026-05-18T20:04:00Z" w16du:dateUtc="2026-05-18T18:04:00Z">
        <w:r w:rsidR="00146C66">
          <w:t>-</w:t>
        </w:r>
      </w:ins>
      <w:r>
        <w:t xml:space="preserve"> Garantie publique de rendement plancher : inflation + 1 %</w:t>
      </w:r>
    </w:p>
    <w:p w14:paraId="16311BDD" w14:textId="77777777" w:rsidR="00B437D0" w:rsidRDefault="00000000">
      <w:pPr>
        <w:pStyle w:val="BlockText"/>
      </w:pPr>
      <w:r>
        <w:rPr>
          <w:i/>
          <w:iCs/>
        </w:rPr>
        <w:t>« Le risque, ce n’est pas la volatilité d’une année. C’est de ne pas pouvoir manger à 75 ans. »</w:t>
      </w:r>
    </w:p>
    <w:p w14:paraId="7506AFD2" w14:textId="77777777" w:rsidR="00B437D0" w:rsidRDefault="00000000">
      <w:pPr>
        <w:pStyle w:val="FirstParagraph"/>
      </w:pPr>
      <w:r>
        <w:t xml:space="preserve">L’État garantit un rendement réel plancher de 1 % par an sur la part capitalisée, calculé sur fenêtres glissantes de dix ans. C’est l’objection « casino » désarmée. Précédents : </w:t>
      </w:r>
      <w:r>
        <w:rPr>
          <w:i/>
          <w:iCs/>
        </w:rPr>
        <w:t>Garantipension</w:t>
      </w:r>
      <w:r>
        <w:t xml:space="preserve"> suédoise, </w:t>
      </w:r>
      <w:r>
        <w:rPr>
          <w:i/>
          <w:iCs/>
        </w:rPr>
        <w:t>Pension Protection Fund</w:t>
      </w:r>
      <w:r>
        <w:t xml:space="preserve"> britannique, </w:t>
      </w:r>
      <w:r>
        <w:rPr>
          <w:i/>
          <w:iCs/>
        </w:rPr>
        <w:t>funding ratio</w:t>
      </w:r>
      <w:r>
        <w:t xml:space="preserve"> minimum de 105 % imposé par la DNB néerlandaise</w:t>
      </w:r>
      <w:r>
        <w:rPr>
          <w:rStyle w:val="FootnoteReference"/>
        </w:rPr>
        <w:footnoteReference w:id="336"/>
      </w:r>
      <w:r>
        <w:t>.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p w14:paraId="1C93F085" w14:textId="77777777" w:rsidR="00B437D0" w:rsidRDefault="00000000">
      <w:pPr>
        <w:pStyle w:val="Heading3"/>
      </w:pPr>
      <w:bookmarkStart w:id="5840" w:name="phase-4-maturation-2043-2052"/>
      <w:bookmarkStart w:id="5841" w:name="_Toc230888267"/>
      <w:bookmarkEnd w:id="5803"/>
      <w:bookmarkEnd w:id="5828"/>
      <w:r>
        <w:lastRenderedPageBreak/>
        <w:t xml:space="preserve">Phase 4 </w:t>
      </w:r>
      <w:del w:id="5842" w:author="emmanuel blezes" w:date="2026-05-18T20:04:00Z" w16du:dateUtc="2026-05-18T18:04:00Z">
        <w:r w:rsidDel="00146C66">
          <w:delText>—</w:delText>
        </w:r>
      </w:del>
      <w:ins w:id="5843" w:author="emmanuel blezes" w:date="2026-05-18T20:04:00Z" w16du:dateUtc="2026-05-18T18:04:00Z">
        <w:r w:rsidR="00146C66">
          <w:t>-</w:t>
        </w:r>
      </w:ins>
      <w:r>
        <w:t xml:space="preserve"> Maturation (2043-2052)</w:t>
      </w:r>
      <w:bookmarkEnd w:id="5841"/>
    </w:p>
    <w:p w14:paraId="727EE113" w14:textId="77777777" w:rsidR="00B437D0" w:rsidRDefault="00000000">
      <w:pPr>
        <w:pStyle w:val="Heading4"/>
      </w:pPr>
      <w:bookmarkStart w:id="5844" w:name="X740b18e4b39a6ba941d441949ed79d93efefc4d"/>
      <w:r>
        <w:t xml:space="preserve">Proposition 11 </w:t>
      </w:r>
      <w:del w:id="5845" w:author="emmanuel blezes" w:date="2026-05-18T20:04:00Z" w16du:dateUtc="2026-05-18T18:04:00Z">
        <w:r w:rsidDel="00146C66">
          <w:delText>—</w:delText>
        </w:r>
      </w:del>
      <w:ins w:id="5846" w:author="emmanuel blezes" w:date="2026-05-18T20:04:00Z" w16du:dateUtc="2026-05-18T18:04:00Z">
        <w:r w:rsidR="00146C66">
          <w:t>-</w:t>
        </w:r>
      </w:ins>
      <w:r>
        <w:t xml:space="preserve"> Transparence radicale institutionnalisée</w:t>
      </w:r>
    </w:p>
    <w:p w14:paraId="088D900A" w14:textId="77777777" w:rsidR="00B437D0" w:rsidRDefault="00000000">
      <w:pPr>
        <w:pStyle w:val="BlockText"/>
      </w:pPr>
      <w:r>
        <w:rPr>
          <w:i/>
          <w:iCs/>
        </w:rPr>
        <w:t>« Modèle CPPIB Canada : tout est public, des frais aux votes en assemblée d’actionnaires. »</w:t>
      </w:r>
    </w:p>
    <w:p w14:paraId="39DB85F5" w14:textId="77777777" w:rsidR="00B437D0" w:rsidRDefault="00000000">
      <w:pPr>
        <w:pStyle w:val="FirstParagraph"/>
      </w:pPr>
      <w:r>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 </w:t>
      </w:r>
      <w:r>
        <w:rPr>
          <w:i/>
          <w:iCs/>
        </w:rPr>
        <w:t>open data</w:t>
      </w:r>
      <w:r>
        <w:t xml:space="preserve">. Cette transparence est la condition de durée du pacte de confiance </w:t>
      </w:r>
      <w:del w:id="5847" w:author="emmanuel blezes" w:date="2026-05-18T20:04:00Z" w16du:dateUtc="2026-05-18T18:04:00Z">
        <w:r w:rsidDel="00146C66">
          <w:delText>—</w:delText>
        </w:r>
      </w:del>
      <w:ins w:id="5848" w:author="emmanuel blezes" w:date="2026-05-18T20:04:00Z" w16du:dateUtc="2026-05-18T18:04:00Z">
        <w:r w:rsidR="00146C66">
          <w:t>-</w:t>
        </w:r>
      </w:ins>
      <w:r>
        <w:t xml:space="preserve"> c’est elle qui, en Suède et au Canada, désarme les attaques périodiques contre les fonds publics. La France a ici une longueur d’avance institutionnelle : la Cour des comptes, l’ACPR et l’AMF disposent déjà des compétences. Reste à les mobiliser.</w:t>
      </w:r>
    </w:p>
    <w:p w14:paraId="35AED5EE" w14:textId="77777777" w:rsidR="00B437D0" w:rsidRDefault="00000000">
      <w:pPr>
        <w:pStyle w:val="Heading4"/>
      </w:pPr>
      <w:bookmarkStart w:id="5849" w:name="Xa7cd3edab71a7e7a2ac4ff2be95faa1cfa09eaf"/>
      <w:bookmarkEnd w:id="5844"/>
      <w:r>
        <w:t xml:space="preserve">Proposition 12 </w:t>
      </w:r>
      <w:del w:id="5850" w:author="emmanuel blezes" w:date="2026-05-18T20:04:00Z" w16du:dateUtc="2026-05-18T18:04:00Z">
        <w:r w:rsidDel="00146C66">
          <w:delText>—</w:delText>
        </w:r>
      </w:del>
      <w:ins w:id="5851" w:author="emmanuel blezes" w:date="2026-05-18T20:04:00Z" w16du:dateUtc="2026-05-18T18:04:00Z">
        <w:r w:rsidR="00146C66">
          <w:t>-</w:t>
        </w:r>
      </w:ins>
      <w:r>
        <w:t xml:space="preserve"> Pacte intergénérationnel : sous-indexation des pensions 1 % sous l’inflation, dix ans</w:t>
      </w:r>
    </w:p>
    <w:p w14:paraId="0F51E1B5" w14:textId="77777777" w:rsidR="00B437D0" w:rsidRDefault="00000000">
      <w:pPr>
        <w:pStyle w:val="BlockText"/>
      </w:pPr>
      <w:r>
        <w:rPr>
          <w:i/>
          <w:iCs/>
        </w:rPr>
        <w:t>« Les retraités d’aujourd’hui ont bénéficié d’un TRI de 5,8 % par an du système. La génération suivante en attendra 1,5 %. »</w:t>
      </w:r>
    </w:p>
    <w:p w14:paraId="534C92DA" w14:textId="77777777" w:rsidR="00B437D0" w:rsidRDefault="00000000">
      <w:pPr>
        <w:pStyle w:val="FirstParagraph"/>
      </w:pPr>
      <w:r>
        <w:t>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337"/>
      </w:r>
      <w:r>
        <w:t>. Modération appliquée au-dessus du minimum vieillesse, intégralement préservé. Expressément temporaire : retour à indexation pleine en 2053. L’équité intergénérationnelle ne se décrète pas. Elle se finance.</w:t>
      </w:r>
    </w:p>
    <w:p w14:paraId="3BAA9494" w14:textId="77777777" w:rsidR="00B437D0" w:rsidRDefault="00000000">
      <w:pPr>
        <w:pStyle w:val="Heading3"/>
      </w:pPr>
      <w:bookmarkStart w:id="5857" w:name="ce-que-le-système-atteint-en-2052"/>
      <w:bookmarkStart w:id="5858" w:name="_Toc230888268"/>
      <w:bookmarkEnd w:id="5840"/>
      <w:bookmarkEnd w:id="5849"/>
      <w:r>
        <w:t>Ce que le système atteint en 2052</w:t>
      </w:r>
      <w:bookmarkEnd w:id="5858"/>
    </w:p>
    <w:p w14:paraId="1A12D460" w14:textId="77777777" w:rsidR="00B437D0" w:rsidRDefault="00000000">
      <w:pPr>
        <w:pStyle w:val="FirstParagraph"/>
      </w:pPr>
      <w:r>
        <w:t xml:space="preserve">À cet horizon, et selon la modélisation Python validée du scénario D, l’encours capitalisé français approche </w:t>
      </w:r>
      <w:r>
        <w:rPr>
          <w:b/>
          <w:bCs/>
        </w:rPr>
        <w:t>2 700 à 3 000 Md€</w:t>
      </w:r>
      <w:r>
        <w:t xml:space="preserve"> en euros constants 2026, soit environ 69 % du PIB</w:t>
      </w:r>
      <w:r>
        <w:rPr>
          <w:rStyle w:val="FootnoteReference"/>
        </w:rPr>
        <w:footnoteReference w:id="338"/>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w:t>
      </w:r>
      <w:del w:id="5869" w:author="emmanuel blezes" w:date="2026-05-18T20:04:00Z" w16du:dateUtc="2026-05-18T18:04:00Z">
        <w:r w:rsidDel="00146C66">
          <w:delText>—</w:delText>
        </w:r>
      </w:del>
      <w:ins w:id="5870" w:author="emmanuel blezes" w:date="2026-05-18T20:04:00Z" w16du:dateUtc="2026-05-18T18:04:00Z">
        <w:r w:rsidR="00146C66">
          <w:t>-</w:t>
        </w:r>
      </w:ins>
      <w:r>
        <w:t xml:space="preserve"> elle pèse toujours pour les deux tiers du revenu de retraite, mais elle est désormais épaulée par un tiers capitalisé qui amortit le choc démographique et finance, </w:t>
      </w:r>
      <w:r>
        <w:lastRenderedPageBreak/>
        <w:t xml:space="preserve">accessoirement, l’économie française elle-même. Le déficit COR projeté à -45 Md€/an en 2070 dans le scénario statu quo est réduit à -1,6 Md€/an dans le scénario D </w:t>
      </w:r>
      <w:del w:id="5871" w:author="emmanuel blezes" w:date="2026-05-18T20:04:00Z" w16du:dateUtc="2026-05-18T18:04:00Z">
        <w:r w:rsidDel="00146C66">
          <w:delText>—</w:delText>
        </w:r>
      </w:del>
      <w:ins w:id="5872" w:author="emmanuel blezes" w:date="2026-05-18T20:04:00Z" w16du:dateUtc="2026-05-18T18:04:00Z">
        <w:r w:rsidR="00146C66">
          <w:t>-</w:t>
        </w:r>
      </w:ins>
      <w:r>
        <w:t xml:space="preserve"> quasiment résorbé.</w:t>
      </w:r>
    </w:p>
    <w:p w14:paraId="5F6A1BD9" w14:textId="77777777" w:rsidR="00B437D0" w:rsidRDefault="00000000">
      <w:pPr>
        <w:pStyle w:val="BodyText"/>
      </w:pPr>
      <w:r>
        <w:t xml:space="preserve">Comparaison internationale, pour situer l’ordre de grandeur. L’Australie, en 2025, affiche un encours de l’ordre de 160 % du PIB après trente-trois ans à 12 % de cotisation. Le Canada CPPIB gère ~25 % du PIB canadien après vingt-huit ans. Les Pays-Bas dépassent 200 %. La France à 69 % en 2052 ne rattrape pas le sommet. Elle comble la moitié de son retard, et c’est exactement ce que vingt-cinq ans permettent de faire </w:t>
      </w:r>
      <w:del w:id="5873" w:author="emmanuel blezes" w:date="2026-05-18T20:04:00Z" w16du:dateUtc="2026-05-18T18:04:00Z">
        <w:r w:rsidDel="00146C66">
          <w:delText>—</w:delText>
        </w:r>
      </w:del>
      <w:ins w:id="5874" w:author="emmanuel blezes" w:date="2026-05-18T20:04:00Z" w16du:dateUtc="2026-05-18T18:04:00Z">
        <w:r w:rsidR="00146C66">
          <w:t>-</w:t>
        </w:r>
      </w:ins>
      <w:r>
        <w:t xml:space="preserve"> ni plus, ni moins.</w:t>
      </w:r>
    </w:p>
    <w:p w14:paraId="04BB3DC9" w14:textId="446748AC" w:rsidR="00B437D0" w:rsidRDefault="002C7085">
      <w:del w:id="5875" w:author="emmanuel blezes" w:date="2026-05-24T19:46:00Z" w16du:dateUtc="2026-05-24T17:46:00Z">
        <w:r>
          <w:rPr>
            <w:noProof/>
          </w:rPr>
          <w:pict w14:anchorId="675E4960">
            <v:rect id="_x0000_i1027" alt="" style="width:451.3pt;height:.05pt;mso-width-percent:0;mso-height-percent:0;mso-width-percent:0;mso-height-percent:0" o:hralign="center" o:hrstd="t" o:hr="t"/>
          </w:pict>
        </w:r>
      </w:del>
    </w:p>
    <w:p w14:paraId="77F784DF" w14:textId="77777777" w:rsidR="003E7B75" w:rsidRDefault="003E7B75">
      <w:pPr>
        <w:rPr>
          <w:ins w:id="5876" w:author="emmanuel blezes" w:date="2026-05-24T19:46:00Z" w16du:dateUtc="2026-05-24T17:46:00Z"/>
          <w:rFonts w:asciiTheme="majorHAnsi" w:eastAsiaTheme="majorEastAsia" w:hAnsiTheme="majorHAnsi" w:cstheme="majorBidi"/>
          <w:color w:val="0F4761" w:themeColor="accent1" w:themeShade="BF"/>
          <w:sz w:val="32"/>
          <w:szCs w:val="32"/>
        </w:rPr>
      </w:pPr>
      <w:bookmarkStart w:id="5877" w:name="conclusion-choisir-enfin"/>
      <w:bookmarkEnd w:id="5738"/>
      <w:bookmarkEnd w:id="5857"/>
      <w:ins w:id="5878" w:author="emmanuel blezes" w:date="2026-05-24T19:46:00Z" w16du:dateUtc="2026-05-24T17:46:00Z">
        <w:r>
          <w:br w:type="page"/>
        </w:r>
      </w:ins>
    </w:p>
    <w:p w14:paraId="1E3DF55B" w14:textId="44C295BE" w:rsidR="00B437D0" w:rsidRDefault="00000000">
      <w:pPr>
        <w:pStyle w:val="Heading1"/>
        <w:rPr>
          <w:ins w:id="5879" w:author="emmanuel blezes" w:date="2026-05-24T19:46:00Z" w16du:dateUtc="2026-05-24T17:46:00Z"/>
        </w:rPr>
        <w:pPrChange w:id="5880" w:author="emmanuel blezes" w:date="2026-05-24T19:58:00Z" w16du:dateUtc="2026-05-24T17:58:00Z">
          <w:pPr>
            <w:pStyle w:val="Heading2"/>
          </w:pPr>
        </w:pPrChange>
      </w:pPr>
      <w:bookmarkStart w:id="5881" w:name="_Toc230888269"/>
      <w:r>
        <w:lastRenderedPageBreak/>
        <w:t xml:space="preserve">Conclusion </w:t>
      </w:r>
      <w:del w:id="5882" w:author="emmanuel blezes" w:date="2026-05-18T20:04:00Z" w16du:dateUtc="2026-05-18T18:04:00Z">
        <w:r w:rsidDel="00146C66">
          <w:delText>—</w:delText>
        </w:r>
      </w:del>
      <w:ins w:id="5883" w:author="emmanuel blezes" w:date="2026-05-18T20:04:00Z" w16du:dateUtc="2026-05-18T18:04:00Z">
        <w:r w:rsidR="00146C66">
          <w:t>-</w:t>
        </w:r>
      </w:ins>
      <w:r>
        <w:t xml:space="preserve"> Choisir, enfin</w:t>
      </w:r>
      <w:bookmarkEnd w:id="5881"/>
    </w:p>
    <w:p w14:paraId="18E2C6E6" w14:textId="77777777" w:rsidR="003E7B75" w:rsidRDefault="003E7B75" w:rsidP="003E7B75">
      <w:pPr>
        <w:pStyle w:val="BodyText"/>
        <w:rPr>
          <w:ins w:id="5884" w:author="emmanuel blezes" w:date="2026-05-24T19:46:00Z" w16du:dateUtc="2026-05-24T17:46:00Z"/>
        </w:rPr>
      </w:pPr>
    </w:p>
    <w:p w14:paraId="5E7A94BD" w14:textId="77777777" w:rsidR="003E7B75" w:rsidRDefault="003E7B75">
      <w:pPr>
        <w:pStyle w:val="Subtitle"/>
        <w:rPr>
          <w:ins w:id="5885" w:author="emmanuel blezes" w:date="2026-05-24T19:46:00Z" w16du:dateUtc="2026-05-24T17:46:00Z"/>
        </w:rPr>
        <w:pPrChange w:id="5886" w:author="emmanuel blezes" w:date="2026-05-24T19:58:00Z" w16du:dateUtc="2026-05-24T17:58:00Z">
          <w:pPr>
            <w:pStyle w:val="Heading3"/>
          </w:pPr>
        </w:pPrChange>
      </w:pPr>
      <w:ins w:id="5887" w:author="emmanuel blezes" w:date="2026-05-24T19:46:00Z" w16du:dateUtc="2026-05-24T17:46:00Z">
        <w:r>
          <w:t>Trois bénéfices, un seul mécanisme</w:t>
        </w:r>
      </w:ins>
    </w:p>
    <w:p w14:paraId="1FA8F9CB" w14:textId="77777777" w:rsidR="003E7B75" w:rsidRDefault="003E7B75" w:rsidP="003E7B75">
      <w:pPr>
        <w:pStyle w:val="FirstParagraph"/>
        <w:rPr>
          <w:ins w:id="5888" w:author="emmanuel blezes" w:date="2026-05-24T19:46:00Z" w16du:dateUtc="2026-05-24T17:46:00Z"/>
        </w:rPr>
      </w:pPr>
      <w:ins w:id="5889" w:author="emmanuel blezes" w:date="2026-05-24T19:46:00Z" w16du:dateUtc="2026-05-24T17:46:00Z">
        <w:r>
          <w:t>Reprenons en synthèse. La capitalisation, à l’échelle d’un pays comme la France, ne se contente pas d’augmenter les pensions individuelles. Elle déclenche un mouvement qui :</w:t>
        </w:r>
      </w:ins>
    </w:p>
    <w:p w14:paraId="3083A023" w14:textId="77777777" w:rsidR="003E7B75" w:rsidRDefault="003E7B75" w:rsidP="003E7B75">
      <w:pPr>
        <w:pStyle w:val="BodyText"/>
        <w:rPr>
          <w:ins w:id="5890" w:author="emmanuel blezes" w:date="2026-05-24T19:46:00Z" w16du:dateUtc="2026-05-24T17:46:00Z"/>
        </w:rPr>
      </w:pPr>
      <w:ins w:id="5891" w:author="emmanuel blezes" w:date="2026-05-24T19:46:00Z" w16du:dateUtc="2026-05-24T17:46:00Z">
        <w:r>
          <w:t xml:space="preserve">— </w:t>
        </w:r>
        <w:r>
          <w:rPr>
            <w:b/>
            <w:bCs/>
          </w:rPr>
          <w:t>réduit la dépense publique de retraite</w:t>
        </w:r>
        <w:r>
          <w:t xml:space="preserve"> de plusieurs points de PIB à régime stationnaire, parce qu’une part de l’effort est portée par le capital plutôt que par l’impôt ;</w:t>
        </w:r>
      </w:ins>
    </w:p>
    <w:p w14:paraId="44A32BD1" w14:textId="77777777" w:rsidR="003E7B75" w:rsidRDefault="003E7B75" w:rsidP="003E7B75">
      <w:pPr>
        <w:pStyle w:val="BodyText"/>
        <w:rPr>
          <w:ins w:id="5892" w:author="emmanuel blezes" w:date="2026-05-24T19:46:00Z" w16du:dateUtc="2026-05-24T17:46:00Z"/>
        </w:rPr>
      </w:pPr>
      <w:ins w:id="5893" w:author="emmanuel blezes" w:date="2026-05-24T19:46:00Z" w16du:dateUtc="2026-05-24T17:46:00Z">
        <w:r>
          <w:t xml:space="preserve">— </w:t>
        </w:r>
        <w:r>
          <w:rPr>
            <w:b/>
            <w:bCs/>
          </w:rPr>
          <w:t>allège la pression sur les cotisations sociales</w:t>
        </w:r>
        <w:r>
          <w:t>, parce que la charge cesse de reposer uniquement sur les actifs et la masse salariale ;</w:t>
        </w:r>
      </w:ins>
    </w:p>
    <w:p w14:paraId="42D4C73E" w14:textId="77777777" w:rsidR="003E7B75" w:rsidRDefault="003E7B75" w:rsidP="003E7B75">
      <w:pPr>
        <w:pStyle w:val="BodyText"/>
        <w:rPr>
          <w:ins w:id="5894" w:author="emmanuel blezes" w:date="2026-05-24T19:46:00Z" w16du:dateUtc="2026-05-24T17:46:00Z"/>
        </w:rPr>
      </w:pPr>
      <w:ins w:id="5895" w:author="emmanuel blezes" w:date="2026-05-24T19:46:00Z" w16du:dateUtc="2026-05-24T17:46:00Z">
        <w:r>
          <w:t xml:space="preserve">— </w:t>
        </w:r>
        <w:r>
          <w:rPr>
            <w:b/>
            <w:bCs/>
          </w:rPr>
          <w:t>augmente les recettes fiscales</w:t>
        </w:r>
        <w:r>
          <w:t xml:space="preserve"> de plusieurs dizaines de milliards d’euros par an, parce que l’investissement productif des fonds nourrit la croissance et donc l’assiette fiscale ;</w:t>
        </w:r>
      </w:ins>
    </w:p>
    <w:p w14:paraId="77EC78F3" w14:textId="77777777" w:rsidR="003E7B75" w:rsidRDefault="003E7B75" w:rsidP="003E7B75">
      <w:pPr>
        <w:pStyle w:val="BodyText"/>
        <w:rPr>
          <w:ins w:id="5896" w:author="emmanuel blezes" w:date="2026-05-24T19:46:00Z" w16du:dateUtc="2026-05-24T17:46:00Z"/>
        </w:rPr>
      </w:pPr>
      <w:ins w:id="5897" w:author="emmanuel blezes" w:date="2026-05-24T19:46:00Z" w16du:dateUtc="2026-05-24T17:46:00Z">
        <w:r>
          <w:t xml:space="preserve">— </w:t>
        </w:r>
        <w:r>
          <w:rPr>
            <w:b/>
            <w:bCs/>
          </w:rPr>
          <w:t>produit de la croissance et des emplois</w:t>
        </w:r>
        <w:r>
          <w:t>, parce que l’épargne dormante devient capital productif.</w:t>
        </w:r>
      </w:ins>
    </w:p>
    <w:p w14:paraId="45E903E7" w14:textId="77777777" w:rsidR="003E7B75" w:rsidRDefault="003E7B75" w:rsidP="003E7B75">
      <w:pPr>
        <w:pStyle w:val="BodyText"/>
        <w:rPr>
          <w:ins w:id="5898" w:author="emmanuel blezes" w:date="2026-05-24T19:46:00Z" w16du:dateUtc="2026-05-24T17:46:00Z"/>
        </w:rPr>
      </w:pPr>
      <w:ins w:id="5899" w:author="emmanuel blezes" w:date="2026-05-24T19:46:00Z" w16du:dateUtc="2026-05-24T17:46:00Z">
        <w:r>
          <w:t>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t>
        </w:r>
      </w:ins>
    </w:p>
    <w:p w14:paraId="2C01D740" w14:textId="174797E7" w:rsidR="003E7B75" w:rsidRPr="003E7B75" w:rsidRDefault="003E7B75">
      <w:pPr>
        <w:pStyle w:val="BodyText"/>
        <w:pPrChange w:id="5900" w:author="emmanuel blezes" w:date="2026-05-24T19:46:00Z" w16du:dateUtc="2026-05-24T17:46:00Z">
          <w:pPr>
            <w:pStyle w:val="Heading2"/>
          </w:pPr>
        </w:pPrChange>
      </w:pPr>
      <w:ins w:id="5901" w:author="emmanuel blezes" w:date="2026-05-24T19:46:00Z" w16du:dateUtc="2026-05-24T17:46:00Z">
        <w:r>
          <w:t>C’est ce que les autres pays comparables ont compris il y a trente ans. C’est ce que la France, pour la première fois depuis 1945, a peut-être enfin l’occasion de faire à son tour.</w:t>
        </w:r>
      </w:ins>
    </w:p>
    <w:p w14:paraId="49FA536A" w14:textId="77777777" w:rsidR="00B437D0" w:rsidRDefault="00000000">
      <w:pPr>
        <w:pStyle w:val="FirstParagraph"/>
      </w:pPr>
      <w:r>
        <w:t>Trois sections, douze propositions, deux voies. Le travail théorique du livre est, à ce stade, achevé.</w:t>
      </w:r>
    </w:p>
    <w:p w14:paraId="235EDB8E" w14:textId="77777777" w:rsidR="00B437D0" w:rsidRDefault="00000000">
      <w:pPr>
        <w:pStyle w:val="BodyText"/>
      </w:pPr>
      <w:r>
        <w:t xml:space="preserve">Les enjeux structurels convergent vers un seul cheminement raisonnable. La méthode politique admet deux modulations </w:t>
      </w:r>
      <w:del w:id="5902" w:author="emmanuel blezes" w:date="2026-05-18T20:04:00Z" w16du:dateUtc="2026-05-18T18:04:00Z">
        <w:r w:rsidDel="00146C66">
          <w:delText>—</w:delText>
        </w:r>
      </w:del>
      <w:ins w:id="5903" w:author="emmanuel blezes" w:date="2026-05-18T20:04:00Z" w16du:dateUtc="2026-05-18T18:04:00Z">
        <w:r w:rsidR="00146C66">
          <w:t>-</w:t>
        </w:r>
      </w:ins>
      <w:r>
        <w:t xml:space="preserve"> la concertation longue à la suédoise, la rapidité négociée à l’australienne </w:t>
      </w:r>
      <w:del w:id="5904" w:author="emmanuel blezes" w:date="2026-05-18T20:04:00Z" w16du:dateUtc="2026-05-18T18:04:00Z">
        <w:r w:rsidDel="00146C66">
          <w:delText>—</w:delText>
        </w:r>
      </w:del>
      <w:ins w:id="5905" w:author="emmanuel blezes" w:date="2026-05-18T20:04:00Z" w16du:dateUtc="2026-05-18T18:04:00Z">
        <w:r w:rsidR="00146C66">
          <w:t>-</w:t>
        </w:r>
      </w:ins>
      <w:r>
        <w:t xml:space="preserve"> qui partagent un socle institutionnel commun de cinq fondations non négociables. Le calendrier opérationnel se déploie en quatre phases sur vingt-cinq ans, articulant douze propositions concrètes qui transforment le possible en réel.</w:t>
      </w:r>
    </w:p>
    <w:p w14:paraId="0919AC75" w14:textId="77777777" w:rsidR="00B437D0" w:rsidRDefault="00000000">
      <w:pPr>
        <w:pStyle w:val="BodyText"/>
      </w:pPr>
      <w:r>
        <w:t xml:space="preserve">Le choix politique fondamental est binaire. </w:t>
      </w:r>
      <w:r>
        <w:rPr>
          <w:b/>
          <w:bCs/>
        </w:rPr>
        <w:t>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 </w:t>
      </w:r>
      <w:r>
        <w:rPr>
          <w:b/>
          <w:bCs/>
        </w:rPr>
        <w:t>Voie B</w:t>
      </w:r>
      <w:r>
        <w:t xml:space="preserve">, la rapidité négociée : auto-enrolment dès 2028, cotisation patronale gravée par paliers annuels, eurobonds dédiés pour lisser la </w:t>
      </w:r>
      <w:r>
        <w:lastRenderedPageBreak/>
        <w:t>bosse, pacte syndical CFDT-CFE-CGC au cœur du dispositif. Calendrier précis, démarrage immédiat, mais fragilité plus grande à l’alternance si le pacte se délite.</w:t>
      </w:r>
    </w:p>
    <w:p w14:paraId="38F9BE20" w14:textId="77777777" w:rsidR="00B437D0" w:rsidRDefault="00000000">
      <w:pPr>
        <w:pStyle w:val="BodyText"/>
      </w:pPr>
      <w:r>
        <w:t xml:space="preserve">Mais la France </w:t>
      </w:r>
      <w:r>
        <w:rPr>
          <w:b/>
          <w:bCs/>
        </w:rPr>
        <w:t>doit choisir</w:t>
      </w:r>
      <w:r>
        <w:t xml:space="preserve">. La pire option est l’immobilisme </w:t>
      </w:r>
      <w:del w:id="5906" w:author="emmanuel blezes" w:date="2026-05-18T20:04:00Z" w16du:dateUtc="2026-05-18T18:04:00Z">
        <w:r w:rsidDel="00146C66">
          <w:delText>—</w:delText>
        </w:r>
      </w:del>
      <w:ins w:id="5907" w:author="emmanuel blezes" w:date="2026-05-18T20:04:00Z" w16du:dateUtc="2026-05-18T18:04:00Z">
        <w:r w:rsidR="00146C66">
          <w:t>-</w:t>
        </w:r>
      </w:ins>
      <w:r>
        <w:t xml:space="preserve"> celui qui depuis trente ans laisse le déficit COR grossir vers les 45 Md€/an en 2070 et plus de 36 Md€ de dividendes du CAC 40 partir chaque année vers les retraites des autres. La deuxième pire est le décret-loi à la chilienne, sans concertation, sans pacte </w:t>
      </w:r>
      <w:del w:id="5908" w:author="emmanuel blezes" w:date="2026-05-18T20:04:00Z" w16du:dateUtc="2026-05-18T18:04:00Z">
        <w:r w:rsidDel="00146C66">
          <w:delText>—</w:delText>
        </w:r>
      </w:del>
      <w:ins w:id="5909" w:author="emmanuel blezes" w:date="2026-05-18T20:04:00Z" w16du:dateUtc="2026-05-18T18:04:00Z">
        <w:r w:rsidR="00146C66">
          <w:t>-</w:t>
        </w:r>
      </w:ins>
      <w:r>
        <w:t xml:space="preserve"> celle qui a échoué là où elle a été tentée, et que la loi 21735 chilienne de janvier 2025 vient de défaire à 110 voix contre 38.</w:t>
      </w:r>
    </w:p>
    <w:p w14:paraId="5FFF9F40" w14:textId="77777777" w:rsidR="00B437D0" w:rsidRDefault="00000000">
      <w:pPr>
        <w:pStyle w:val="BodyText"/>
      </w:pPr>
      <w:r>
        <w:t>Reste à désamorcer les cinq mensonges qui, depuis trente ans, ont empêché ce choix d’être posé. C’est l’objet du dernier chapitre.</w:t>
      </w:r>
    </w:p>
    <w:p w14:paraId="6C8D3AFB" w14:textId="77777777" w:rsidR="00571C30" w:rsidRDefault="00571C30">
      <w:pPr>
        <w:rPr>
          <w:rFonts w:asciiTheme="majorHAnsi" w:eastAsiaTheme="majorEastAsia" w:hAnsiTheme="majorHAnsi" w:cstheme="majorBidi"/>
          <w:color w:val="0F4761" w:themeColor="accent1" w:themeShade="BF"/>
          <w:sz w:val="40"/>
          <w:szCs w:val="40"/>
        </w:rPr>
      </w:pPr>
      <w:bookmarkStart w:id="5910" w:name="cinq-mensonges-qui-ont-coûté-trente-ans"/>
      <w:bookmarkEnd w:id="5300"/>
      <w:bookmarkEnd w:id="5877"/>
      <w:r>
        <w:br w:type="page"/>
      </w:r>
    </w:p>
    <w:p w14:paraId="011C9C22" w14:textId="77777777" w:rsidR="00B437D0" w:rsidRDefault="00000000">
      <w:pPr>
        <w:pStyle w:val="Heading1"/>
        <w:pPrChange w:id="5911" w:author="emmanuel blezes" w:date="2026-05-24T19:58:00Z" w16du:dateUtc="2026-05-24T17:58:00Z">
          <w:pPr>
            <w:pStyle w:val="Heading1"/>
            <w:numPr>
              <w:numId w:val="3"/>
            </w:numPr>
            <w:ind w:left="720" w:hanging="360"/>
          </w:pPr>
        </w:pPrChange>
      </w:pPr>
      <w:bookmarkStart w:id="5912" w:name="_Toc230888270"/>
      <w:r>
        <w:lastRenderedPageBreak/>
        <w:t>Appendice — Cinq mensonges qui ont coûté trente ans</w:t>
      </w:r>
      <w:bookmarkEnd w:id="5912"/>
    </w:p>
    <w:p w14:paraId="419E7BE0" w14:textId="77777777" w:rsidR="00693D09" w:rsidRDefault="00000000">
      <w:pPr>
        <w:pStyle w:val="FirstParagraph"/>
      </w:pPr>
      <w:r>
        <w:t xml:space="preserve">Ce qui suit n’est pas un chapitre. C’est un appendice — un argumentaire prêt à l’emploi, à garder sous le coude pour les fois où vous tomberez sur l’une des objections qui ont, pendant trois décennies, anesthésié le débat français sur la capitalisation. </w:t>
      </w:r>
      <w:r>
        <w:rPr>
          <w:i/>
          <w:iCs/>
        </w:rPr>
        <w:t>« La bourse, c’est le casino. »</w:t>
      </w:r>
      <w:r>
        <w:t xml:space="preserve"> </w:t>
      </w:r>
      <w:r>
        <w:rPr>
          <w:i/>
          <w:iCs/>
        </w:rPr>
        <w:t>« Et si tout s’effondre comme Enron ? »</w:t>
      </w:r>
      <w:r>
        <w:t xml:space="preserve"> </w:t>
      </w:r>
      <w:r>
        <w:rPr>
          <w:i/>
          <w:iCs/>
        </w:rPr>
        <w:t>« C’est anti-social, ça profite aux riches. »</w:t>
      </w:r>
      <w:r>
        <w:t xml:space="preserve"> </w:t>
      </w:r>
      <w:r>
        <w:rPr>
          <w:i/>
          <w:iCs/>
        </w:rPr>
        <w:t>« Le double paiement est insurmontable. »</w:t>
      </w:r>
      <w:r>
        <w:t xml:space="preserve"> </w:t>
      </w:r>
      <w:r>
        <w:rPr>
          <w:i/>
          <w:iCs/>
        </w:rPr>
        <w:t>« On a déjà essayé, ça ne marche pas. »</w:t>
      </w:r>
      <w:r>
        <w:t xml:space="preserve"> Chacune de ces objections a une part de vérité — assez pour expliquer qu’elle ait tenu — et beaucoup d’inexactitudes — assez pour que sa simple répétition ait fini par interdire toute discussion sérieuse.</w:t>
      </w:r>
    </w:p>
    <w:p w14:paraId="78030AB4" w14:textId="77777777" w:rsidR="00693D09" w:rsidRDefault="00000000">
      <w:pPr>
        <w:pStyle w:val="BodyText"/>
      </w:pPr>
      <w:r>
        <w:t>Cinq questions, donc, cinq réponses chiffrées et sourcées. Si vous avez lu les six chapitres qui précèdent, vous avez déjà l’essentiel. Cet appendice n’est là que pour outiller la conversation suivante.</w:t>
      </w:r>
    </w:p>
    <w:p w14:paraId="27BE87E3" w14:textId="77777777" w:rsidR="00B437D0" w:rsidRDefault="00000000">
      <w:pPr>
        <w:pStyle w:val="FirstParagraph"/>
      </w:pPr>
      <w:r>
        <w:t>Le Manifeste qui précède pose un programme. Reste à désamorcer les objections qui ont empêché ce programme, depuis trente ans, de devenir une loi.</w:t>
      </w:r>
    </w:p>
    <w:p w14:paraId="536FE9E7" w14:textId="77777777" w:rsidR="00B437D0" w:rsidRDefault="00000000">
      <w:pPr>
        <w:pStyle w:val="BodyText"/>
      </w:pPr>
      <w:r>
        <w:t xml:space="preserve">Cinq, dit-on. À l’usage, ce sont six, et le sixième </w:t>
      </w:r>
      <w:del w:id="5913" w:author="emmanuel blezes" w:date="2026-05-18T20:04:00Z" w16du:dateUtc="2026-05-18T18:04:00Z">
        <w:r w:rsidDel="00146C66">
          <w:delText>—</w:delText>
        </w:r>
      </w:del>
      <w:ins w:id="5914" w:author="emmanuel blezes" w:date="2026-05-18T20:04:00Z" w16du:dateUtc="2026-05-18T18:04:00Z">
        <w:r w:rsidR="00146C66">
          <w:t>-</w:t>
        </w:r>
      </w:ins>
      <w:r>
        <w:t xml:space="preserve"> Enron, Madoff, Detroit </w:t>
      </w:r>
      <w:del w:id="5915" w:author="emmanuel blezes" w:date="2026-05-18T20:04:00Z" w16du:dateUtc="2026-05-18T18:04:00Z">
        <w:r w:rsidDel="00146C66">
          <w:delText>—</w:delText>
        </w:r>
      </w:del>
      <w:ins w:id="5916" w:author="emmanuel blezes" w:date="2026-05-18T20:04:00Z" w16du:dateUtc="2026-05-18T18:04:00Z">
        <w:r w:rsidR="00146C66">
          <w:t>-</w:t>
        </w:r>
      </w:ins>
      <w:r>
        <w:t xml:space="preserve"> vaut d’être traité à part, parce qu’il revient comme un refrain dès qu’on prononce le mot capitalisation dans un dîner français. Les six tiennent en autant de phrases que tout le monde a entendues : </w:t>
      </w:r>
      <w:r>
        <w:rPr>
          <w:i/>
          <w:iCs/>
        </w:rPr>
        <w:t>La bourse, c’est le casino. Souvenez-vous d’Enron. C’est anti-social. Le double paiement est insurmontable. On a déjà essayé, le PER ne marche pas. La France n’a pas la culture financière.</w:t>
      </w:r>
    </w:p>
    <w:p w14:paraId="076D25FA" w14:textId="77777777" w:rsidR="00B437D0" w:rsidRDefault="00000000">
      <w:pPr>
        <w:pStyle w:val="BodyText"/>
      </w:pPr>
      <w:r>
        <w:t>Trois mandats présidentiels que ces six phrases bloquent une réforme. Trente ans. Pendant lesquels les Pays-Bas, l’Australie, le Royaume-Uni, le Canada, la Suède, et finalement le Chili lui-même, ont changé d’avis sur la question. La France, pas encore.</w:t>
      </w:r>
    </w:p>
    <w:p w14:paraId="0156A03F" w14:textId="77777777" w:rsidR="00B437D0" w:rsidRDefault="00000000">
      <w:pPr>
        <w:pStyle w:val="BodyText"/>
      </w:pPr>
      <w:r>
        <w:t xml:space="preserve">Format Q/R, donc. Six questions, six réponses serrées </w:t>
      </w:r>
      <w:del w:id="5917" w:author="emmanuel blezes" w:date="2026-05-18T20:04:00Z" w16du:dateUtc="2026-05-18T18:04:00Z">
        <w:r w:rsidDel="00146C66">
          <w:delText>—</w:delText>
        </w:r>
      </w:del>
      <w:ins w:id="5918" w:author="emmanuel blezes" w:date="2026-05-18T20:04:00Z" w16du:dateUtc="2026-05-18T18:04:00Z">
        <w:r w:rsidR="00146C66">
          <w:t>-</w:t>
        </w:r>
      </w:ins>
      <w:r>
        <w:t xml:space="preserve"> trois arguments-clés par objection, chiffrés, qui suffisent à la démonter. Les démonstrations sont dans les chapitres précédents. Ici, on désamorce.</w:t>
      </w:r>
    </w:p>
    <w:p w14:paraId="734E3BBE" w14:textId="77777777" w:rsidR="00B437D0" w:rsidRDefault="002C7085">
      <w:r>
        <w:rPr>
          <w:noProof/>
        </w:rPr>
        <w:pict w14:anchorId="01D6C677">
          <v:rect id="_x0000_i1026" alt="" style="width:451.3pt;height:.05pt;mso-width-percent:0;mso-height-percent:0;mso-width-percent:0;mso-height-percent:0" o:hralign="center" o:hrstd="t" o:hr="t"/>
        </w:pict>
      </w:r>
    </w:p>
    <w:p w14:paraId="1B56E455" w14:textId="77777777" w:rsidR="00B437D0" w:rsidRDefault="00000000">
      <w:pPr>
        <w:pStyle w:val="Heading2"/>
      </w:pPr>
      <w:bookmarkStart w:id="5919" w:name="X67cd6e6e988e380760e24f4add075994b478d37"/>
      <w:bookmarkStart w:id="5920" w:name="_Toc230888271"/>
      <w:r>
        <w:t xml:space="preserve">Q.1 </w:t>
      </w:r>
      <w:del w:id="5921" w:author="emmanuel blezes" w:date="2026-05-18T20:04:00Z" w16du:dateUtc="2026-05-18T18:04:00Z">
        <w:r w:rsidDel="00146C66">
          <w:delText>—</w:delText>
        </w:r>
      </w:del>
      <w:ins w:id="5922" w:author="emmanuel blezes" w:date="2026-05-18T20:04:00Z" w16du:dateUtc="2026-05-18T18:04:00Z">
        <w:r w:rsidR="00146C66">
          <w:t>-</w:t>
        </w:r>
      </w:ins>
      <w:r>
        <w:t xml:space="preserve"> « La bourse, c’est le casino : et si tout s’effondre ? »</w:t>
      </w:r>
      <w:bookmarkEnd w:id="5920"/>
    </w:p>
    <w:p w14:paraId="6F825CEE" w14:textId="77777777" w:rsidR="00B437D0" w:rsidRDefault="00000000">
      <w:pPr>
        <w:pStyle w:val="FirstParagraph"/>
      </w:pPr>
      <w:r>
        <w:t>La peur est légitime au niveau du petit porteur isolé. Elle est mal calibrée appliquée à un fonds de pension public.</w:t>
      </w:r>
    </w:p>
    <w:p w14:paraId="7733FE4F" w14:textId="77777777" w:rsidR="00B437D0" w:rsidRDefault="00000000">
      <w:pPr>
        <w:pStyle w:val="BodyText"/>
      </w:pPr>
      <w:r>
        <w:rPr>
          <w:b/>
          <w:bCs/>
        </w:rPr>
        <w:t>Premier argument : le rendement réel sur cent vingt-cinq ans.</w:t>
      </w:r>
      <w:r>
        <w:t xml:space="preserve"> Le </w:t>
      </w:r>
      <w:r>
        <w:rPr>
          <w:i/>
          <w:iCs/>
        </w:rPr>
        <w:t>Global Investment Returns Yearbook</w:t>
      </w:r>
      <w:r>
        <w:t xml:space="preserve"> d’UBS, Dimson, Marsh et Staunton, calcule les rendements réels annualisés des actions monde sur 1900-2024 : </w:t>
      </w:r>
      <w:r>
        <w:rPr>
          <w:b/>
          <w:bCs/>
        </w:rPr>
        <w:t>5,2 % par an en termes réels</w:t>
      </w:r>
      <w:r>
        <w:rPr>
          <w:rStyle w:val="FootnoteReference"/>
        </w:rPr>
        <w:footnoteReference w:id="339"/>
      </w:r>
      <w:r>
        <w:t xml:space="preserve">. </w:t>
      </w:r>
      <w:r>
        <w:lastRenderedPageBreak/>
        <w:t xml:space="preserve">Obligations gouvernementales : 1,7 %. Bons du Trésor : 0,5 %. Ces chiffres incluent les deux guerres mondiales, 1929, la stagflation, 2000, 2008, 2020 et 2022. Comparez au rendement réel net moyen des fonds euros français en 2024 : </w:t>
      </w:r>
      <w:r>
        <w:rPr>
          <w:b/>
          <w:bCs/>
        </w:rPr>
        <w:t>0,15 %</w:t>
      </w:r>
      <w:r>
        <w:rPr>
          <w:rStyle w:val="FootnoteReference"/>
        </w:rPr>
        <w:footnoteReference w:id="340"/>
      </w:r>
      <w:r>
        <w:t>. Soixante-dix fois moins.</w:t>
      </w:r>
    </w:p>
    <w:p w14:paraId="20B01376" w14:textId="77777777" w:rsidR="00B437D0" w:rsidRDefault="00000000">
      <w:pPr>
        <w:pStyle w:val="BodyText"/>
      </w:pPr>
      <w:r>
        <w:rPr>
          <w:b/>
          <w:bCs/>
        </w:rPr>
        <w:t>Deuxième argument : le glide path neutralise le risque de séquence.</w:t>
      </w:r>
      <w:r>
        <w:t xml:space="preserve"> 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mécanisme</w:t>
      </w:r>
      <w:r>
        <w:rPr>
          <w:rStyle w:val="FootnoteReference"/>
        </w:rPr>
        <w:footnoteReference w:id="341"/>
      </w:r>
      <w:r>
        <w:t xml:space="preserve">. Un cotisant français qui aurait pris sa retraite début 2009 </w:t>
      </w:r>
      <w:del w:id="5944" w:author="emmanuel blezes" w:date="2026-05-18T20:04:00Z" w16du:dateUtc="2026-05-18T18:04:00Z">
        <w:r w:rsidDel="00146C66">
          <w:delText>—</w:delText>
        </w:r>
      </w:del>
      <w:ins w:id="5945" w:author="emmanuel blezes" w:date="2026-05-18T20:04:00Z" w16du:dateUtc="2026-05-18T18:04:00Z">
        <w:r w:rsidR="00146C66">
          <w:t>-</w:t>
        </w:r>
      </w:ins>
      <w:r>
        <w:t xml:space="preserve"> au pire moment historique récent </w:t>
      </w:r>
      <w:del w:id="5946" w:author="emmanuel blezes" w:date="2026-05-18T20:04:00Z" w16du:dateUtc="2026-05-18T18:04:00Z">
        <w:r w:rsidDel="00146C66">
          <w:delText>—</w:delText>
        </w:r>
      </w:del>
      <w:ins w:id="5947" w:author="emmanuel blezes" w:date="2026-05-18T20:04:00Z" w16du:dateUtc="2026-05-18T18:04:00Z">
        <w:r w:rsidR="00146C66">
          <w:t>-</w:t>
        </w:r>
      </w:ins>
      <w:r>
        <w:t xml:space="preserve"> aurait subi, dans la dernière année avant la retraite, environ 3 % de baisse de capital total. À comparer aux 56,8 % du S&amp;P 500. Le glide path absorbe l’essentiel du choc.</w:t>
      </w:r>
    </w:p>
    <w:p w14:paraId="1DE76BF6" w14:textId="77777777" w:rsidR="00B437D0" w:rsidRDefault="00000000">
      <w:pPr>
        <w:pStyle w:val="BodyText"/>
      </w:pPr>
      <w:r>
        <w:rPr>
          <w:b/>
          <w:bCs/>
        </w:rPr>
        <w:t>Troisième argument : les garanties publiques de dernier recours.</w:t>
      </w:r>
      <w:r>
        <w:t xml:space="preserve"> Aux Pays-Bas, la DNB impose un </w:t>
      </w:r>
      <w:r>
        <w:rPr>
          <w:i/>
          <w:iCs/>
        </w:rPr>
        <w:t>funding ratio</w:t>
      </w:r>
      <w:r>
        <w:t xml:space="preserve"> minimum de 105 % ; le ratio médian est de 125 %, moins de 0,5 % des fonds passent sous le seuil, aucune faillite de grand fonds depuis trente ans</w:t>
      </w:r>
      <w:r>
        <w:rPr>
          <w:rStyle w:val="FootnoteReference"/>
        </w:rPr>
        <w:footnoteReference w:id="342"/>
      </w:r>
      <w:r>
        <w:t xml:space="preserve">. Au Royaume-Uni, le </w:t>
      </w:r>
      <w:r>
        <w:rPr>
          <w:i/>
          <w:iCs/>
        </w:rPr>
        <w:t>Pension Protection Fund</w:t>
      </w:r>
      <w:r>
        <w:t xml:space="preserve"> couvre 8,8 millions de personnes dans 5 000 fonds ; garantie 100 % aux retraités, 90 % aux actifs</w:t>
      </w:r>
      <w:r>
        <w:rPr>
          <w:rStyle w:val="FootnoteReference"/>
        </w:rPr>
        <w:footnoteReference w:id="343"/>
      </w:r>
      <w:r>
        <w:t xml:space="preserve">. En Suède, une </w:t>
      </w:r>
      <w:r>
        <w:rPr>
          <w:i/>
          <w:iCs/>
        </w:rPr>
        <w:t>garantipension</w:t>
      </w:r>
      <w:r>
        <w:t xml:space="preserve"> à 11 988 SEK/mois assure le plancher. Et les performances elles-mêmes : le fonds souverain norvégien (GPFG) délivre </w:t>
      </w:r>
      <w:r>
        <w:rPr>
          <w:b/>
          <w:bCs/>
        </w:rPr>
        <w:t>4,1 % réel net</w:t>
      </w:r>
      <w:r>
        <w:t xml:space="preserve"> sur 27 ans, CPPIB </w:t>
      </w:r>
      <w:r>
        <w:rPr>
          <w:b/>
          <w:bCs/>
        </w:rPr>
        <w:t>8,3 % nominal net</w:t>
      </w:r>
      <w:r>
        <w:t xml:space="preserve"> sur dix ans, AustralianSuper </w:t>
      </w:r>
      <w:r>
        <w:rPr>
          <w:b/>
          <w:bCs/>
        </w:rPr>
        <w:t>7,94 %</w:t>
      </w:r>
      <w:r>
        <w:t xml:space="preserve">, AP7 Equity </w:t>
      </w:r>
      <w:r>
        <w:rPr>
          <w:b/>
          <w:bCs/>
        </w:rPr>
        <w:t>~14 % nominal</w:t>
      </w:r>
      <w:r>
        <w:t xml:space="preserve"> depuis 2010</w:t>
      </w:r>
      <w:r>
        <w:rPr>
          <w:rStyle w:val="FootnoteReference"/>
        </w:rPr>
        <w:footnoteReference w:id="344"/>
      </w:r>
      <w:r>
        <w:t>. Aucun n’a fait défaut. Aucun n’est revenu en arrière.</w:t>
      </w:r>
    </w:p>
    <w:p w14:paraId="52258AE4" w14:textId="77777777" w:rsidR="00B437D0" w:rsidRDefault="00000000">
      <w:pPr>
        <w:pStyle w:val="BodyText"/>
      </w:pPr>
      <w:r>
        <w:t>L’objection « la bourse, c’est le casino » confond trois choses : la mésaventure d’un petit porteur, le comportement d’un krach isolé, et l’architecture d’un fonds de pension public sur quarante ans. Ce n’est pas la même chose. Ce n’est même pas comparable.</w:t>
      </w:r>
    </w:p>
    <w:p w14:paraId="054E3475" w14:textId="77777777" w:rsidR="00B437D0" w:rsidRDefault="00000000">
      <w:pPr>
        <w:pStyle w:val="Heading2"/>
      </w:pPr>
      <w:bookmarkStart w:id="5977" w:name="q.2-et-enron-madoff-detroit"/>
      <w:bookmarkStart w:id="5978" w:name="_Toc230888272"/>
      <w:bookmarkEnd w:id="5919"/>
      <w:r>
        <w:lastRenderedPageBreak/>
        <w:t xml:space="preserve">Q.2 </w:t>
      </w:r>
      <w:del w:id="5979" w:author="emmanuel blezes" w:date="2026-05-18T20:04:00Z" w16du:dateUtc="2026-05-18T18:04:00Z">
        <w:r w:rsidDel="00146C66">
          <w:delText>—</w:delText>
        </w:r>
      </w:del>
      <w:ins w:id="5980" w:author="emmanuel blezes" w:date="2026-05-18T20:04:00Z" w16du:dateUtc="2026-05-18T18:04:00Z">
        <w:r w:rsidR="00146C66">
          <w:t>-</w:t>
        </w:r>
      </w:ins>
      <w:r>
        <w:t xml:space="preserve"> « Et Enron, Madoff, Detroit ? »</w:t>
      </w:r>
      <w:bookmarkEnd w:id="5978"/>
    </w:p>
    <w:p w14:paraId="243F2800" w14:textId="77777777" w:rsidR="00B437D0" w:rsidRDefault="00000000">
      <w:pPr>
        <w:pStyle w:val="FirstParagraph"/>
      </w:pPr>
      <w:r>
        <w:t>C’est l’objection-réflexe. Trois cas, espacés sur quinze ans dans un seul pays, qu’on agite pour condamner soixante-dix ans d’histoire des fonds de pension dans le monde.</w:t>
      </w:r>
    </w:p>
    <w:p w14:paraId="25EE4405" w14:textId="77777777" w:rsidR="00B437D0" w:rsidRDefault="00000000">
      <w:pPr>
        <w:pStyle w:val="BodyText"/>
      </w:pPr>
      <w:r>
        <w:rPr>
          <w:b/>
          <w:bCs/>
        </w:rPr>
        <w:t>Enron, 2001.</w:t>
      </w:r>
      <w:r>
        <w:t xml:space="preserve"> Fraude comptable d’une entreprise texane, plans 401(k) concentrés en actions employeur : ~1,2-1,3 Md$ de pertes pour environ 15 000 salariés</w:t>
      </w:r>
      <w:r>
        <w:rPr>
          <w:rStyle w:val="FootnoteReference"/>
        </w:rPr>
        <w:footnoteReference w:id="345"/>
      </w:r>
      <w:r>
        <w:t xml:space="preserve">. Ce qui a permis Enron est-il possible dans un fonds public moderne ? Non. Un fonds public détient 1 500 à 3 000 lignes en direct ; il est soumis à un régulateur indépendant (DNB, TPR, APRA, OSFI) ; sa gouvernance est paritaire ou indépendante ; et le </w:t>
      </w:r>
      <w:r>
        <w:rPr>
          <w:i/>
          <w:iCs/>
        </w:rPr>
        <w:t>Pension Protection Act</w:t>
      </w:r>
      <w:r>
        <w:t xml:space="preserve"> de 2006, voté précisément après Enron, a imposé la diversification dans les 401(k) eux-mêmes. La leçon a été apprise. L’architecture moderne </w:t>
      </w:r>
      <w:del w:id="5988" w:author="emmanuel blezes" w:date="2026-05-18T20:04:00Z" w16du:dateUtc="2026-05-18T18:04:00Z">
        <w:r w:rsidDel="00146C66">
          <w:delText>—</w:delText>
        </w:r>
      </w:del>
      <w:ins w:id="5989" w:author="emmanuel blezes" w:date="2026-05-18T20:04:00Z" w16du:dateUtc="2026-05-18T18:04:00Z">
        <w:r w:rsidR="00146C66">
          <w:t>-</w:t>
        </w:r>
      </w:ins>
      <w:r>
        <w:t xml:space="preserve"> qui n’avait jamais permis cela </w:t>
      </w:r>
      <w:del w:id="5990" w:author="emmanuel blezes" w:date="2026-05-18T20:04:00Z" w16du:dateUtc="2026-05-18T18:04:00Z">
        <w:r w:rsidDel="00146C66">
          <w:delText>—</w:delText>
        </w:r>
      </w:del>
      <w:ins w:id="5991" w:author="emmanuel blezes" w:date="2026-05-18T20:04:00Z" w16du:dateUtc="2026-05-18T18:04:00Z">
        <w:r w:rsidR="00146C66">
          <w:t>-</w:t>
        </w:r>
      </w:ins>
      <w:r>
        <w:t xml:space="preserve"> l’interdit explicitement depuis vingt ans.</w:t>
      </w:r>
    </w:p>
    <w:p w14:paraId="40B43A40" w14:textId="77777777" w:rsidR="00B437D0" w:rsidRDefault="00000000">
      <w:pPr>
        <w:pStyle w:val="BodyText"/>
      </w:pPr>
      <w:r>
        <w:rPr>
          <w:b/>
          <w:bCs/>
        </w:rPr>
        <w:t>Madoff, 2008.</w:t>
      </w:r>
      <w:r>
        <w:t xml:space="preserve"> Ponzi de 18 Md$ de cash réellement investis</w:t>
      </w:r>
      <w:r>
        <w:rPr>
          <w:rStyle w:val="FootnoteReference"/>
        </w:rPr>
        <w:footnoteReference w:id="346"/>
      </w:r>
      <w:r>
        <w:t xml:space="preserve">. Un fonds régulé par ERISA ou IORP II l’aurait-il pu ? Non : audit indépendant obligatoire (Madoff utilisait un cabinet de trois personnes), </w:t>
      </w:r>
      <w:r>
        <w:rPr>
          <w:i/>
          <w:iCs/>
        </w:rPr>
        <w:t>mark-to-market</w:t>
      </w:r>
      <w:r>
        <w:t xml:space="preserve"> quotidien (Madoff lissait artificiellement les rendements), ségrégation comptable des actifs (Madoff confondait clients et firme), supervision prudentielle continue (Madoff y échappait). Aucun fonds de pension public n’a fait faillite à cause de Madoff. C’était un </w:t>
      </w:r>
      <w:r>
        <w:rPr>
          <w:i/>
          <w:iCs/>
        </w:rPr>
        <w:t>hedge fund</w:t>
      </w:r>
      <w:r>
        <w:t xml:space="preserve"> privé vendu à une clientèle ultra-aisée.</w:t>
      </w:r>
    </w:p>
    <w:p w14:paraId="5D2B7932" w14:textId="77777777" w:rsidR="00B437D0" w:rsidRDefault="00000000">
      <w:pPr>
        <w:pStyle w:val="BodyText"/>
      </w:pPr>
      <w:r>
        <w:rPr>
          <w:b/>
          <w:bCs/>
        </w:rPr>
        <w:t>Detroit, 2013.</w:t>
      </w:r>
      <w:r>
        <w:t xml:space="preserve"> Faillite municipale, 3,5 Md$ de pensions non financées, réductions de 4 à 17 %</w:t>
      </w:r>
      <w:r>
        <w:rPr>
          <w:rStyle w:val="FootnoteReference"/>
        </w:rPr>
        <w:footnoteReference w:id="347"/>
      </w:r>
      <w:r>
        <w:t xml:space="preserve">. La cause structurelle n’est pas la capitalisation. C’est l’effondrement démographique d’une ville (1,8 million d’habitants en 1950, 700 000 en 2010) couplé à </w:t>
      </w:r>
      <w:r>
        <w:rPr>
          <w:b/>
          <w:bCs/>
        </w:rPr>
        <w:t>l’absence de funding ratio minimum légal</w:t>
      </w:r>
      <w:r>
        <w:t xml:space="preserve"> et à </w:t>
      </w:r>
      <w:r>
        <w:rPr>
          <w:b/>
          <w:bCs/>
        </w:rPr>
        <w:t>l’absence de filet de dernier recours</w:t>
      </w:r>
      <w:r>
        <w:t>.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14:paraId="67D56C19" w14:textId="77777777" w:rsidR="00B437D0" w:rsidRDefault="00000000">
      <w:pPr>
        <w:pStyle w:val="BodyText"/>
      </w:pPr>
      <w:r>
        <w:rPr>
          <w:b/>
          <w:bCs/>
        </w:rPr>
        <w:t>Le constat qu’on n’agite jamais.</w:t>
      </w:r>
      <w:r>
        <w:t xml:space="preserve"> 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14:paraId="01A0DB5E" w14:textId="77777777" w:rsidR="00B437D0" w:rsidRDefault="00000000">
      <w:pPr>
        <w:pStyle w:val="BodyText"/>
      </w:pPr>
      <w:r>
        <w:t xml:space="preserve">Et l’inversion à laquelle on échappe rarement : le </w:t>
      </w:r>
      <w:r>
        <w:rPr>
          <w:i/>
          <w:iCs/>
        </w:rPr>
        <w:t>Mercer CFA Global Pension Index 2025</w:t>
      </w:r>
      <w:r>
        <w:t xml:space="preserve"> classe la France en grade B, score global </w:t>
      </w:r>
      <w:r>
        <w:rPr>
          <w:b/>
          <w:bCs/>
        </w:rPr>
        <w:t>70,3</w:t>
      </w:r>
      <w:r>
        <w:t xml:space="preserve">. Mais derrière ce moyenne, deux sous-indices très différents : </w:t>
      </w:r>
      <w:r>
        <w:rPr>
          <w:b/>
          <w:bCs/>
        </w:rPr>
        <w:t>adéquation 85,2</w:t>
      </w:r>
      <w:r>
        <w:t xml:space="preserve"> (pensions généreuses) et </w:t>
      </w:r>
      <w:r>
        <w:rPr>
          <w:b/>
          <w:bCs/>
        </w:rPr>
        <w:t>viabilité 48,6</w:t>
      </w:r>
      <w:r>
        <w:t xml:space="preserve"> (le </w:t>
      </w:r>
      <w:r>
        <w:lastRenderedPageBreak/>
        <w:t>système ne tient pas)</w:t>
      </w:r>
      <w:r>
        <w:rPr>
          <w:rStyle w:val="FootnoteReference"/>
        </w:rPr>
        <w:footnoteReference w:id="348"/>
      </w:r>
      <w:r>
        <w:t>. Quasiment deux fois moins. La France est notée structurellement plus fragile que la Grèce sur la viabilité. Le risque ne vient pas de Wall Street. Il vient de Paris.</w:t>
      </w:r>
    </w:p>
    <w:p w14:paraId="130C684A" w14:textId="77777777" w:rsidR="00B437D0" w:rsidRDefault="00000000">
      <w:pPr>
        <w:pStyle w:val="Heading2"/>
      </w:pPr>
      <w:bookmarkStart w:id="6010" w:name="Xa18fa248f03a3c6b6fb736c6758fdc5a04f2a2a"/>
      <w:bookmarkStart w:id="6011" w:name="_Toc230888273"/>
      <w:bookmarkEnd w:id="5977"/>
      <w:r>
        <w:t xml:space="preserve">Q.3 </w:t>
      </w:r>
      <w:del w:id="6012" w:author="emmanuel blezes" w:date="2026-05-18T20:04:00Z" w16du:dateUtc="2026-05-18T18:04:00Z">
        <w:r w:rsidDel="00146C66">
          <w:delText>—</w:delText>
        </w:r>
      </w:del>
      <w:ins w:id="6013" w:author="emmanuel blezes" w:date="2026-05-18T20:04:00Z" w16du:dateUtc="2026-05-18T18:04:00Z">
        <w:r w:rsidR="00146C66">
          <w:t>-</w:t>
        </w:r>
      </w:ins>
      <w:r>
        <w:t xml:space="preserve"> « C’est anti-social : ça profite aux riches »</w:t>
      </w:r>
      <w:bookmarkEnd w:id="6011"/>
    </w:p>
    <w:p w14:paraId="5E0988C4" w14:textId="77777777" w:rsidR="00B437D0" w:rsidRDefault="00000000">
      <w:pPr>
        <w:pStyle w:val="FirstParagraph"/>
      </w:pPr>
      <w:r>
        <w:t xml:space="preserve">L’objection a une noblesse </w:t>
      </w:r>
      <w:del w:id="6014" w:author="emmanuel blezes" w:date="2026-05-18T20:04:00Z" w16du:dateUtc="2026-05-18T18:04:00Z">
        <w:r w:rsidDel="00146C66">
          <w:delText>—</w:delText>
        </w:r>
      </w:del>
      <w:ins w:id="6015" w:author="emmanuel blezes" w:date="2026-05-18T20:04:00Z" w16du:dateUtc="2026-05-18T18:04:00Z">
        <w:r w:rsidR="00146C66">
          <w:t>-</w:t>
        </w:r>
      </w:ins>
      <w:r>
        <w:t xml:space="preserve"> celle d’Henri Sterdyniak, qui la porte depuis trente ans. Elle est cohérente </w:t>
      </w:r>
      <w:r>
        <w:rPr>
          <w:i/>
          <w:iCs/>
        </w:rPr>
        <w:t>pour un certain type de capitalisation</w:t>
      </w:r>
      <w:r>
        <w:t xml:space="preserve"> : la capitalisation pure, sans cotisation patronale, sans plancher universel, sans paritarisme. Précisément celle du Chili d’avant 2025, et celle du PER français. Mais ce n’est </w:t>
      </w:r>
      <w:r>
        <w:rPr>
          <w:i/>
          <w:iCs/>
        </w:rPr>
        <w:t>pas</w:t>
      </w:r>
      <w:r>
        <w:t xml:space="preserve"> celle des Pays-Bas, de l’Australie, du Royaume-Uni, de la Suède.</w:t>
      </w:r>
    </w:p>
    <w:p w14:paraId="2ED0C126" w14:textId="77777777" w:rsidR="00B437D0" w:rsidRDefault="00000000">
      <w:pPr>
        <w:pStyle w:val="BodyText"/>
      </w:pPr>
      <w:r>
        <w:rPr>
          <w:b/>
          <w:bCs/>
        </w:rPr>
        <w:t>Premier argument : l’obligation patronale renverse l’objection.</w:t>
      </w:r>
      <w:r>
        <w:t xml:space="preserve"> Une capitalisation obligatoire à cotisation patronale couvre 100 % des salariés, du SMIC au cadre dirigeant. C’est statistiquement plus égalitaire que le PER actuel, dont 70 % des versements proviennent des trois déciles de revenu les plus élevés</w:t>
      </w:r>
      <w:r>
        <w:rPr>
          <w:rStyle w:val="FootnoteReference"/>
        </w:rPr>
        <w:footnoteReference w:id="349"/>
      </w:r>
      <w:r>
        <w:t>. La capitalisation universelle n’est pas un produit pour cadres : c’est un produit pour tout le monde, financé en partie par l’employeur. C’est l’inverse du PER.</w:t>
      </w:r>
    </w:p>
    <w:p w14:paraId="198EAD4B" w14:textId="77777777" w:rsidR="00B437D0" w:rsidRDefault="00000000">
      <w:pPr>
        <w:pStyle w:val="BodyText"/>
      </w:pPr>
      <w:r>
        <w:rPr>
          <w:b/>
          <w:bCs/>
        </w:rPr>
        <w:t>Deuxième argument : les femmes y gagnent plus, pas moins.</w:t>
      </w:r>
      <w:r>
        <w:t xml:space="preserve"> Le </w:t>
      </w:r>
      <w:r>
        <w:rPr>
          <w:i/>
          <w:iCs/>
        </w:rPr>
        <w:t>Mercer Gender Pension Index 2025</w:t>
      </w:r>
      <w:r>
        <w:t xml:space="preserve"> mesure l’écart femmes-hommes : 17 % aux Pays-Bas, 25 % en Suède et Australie (en baisse), 28-30 % en France selon la DREES</w:t>
      </w:r>
      <w:r>
        <w:rPr>
          <w:rStyle w:val="FootnoteReference"/>
        </w:rPr>
        <w:footnoteReference w:id="350"/>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w:t>
      </w:r>
      <w:del w:id="6033" w:author="emmanuel blezes" w:date="2026-05-18T20:04:00Z" w16du:dateUtc="2026-05-18T18:04:00Z">
        <w:r w:rsidDel="00146C66">
          <w:delText>—</w:delText>
        </w:r>
      </w:del>
      <w:ins w:id="6034" w:author="emmanuel blezes" w:date="2026-05-18T20:04:00Z" w16du:dateUtc="2026-05-18T18:04:00Z">
        <w:r w:rsidR="00146C66">
          <w:t>-</w:t>
        </w:r>
      </w:ins>
      <w:r>
        <w:t xml:space="preserve"> la pension des femmes </w:t>
      </w:r>
      <w:del w:id="6035" w:author="emmanuel blezes" w:date="2026-05-18T20:04:00Z" w16du:dateUtc="2026-05-18T18:04:00Z">
        <w:r w:rsidDel="00146C66">
          <w:delText>—</w:delText>
        </w:r>
      </w:del>
      <w:ins w:id="6036" w:author="emmanuel blezes" w:date="2026-05-18T20:04:00Z" w16du:dateUtc="2026-05-18T18:04:00Z">
        <w:r w:rsidR="00146C66">
          <w:t>-</w:t>
        </w:r>
      </w:ins>
      <w:r>
        <w:t xml:space="preserve"> dès qu’on regarde les chiffres.</w:t>
      </w:r>
    </w:p>
    <w:p w14:paraId="119ACB99" w14:textId="77777777" w:rsidR="00B437D0" w:rsidRDefault="00000000">
      <w:pPr>
        <w:pStyle w:val="BodyText"/>
      </w:pPr>
      <w:r>
        <w:rPr>
          <w:b/>
          <w:bCs/>
        </w:rPr>
        <w:t>Troisième argument : le rapport P90/P10, plus égalitaire aux Pays-Bas.</w:t>
      </w:r>
      <w:r>
        <w:t xml:space="preserve"> Le rapport entre la pension du premier décile et celle du neuvième décile : </w:t>
      </w:r>
      <w:r>
        <w:rPr>
          <w:b/>
          <w:bCs/>
        </w:rPr>
        <w:t>France ≈ 4,2 ; Pays-Bas ≈ 3,1</w:t>
      </w:r>
      <w:r>
        <w:rPr>
          <w:rStyle w:val="FootnoteReference"/>
        </w:rPr>
        <w:footnoteReference w:id="351"/>
      </w:r>
      <w:r>
        <w:t xml:space="preserve">. Le pilier deux paritaire universel néerlandais couvre 85 % des salariés à un taux de remplacement de 70-80 %, indépendamment du niveau de revenu. Le système français </w:t>
      </w:r>
      <w:del w:id="6044" w:author="emmanuel blezes" w:date="2026-05-18T20:04:00Z" w16du:dateUtc="2026-05-18T18:04:00Z">
        <w:r w:rsidDel="00146C66">
          <w:delText>—</w:delText>
        </w:r>
      </w:del>
      <w:ins w:id="6045" w:author="emmanuel blezes" w:date="2026-05-18T20:04:00Z" w16du:dateUtc="2026-05-18T18:04:00Z">
        <w:r w:rsidR="00146C66">
          <w:t>-</w:t>
        </w:r>
      </w:ins>
      <w:r>
        <w:t xml:space="preserve"> répartition pure plus PER optionnel </w:t>
      </w:r>
      <w:del w:id="6046" w:author="emmanuel blezes" w:date="2026-05-18T20:04:00Z" w16du:dateUtc="2026-05-18T18:04:00Z">
        <w:r w:rsidDel="00146C66">
          <w:delText>—</w:delText>
        </w:r>
      </w:del>
      <w:ins w:id="6047" w:author="emmanuel blezes" w:date="2026-05-18T20:04:00Z" w16du:dateUtc="2026-05-18T18:04:00Z">
        <w:r w:rsidR="00146C66">
          <w:t>-</w:t>
        </w:r>
      </w:ins>
      <w:r>
        <w:t xml:space="preserve"> laisse au contraire les hauts revenus accumuler un capital fiscalement subventionné que les bas revenus n’utilisent pas. Le PER français </w:t>
      </w:r>
      <w:r>
        <w:rPr>
          <w:i/>
          <w:iCs/>
        </w:rPr>
        <w:t>augmente</w:t>
      </w:r>
      <w:r>
        <w:t xml:space="preserve"> les inégalités de pension. La capitalisation obligatoire universelle les </w:t>
      </w:r>
      <w:r>
        <w:rPr>
          <w:i/>
          <w:iCs/>
        </w:rPr>
        <w:t>réduit</w:t>
      </w:r>
      <w:r>
        <w:t>.</w:t>
      </w:r>
    </w:p>
    <w:p w14:paraId="7A816CA4" w14:textId="77777777" w:rsidR="00B437D0" w:rsidRDefault="00000000">
      <w:pPr>
        <w:pStyle w:val="BodyText"/>
      </w:pPr>
      <w:r>
        <w:lastRenderedPageBreak/>
        <w:t xml:space="preserve">Sterdyniak pose la question de l’égalité de mécanisme. Les Hollandais et les Suédois ont, eux, posé celle du résultat. Et le sondage Odoxa-Groupama de novembre 2025 </w:t>
      </w:r>
      <w:del w:id="6048" w:author="emmanuel blezes" w:date="2026-05-18T20:04:00Z" w16du:dateUtc="2026-05-18T18:04:00Z">
        <w:r w:rsidDel="00146C66">
          <w:delText>—</w:delText>
        </w:r>
      </w:del>
      <w:ins w:id="6049" w:author="emmanuel blezes" w:date="2026-05-18T20:04:00Z" w16du:dateUtc="2026-05-18T18:04:00Z">
        <w:r w:rsidR="00146C66">
          <w:t>-</w:t>
        </w:r>
      </w:ins>
      <w:r>
        <w:t xml:space="preserve"> 57 % des Français favorables au système mixte, 22 % à la capitalisation seule contre 20 % à la répartition seule</w:t>
      </w:r>
      <w:r>
        <w:rPr>
          <w:rStyle w:val="FootnoteReference"/>
        </w:rPr>
        <w:footnoteReference w:id="352"/>
      </w:r>
      <w:r>
        <w:t xml:space="preserve"> </w:t>
      </w:r>
      <w:del w:id="6055" w:author="emmanuel blezes" w:date="2026-05-18T20:04:00Z" w16du:dateUtc="2026-05-18T18:04:00Z">
        <w:r w:rsidDel="00146C66">
          <w:delText>—</w:delText>
        </w:r>
      </w:del>
      <w:ins w:id="6056" w:author="emmanuel blezes" w:date="2026-05-18T20:04:00Z" w16du:dateUtc="2026-05-18T18:04:00Z">
        <w:r w:rsidR="00146C66">
          <w:t>-</w:t>
        </w:r>
      </w:ins>
      <w:r>
        <w:t xml:space="preserve"> n’est pas le sondage de la France des privilégiés. C’est celui de la France entière.</w:t>
      </w:r>
    </w:p>
    <w:p w14:paraId="5231DB65" w14:textId="77777777" w:rsidR="00B437D0" w:rsidRDefault="00000000">
      <w:pPr>
        <w:pStyle w:val="Heading2"/>
      </w:pPr>
      <w:bookmarkStart w:id="6057" w:name="q.4-le-double-paiement-est-insurmontable"/>
      <w:bookmarkStart w:id="6058" w:name="_Toc230888274"/>
      <w:bookmarkEnd w:id="6010"/>
      <w:r>
        <w:t xml:space="preserve">Q.4 </w:t>
      </w:r>
      <w:del w:id="6059" w:author="emmanuel blezes" w:date="2026-05-18T20:04:00Z" w16du:dateUtc="2026-05-18T18:04:00Z">
        <w:r w:rsidDel="00146C66">
          <w:delText>—</w:delText>
        </w:r>
      </w:del>
      <w:ins w:id="6060" w:author="emmanuel blezes" w:date="2026-05-18T20:04:00Z" w16du:dateUtc="2026-05-18T18:04:00Z">
        <w:r w:rsidR="00146C66">
          <w:t>-</w:t>
        </w:r>
      </w:ins>
      <w:r>
        <w:t xml:space="preserve"> « Le double paiement est insurmontable »</w:t>
      </w:r>
      <w:bookmarkEnd w:id="6058"/>
    </w:p>
    <w:p w14:paraId="5DBA8948" w14:textId="77777777" w:rsidR="00B437D0" w:rsidRDefault="00000000">
      <w:pPr>
        <w:pStyle w:val="FirstParagraph"/>
      </w:pPr>
      <w:r>
        <w:t>Voici l’objection pivot. Celle qui a tué Thomas 1997, Delevoye 2019, et la version structurelle de Borne 2023.</w:t>
      </w:r>
    </w:p>
    <w:p w14:paraId="583175F5" w14:textId="77777777" w:rsidR="00B437D0" w:rsidRDefault="00000000">
      <w:pPr>
        <w:pStyle w:val="BodyText"/>
      </w:pPr>
      <w:r>
        <w:t xml:space="preserve">Reconnaissons d’abord ce qui est vrai. Dans toute transition d’un système de répartition pure vers un système mixte, les actifs financent simultanément les retraités d’aujourd’hui </w:t>
      </w:r>
      <w:del w:id="6061" w:author="emmanuel blezes" w:date="2026-05-18T20:04:00Z" w16du:dateUtc="2026-05-18T18:04:00Z">
        <w:r w:rsidDel="00146C66">
          <w:delText>—</w:delText>
        </w:r>
      </w:del>
      <w:ins w:id="6062" w:author="emmanuel blezes" w:date="2026-05-18T20:04:00Z" w16du:dateUtc="2026-05-18T18:04:00Z">
        <w:r w:rsidR="00146C66">
          <w:t>-</w:t>
        </w:r>
      </w:ins>
      <w:r>
        <w:t xml:space="preserve"> promesse non renégociable </w:t>
      </w:r>
      <w:del w:id="6063" w:author="emmanuel blezes" w:date="2026-05-18T20:04:00Z" w16du:dateUtc="2026-05-18T18:04:00Z">
        <w:r w:rsidDel="00146C66">
          <w:delText>—</w:delText>
        </w:r>
      </w:del>
      <w:ins w:id="6064" w:author="emmanuel blezes" w:date="2026-05-18T20:04:00Z" w16du:dateUtc="2026-05-18T18:04:00Z">
        <w:r w:rsidR="00146C66">
          <w:t>-</w:t>
        </w:r>
      </w:ins>
      <w:r>
        <w:t xml:space="preserve"> et une fraction de leur propre retraite future. La charge totale est, par construction, supérieure à la charge initiale. C’est une équation arithmétique. Le débat ne porte donc pas sur l’existence du double paiement, mais sur </w:t>
      </w:r>
      <w:r>
        <w:rPr>
          <w:b/>
          <w:bCs/>
        </w:rPr>
        <w:t>qui</w:t>
      </w:r>
      <w:r>
        <w:t xml:space="preserve"> l’absorbe, et </w:t>
      </w:r>
      <w:r>
        <w:rPr>
          <w:b/>
          <w:bCs/>
        </w:rPr>
        <w:t>comment</w:t>
      </w:r>
      <w:r>
        <w:t>.</w:t>
      </w:r>
    </w:p>
    <w:p w14:paraId="7C8719EF" w14:textId="77777777" w:rsidR="00B437D0" w:rsidRDefault="00000000">
      <w:pPr>
        <w:pStyle w:val="BodyText"/>
      </w:pPr>
      <w:r>
        <w:rPr>
          <w:b/>
          <w:bCs/>
        </w:rPr>
        <w:t>Premier argument : aucun pays comparable n’a effectivement payé un double paiement intégral par l’impôt.</w:t>
      </w:r>
      <w:r>
        <w:t xml:space="preserve"> C’est le constat empirique le plus dirimant. Australie 1992 : cotisation patronale 3 → 12 %, modération salariale négociée dans l’Accord Hawke-Kelty Mark II, coût pour l’État ≈ 0</w:t>
      </w:r>
      <w:r>
        <w:rPr>
          <w:rStyle w:val="FootnoteReference"/>
        </w:rPr>
        <w:footnoteReference w:id="353"/>
      </w:r>
      <w:r>
        <w:t>. Suède 1998 : recyclage de 2,5 points sur les 18,5 % de cotisation existante vers PPM, total inchangé, pas de double paiement net</w:t>
      </w:r>
      <w:r>
        <w:rPr>
          <w:rStyle w:val="FootnoteReference"/>
        </w:rPr>
        <w:footnoteReference w:id="354"/>
      </w:r>
      <w:r>
        <w:t>.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14:paraId="65FACF2C" w14:textId="77777777" w:rsidR="00B437D0" w:rsidRDefault="00000000">
      <w:pPr>
        <w:pStyle w:val="BodyText"/>
      </w:pPr>
      <w:r>
        <w:t xml:space="preserve">Une seule ligne fait exception : le Chili, qui a financé ses </w:t>
      </w:r>
      <w:r>
        <w:rPr>
          <w:i/>
          <w:iCs/>
        </w:rPr>
        <w:t>bonos de reconocimiento</w:t>
      </w:r>
      <w:r>
        <w:t xml:space="preserve"> par l’impôt général à hauteur de </w:t>
      </w:r>
      <w:r>
        <w:rPr>
          <w:b/>
          <w:bCs/>
        </w:rPr>
        <w:t>30 % du PIB cumulé</w:t>
      </w:r>
      <w:r>
        <w:t xml:space="preserve"> sur trente ans</w:t>
      </w:r>
      <w:r>
        <w:rPr>
          <w:rStyle w:val="FootnoteReference"/>
        </w:rPr>
        <w:footnoteReference w:id="355"/>
      </w:r>
      <w:r>
        <w:t xml:space="preserve">. C’est précisément ce qui en fait le contre-exemple absolu </w:t>
      </w:r>
      <w:del w:id="6091" w:author="emmanuel blezes" w:date="2026-05-18T20:04:00Z" w16du:dateUtc="2026-05-18T18:04:00Z">
        <w:r w:rsidDel="00146C66">
          <w:delText>—</w:delText>
        </w:r>
      </w:del>
      <w:ins w:id="6092" w:author="emmanuel blezes" w:date="2026-05-18T20:04:00Z" w16du:dateUtc="2026-05-18T18:04:00Z">
        <w:r w:rsidR="00146C66">
          <w:t>-</w:t>
        </w:r>
      </w:ins>
      <w:r>
        <w:t xml:space="preserve"> et la raison pour laquelle le Chili a dû tout réformer en janvier 2025.</w:t>
      </w:r>
    </w:p>
    <w:p w14:paraId="61EAB3A8" w14:textId="77777777" w:rsidR="00B437D0" w:rsidRDefault="00000000">
      <w:pPr>
        <w:pStyle w:val="BodyText"/>
      </w:pPr>
      <w:r>
        <w:rPr>
          <w:b/>
          <w:bCs/>
        </w:rPr>
        <w:lastRenderedPageBreak/>
        <w:t>Deuxième argument : la France dispose de six leviers, et ne demande à aucun d’absorber seul la transition.</w:t>
      </w:r>
      <w:r>
        <w:t xml:space="preserve"> Les six leviers ont été documentés au chapitre 5. Synthèse :</w:t>
      </w:r>
    </w:p>
    <w:tbl>
      <w:tblPr>
        <w:tblStyle w:val="Table"/>
        <w:tblW w:w="5000" w:type="pct"/>
        <w:tblLayout w:type="fixed"/>
        <w:tblLook w:val="0020" w:firstRow="1" w:lastRow="0" w:firstColumn="0" w:lastColumn="0" w:noHBand="0" w:noVBand="0"/>
      </w:tblPr>
      <w:tblGrid>
        <w:gridCol w:w="4680"/>
        <w:gridCol w:w="4680"/>
      </w:tblGrid>
      <w:tr w:rsidR="00B437D0" w14:paraId="5B7653DE"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FB2AB9" w14:textId="77777777" w:rsidR="00B437D0" w:rsidRDefault="00000000">
            <w:pPr>
              <w:pStyle w:val="Compact"/>
            </w:pPr>
            <w:r>
              <w:t>Levier</w:t>
            </w:r>
          </w:p>
        </w:tc>
        <w:tc>
          <w:tcPr>
            <w:tcW w:w="3960" w:type="dxa"/>
          </w:tcPr>
          <w:p w14:paraId="55A2A3E4" w14:textId="77777777" w:rsidR="00B437D0" w:rsidRDefault="00000000">
            <w:pPr>
              <w:pStyle w:val="Compact"/>
            </w:pPr>
            <w:r>
              <w:t>Montant mobilisable</w:t>
            </w:r>
          </w:p>
        </w:tc>
      </w:tr>
      <w:tr w:rsidR="00B437D0" w14:paraId="59542F6F" w14:textId="77777777">
        <w:tc>
          <w:tcPr>
            <w:tcW w:w="3960" w:type="dxa"/>
          </w:tcPr>
          <w:p w14:paraId="657C5705" w14:textId="77777777" w:rsidR="00B437D0" w:rsidRDefault="00000000">
            <w:pPr>
              <w:pStyle w:val="Compact"/>
            </w:pPr>
            <w:r>
              <w:t xml:space="preserve">FRR </w:t>
            </w:r>
            <w:del w:id="6093" w:author="emmanuel blezes" w:date="2026-05-18T20:04:00Z" w16du:dateUtc="2026-05-18T18:04:00Z">
              <w:r w:rsidDel="00146C66">
                <w:delText>—</w:delText>
              </w:r>
            </w:del>
            <w:ins w:id="6094" w:author="emmanuel blezes" w:date="2026-05-18T20:04:00Z" w16du:dateUtc="2026-05-18T18:04:00Z">
              <w:r w:rsidR="00146C66">
                <w:t>-</w:t>
              </w:r>
            </w:ins>
            <w:r>
              <w:t xml:space="preserve"> dotation unique</w:t>
            </w:r>
          </w:p>
        </w:tc>
        <w:tc>
          <w:tcPr>
            <w:tcW w:w="3960" w:type="dxa"/>
          </w:tcPr>
          <w:p w14:paraId="6E233FD1" w14:textId="77777777" w:rsidR="00B437D0" w:rsidRDefault="00000000">
            <w:pPr>
              <w:pStyle w:val="Compact"/>
            </w:pPr>
            <w:r>
              <w:t>20,4 Md€</w:t>
            </w:r>
            <w:r>
              <w:rPr>
                <w:rStyle w:val="FootnoteReference"/>
              </w:rPr>
              <w:footnoteReference w:id="356"/>
            </w:r>
          </w:p>
        </w:tc>
      </w:tr>
      <w:tr w:rsidR="00B437D0" w14:paraId="2825A7BA" w14:textId="77777777">
        <w:tc>
          <w:tcPr>
            <w:tcW w:w="3960" w:type="dxa"/>
          </w:tcPr>
          <w:p w14:paraId="0DAC8E91" w14:textId="77777777" w:rsidR="00B437D0" w:rsidRDefault="00000000">
            <w:pPr>
              <w:pStyle w:val="Compact"/>
            </w:pPr>
            <w:r>
              <w:t>Eurobonds retraite dédiés</w:t>
            </w:r>
          </w:p>
        </w:tc>
        <w:tc>
          <w:tcPr>
            <w:tcW w:w="3960" w:type="dxa"/>
          </w:tcPr>
          <w:p w14:paraId="2FE610F7" w14:textId="77777777" w:rsidR="00B437D0" w:rsidRDefault="00000000">
            <w:pPr>
              <w:pStyle w:val="Compact"/>
            </w:pPr>
            <w:r>
              <w:t>50-150 Md€ amorçage, ~2 Md€/an d’intérêts</w:t>
            </w:r>
          </w:p>
        </w:tc>
      </w:tr>
      <w:tr w:rsidR="00B437D0" w14:paraId="74993FA2" w14:textId="77777777">
        <w:tc>
          <w:tcPr>
            <w:tcW w:w="3960" w:type="dxa"/>
          </w:tcPr>
          <w:p w14:paraId="47A055CC" w14:textId="77777777" w:rsidR="00B437D0" w:rsidRDefault="00000000">
            <w:pPr>
              <w:pStyle w:val="Compact"/>
            </w:pPr>
            <w:r>
              <w:t>CSG (1 point)</w:t>
            </w:r>
          </w:p>
        </w:tc>
        <w:tc>
          <w:tcPr>
            <w:tcW w:w="3960" w:type="dxa"/>
          </w:tcPr>
          <w:p w14:paraId="6D085B08" w14:textId="77777777" w:rsidR="00B437D0" w:rsidRDefault="00000000">
            <w:pPr>
              <w:pStyle w:val="Compact"/>
            </w:pPr>
            <w:r>
              <w:t>16-17 Md€/an pérenne</w:t>
            </w:r>
          </w:p>
        </w:tc>
      </w:tr>
      <w:tr w:rsidR="00B437D0" w14:paraId="3911EF54" w14:textId="77777777">
        <w:tc>
          <w:tcPr>
            <w:tcW w:w="3960" w:type="dxa"/>
          </w:tcPr>
          <w:p w14:paraId="362B221D" w14:textId="77777777" w:rsidR="00B437D0" w:rsidRDefault="00000000">
            <w:pPr>
              <w:pStyle w:val="Compact"/>
            </w:pPr>
            <w:r>
              <w:t>Redéploiement AGIRC-ARRCO (1 point)</w:t>
            </w:r>
          </w:p>
        </w:tc>
        <w:tc>
          <w:tcPr>
            <w:tcW w:w="3960" w:type="dxa"/>
          </w:tcPr>
          <w:p w14:paraId="2FC87A8B" w14:textId="77777777" w:rsidR="00B437D0" w:rsidRDefault="00000000">
            <w:pPr>
              <w:pStyle w:val="Compact"/>
            </w:pPr>
            <w:r>
              <w:t>8-10 Md€/an</w:t>
            </w:r>
          </w:p>
        </w:tc>
      </w:tr>
      <w:tr w:rsidR="00B437D0" w14:paraId="66014F40" w14:textId="77777777">
        <w:tc>
          <w:tcPr>
            <w:tcW w:w="3960" w:type="dxa"/>
          </w:tcPr>
          <w:p w14:paraId="00173246" w14:textId="77777777" w:rsidR="00B437D0" w:rsidRDefault="00000000">
            <w:pPr>
              <w:pStyle w:val="Compact"/>
            </w:pPr>
            <w:r>
              <w:t>Cotisation patronale nouvelle (2 points)</w:t>
            </w:r>
          </w:p>
        </w:tc>
        <w:tc>
          <w:tcPr>
            <w:tcW w:w="3960" w:type="dxa"/>
          </w:tcPr>
          <w:p w14:paraId="14F06938" w14:textId="77777777" w:rsidR="00B437D0" w:rsidRDefault="00000000">
            <w:pPr>
              <w:pStyle w:val="Compact"/>
            </w:pPr>
            <w:r>
              <w:t>~22 Md€/an</w:t>
            </w:r>
            <w:r>
              <w:rPr>
                <w:rStyle w:val="FootnoteReference"/>
              </w:rPr>
              <w:footnoteReference w:id="357"/>
            </w:r>
          </w:p>
        </w:tc>
      </w:tr>
      <w:tr w:rsidR="00B437D0" w14:paraId="71C2B82F" w14:textId="77777777">
        <w:tc>
          <w:tcPr>
            <w:tcW w:w="3960" w:type="dxa"/>
          </w:tcPr>
          <w:p w14:paraId="5B4A43CD" w14:textId="77777777" w:rsidR="00B437D0" w:rsidRDefault="00000000">
            <w:pPr>
              <w:pStyle w:val="Compact"/>
            </w:pPr>
            <w:r>
              <w:t>Sous-indexation pensions (-1 pt sous inflation)</w:t>
            </w:r>
          </w:p>
        </w:tc>
        <w:tc>
          <w:tcPr>
            <w:tcW w:w="3960" w:type="dxa"/>
          </w:tcPr>
          <w:p w14:paraId="4B17F945" w14:textId="77777777" w:rsidR="00B437D0" w:rsidRDefault="00000000">
            <w:pPr>
              <w:pStyle w:val="Compact"/>
            </w:pPr>
            <w:r>
              <w:t>~1,4 Md€/an d’économie</w:t>
            </w:r>
          </w:p>
        </w:tc>
      </w:tr>
    </w:tbl>
    <w:p w14:paraId="5620E766" w14:textId="77777777" w:rsidR="00B437D0" w:rsidRDefault="00000000">
      <w:pPr>
        <w:pStyle w:val="BodyText"/>
      </w:pPr>
      <w:r>
        <w:t xml:space="preserve">Aucun, pris isolément, ne ferme l’équation. C’est précisément le sens du tableau. Combinaison réaliste pour la France : </w:t>
      </w:r>
      <w:r>
        <w:rPr>
          <w:b/>
          <w:bCs/>
        </w:rPr>
        <w:t>FRR + cotisation patronale 2 % + eurobonds limités</w:t>
      </w:r>
      <w:r>
        <w:t xml:space="preserve">. Total ≈ 22 Md€/an de flux pérennes plus deux dotations en capital. Charge nette pour l’État ≈ </w:t>
      </w:r>
      <w:r>
        <w:rPr>
          <w:b/>
          <w:bCs/>
        </w:rPr>
        <w:t>3 à 4 Md€/an, soit 0,1 % du PIB</w:t>
      </w:r>
      <w:r>
        <w:t>. Le détail des douze propositions qui précèdent.</w:t>
      </w:r>
    </w:p>
    <w:p w14:paraId="475A055A" w14:textId="77777777" w:rsidR="00B437D0" w:rsidRDefault="00000000">
      <w:pPr>
        <w:pStyle w:val="BodyText"/>
      </w:pPr>
      <w:r>
        <w:rPr>
          <w:b/>
          <w:bCs/>
        </w:rPr>
        <w:t>Troisième argument : le coût de l’inaction est dix fois supérieur.</w:t>
      </w:r>
      <w:r>
        <w:t xml:space="preserve"> Le COR projette un déficit du système de </w:t>
      </w:r>
      <w:r>
        <w:rPr>
          <w:b/>
          <w:bCs/>
        </w:rPr>
        <w:t>45 Md€/an en 2070</w:t>
      </w:r>
      <w:r>
        <w:t>, soit −1,4 % du PIB</w:t>
      </w:r>
      <w:r>
        <w:rPr>
          <w:rStyle w:val="FootnoteReference"/>
        </w:rPr>
        <w:footnoteReference w:id="358"/>
      </w:r>
      <w:r>
        <w:t xml:space="preserve">. La Commission européenne évalue le passif implicite français à </w:t>
      </w:r>
      <w:r>
        <w:rPr>
          <w:b/>
          <w:bCs/>
        </w:rPr>
        <w:t>417 % du PIB</w:t>
      </w:r>
      <w:r>
        <w:rPr>
          <w:rStyle w:val="FootnoteReference"/>
        </w:rPr>
        <w:footnoteReference w:id="359"/>
      </w:r>
      <w:r>
        <w:t xml:space="preserve">. Le coût de la transition à l’horizon 2052, dans le scénario D du chapitre 5, est de ~88 Md€ cumulés. Le coût de l’inaction sur le même horizon, rien qu’en soldes COR projetés linéairement : au minimum </w:t>
      </w:r>
      <w:r>
        <w:rPr>
          <w:b/>
          <w:bCs/>
        </w:rPr>
        <w:t>800 Md€ cumulés</w:t>
      </w:r>
      <w:r>
        <w:t>. Dix fois plus. L’argument du double paiement, retourné, devient : le double paiement de l’inaction sera, à coup sûr, plusieurs fois plus lourd que celui de la transition.</w:t>
      </w:r>
    </w:p>
    <w:p w14:paraId="638C2A9B" w14:textId="77777777" w:rsidR="00B437D0" w:rsidRDefault="00000000">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w:t>
      </w:r>
      <w:del w:id="6115" w:author="emmanuel blezes" w:date="2026-05-18T20:04:00Z" w16du:dateUtc="2026-05-18T18:04:00Z">
        <w:r w:rsidDel="00146C66">
          <w:delText>—</w:delText>
        </w:r>
      </w:del>
      <w:ins w:id="6116" w:author="emmanuel blezes" w:date="2026-05-18T20:04:00Z" w16du:dateUtc="2026-05-18T18:04:00Z">
        <w:r w:rsidR="00146C66">
          <w:t>-</w:t>
        </w:r>
      </w:ins>
      <w:r>
        <w:t xml:space="preserve"> c’est-à-dire, sans réforme, </w:t>
      </w:r>
      <w:r>
        <w:rPr>
          <w:i/>
          <w:iCs/>
        </w:rPr>
        <w:t>toutes</w:t>
      </w:r>
      <w:r>
        <w:t xml:space="preserve"> les cohortes nées après 1985.</w:t>
      </w:r>
    </w:p>
    <w:p w14:paraId="134B5F24" w14:textId="77777777" w:rsidR="00B437D0" w:rsidRDefault="00000000">
      <w:pPr>
        <w:pStyle w:val="BodyText"/>
      </w:pPr>
      <w:r>
        <w:lastRenderedPageBreak/>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 </w:t>
      </w:r>
      <w:r>
        <w:rPr>
          <w:i/>
          <w:iCs/>
        </w:rPr>
        <w:t>politique</w:t>
      </w:r>
      <w:r>
        <w:t>.</w:t>
      </w:r>
    </w:p>
    <w:p w14:paraId="4D8DB1F5" w14:textId="77777777" w:rsidR="00B437D0" w:rsidRDefault="00000000">
      <w:pPr>
        <w:pStyle w:val="Heading2"/>
      </w:pPr>
      <w:bookmarkStart w:id="6117" w:name="X7b637a3d3f3af368bc7e1a939050506db24d630"/>
      <w:bookmarkStart w:id="6118" w:name="_Toc230888275"/>
      <w:bookmarkEnd w:id="6057"/>
      <w:r>
        <w:t xml:space="preserve">Q.5 </w:t>
      </w:r>
      <w:del w:id="6119" w:author="emmanuel blezes" w:date="2026-05-18T20:04:00Z" w16du:dateUtc="2026-05-18T18:04:00Z">
        <w:r w:rsidDel="00146C66">
          <w:delText>—</w:delText>
        </w:r>
      </w:del>
      <w:ins w:id="6120" w:author="emmanuel blezes" w:date="2026-05-18T20:04:00Z" w16du:dateUtc="2026-05-18T18:04:00Z">
        <w:r w:rsidR="00146C66">
          <w:t>-</w:t>
        </w:r>
      </w:ins>
      <w:r>
        <w:t xml:space="preserve"> « On a déjà essayé : le PER, ça ne marche pas »</w:t>
      </w:r>
      <w:bookmarkEnd w:id="6118"/>
    </w:p>
    <w:p w14:paraId="4FF0E197" w14:textId="77777777" w:rsidR="00B437D0" w:rsidRDefault="00000000">
      <w:pPr>
        <w:pStyle w:val="FirstParagraph"/>
      </w:pPr>
      <w:r>
        <w:t xml:space="preserve">L’argument utilise un échec partiel pour disqualifier un projet plus large. Comme si l’on disait : </w:t>
      </w:r>
      <w:r>
        <w:rPr>
          <w:i/>
          <w:iCs/>
        </w:rPr>
        <w:t xml:space="preserve">« la voiture électrique, ça ne marche pas </w:t>
      </w:r>
      <w:del w:id="6121" w:author="emmanuel blezes" w:date="2026-05-18T20:04:00Z" w16du:dateUtc="2026-05-18T18:04:00Z">
        <w:r w:rsidDel="00146C66">
          <w:rPr>
            <w:i/>
            <w:iCs/>
          </w:rPr>
          <w:delText>—</w:delText>
        </w:r>
      </w:del>
      <w:ins w:id="6122" w:author="emmanuel blezes" w:date="2026-05-18T20:04:00Z" w16du:dateUtc="2026-05-18T18:04:00Z">
        <w:r w:rsidR="00146C66">
          <w:rPr>
            <w:i/>
            <w:iCs/>
          </w:rPr>
          <w:t>-</w:t>
        </w:r>
      </w:ins>
      <w:r>
        <w:rPr>
          <w:i/>
          <w:iCs/>
        </w:rPr>
        <w:t xml:space="preserve"> regardez la Citroën C-Zéro »</w:t>
      </w:r>
      <w:r>
        <w:t>.</w:t>
      </w:r>
    </w:p>
    <w:p w14:paraId="670B32AC" w14:textId="77777777" w:rsidR="00B437D0" w:rsidRDefault="00000000">
      <w:pPr>
        <w:pStyle w:val="BodyText"/>
      </w:pPr>
      <w:r>
        <w:rPr>
          <w:b/>
          <w:bCs/>
        </w:rPr>
        <w:t>Premier argument : le PER n’est pas un fonds de pension, c’est un compte d’épargne fiscal.</w:t>
      </w:r>
      <w:r>
        <w:t xml:space="preserve"> Créé par la loi PACTE de mai 2019, il compte 11,2 millions de souscripteurs et 118,9 Md€ d’encours fin T3 2024, soit </w:t>
      </w:r>
      <w:r>
        <w:rPr>
          <w:b/>
          <w:bCs/>
        </w:rPr>
        <w:t>10 600 euros par titulaire</w:t>
      </w:r>
      <w:r>
        <w:t xml:space="preserve"> </w:t>
      </w:r>
      <w:del w:id="6123" w:author="emmanuel blezes" w:date="2026-05-18T20:04:00Z" w16du:dateUtc="2026-05-18T18:04:00Z">
        <w:r w:rsidDel="00146C66">
          <w:delText>—</w:delText>
        </w:r>
      </w:del>
      <w:ins w:id="6124" w:author="emmanuel blezes" w:date="2026-05-18T20:04:00Z" w16du:dateUtc="2026-05-18T18:04:00Z">
        <w:r w:rsidR="00146C66">
          <w:t>-</w:t>
        </w:r>
      </w:ins>
      <w:r>
        <w:t xml:space="preserve"> résiduel à l’échelle d’une carrière</w:t>
      </w:r>
      <w:r>
        <w:rPr>
          <w:rStyle w:val="FootnoteReference"/>
        </w:rPr>
        <w:footnoteReference w:id="360"/>
      </w:r>
      <w:r>
        <w:t xml:space="preserve">. À titre de comparaison, un ménage australien à 50 ans détient plus de 150 000 AUD dans son fonds de pension obligatoire. Le PER est l’équivalent du </w:t>
      </w:r>
      <w:r>
        <w:rPr>
          <w:i/>
          <w:iCs/>
        </w:rPr>
        <w:t>Roth IRA</w:t>
      </w:r>
      <w:r>
        <w:t xml:space="preserve"> américain ou du </w:t>
      </w:r>
      <w:r>
        <w:rPr>
          <w:i/>
          <w:iCs/>
        </w:rPr>
        <w:t>SIPP</w:t>
      </w:r>
      <w:r>
        <w:t xml:space="preserve"> britannique. Ce n’est </w:t>
      </w:r>
      <w:r>
        <w:rPr>
          <w:i/>
          <w:iCs/>
        </w:rPr>
        <w:t>pas</w:t>
      </w:r>
      <w:r>
        <w:t xml:space="preserve"> l’équivalent du NEST, de l’ABP, d’AustralianSuper.</w:t>
      </w:r>
    </w:p>
    <w:p w14:paraId="33A3E200" w14:textId="77777777" w:rsidR="00B437D0" w:rsidRDefault="00000000">
      <w:pPr>
        <w:pStyle w:val="BodyText"/>
      </w:pPr>
      <w:r>
        <w:rPr>
          <w:b/>
          <w:bCs/>
        </w:rPr>
        <w:t>Deuxième argument : volontaire versus obligatoire, et les conséquences statistiques qui en découlent.</w:t>
      </w:r>
      <w:r>
        <w:t xml:space="preserve"> Un produit volontaire ne touche que les déjà-épargnants, qui sont les déciles supérieurs de revenu. Un produit obligatoire </w:t>
      </w:r>
      <w:del w:id="6132" w:author="emmanuel blezes" w:date="2026-05-18T20:04:00Z" w16du:dateUtc="2026-05-18T18:04:00Z">
        <w:r w:rsidDel="00146C66">
          <w:delText>—</w:delText>
        </w:r>
      </w:del>
      <w:ins w:id="6133" w:author="emmanuel blezes" w:date="2026-05-18T20:04:00Z" w16du:dateUtc="2026-05-18T18:04:00Z">
        <w:r w:rsidR="00146C66">
          <w:t>-</w:t>
        </w:r>
      </w:ins>
      <w:r>
        <w:t xml:space="preserve"> ou en auto-enrolment avec opt-out </w:t>
      </w:r>
      <w:del w:id="6134" w:author="emmanuel blezes" w:date="2026-05-18T20:04:00Z" w16du:dateUtc="2026-05-18T18:04:00Z">
        <w:r w:rsidDel="00146C66">
          <w:delText>—</w:delText>
        </w:r>
      </w:del>
      <w:ins w:id="6135" w:author="emmanuel blezes" w:date="2026-05-18T20:04:00Z" w16du:dateUtc="2026-05-18T18:04:00Z">
        <w:r w:rsidR="00146C66">
          <w:t>-</w:t>
        </w:r>
      </w:ins>
      <w:r>
        <w:t xml:space="preserve"> couvre tout le monde : 80 à 92 % de taux de participation observés. Cette différence n’est pas quantitative. Elle est qualitative.</w:t>
      </w:r>
    </w:p>
    <w:p w14:paraId="3121FAF5" w14:textId="77777777" w:rsidR="00B437D0" w:rsidRDefault="00000000">
      <w:pPr>
        <w:pStyle w:val="BodyText"/>
      </w:pPr>
      <w:r>
        <w:rPr>
          <w:b/>
          <w:bCs/>
        </w:rPr>
        <w:t>Troisième argument : la gouvernance et les frais.</w:t>
      </w:r>
      <w:r>
        <w:t xml:space="preserve"> 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 </w:t>
      </w:r>
      <w:r>
        <w:rPr>
          <w:i/>
          <w:iCs/>
        </w:rPr>
        <w:t>infrastructure</w:t>
      </w:r>
      <w:r>
        <w:t>.</w:t>
      </w:r>
    </w:p>
    <w:p w14:paraId="7FA5647D" w14:textId="77777777" w:rsidR="00B437D0" w:rsidRDefault="00000000">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w:t>
      </w:r>
      <w:del w:id="6136" w:author="emmanuel blezes" w:date="2026-05-18T20:04:00Z" w16du:dateUtc="2026-05-18T18:04:00Z">
        <w:r w:rsidDel="00146C66">
          <w:delText>—</w:delText>
        </w:r>
      </w:del>
      <w:ins w:id="6137" w:author="emmanuel blezes" w:date="2026-05-18T20:04:00Z" w16du:dateUtc="2026-05-18T18:04:00Z">
        <w:r w:rsidR="00146C66">
          <w:t>-</w:t>
        </w:r>
      </w:ins>
      <w:r>
        <w:t xml:space="preserve"> capitalisation obligatoire, paritaire, fléchée, gouvernée </w:t>
      </w:r>
      <w:del w:id="6138" w:author="emmanuel blezes" w:date="2026-05-18T20:04:00Z" w16du:dateUtc="2026-05-18T18:04:00Z">
        <w:r w:rsidDel="00146C66">
          <w:delText>—</w:delText>
        </w:r>
      </w:del>
      <w:ins w:id="6139" w:author="emmanuel blezes" w:date="2026-05-18T20:04:00Z" w16du:dateUtc="2026-05-18T18:04:00Z">
        <w:r w:rsidR="00146C66">
          <w:t>-</w:t>
        </w:r>
      </w:ins>
      <w:r>
        <w:t xml:space="preserve"> reste intégralement à inventer.</w:t>
      </w:r>
    </w:p>
    <w:p w14:paraId="070D074D" w14:textId="77777777" w:rsidR="00B437D0" w:rsidRDefault="00000000">
      <w:pPr>
        <w:pStyle w:val="Heading2"/>
      </w:pPr>
      <w:bookmarkStart w:id="6140" w:name="X1153f31c0b9823952796530e214bd0e79abf818"/>
      <w:bookmarkStart w:id="6141" w:name="_Toc230888276"/>
      <w:bookmarkEnd w:id="6117"/>
      <w:r>
        <w:t xml:space="preserve">Q.6 </w:t>
      </w:r>
      <w:del w:id="6142" w:author="emmanuel blezes" w:date="2026-05-18T20:04:00Z" w16du:dateUtc="2026-05-18T18:04:00Z">
        <w:r w:rsidDel="00146C66">
          <w:delText>—</w:delText>
        </w:r>
      </w:del>
      <w:ins w:id="6143" w:author="emmanuel blezes" w:date="2026-05-18T20:04:00Z" w16du:dateUtc="2026-05-18T18:04:00Z">
        <w:r w:rsidR="00146C66">
          <w:t>-</w:t>
        </w:r>
      </w:ins>
      <w:r>
        <w:t xml:space="preserve"> « La France n’a pas la culture financière »</w:t>
      </w:r>
      <w:bookmarkEnd w:id="6141"/>
    </w:p>
    <w:p w14:paraId="19DDBA11" w14:textId="77777777" w:rsidR="00B437D0" w:rsidRDefault="00000000">
      <w:pPr>
        <w:pStyle w:val="FirstParagraph"/>
      </w:pPr>
      <w:r>
        <w:t>C’est la plus défaitiste des objections. Elle reconnaît implicitement les vertus du système qu’elle refuse, et se replie sur une excuse sociologique.</w:t>
      </w:r>
    </w:p>
    <w:p w14:paraId="6A37CE47" w14:textId="77777777" w:rsidR="00B437D0" w:rsidRDefault="00000000">
      <w:pPr>
        <w:pStyle w:val="BodyText"/>
      </w:pPr>
      <w:r>
        <w:rPr>
          <w:b/>
          <w:bCs/>
        </w:rPr>
        <w:t xml:space="preserve">Premier argument : la culture financière française a été </w:t>
      </w:r>
      <w:r>
        <w:rPr>
          <w:b/>
          <w:bCs/>
          <w:i/>
          <w:iCs/>
        </w:rPr>
        <w:t>retirée</w:t>
      </w:r>
      <w:r>
        <w:rPr>
          <w:b/>
          <w:bCs/>
        </w:rPr>
        <w:t>, pas absente.</w:t>
      </w:r>
      <w:r>
        <w:t xml:space="preserve"> Avant 1945, la France était l’un des pays d’investisseurs particuliers les plus actifs d’Europe : actions Suez, Saint-Gobain, Compagnie des Indes, Chemins de fer du Nord, Banque de France, et bien sûr l’emprunt russe. Cette culture a été cassée par deux guerres, deux </w:t>
      </w:r>
      <w:r>
        <w:lastRenderedPageBreak/>
        <w:t xml:space="preserve">inflations massives (1920-1928, 1944-1958), les nationalisations, et l’instauration en 1945 d’une Sécurité sociale qui a </w:t>
      </w:r>
      <w:r>
        <w:rPr>
          <w:i/>
          <w:iCs/>
        </w:rPr>
        <w:t>remplacé</w:t>
      </w:r>
      <w:r>
        <w:t xml:space="preserve"> l’épargne individuelle par la solidarité contributive. Quatre-vingt-un ans plus tard, on s’étonne qu’elle ait moins l’habitude d’investir.</w:t>
      </w:r>
    </w:p>
    <w:p w14:paraId="79F16B28" w14:textId="77777777" w:rsidR="00B437D0" w:rsidRDefault="00000000">
      <w:pPr>
        <w:pStyle w:val="BodyText"/>
      </w:pPr>
      <w:r>
        <w:rPr>
          <w:b/>
          <w:bCs/>
        </w:rPr>
        <w:t>Deuxième argument : la Suède de 1990 ressemblait à la France de 1990.</w:t>
      </w:r>
      <w:r>
        <w:t xml:space="preserve"> 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 </w:t>
      </w:r>
      <w:r>
        <w:rPr>
          <w:i/>
          <w:iCs/>
        </w:rPr>
        <w:t>fabriqué</w:t>
      </w:r>
      <w:r>
        <w:t xml:space="preserve"> une culture financière qui n’existait pas. La culture n’a pas précédé l’instrument ; elle l’a suivi. Et le PEA français suit la même trajectoire : 1,8 million de titulaires en 1995, plus de 7 millions aujourd’hui</w:t>
      </w:r>
      <w:r>
        <w:rPr>
          <w:rStyle w:val="FootnoteReference"/>
        </w:rPr>
        <w:footnoteReference w:id="361"/>
      </w:r>
      <w:r>
        <w:t xml:space="preserve"> </w:t>
      </w:r>
      <w:del w:id="6151" w:author="emmanuel blezes" w:date="2026-05-18T20:04:00Z" w16du:dateUtc="2026-05-18T18:04:00Z">
        <w:r w:rsidDel="00146C66">
          <w:delText>—</w:delText>
        </w:r>
      </w:del>
      <w:ins w:id="6152" w:author="emmanuel blezes" w:date="2026-05-18T20:04:00Z" w16du:dateUtc="2026-05-18T18:04:00Z">
        <w:r w:rsidR="00146C66">
          <w:t>-</w:t>
        </w:r>
      </w:ins>
      <w:r>
        <w:t xml:space="preserve"> 12,5 % des ménages détiennent désormais des actions en direct, contre 6,9 % en 2020.</w:t>
      </w:r>
    </w:p>
    <w:p w14:paraId="3DA8D6EA" w14:textId="77777777" w:rsidR="00B437D0" w:rsidRDefault="00000000">
      <w:pPr>
        <w:pStyle w:val="BodyText"/>
      </w:pPr>
      <w:r>
        <w:rPr>
          <w:b/>
          <w:bCs/>
        </w:rPr>
        <w:t>Troisième argument : la capitalisation moderne ne demande aucune culture financière.</w:t>
      </w:r>
      <w:r>
        <w:t xml:space="preserve"> Personne, en Suède, n’est savant. Personne, en Australie, ne l’est. Tous bénéficient d’un fonds par défaut bien conçu </w:t>
      </w:r>
      <w:del w:id="6153" w:author="emmanuel blezes" w:date="2026-05-18T20:04:00Z" w16du:dateUtc="2026-05-18T18:04:00Z">
        <w:r w:rsidDel="00146C66">
          <w:delText>—</w:delText>
        </w:r>
      </w:del>
      <w:ins w:id="6154" w:author="emmanuel blezes" w:date="2026-05-18T20:04:00Z" w16du:dateUtc="2026-05-18T18:04:00Z">
        <w:r w:rsidR="00146C66">
          <w:t>-</w:t>
        </w:r>
      </w:ins>
      <w:r>
        <w:t xml:space="preserve"> AP7 Såfa, MySuper, NEST </w:t>
      </w:r>
      <w:del w:id="6155" w:author="emmanuel blezes" w:date="2026-05-18T20:04:00Z" w16du:dateUtc="2026-05-18T18:04:00Z">
        <w:r w:rsidDel="00146C66">
          <w:delText>—</w:delText>
        </w:r>
      </w:del>
      <w:ins w:id="6156" w:author="emmanuel blezes" w:date="2026-05-18T20:04:00Z" w16du:dateUtc="2026-05-18T18:04:00Z">
        <w:r w:rsidR="00146C66">
          <w:t>-</w:t>
        </w:r>
      </w:ins>
      <w:r>
        <w:t xml:space="preserve"> qui gère pour eux, avec glide path automatique, frais ultra-bas et transparence radicale. La culture requise est </w:t>
      </w:r>
      <w:r>
        <w:rPr>
          <w:i/>
          <w:iCs/>
        </w:rPr>
        <w:t>nulle</w:t>
      </w:r>
      <w:r>
        <w:t xml:space="preserve">. Il suffit de ne pas opt-outer. C’est l’inverse du PER, qui exige de chaque épargnant qu’il choisisse parmi des dizaines de supports et qu’il comprenne la fiscalité. </w:t>
      </w:r>
      <w:r>
        <w:rPr>
          <w:i/>
          <w:iCs/>
        </w:rPr>
        <w:t>Ça</w:t>
      </w:r>
      <w:r>
        <w:t>, c’est culturellement exigeant. Un fonds par défaut, non.</w:t>
      </w:r>
    </w:p>
    <w:p w14:paraId="1149B2BE" w14:textId="77777777" w:rsidR="00B437D0" w:rsidRDefault="00000000">
      <w:pPr>
        <w:pStyle w:val="BodyText"/>
      </w:pPr>
      <w:r>
        <w:t xml:space="preserve">L’argument se retourne en miroir. </w:t>
      </w:r>
      <w:r>
        <w:rPr>
          <w:i/>
          <w:iCs/>
        </w:rPr>
        <w:t>On ne peut pas demander aux Français de gérer leur retraite eux-mêmes.</w:t>
      </w:r>
      <w:r>
        <w:t xml:space="preserve"> Exact. C’est précisément pourquoi il faut un fonds par défaut public, transparent et bien géré, qui le fasse à leur place. C’est l’architecture qui fait le travail. Pas la culture.</w:t>
      </w:r>
    </w:p>
    <w:p w14:paraId="535ACD6F" w14:textId="77777777" w:rsidR="00B437D0" w:rsidRDefault="002C7085">
      <w:r>
        <w:rPr>
          <w:noProof/>
        </w:rPr>
        <w:pict w14:anchorId="676FCC9D">
          <v:rect id="_x0000_i1025" alt="" style="width:451.3pt;height:.05pt;mso-width-percent:0;mso-height-percent:0;mso-width-percent:0;mso-height-percent:0" o:hralign="center" o:hrstd="t" o:hr="t"/>
        </w:pict>
      </w:r>
    </w:p>
    <w:p w14:paraId="5D87EDD2" w14:textId="77777777" w:rsidR="00B437D0" w:rsidRDefault="00000000">
      <w:pPr>
        <w:pStyle w:val="Heading2"/>
      </w:pPr>
      <w:bookmarkStart w:id="6157" w:name="conclusion-la-fenêtre-est-ouverte"/>
      <w:bookmarkStart w:id="6158" w:name="_Toc230888277"/>
      <w:bookmarkEnd w:id="6140"/>
      <w:r>
        <w:t>Conclusion : la fenêtre est ouverte</w:t>
      </w:r>
      <w:bookmarkEnd w:id="6158"/>
    </w:p>
    <w:p w14:paraId="42BB6A9B" w14:textId="77777777" w:rsidR="00B437D0" w:rsidRDefault="00000000">
      <w:pPr>
        <w:pStyle w:val="FirstParagraph"/>
      </w:pPr>
      <w:r>
        <w:t>Six objections, six réponses. Et, au-delà des six, un livre entier qui tient en quelques phrases.</w:t>
      </w:r>
    </w:p>
    <w:p w14:paraId="2AF58391" w14:textId="77777777" w:rsidR="00B437D0" w:rsidRDefault="00000000">
      <w:pPr>
        <w:pStyle w:val="BodyText"/>
      </w:pPr>
      <w:r>
        <w:t>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14:paraId="27C5218D" w14:textId="77777777" w:rsidR="00B437D0" w:rsidRDefault="00000000">
      <w:pPr>
        <w:pStyle w:val="BodyText"/>
      </w:pPr>
      <w:r>
        <w:t>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14:paraId="50A4E9D3" w14:textId="77777777" w:rsidR="00B437D0" w:rsidRDefault="00000000">
      <w:pPr>
        <w:pStyle w:val="BodyText"/>
      </w:pPr>
      <w:r>
        <w:lastRenderedPageBreak/>
        <w:t xml:space="preserve">Ce n’est pas qu’un sujet de pension. La même infrastructure qui sécurise les retraites finance les entreprises françaises, les sièges sociaux, les ETI, les scale-up. Le capital absent </w:t>
      </w:r>
      <w:del w:id="6159" w:author="emmanuel blezes" w:date="2026-05-18T20:04:00Z" w16du:dateUtc="2026-05-18T18:04:00Z">
        <w:r w:rsidDel="00146C66">
          <w:delText>—</w:delText>
        </w:r>
      </w:del>
      <w:ins w:id="6160" w:author="emmanuel blezes" w:date="2026-05-18T20:04:00Z" w16du:dateUtc="2026-05-18T18:04:00Z">
        <w:r w:rsidR="00146C66">
          <w:t>-</w:t>
        </w:r>
      </w:ins>
      <w:r>
        <w:t xml:space="preserve"> les six mille milliards qui dorment dans les livrets et les fonds en euros </w:t>
      </w:r>
      <w:del w:id="6161" w:author="emmanuel blezes" w:date="2026-05-18T20:04:00Z" w16du:dateUtc="2026-05-18T18:04:00Z">
        <w:r w:rsidDel="00146C66">
          <w:delText>—</w:delText>
        </w:r>
      </w:del>
      <w:ins w:id="6162" w:author="emmanuel blezes" w:date="2026-05-18T20:04:00Z" w16du:dateUtc="2026-05-18T18:04:00Z">
        <w:r w:rsidR="00146C66">
          <w:t>-</w:t>
        </w:r>
      </w:ins>
      <w:r>
        <w:t xml:space="preserve"> est précisément ce qui manque pour empêcher la vague de transmissions 2025-2035 de partir intégralement aux fonds étrangers. Le même capital, deux problèmes, une réponse unique. C’est l’argument du chapitre 3.</w:t>
      </w:r>
    </w:p>
    <w:p w14:paraId="61AB280E" w14:textId="77777777" w:rsidR="00B437D0" w:rsidRDefault="00000000">
      <w:pPr>
        <w:pStyle w:val="BodyText"/>
      </w:pPr>
      <w:r>
        <w:t xml:space="preserve">Les autres l’ont fait. Quatre cas </w:t>
      </w:r>
      <w:del w:id="6163" w:author="emmanuel blezes" w:date="2026-05-18T20:04:00Z" w16du:dateUtc="2026-05-18T18:04:00Z">
        <w:r w:rsidDel="00146C66">
          <w:delText>—</w:delText>
        </w:r>
      </w:del>
      <w:ins w:id="6164" w:author="emmanuel blezes" w:date="2026-05-18T20:04:00Z" w16du:dateUtc="2026-05-18T18:04:00Z">
        <w:r w:rsidR="00146C66">
          <w:t>-</w:t>
        </w:r>
      </w:ins>
      <w:r>
        <w:t xml:space="preserve"> Suède, Australie, Singapour, Chili </w:t>
      </w:r>
      <w:del w:id="6165" w:author="emmanuel blezes" w:date="2026-05-18T20:04:00Z" w16du:dateUtc="2026-05-18T18:04:00Z">
        <w:r w:rsidDel="00146C66">
          <w:delText>—</w:delText>
        </w:r>
      </w:del>
      <w:ins w:id="6166" w:author="emmanuel blezes" w:date="2026-05-18T20:04:00Z" w16du:dateUtc="2026-05-18T18:04:00Z">
        <w:r w:rsidR="00146C66">
          <w:t>-</w:t>
        </w:r>
      </w:ins>
      <w:r>
        <w:t xml:space="preserve"> quatre architectures différentes, quatre époques, et un même verdict : un pilier capitalisé bien construit est compatible avec la social-démocratie, avec le pragmatisme syndical, avec la continuité asiatique, et l’absence de l’un des quatre invariants </w:t>
      </w:r>
      <w:del w:id="6167" w:author="emmanuel blezes" w:date="2026-05-18T20:04:00Z" w16du:dateUtc="2026-05-18T18:04:00Z">
        <w:r w:rsidDel="00146C66">
          <w:delText>—</w:delText>
        </w:r>
      </w:del>
      <w:ins w:id="6168" w:author="emmanuel blezes" w:date="2026-05-18T20:04:00Z" w16du:dateUtc="2026-05-18T18:04:00Z">
        <w:r w:rsidR="00146C66">
          <w:t>-</w:t>
        </w:r>
      </w:ins>
      <w:r>
        <w:t xml:space="preserve"> cotisation patronale, plancher universel, fonds par défaut, pacte transpartisan </w:t>
      </w:r>
      <w:del w:id="6169" w:author="emmanuel blezes" w:date="2026-05-18T20:04:00Z" w16du:dateUtc="2026-05-18T18:04:00Z">
        <w:r w:rsidDel="00146C66">
          <w:delText>—</w:delText>
        </w:r>
      </w:del>
      <w:ins w:id="6170" w:author="emmanuel blezes" w:date="2026-05-18T20:04:00Z" w16du:dateUtc="2026-05-18T18:04:00Z">
        <w:r w:rsidR="00146C66">
          <w:t>-</w:t>
        </w:r>
      </w:ins>
      <w:r>
        <w:t xml:space="preserve"> produit un échec. C’est ce qu’a posé le chapitre 4.</w:t>
      </w:r>
    </w:p>
    <w:p w14:paraId="7E2C8A35" w14:textId="77777777" w:rsidR="00B437D0" w:rsidRDefault="00000000">
      <w:pPr>
        <w:pStyle w:val="BodyText"/>
      </w:pPr>
      <w:r>
        <w:t xml:space="preserve">La transition est possible en vingt-cinq ans. Quatre scénarios crédibles, modélisés et chiffrés. Le scénario D, hybride Canada-Australie, produit 2 744 milliards d’euros d’encours en 2052, soit 69 % du PIB français </w:t>
      </w:r>
      <w:del w:id="6171" w:author="emmanuel blezes" w:date="2026-05-18T20:04:00Z" w16du:dateUtc="2026-05-18T18:04:00Z">
        <w:r w:rsidDel="00146C66">
          <w:delText>—</w:delText>
        </w:r>
      </w:del>
      <w:ins w:id="6172" w:author="emmanuel blezes" w:date="2026-05-18T20:04:00Z" w16du:dateUtc="2026-05-18T18:04:00Z">
        <w:r w:rsidR="00146C66">
          <w:t>-</w:t>
        </w:r>
      </w:ins>
      <w:r>
        <w:t xml:space="preserve"> comparable à la position du Royaume-Uni aujourd’hui. Coût budgétaire pour l’État : environ 3,5 milliards d’euros par an. Coût comparé de l’inaction : dix fois plus, voire davantage. C’est ce qu’a démontré le chapitre 5.</w:t>
      </w:r>
    </w:p>
    <w:p w14:paraId="0DBF0D64" w14:textId="77777777" w:rsidR="00B437D0" w:rsidRDefault="00000000">
      <w:pPr>
        <w:pStyle w:val="BodyText"/>
      </w:pPr>
      <w:r>
        <w:t>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14:paraId="75716BA6" w14:textId="77777777" w:rsidR="00B437D0" w:rsidRDefault="00000000">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 </w:t>
      </w:r>
      <w:r>
        <w:rPr>
          <w:i/>
          <w:iCs/>
        </w:rPr>
        <w:t>plus</w:t>
      </w:r>
      <w:r>
        <w:t xml:space="preserve"> sociale, pas moins, que le système actuel </w:t>
      </w:r>
      <w:del w:id="6173" w:author="emmanuel blezes" w:date="2026-05-18T20:04:00Z" w16du:dateUtc="2026-05-18T18:04:00Z">
        <w:r w:rsidDel="00146C66">
          <w:delText>—</w:delText>
        </w:r>
      </w:del>
      <w:ins w:id="6174" w:author="emmanuel blezes" w:date="2026-05-18T20:04:00Z" w16du:dateUtc="2026-05-18T18:04:00Z">
        <w:r w:rsidR="00146C66">
          <w:t>-</w:t>
        </w:r>
      </w:ins>
      <w:r>
        <w:t xml:space="preserve">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14:paraId="1B3BB399" w14:textId="77777777" w:rsidR="00B437D0" w:rsidRDefault="00000000">
      <w:pPr>
        <w:pStyle w:val="BodyText"/>
      </w:pPr>
      <w:r>
        <w:t xml:space="preserve">Tout le travail théorique du livre est, ici, achevé. La fenêtre ouverte par la présidentielle de 2027 ne se rouvrira pas avant 2032 </w:t>
      </w:r>
      <w:del w:id="6175" w:author="emmanuel blezes" w:date="2026-05-18T20:04:00Z" w16du:dateUtc="2026-05-18T18:04:00Z">
        <w:r w:rsidDel="00146C66">
          <w:delText>—</w:delText>
        </w:r>
      </w:del>
      <w:ins w:id="6176" w:author="emmanuel blezes" w:date="2026-05-18T20:04:00Z" w16du:dateUtc="2026-05-18T18:04:00Z">
        <w:r w:rsidR="00146C66">
          <w:t>-</w:t>
        </w:r>
      </w:ins>
      <w:r>
        <w:t xml:space="preserve">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14:paraId="5C65A476" w14:textId="77777777" w:rsidR="00B437D0" w:rsidRDefault="00000000">
      <w:pPr>
        <w:pStyle w:val="BodyText"/>
      </w:pPr>
      <w:r>
        <w:lastRenderedPageBreak/>
        <w:t>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14:paraId="42631F54" w14:textId="77777777" w:rsidR="00B437D0" w:rsidRDefault="00000000">
      <w:pPr>
        <w:pStyle w:val="BodyText"/>
      </w:pPr>
      <w:r>
        <w:t>Reste à savoir si la prochaine en aura le courage.</w:t>
      </w:r>
    </w:p>
    <w:p w14:paraId="6FB5B8E6" w14:textId="77777777" w:rsidR="00B437D0" w:rsidRDefault="00000000">
      <w:pPr>
        <w:pStyle w:val="BodyText"/>
      </w:pPr>
      <w:r>
        <w:rPr>
          <w:i/>
          <w:iCs/>
        </w:rPr>
        <w:t>La fenêtre, comme on l’a vu, n’est pas grande. Mais elle est ouverte. La refermer serait, cette fois, en pleine conscience.</w:t>
      </w:r>
      <w:bookmarkEnd w:id="5910"/>
      <w:bookmarkEnd w:id="6157"/>
    </w:p>
    <w:sectPr w:rsidR="00B437D0">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9136" w14:textId="77777777" w:rsidR="002C7085" w:rsidRDefault="002C7085">
      <w:pPr>
        <w:spacing w:after="0"/>
      </w:pPr>
      <w:r>
        <w:separator/>
      </w:r>
    </w:p>
  </w:endnote>
  <w:endnote w:type="continuationSeparator" w:id="0">
    <w:p w14:paraId="5BCFBC09" w14:textId="77777777" w:rsidR="002C7085" w:rsidRDefault="002C70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F407" w14:textId="77777777" w:rsidR="003F3A2A" w:rsidRDefault="003F3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FE60" w14:textId="77777777" w:rsidR="003F3A2A" w:rsidRDefault="003F3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997C" w14:textId="77777777" w:rsidR="003F3A2A" w:rsidRDefault="003F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5260" w14:textId="77777777" w:rsidR="002C7085" w:rsidRDefault="002C7085">
      <w:pPr>
        <w:spacing w:after="0"/>
      </w:pPr>
      <w:r>
        <w:separator/>
      </w:r>
    </w:p>
  </w:footnote>
  <w:footnote w:type="continuationSeparator" w:id="0">
    <w:p w14:paraId="75D81504" w14:textId="77777777" w:rsidR="002C7085" w:rsidRDefault="002C7085">
      <w:pPr>
        <w:spacing w:after="0"/>
      </w:pPr>
      <w:r>
        <w:continuationSeparator/>
      </w:r>
    </w:p>
  </w:footnote>
  <w:footnote w:id="1">
    <w:p w14:paraId="1274AE41" w14:textId="77777777" w:rsidR="00B437D0" w:rsidRPr="008D3D5D" w:rsidDel="00AE463A" w:rsidRDefault="00000000">
      <w:pPr>
        <w:pStyle w:val="FootnoteText"/>
        <w:rPr>
          <w:del w:id="342" w:author="emmanuel blezes" w:date="2026-05-21T15:54:00Z" w16du:dateUtc="2026-05-21T13:54:00Z"/>
          <w:sz w:val="16"/>
          <w:szCs w:val="16"/>
          <w:rPrChange w:id="343" w:author="emmanuel blezes" w:date="2026-05-23T18:38:00Z" w16du:dateUtc="2026-05-23T16:38:00Z">
            <w:rPr>
              <w:del w:id="344" w:author="emmanuel blezes" w:date="2026-05-21T15:54:00Z" w16du:dateUtc="2026-05-21T13:54:00Z"/>
            </w:rPr>
          </w:rPrChange>
        </w:rPr>
      </w:pPr>
      <w:del w:id="345" w:author="emmanuel blezes" w:date="2026-05-21T15:54:00Z" w16du:dateUtc="2026-05-21T13:54:00Z">
        <w:r w:rsidRPr="008D3D5D" w:rsidDel="00AE463A">
          <w:rPr>
            <w:rStyle w:val="FootnoteReference"/>
            <w:sz w:val="16"/>
            <w:szCs w:val="16"/>
            <w:rPrChange w:id="346" w:author="emmanuel blezes" w:date="2026-05-23T18:38:00Z" w16du:dateUtc="2026-05-23T16:38:00Z">
              <w:rPr>
                <w:rStyle w:val="FootnoteReference"/>
              </w:rPr>
            </w:rPrChange>
          </w:rPr>
          <w:footnoteRef/>
        </w:r>
        <w:r w:rsidRPr="008D3D5D" w:rsidDel="00AE463A">
          <w:rPr>
            <w:sz w:val="16"/>
            <w:szCs w:val="16"/>
            <w:rPrChange w:id="347" w:author="emmanuel blezes" w:date="2026-05-23T18:38:00Z" w16du:dateUtc="2026-05-23T16:38:00Z">
              <w:rPr/>
            </w:rPrChange>
          </w:rPr>
          <w:delText xml:space="preserve"> Léa Drumond, « Sanofi vend Doliprane à un fonds américain : 16 milliards d’euros », </w:delText>
        </w:r>
        <w:r w:rsidRPr="008D3D5D" w:rsidDel="00AE463A">
          <w:rPr>
            <w:i/>
            <w:iCs/>
            <w:sz w:val="16"/>
            <w:szCs w:val="16"/>
            <w:rPrChange w:id="348" w:author="emmanuel blezes" w:date="2026-05-23T18:38:00Z" w16du:dateUtc="2026-05-23T16:38:00Z">
              <w:rPr>
                <w:i/>
                <w:iCs/>
              </w:rPr>
            </w:rPrChange>
          </w:rPr>
          <w:delText>Les Échos</w:delText>
        </w:r>
        <w:r w:rsidRPr="008D3D5D" w:rsidDel="00AE463A">
          <w:rPr>
            <w:sz w:val="16"/>
            <w:szCs w:val="16"/>
            <w:rPrChange w:id="349" w:author="emmanuel blezes" w:date="2026-05-23T18:38:00Z" w16du:dateUtc="2026-05-23T16:38:00Z">
              <w:rPr/>
            </w:rPrChange>
          </w:rPr>
          <w:delText xml:space="preserve">, 21 octobre 2024 ; voir également </w:delText>
        </w:r>
        <w:r w:rsidRPr="008D3D5D" w:rsidDel="00AE463A">
          <w:rPr>
            <w:i/>
            <w:iCs/>
            <w:sz w:val="16"/>
            <w:szCs w:val="16"/>
            <w:rPrChange w:id="350" w:author="emmanuel blezes" w:date="2026-05-23T18:38:00Z" w16du:dateUtc="2026-05-23T16:38:00Z">
              <w:rPr>
                <w:i/>
                <w:iCs/>
              </w:rPr>
            </w:rPrChange>
          </w:rPr>
          <w:delText>VivaMagazine</w:delText>
        </w:r>
        <w:r w:rsidRPr="008D3D5D" w:rsidDel="00AE463A">
          <w:rPr>
            <w:sz w:val="16"/>
            <w:szCs w:val="16"/>
            <w:rPrChange w:id="351" w:author="emmanuel blezes" w:date="2026-05-23T18:38:00Z" w16du:dateUtc="2026-05-23T16:38:00Z">
              <w:rPr/>
            </w:rPrChange>
          </w:rPr>
          <w:delText xml:space="preserve">, </w:delText>
        </w:r>
        <w:r w:rsidRPr="008D3D5D" w:rsidDel="00AE463A">
          <w:rPr>
            <w:i/>
            <w:iCs/>
            <w:sz w:val="16"/>
            <w:szCs w:val="16"/>
            <w:rPrChange w:id="352" w:author="emmanuel blezes" w:date="2026-05-23T18:38:00Z" w16du:dateUtc="2026-05-23T16:38:00Z">
              <w:rPr>
                <w:i/>
                <w:iCs/>
              </w:rPr>
            </w:rPrChange>
          </w:rPr>
          <w:delText>Le Doliprane finalement racheté par le fonds américain CDR</w:delText>
        </w:r>
        <w:r w:rsidRPr="008D3D5D" w:rsidDel="00AE463A">
          <w:rPr>
            <w:sz w:val="16"/>
            <w:szCs w:val="16"/>
            <w:rPrChange w:id="353" w:author="emmanuel blezes" w:date="2026-05-23T18:38:00Z" w16du:dateUtc="2026-05-23T16:38:00Z">
              <w:rPr/>
            </w:rPrChange>
          </w:rPr>
          <w:delText>, 2024 (https://www.vivamagazine.fr/le-doliprane-finalement-rachete-par-le-fonds-americain-cdr/). L’opération porte sur Opella, filiale santé grand public de Sanofi qui exploite notamment les marques Doliprane, Dulcolax, Allegra et Imodium.</w:delText>
        </w:r>
      </w:del>
    </w:p>
  </w:footnote>
  <w:footnote w:id="2">
    <w:p w14:paraId="214DABE3" w14:textId="77777777" w:rsidR="00B437D0" w:rsidRPr="008D3D5D" w:rsidRDefault="00000000" w:rsidP="00F52057">
      <w:pPr>
        <w:pStyle w:val="FootnoteText"/>
        <w:rPr>
          <w:sz w:val="16"/>
          <w:szCs w:val="16"/>
          <w:rPrChange w:id="505" w:author="emmanuel blezes" w:date="2026-05-23T18:38:00Z" w16du:dateUtc="2026-05-23T16:38:00Z">
            <w:rPr>
              <w:lang w:val="en-GB"/>
            </w:rPr>
          </w:rPrChange>
        </w:rPr>
      </w:pPr>
      <w:r w:rsidRPr="008D3D5D">
        <w:rPr>
          <w:rStyle w:val="FootnoteReference"/>
          <w:sz w:val="16"/>
          <w:szCs w:val="16"/>
          <w:rPrChange w:id="506" w:author="emmanuel blezes" w:date="2026-05-23T18:38:00Z" w16du:dateUtc="2026-05-23T16:38:00Z">
            <w:rPr>
              <w:rStyle w:val="FootnoteReference"/>
            </w:rPr>
          </w:rPrChange>
        </w:rPr>
        <w:footnoteRef/>
      </w:r>
      <w:r w:rsidRPr="008D3D5D">
        <w:rPr>
          <w:sz w:val="16"/>
          <w:szCs w:val="16"/>
          <w:rPrChange w:id="507" w:author="emmanuel blezes" w:date="2026-05-23T18:38:00Z" w16du:dateUtc="2026-05-23T16:38:00Z">
            <w:rPr/>
          </w:rPrChange>
        </w:rPr>
        <w:t xml:space="preserve"> </w:t>
      </w:r>
      <w:ins w:id="508" w:author="emmanuel blezes" w:date="2026-05-18T21:14:00Z" w16du:dateUtc="2026-05-18T19:14:00Z">
        <w:r w:rsidR="00523931" w:rsidRPr="008D3D5D">
          <w:rPr>
            <w:sz w:val="16"/>
            <w:szCs w:val="16"/>
            <w:rPrChange w:id="509" w:author="emmanuel blezes" w:date="2026-05-23T18:38:00Z" w16du:dateUtc="2026-05-23T16:38:00Z">
              <w:rPr/>
            </w:rPrChange>
          </w:rPr>
          <w:fldChar w:fldCharType="begin"/>
        </w:r>
        <w:r w:rsidR="00523931" w:rsidRPr="008D3D5D">
          <w:rPr>
            <w:sz w:val="16"/>
            <w:szCs w:val="16"/>
            <w:rPrChange w:id="510" w:author="emmanuel blezes" w:date="2026-05-23T18:38:00Z" w16du:dateUtc="2026-05-23T16:38:00Z">
              <w:rPr/>
            </w:rPrChange>
          </w:rPr>
          <w:instrText>HYPERLINK "https://ardian-integrated-report.ardian.com/2024/#key-figures"</w:instrText>
        </w:r>
        <w:r w:rsidR="00523931" w:rsidRPr="003F3A2A">
          <w:rPr>
            <w:sz w:val="16"/>
            <w:szCs w:val="16"/>
          </w:rPr>
        </w:r>
        <w:r w:rsidR="00523931" w:rsidRPr="008D3D5D">
          <w:rPr>
            <w:sz w:val="16"/>
            <w:szCs w:val="16"/>
            <w:rPrChange w:id="511" w:author="emmanuel blezes" w:date="2026-05-23T18:38:00Z" w16du:dateUtc="2026-05-23T16:38:00Z">
              <w:rPr/>
            </w:rPrChange>
          </w:rPr>
          <w:fldChar w:fldCharType="separate"/>
        </w:r>
        <w:r w:rsidRPr="008D3D5D">
          <w:rPr>
            <w:rStyle w:val="Hyperlink"/>
            <w:sz w:val="16"/>
            <w:szCs w:val="16"/>
            <w:rPrChange w:id="512" w:author="emmanuel blezes" w:date="2026-05-23T18:38:00Z" w16du:dateUtc="2026-05-23T16:38:00Z">
              <w:rPr>
                <w:rStyle w:val="Hyperlink"/>
              </w:rPr>
            </w:rPrChange>
          </w:rPr>
          <w:t xml:space="preserve">Ardian, </w:t>
        </w:r>
        <w:r w:rsidRPr="008D3D5D">
          <w:rPr>
            <w:rStyle w:val="Hyperlink"/>
            <w:i/>
            <w:iCs/>
            <w:sz w:val="16"/>
            <w:szCs w:val="16"/>
            <w:rPrChange w:id="513" w:author="emmanuel blezes" w:date="2026-05-23T18:38:00Z" w16du:dateUtc="2026-05-23T16:38:00Z">
              <w:rPr>
                <w:rStyle w:val="Hyperlink"/>
                <w:i/>
                <w:iCs/>
              </w:rPr>
            </w:rPrChange>
          </w:rPr>
          <w:t>Annual Report 2024</w:t>
        </w:r>
        <w:r w:rsidRPr="008D3D5D">
          <w:rPr>
            <w:rStyle w:val="Hyperlink"/>
            <w:sz w:val="16"/>
            <w:szCs w:val="16"/>
            <w:rPrChange w:id="514" w:author="emmanuel blezes" w:date="2026-05-23T18:38:00Z" w16du:dateUtc="2026-05-23T16:38:00Z">
              <w:rPr>
                <w:rStyle w:val="Hyperlink"/>
              </w:rPr>
            </w:rPrChange>
          </w:rPr>
          <w:t>, 2025.</w:t>
        </w:r>
        <w:r w:rsidR="00523931" w:rsidRPr="008D3D5D">
          <w:rPr>
            <w:sz w:val="16"/>
            <w:szCs w:val="16"/>
            <w:rPrChange w:id="515" w:author="emmanuel blezes" w:date="2026-05-23T18:38:00Z" w16du:dateUtc="2026-05-23T16:38:00Z">
              <w:rPr/>
            </w:rPrChange>
          </w:rPr>
          <w:fldChar w:fldCharType="end"/>
        </w:r>
      </w:ins>
      <w:r w:rsidRPr="008D3D5D">
        <w:rPr>
          <w:sz w:val="16"/>
          <w:szCs w:val="16"/>
          <w:rPrChange w:id="516" w:author="emmanuel blezes" w:date="2026-05-23T18:38:00Z" w16du:dateUtc="2026-05-23T16:38:00Z">
            <w:rPr/>
          </w:rPrChange>
        </w:rPr>
        <w:t xml:space="preserve"> À fin 2024, Ardian gérait </w:t>
      </w:r>
      <w:del w:id="517" w:author="emmanuel blezes" w:date="2026-05-18T21:14:00Z" w16du:dateUtc="2026-05-18T19:14:00Z">
        <w:r w:rsidRPr="008D3D5D" w:rsidDel="00523931">
          <w:rPr>
            <w:sz w:val="16"/>
            <w:szCs w:val="16"/>
            <w:rPrChange w:id="518" w:author="emmanuel blezes" w:date="2026-05-23T18:38:00Z" w16du:dateUtc="2026-05-23T16:38:00Z">
              <w:rPr/>
            </w:rPrChange>
          </w:rPr>
          <w:delText xml:space="preserve">169 </w:delText>
        </w:r>
      </w:del>
      <w:ins w:id="519" w:author="emmanuel blezes" w:date="2026-05-21T16:13:00Z" w16du:dateUtc="2026-05-21T14:13:00Z">
        <w:r w:rsidR="00F52057" w:rsidRPr="008D3D5D">
          <w:rPr>
            <w:sz w:val="16"/>
            <w:szCs w:val="16"/>
            <w:rPrChange w:id="520" w:author="emmanuel blezes" w:date="2026-05-23T18:38:00Z" w16du:dateUtc="2026-05-23T16:38:00Z">
              <w:rPr>
                <w:sz w:val="20"/>
                <w:szCs w:val="20"/>
              </w:rPr>
            </w:rPrChange>
          </w:rPr>
          <w:t xml:space="preserve">plus de 170 </w:t>
        </w:r>
      </w:ins>
      <w:r w:rsidRPr="008D3D5D">
        <w:rPr>
          <w:sz w:val="16"/>
          <w:szCs w:val="16"/>
          <w:rPrChange w:id="521" w:author="emmanuel blezes" w:date="2026-05-23T18:38:00Z" w16du:dateUtc="2026-05-23T16:38:00Z">
            <w:rPr/>
          </w:rPrChange>
        </w:rPr>
        <w:t>milliards de dollars d’actifs.</w:t>
      </w:r>
      <w:ins w:id="522" w:author="emmanuel blezes" w:date="2026-05-21T16:19:00Z" w16du:dateUtc="2026-05-21T14:19:00Z">
        <w:r w:rsidR="00F52057" w:rsidRPr="008D3D5D">
          <w:rPr>
            <w:sz w:val="16"/>
            <w:szCs w:val="16"/>
            <w:rPrChange w:id="523" w:author="emmanuel blezes" w:date="2026-05-23T18:38:00Z" w16du:dateUtc="2026-05-23T16:38:00Z">
              <w:rPr>
                <w:sz w:val="20"/>
                <w:szCs w:val="20"/>
              </w:rPr>
            </w:rPrChange>
          </w:rPr>
          <w:t xml:space="preserve"> À titre de comparaison, le seul fonds de pension néerlandais ABP — qui gèr</w:t>
        </w:r>
      </w:ins>
      <w:ins w:id="524" w:author="emmanuel blezes" w:date="2026-05-21T16:20:00Z" w16du:dateUtc="2026-05-21T14:20:00Z">
        <w:r w:rsidR="00F52057" w:rsidRPr="008D3D5D">
          <w:rPr>
            <w:sz w:val="16"/>
            <w:szCs w:val="16"/>
            <w:rPrChange w:id="525" w:author="emmanuel blezes" w:date="2026-05-23T18:38:00Z" w16du:dateUtc="2026-05-23T16:38:00Z">
              <w:rPr>
                <w:sz w:val="20"/>
                <w:szCs w:val="20"/>
              </w:rPr>
            </w:rPrChange>
          </w:rPr>
          <w:t xml:space="preserve">e </w:t>
        </w:r>
      </w:ins>
      <w:ins w:id="526" w:author="emmanuel blezes" w:date="2026-05-21T16:19:00Z" w16du:dateUtc="2026-05-21T14:19:00Z">
        <w:r w:rsidR="00F52057" w:rsidRPr="008D3D5D">
          <w:rPr>
            <w:sz w:val="16"/>
            <w:szCs w:val="16"/>
            <w:rPrChange w:id="527" w:author="emmanuel blezes" w:date="2026-05-23T18:38:00Z" w16du:dateUtc="2026-05-23T16:38:00Z">
              <w:rPr>
                <w:sz w:val="20"/>
                <w:szCs w:val="20"/>
              </w:rPr>
            </w:rPrChange>
          </w:rPr>
          <w:t xml:space="preserve">les retraites des fonctionnaires des Pays-Bas — administrait environ 552 milliards d'euros à la même date, soit près de trois fois l'encours d'Ardian. Voir Stichting Pensioenfonds ABP, Jaarverslag 2024, 2025 </w:t>
        </w:r>
      </w:ins>
      <w:ins w:id="528" w:author="emmanuel blezes" w:date="2026-05-21T16:20:00Z" w16du:dateUtc="2026-05-21T14:20:00Z">
        <w:r w:rsidR="00F52057" w:rsidRPr="008D3D5D">
          <w:rPr>
            <w:sz w:val="16"/>
            <w:szCs w:val="16"/>
            <w:rPrChange w:id="529" w:author="emmanuel blezes" w:date="2026-05-23T18:38:00Z" w16du:dateUtc="2026-05-23T16:38:00Z">
              <w:rPr>
                <w:sz w:val="20"/>
                <w:szCs w:val="20"/>
              </w:rPr>
            </w:rPrChange>
          </w:rPr>
          <w:t xml:space="preserve"> </w:t>
        </w:r>
      </w:ins>
      <w:ins w:id="530" w:author="emmanuel blezes" w:date="2026-05-21T16:19:00Z" w16du:dateUtc="2026-05-21T14:19:00Z">
        <w:r w:rsidR="00F52057" w:rsidRPr="008D3D5D">
          <w:rPr>
            <w:sz w:val="16"/>
            <w:szCs w:val="16"/>
            <w:rPrChange w:id="531" w:author="emmanuel blezes" w:date="2026-05-23T18:38:00Z" w16du:dateUtc="2026-05-23T16:38:00Z">
              <w:rPr>
                <w:sz w:val="20"/>
                <w:szCs w:val="20"/>
              </w:rPr>
            </w:rPrChange>
          </w:rPr>
          <w:t>(https://www.abp.nl/over-abp/jaarverslag).</w:t>
        </w:r>
      </w:ins>
      <w:del w:id="532" w:author="emmanuel blezes" w:date="2026-05-21T16:19:00Z" w16du:dateUtc="2026-05-21T14:19:00Z">
        <w:r w:rsidRPr="008D3D5D" w:rsidDel="00F52057">
          <w:rPr>
            <w:sz w:val="16"/>
            <w:szCs w:val="16"/>
            <w:rPrChange w:id="533" w:author="emmanuel blezes" w:date="2026-05-23T18:38:00Z" w16du:dateUtc="2026-05-23T16:38:00Z">
              <w:rPr/>
            </w:rPrChange>
          </w:rPr>
          <w:delText xml:space="preserve"> À titre de comparaison, le seul fonds de pension Government Pension Fund Global (Norvège) gérait </w:delText>
        </w:r>
      </w:del>
      <w:del w:id="534" w:author="emmanuel blezes" w:date="2026-05-18T21:22:00Z" w16du:dateUtc="2026-05-18T19:22:00Z">
        <w:r w:rsidRPr="008D3D5D" w:rsidDel="00523931">
          <w:rPr>
            <w:sz w:val="16"/>
            <w:szCs w:val="16"/>
            <w:rPrChange w:id="535" w:author="emmanuel blezes" w:date="2026-05-23T18:38:00Z" w16du:dateUtc="2026-05-23T16:38:00Z">
              <w:rPr/>
            </w:rPrChange>
          </w:rPr>
          <w:delText>1 950</w:delText>
        </w:r>
      </w:del>
      <w:del w:id="536" w:author="emmanuel blezes" w:date="2026-05-21T16:19:00Z" w16du:dateUtc="2026-05-21T14:19:00Z">
        <w:r w:rsidRPr="008D3D5D" w:rsidDel="00F52057">
          <w:rPr>
            <w:sz w:val="16"/>
            <w:szCs w:val="16"/>
            <w:rPrChange w:id="537" w:author="emmanuel blezes" w:date="2026-05-23T18:38:00Z" w16du:dateUtc="2026-05-23T16:38:00Z">
              <w:rPr/>
            </w:rPrChange>
          </w:rPr>
          <w:delText xml:space="preserve"> milliards de dollars à la même date. </w:delText>
        </w:r>
        <w:r w:rsidRPr="008D3D5D" w:rsidDel="00F52057">
          <w:rPr>
            <w:sz w:val="16"/>
            <w:szCs w:val="16"/>
            <w:rPrChange w:id="538" w:author="emmanuel blezes" w:date="2026-05-23T18:38:00Z" w16du:dateUtc="2026-05-23T16:38:00Z">
              <w:rPr>
                <w:lang w:val="en-GB"/>
              </w:rPr>
            </w:rPrChange>
          </w:rPr>
          <w:delText xml:space="preserve">Voir Norges Bank Investment Management, </w:delText>
        </w:r>
        <w:r w:rsidRPr="008D3D5D" w:rsidDel="00F52057">
          <w:rPr>
            <w:i/>
            <w:iCs/>
            <w:sz w:val="16"/>
            <w:szCs w:val="16"/>
            <w:rPrChange w:id="539" w:author="emmanuel blezes" w:date="2026-05-23T18:38:00Z" w16du:dateUtc="2026-05-23T16:38:00Z">
              <w:rPr>
                <w:i/>
                <w:iCs/>
                <w:lang w:val="en-GB"/>
              </w:rPr>
            </w:rPrChange>
          </w:rPr>
          <w:delText xml:space="preserve">Government Pension Fund Global </w:delText>
        </w:r>
      </w:del>
      <w:del w:id="540" w:author="emmanuel blezes" w:date="2026-05-18T20:04:00Z" w16du:dateUtc="2026-05-18T18:04:00Z">
        <w:r w:rsidRPr="008D3D5D" w:rsidDel="00146C66">
          <w:rPr>
            <w:i/>
            <w:iCs/>
            <w:sz w:val="16"/>
            <w:szCs w:val="16"/>
            <w:rPrChange w:id="541" w:author="emmanuel blezes" w:date="2026-05-23T18:38:00Z" w16du:dateUtc="2026-05-23T16:38:00Z">
              <w:rPr>
                <w:i/>
                <w:iCs/>
                <w:lang w:val="en-GB"/>
              </w:rPr>
            </w:rPrChange>
          </w:rPr>
          <w:delText>—</w:delText>
        </w:r>
      </w:del>
      <w:del w:id="542" w:author="emmanuel blezes" w:date="2026-05-21T16:19:00Z" w16du:dateUtc="2026-05-21T14:19:00Z">
        <w:r w:rsidRPr="008D3D5D" w:rsidDel="00F52057">
          <w:rPr>
            <w:i/>
            <w:iCs/>
            <w:sz w:val="16"/>
            <w:szCs w:val="16"/>
            <w:rPrChange w:id="543" w:author="emmanuel blezes" w:date="2026-05-23T18:38:00Z" w16du:dateUtc="2026-05-23T16:38:00Z">
              <w:rPr>
                <w:i/>
                <w:iCs/>
                <w:lang w:val="en-GB"/>
              </w:rPr>
            </w:rPrChange>
          </w:rPr>
          <w:delText xml:space="preserve"> Annual Report 202</w:delText>
        </w:r>
      </w:del>
      <w:del w:id="544" w:author="emmanuel blezes" w:date="2026-05-18T21:22:00Z" w16du:dateUtc="2026-05-18T19:22:00Z">
        <w:r w:rsidRPr="008D3D5D" w:rsidDel="00523931">
          <w:rPr>
            <w:i/>
            <w:iCs/>
            <w:sz w:val="16"/>
            <w:szCs w:val="16"/>
            <w:rPrChange w:id="545" w:author="emmanuel blezes" w:date="2026-05-23T18:38:00Z" w16du:dateUtc="2026-05-23T16:38:00Z">
              <w:rPr>
                <w:i/>
                <w:iCs/>
                <w:lang w:val="en-GB"/>
              </w:rPr>
            </w:rPrChange>
          </w:rPr>
          <w:delText>4</w:delText>
        </w:r>
      </w:del>
      <w:del w:id="546" w:author="emmanuel blezes" w:date="2026-05-21T16:19:00Z" w16du:dateUtc="2026-05-21T14:19:00Z">
        <w:r w:rsidRPr="008D3D5D" w:rsidDel="00F52057">
          <w:rPr>
            <w:sz w:val="16"/>
            <w:szCs w:val="16"/>
            <w:rPrChange w:id="547" w:author="emmanuel blezes" w:date="2026-05-23T18:38:00Z" w16du:dateUtc="2026-05-23T16:38:00Z">
              <w:rPr>
                <w:lang w:val="en-GB"/>
              </w:rPr>
            </w:rPrChange>
          </w:rPr>
          <w:delText>, 202</w:delText>
        </w:r>
      </w:del>
      <w:del w:id="548" w:author="emmanuel blezes" w:date="2026-05-18T21:22:00Z" w16du:dateUtc="2026-05-18T19:22:00Z">
        <w:r w:rsidRPr="008D3D5D" w:rsidDel="00523931">
          <w:rPr>
            <w:sz w:val="16"/>
            <w:szCs w:val="16"/>
            <w:rPrChange w:id="549" w:author="emmanuel blezes" w:date="2026-05-23T18:38:00Z" w16du:dateUtc="2026-05-23T16:38:00Z">
              <w:rPr>
                <w:lang w:val="en-GB"/>
              </w:rPr>
            </w:rPrChange>
          </w:rPr>
          <w:delText>5</w:delText>
        </w:r>
      </w:del>
      <w:del w:id="550" w:author="emmanuel blezes" w:date="2026-05-21T16:19:00Z" w16du:dateUtc="2026-05-21T14:19:00Z">
        <w:r w:rsidRPr="008D3D5D" w:rsidDel="00F52057">
          <w:rPr>
            <w:sz w:val="16"/>
            <w:szCs w:val="16"/>
            <w:rPrChange w:id="551" w:author="emmanuel blezes" w:date="2026-05-23T18:38:00Z" w16du:dateUtc="2026-05-23T16:38:00Z">
              <w:rPr>
                <w:lang w:val="en-GB"/>
              </w:rPr>
            </w:rPrChange>
          </w:rPr>
          <w:delText xml:space="preserve"> ().</w:delText>
        </w:r>
      </w:del>
    </w:p>
  </w:footnote>
  <w:footnote w:id="3">
    <w:p w14:paraId="3BC7E6C0" w14:textId="77777777" w:rsidR="00745272" w:rsidRPr="008D3D5D" w:rsidRDefault="00745272" w:rsidP="00957BA1">
      <w:pPr>
        <w:pStyle w:val="FootnoteText"/>
        <w:rPr>
          <w:ins w:id="591" w:author="emmanuel blezes" w:date="2026-05-18T21:27:00Z" w16du:dateUtc="2026-05-18T19:27:00Z"/>
          <w:sz w:val="16"/>
          <w:szCs w:val="16"/>
          <w:rPrChange w:id="592" w:author="emmanuel blezes" w:date="2026-05-23T18:38:00Z" w16du:dateUtc="2026-05-23T16:38:00Z">
            <w:rPr>
              <w:ins w:id="593" w:author="emmanuel blezes" w:date="2026-05-18T21:27:00Z" w16du:dateUtc="2026-05-18T19:27:00Z"/>
            </w:rPr>
          </w:rPrChange>
        </w:rPr>
      </w:pPr>
      <w:ins w:id="594" w:author="emmanuel blezes" w:date="2026-05-18T21:27:00Z" w16du:dateUtc="2026-05-18T19:27:00Z">
        <w:r w:rsidRPr="008D3D5D">
          <w:rPr>
            <w:rStyle w:val="FootnoteReference"/>
            <w:sz w:val="16"/>
            <w:szCs w:val="16"/>
            <w:rPrChange w:id="595" w:author="emmanuel blezes" w:date="2026-05-23T18:38:00Z" w16du:dateUtc="2026-05-23T16:38:00Z">
              <w:rPr>
                <w:rStyle w:val="FootnoteReference"/>
              </w:rPr>
            </w:rPrChange>
          </w:rPr>
          <w:footnoteRef/>
        </w:r>
        <w:r w:rsidRPr="008D3D5D">
          <w:rPr>
            <w:sz w:val="16"/>
            <w:szCs w:val="16"/>
            <w:rPrChange w:id="596" w:author="emmanuel blezes" w:date="2026-05-23T18:38:00Z" w16du:dateUtc="2026-05-23T16:38:00Z">
              <w:rPr/>
            </w:rPrChange>
          </w:rPr>
          <w:t xml:space="preserve"> </w:t>
        </w:r>
      </w:ins>
      <w:ins w:id="597" w:author="emmanuel blezes" w:date="2026-05-23T12:02:00Z" w16du:dateUtc="2026-05-23T10:02:00Z">
        <w:r w:rsidR="00957BA1" w:rsidRPr="008D3D5D">
          <w:rPr>
            <w:sz w:val="16"/>
            <w:szCs w:val="16"/>
            <w:rPrChange w:id="598" w:author="emmanuel blezes" w:date="2026-05-23T18:38:00Z" w16du:dateUtc="2026-05-23T16:38:00Z">
              <w:rPr>
                <w:sz w:val="20"/>
                <w:szCs w:val="20"/>
              </w:rPr>
            </w:rPrChange>
          </w:rPr>
          <w:t>Confédération Générale du Travail, La capitalisation : le rêve de la finance, communication 13 mars 2025 (https://www.cgt.fr/actualites/france/retraites/la-capitalisation-le-reve-de-la-finance) — illustration récente d'une position constante de la CGT contre la capitalisation depuis les années 1990.</w:t>
        </w:r>
      </w:ins>
    </w:p>
  </w:footnote>
  <w:footnote w:id="4">
    <w:p w14:paraId="7EEC31EE" w14:textId="77777777" w:rsidR="00B437D0" w:rsidRPr="008D3D5D" w:rsidDel="00745272" w:rsidRDefault="00000000">
      <w:pPr>
        <w:pStyle w:val="FootnoteText"/>
        <w:rPr>
          <w:del w:id="617" w:author="emmanuel blezes" w:date="2026-05-18T21:27:00Z" w16du:dateUtc="2026-05-18T19:27:00Z"/>
          <w:sz w:val="16"/>
          <w:szCs w:val="16"/>
          <w:rPrChange w:id="618" w:author="emmanuel blezes" w:date="2026-05-23T18:38:00Z" w16du:dateUtc="2026-05-23T16:38:00Z">
            <w:rPr>
              <w:del w:id="619" w:author="emmanuel blezes" w:date="2026-05-18T21:27:00Z" w16du:dateUtc="2026-05-18T19:27:00Z"/>
            </w:rPr>
          </w:rPrChange>
        </w:rPr>
      </w:pPr>
      <w:del w:id="620" w:author="emmanuel blezes" w:date="2026-05-18T21:27:00Z" w16du:dateUtc="2026-05-18T19:27:00Z">
        <w:r w:rsidRPr="008D3D5D" w:rsidDel="00745272">
          <w:rPr>
            <w:rStyle w:val="FootnoteReference"/>
            <w:sz w:val="16"/>
            <w:szCs w:val="16"/>
            <w:rPrChange w:id="621" w:author="emmanuel blezes" w:date="2026-05-23T18:38:00Z" w16du:dateUtc="2026-05-23T16:38:00Z">
              <w:rPr>
                <w:rStyle w:val="FootnoteReference"/>
              </w:rPr>
            </w:rPrChange>
          </w:rPr>
          <w:footnoteRef/>
        </w:r>
        <w:r w:rsidRPr="008D3D5D" w:rsidDel="00745272">
          <w:rPr>
            <w:sz w:val="16"/>
            <w:szCs w:val="16"/>
            <w:rPrChange w:id="622" w:author="emmanuel blezes" w:date="2026-05-23T18:38:00Z" w16du:dateUtc="2026-05-23T16:38:00Z">
              <w:rPr/>
            </w:rPrChange>
          </w:rPr>
          <w:delText xml:space="preserve"> Position publique de la Confédération Générale du Travail, </w:delText>
        </w:r>
        <w:r w:rsidRPr="008D3D5D" w:rsidDel="00745272">
          <w:rPr>
            <w:i/>
            <w:iCs/>
            <w:sz w:val="16"/>
            <w:szCs w:val="16"/>
            <w:rPrChange w:id="623" w:author="emmanuel blezes" w:date="2026-05-23T18:38:00Z" w16du:dateUtc="2026-05-23T16:38:00Z">
              <w:rPr>
                <w:i/>
                <w:iCs/>
              </w:rPr>
            </w:rPrChange>
          </w:rPr>
          <w:delText>La capitalisation : le rêve de la finance</w:delText>
        </w:r>
        <w:r w:rsidRPr="008D3D5D" w:rsidDel="00745272">
          <w:rPr>
            <w:sz w:val="16"/>
            <w:szCs w:val="16"/>
            <w:rPrChange w:id="624" w:author="emmanuel blezes" w:date="2026-05-23T18:38:00Z" w16du:dateUtc="2026-05-23T16:38:00Z">
              <w:rPr/>
            </w:rPrChange>
          </w:rPr>
          <w:delText xml:space="preserve">, position constante depuis les années 1990 (https://www.cgt.fr/actualites/france/retraites/la-capitalisation-le-reve-de-la-finance). Pour une analyse de la position des partis et syndicats français face à la capitalisation : Bertrand Martinot, </w:delText>
        </w:r>
        <w:r w:rsidRPr="008D3D5D" w:rsidDel="00745272">
          <w:rPr>
            <w:i/>
            <w:iCs/>
            <w:sz w:val="16"/>
            <w:szCs w:val="16"/>
            <w:rPrChange w:id="625" w:author="emmanuel blezes" w:date="2026-05-23T18:38:00Z" w16du:dateUtc="2026-05-23T16:38:00Z">
              <w:rPr>
                <w:i/>
                <w:iCs/>
              </w:rPr>
            </w:rPrChange>
          </w:rPr>
          <w:delText>La capitalisation, un moyen de sortir par le haut de la crise des retraites ?</w:delText>
        </w:r>
        <w:r w:rsidRPr="008D3D5D" w:rsidDel="00745272">
          <w:rPr>
            <w:sz w:val="16"/>
            <w:szCs w:val="16"/>
            <w:rPrChange w:id="626" w:author="emmanuel blezes" w:date="2026-05-23T18:38:00Z" w16du:dateUtc="2026-05-23T16:38:00Z">
              <w:rPr/>
            </w:rPrChange>
          </w:rPr>
          <w:delText>, Fondation pour l’innovation politique, octobre 2024 (https://www.fondapol.org/etude/la-capitalisation-un-moyen-de-sortir-par-le-haut-de-la-crise-des-retraites/).</w:delText>
        </w:r>
      </w:del>
    </w:p>
  </w:footnote>
  <w:footnote w:id="5">
    <w:p w14:paraId="46448407" w14:textId="77777777" w:rsidR="00B437D0" w:rsidRPr="008D3D5D" w:rsidRDefault="00000000" w:rsidP="00957BA1">
      <w:pPr>
        <w:pStyle w:val="FootnoteText"/>
        <w:rPr>
          <w:sz w:val="16"/>
          <w:szCs w:val="16"/>
          <w:rPrChange w:id="640" w:author="emmanuel blezes" w:date="2026-05-23T18:38:00Z" w16du:dateUtc="2026-05-23T16:38:00Z">
            <w:rPr/>
          </w:rPrChange>
        </w:rPr>
      </w:pPr>
      <w:r w:rsidRPr="008D3D5D">
        <w:rPr>
          <w:rStyle w:val="FootnoteReference"/>
          <w:sz w:val="16"/>
          <w:szCs w:val="16"/>
          <w:rPrChange w:id="641" w:author="emmanuel blezes" w:date="2026-05-23T18:38:00Z" w16du:dateUtc="2026-05-23T16:38:00Z">
            <w:rPr>
              <w:rStyle w:val="FootnoteReference"/>
            </w:rPr>
          </w:rPrChange>
        </w:rPr>
        <w:footnoteRef/>
      </w:r>
      <w:r w:rsidRPr="008D3D5D">
        <w:rPr>
          <w:sz w:val="16"/>
          <w:szCs w:val="16"/>
          <w:rPrChange w:id="642" w:author="emmanuel blezes" w:date="2026-05-23T18:38:00Z" w16du:dateUtc="2026-05-23T16:38:00Z">
            <w:rPr/>
          </w:rPrChange>
        </w:rPr>
        <w:t xml:space="preserve"> 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w:t>
      </w:r>
      <w:ins w:id="643" w:author="emmanuel blezes" w:date="2026-05-23T12:03:00Z" w16du:dateUtc="2026-05-23T10:03:00Z">
        <w:r w:rsidR="00957BA1" w:rsidRPr="008D3D5D">
          <w:rPr>
            <w:sz w:val="16"/>
            <w:szCs w:val="16"/>
            <w:rPrChange w:id="644" w:author="emmanuel blezes" w:date="2026-05-23T18:38:00Z" w16du:dateUtc="2026-05-23T16:38:00Z">
              <w:rPr>
                <w:sz w:val="20"/>
                <w:szCs w:val="20"/>
              </w:rPr>
            </w:rPrChange>
          </w:rPr>
          <w:t xml:space="preserve"> Pour un historique détaillé : Charles Descours, Rapport sur la proposition de loi épargne retraite (fonds de pension), Sénat, commission des affaires sociales, rapport n° 8 (1999-2000), 7 octobre 1999 (https://www.senat.fr/rap/l99-008/l99-0085.html).</w:t>
        </w:r>
      </w:ins>
      <w:del w:id="645" w:author="emmanuel blezes" w:date="2026-05-23T12:03:00Z" w16du:dateUtc="2026-05-23T10:03:00Z">
        <w:r w:rsidRPr="008D3D5D" w:rsidDel="00957BA1">
          <w:rPr>
            <w:sz w:val="16"/>
            <w:szCs w:val="16"/>
            <w:rPrChange w:id="646" w:author="emmanuel blezes" w:date="2026-05-23T18:38:00Z" w16du:dateUtc="2026-05-23T16:38:00Z">
              <w:rPr/>
            </w:rPrChange>
          </w:rPr>
          <w:delText xml:space="preserve"> Pour un historique détaillé : Sénat, </w:delText>
        </w:r>
        <w:r w:rsidRPr="008D3D5D" w:rsidDel="00957BA1">
          <w:rPr>
            <w:i/>
            <w:iCs/>
            <w:sz w:val="16"/>
            <w:szCs w:val="16"/>
            <w:rPrChange w:id="647" w:author="emmanuel blezes" w:date="2026-05-23T18:38:00Z" w16du:dateUtc="2026-05-23T16:38:00Z">
              <w:rPr>
                <w:i/>
                <w:iCs/>
              </w:rPr>
            </w:rPrChange>
          </w:rPr>
          <w:delText>Rapport sur la proposition de loi sur les fonds de pension</w:delText>
        </w:r>
        <w:r w:rsidRPr="008D3D5D" w:rsidDel="00957BA1">
          <w:rPr>
            <w:sz w:val="16"/>
            <w:szCs w:val="16"/>
            <w:rPrChange w:id="648" w:author="emmanuel blezes" w:date="2026-05-23T18:38:00Z" w16du:dateUtc="2026-05-23T16:38:00Z">
              <w:rPr/>
            </w:rPrChange>
          </w:rPr>
          <w:delText>, 1999 (https://www.senat.fr/rap/l99-008/l99-0085.html).</w:delText>
        </w:r>
      </w:del>
    </w:p>
  </w:footnote>
  <w:footnote w:id="6">
    <w:p w14:paraId="4D89D117" w14:textId="77777777" w:rsidR="00B437D0" w:rsidRPr="008D3D5D" w:rsidRDefault="00000000" w:rsidP="007705D9">
      <w:pPr>
        <w:pStyle w:val="FootnoteText"/>
        <w:rPr>
          <w:sz w:val="16"/>
          <w:szCs w:val="16"/>
          <w:rPrChange w:id="664" w:author="emmanuel blezes" w:date="2026-05-23T18:38:00Z" w16du:dateUtc="2026-05-23T16:38:00Z">
            <w:rPr/>
          </w:rPrChange>
        </w:rPr>
      </w:pPr>
      <w:r w:rsidRPr="008D3D5D">
        <w:rPr>
          <w:rStyle w:val="FootnoteReference"/>
          <w:sz w:val="16"/>
          <w:szCs w:val="16"/>
          <w:rPrChange w:id="665" w:author="emmanuel blezes" w:date="2026-05-23T18:38:00Z" w16du:dateUtc="2026-05-23T16:38:00Z">
            <w:rPr>
              <w:rStyle w:val="FootnoteReference"/>
            </w:rPr>
          </w:rPrChange>
        </w:rPr>
        <w:footnoteRef/>
      </w:r>
      <w:r w:rsidRPr="008D3D5D">
        <w:rPr>
          <w:sz w:val="16"/>
          <w:szCs w:val="16"/>
          <w:rPrChange w:id="666" w:author="emmanuel blezes" w:date="2026-05-23T18:38:00Z" w16du:dateUtc="2026-05-23T16:38:00Z">
            <w:rPr/>
          </w:rPrChange>
        </w:rPr>
        <w:t xml:space="preserve">  </w:t>
      </w:r>
      <w:ins w:id="667" w:author="emmanuel blezes" w:date="2026-05-23T12:09:00Z" w16du:dateUtc="2026-05-23T10:09:00Z">
        <w:r w:rsidR="007705D9" w:rsidRPr="008D3D5D">
          <w:rPr>
            <w:sz w:val="16"/>
            <w:szCs w:val="16"/>
            <w:rPrChange w:id="668" w:author="emmanuel blezes" w:date="2026-05-23T18:38:00Z" w16du:dateUtc="2026-05-23T16:38:00Z">
              <w:rPr>
                <w:sz w:val="20"/>
                <w:szCs w:val="20"/>
              </w:rPr>
            </w:rPrChange>
          </w:rPr>
          <w:t>Sénat, question écrite n° 03449 (24 novembre 2022), Achat de la société industrielle française Exxelia par l'entreprise américaine Heico (https://www.senat.fr/questions/base/2022/qSEQ221003449.html) ; voir également le communiqué Heico, HEICO to Acquire Exxelia (https://passive-components.eu/heico-to-acquire-exxelia/). Acquisition de ~94 % du capital pour 453 M€ cash + reprise d'environ 14 M€ de passif, annoncée le 28 juillet 2022 et finalisée début 2023. Exxelia est</w:t>
        </w:r>
        <w:r w:rsidR="00E127D8" w:rsidRPr="008D3D5D">
          <w:rPr>
            <w:sz w:val="16"/>
            <w:szCs w:val="16"/>
            <w:rPrChange w:id="669" w:author="emmanuel blezes" w:date="2026-05-23T18:38:00Z" w16du:dateUtc="2026-05-23T16:38:00Z">
              <w:rPr>
                <w:sz w:val="20"/>
                <w:szCs w:val="20"/>
              </w:rPr>
            </w:rPrChange>
          </w:rPr>
          <w:t xml:space="preserve"> </w:t>
        </w:r>
        <w:r w:rsidR="007705D9" w:rsidRPr="008D3D5D">
          <w:rPr>
            <w:sz w:val="16"/>
            <w:szCs w:val="16"/>
            <w:rPrChange w:id="670" w:author="emmanuel blezes" w:date="2026-05-23T18:38:00Z" w16du:dateUtc="2026-05-23T16:38:00Z">
              <w:rPr>
                <w:sz w:val="20"/>
                <w:szCs w:val="20"/>
              </w:rPr>
            </w:rPrChange>
          </w:rPr>
          <w:t>un fabricant français de composants électroniques spécialisés (condensateurs, relais militaires)</w:t>
        </w:r>
        <w:r w:rsidR="00E127D8" w:rsidRPr="008D3D5D">
          <w:rPr>
            <w:sz w:val="16"/>
            <w:szCs w:val="16"/>
            <w:rPrChange w:id="671" w:author="emmanuel blezes" w:date="2026-05-23T18:38:00Z" w16du:dateUtc="2026-05-23T16:38:00Z">
              <w:rPr>
                <w:sz w:val="20"/>
                <w:szCs w:val="20"/>
              </w:rPr>
            </w:rPrChange>
          </w:rPr>
          <w:t xml:space="preserve"> </w:t>
        </w:r>
        <w:r w:rsidR="007705D9" w:rsidRPr="008D3D5D">
          <w:rPr>
            <w:sz w:val="16"/>
            <w:szCs w:val="16"/>
            <w:rPrChange w:id="672" w:author="emmanuel blezes" w:date="2026-05-23T18:38:00Z" w16du:dateUtc="2026-05-23T16:38:00Z">
              <w:rPr>
                <w:sz w:val="20"/>
                <w:szCs w:val="20"/>
              </w:rPr>
            </w:rPrChange>
          </w:rPr>
          <w:t>fournissant la défense (sous-marins Barracuda, Rafale, lanceurs Ariane 5 et 6, A320neo, Falcon).</w:t>
        </w:r>
        <w:r w:rsidR="007705D9" w:rsidRPr="008D3D5D" w:rsidDel="001260E1">
          <w:rPr>
            <w:sz w:val="16"/>
            <w:szCs w:val="16"/>
            <w:rPrChange w:id="673" w:author="emmanuel blezes" w:date="2026-05-23T18:38:00Z" w16du:dateUtc="2026-05-23T16:38:00Z">
              <w:rPr>
                <w:sz w:val="20"/>
                <w:szCs w:val="20"/>
              </w:rPr>
            </w:rPrChange>
          </w:rPr>
          <w:t xml:space="preserve"> </w:t>
        </w:r>
      </w:ins>
      <w:del w:id="674" w:author="emmanuel blezes" w:date="2026-05-18T21:39:00Z" w16du:dateUtc="2026-05-18T19:39:00Z">
        <w:r w:rsidRPr="008D3D5D" w:rsidDel="001260E1">
          <w:rPr>
            <w:sz w:val="16"/>
            <w:szCs w:val="16"/>
            <w:rPrChange w:id="675" w:author="emmanuel blezes" w:date="2026-05-23T18:38:00Z" w16du:dateUtc="2026-05-23T16:38:00Z">
              <w:rPr/>
            </w:rPrChange>
          </w:rPr>
          <w:delText xml:space="preserve">(https://www.zonebourse.com/cours/action/HEICO-CORPORATION-12898/). </w:delText>
        </w:r>
      </w:del>
      <w:del w:id="676" w:author="emmanuel blezes" w:date="2026-05-23T12:09:00Z" w16du:dateUtc="2026-05-23T10:09:00Z">
        <w:r w:rsidRPr="008D3D5D" w:rsidDel="007705D9">
          <w:rPr>
            <w:sz w:val="16"/>
            <w:szCs w:val="16"/>
            <w:rPrChange w:id="677" w:author="emmanuel blezes" w:date="2026-05-23T18:38:00Z" w16du:dateUtc="2026-05-23T16:38:00Z">
              <w:rPr/>
            </w:rPrChange>
          </w:rPr>
          <w:delText>Exxelia est un fabricant français de composants électroniques spécialisés (condensateurs, relais militaires) intervenant pour la défense.</w:delText>
        </w:r>
      </w:del>
    </w:p>
  </w:footnote>
  <w:footnote w:id="7">
    <w:p w14:paraId="3B27434F" w14:textId="77777777" w:rsidR="00B437D0" w:rsidRPr="008D3D5D" w:rsidRDefault="00000000" w:rsidP="003F3180">
      <w:pPr>
        <w:pStyle w:val="FootnoteText"/>
        <w:rPr>
          <w:sz w:val="16"/>
          <w:szCs w:val="16"/>
          <w:rPrChange w:id="690" w:author="emmanuel blezes" w:date="2026-05-23T18:38:00Z" w16du:dateUtc="2026-05-23T16:38:00Z">
            <w:rPr/>
          </w:rPrChange>
        </w:rPr>
      </w:pPr>
      <w:r w:rsidRPr="008D3D5D">
        <w:rPr>
          <w:rStyle w:val="FootnoteReference"/>
          <w:sz w:val="16"/>
          <w:szCs w:val="16"/>
          <w:rPrChange w:id="691" w:author="emmanuel blezes" w:date="2026-05-23T18:38:00Z" w16du:dateUtc="2026-05-23T16:38:00Z">
            <w:rPr>
              <w:rStyle w:val="FootnoteReference"/>
            </w:rPr>
          </w:rPrChange>
        </w:rPr>
        <w:footnoteRef/>
      </w:r>
      <w:r w:rsidRPr="008D3D5D">
        <w:rPr>
          <w:sz w:val="16"/>
          <w:szCs w:val="16"/>
          <w:rPrChange w:id="692" w:author="emmanuel blezes" w:date="2026-05-23T18:38:00Z" w16du:dateUtc="2026-05-23T16:38:00Z">
            <w:rPr/>
          </w:rPrChange>
        </w:rPr>
        <w:t xml:space="preserve"> </w:t>
      </w:r>
      <w:ins w:id="693" w:author="emmanuel blezes" w:date="2026-05-23T12:08:00Z" w16du:dateUtc="2026-05-23T10:08:00Z">
        <w:r w:rsidR="003F3180" w:rsidRPr="008D3D5D">
          <w:rPr>
            <w:sz w:val="16"/>
            <w:szCs w:val="16"/>
            <w:rPrChange w:id="694" w:author="emmanuel blezes" w:date="2026-05-23T18:38:00Z" w16du:dateUtc="2026-05-23T16:38:00Z">
              <w:rPr>
                <w:sz w:val="20"/>
                <w:szCs w:val="20"/>
              </w:rPr>
            </w:rPrChange>
          </w:rPr>
          <w:t>ICI Limousin (France Bleu / Radio France), Brive : Photonis est finalement racheté par un fonds 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 capital — a été orchestré par Bercy après le veto à la cession à l'américain Teledyne (offre ~550 M$).</w:t>
        </w:r>
      </w:ins>
      <w:del w:id="695" w:author="emmanuel blezes" w:date="2026-05-23T12:07:00Z" w16du:dateUtc="2026-05-23T10:07:00Z">
        <w:r w:rsidRPr="008D3D5D" w:rsidDel="003F3180">
          <w:rPr>
            <w:i/>
            <w:iCs/>
            <w:sz w:val="16"/>
            <w:szCs w:val="16"/>
            <w:rPrChange w:id="696" w:author="emmanuel blezes" w:date="2026-05-23T18:38:00Z" w16du:dateUtc="2026-05-23T16:38:00Z">
              <w:rPr>
                <w:i/>
                <w:iCs/>
              </w:rPr>
            </w:rPrChange>
          </w:rPr>
          <w:delText>Le Populaire du Centre</w:delText>
        </w:r>
        <w:r w:rsidRPr="008D3D5D" w:rsidDel="003F3180">
          <w:rPr>
            <w:sz w:val="16"/>
            <w:szCs w:val="16"/>
            <w:rPrChange w:id="697" w:author="emmanuel blezes" w:date="2026-05-23T18:38:00Z" w16du:dateUtc="2026-05-23T16:38:00Z">
              <w:rPr/>
            </w:rPrChange>
          </w:rPr>
          <w:delText xml:space="preserve">, </w:delText>
        </w:r>
        <w:r w:rsidRPr="008D3D5D" w:rsidDel="003F3180">
          <w:rPr>
            <w:i/>
            <w:iCs/>
            <w:sz w:val="16"/>
            <w:szCs w:val="16"/>
            <w:rPrChange w:id="698" w:author="emmanuel blezes" w:date="2026-05-23T18:38:00Z" w16du:dateUtc="2026-05-23T16:38:00Z">
              <w:rPr>
                <w:i/>
                <w:iCs/>
              </w:rPr>
            </w:rPrChange>
          </w:rPr>
          <w:delText>Brive : Photonis est finalement racheté par un fonds d’investissement français</w:delText>
        </w:r>
        <w:r w:rsidRPr="008D3D5D" w:rsidDel="003F3180">
          <w:rPr>
            <w:sz w:val="16"/>
            <w:szCs w:val="16"/>
            <w:rPrChange w:id="699" w:author="emmanuel blezes" w:date="2026-05-23T18:38:00Z" w16du:dateUtc="2026-05-23T16:38:00Z">
              <w:rPr/>
            </w:rPrChange>
          </w:rPr>
          <w:delText xml:space="preserve">, février 2021 (https://www.ici.fr/infos/economie-social/brive-photonis-est-finalement-rachete-par-un-fonds-d-investissement-francais-1613472045). Photonis est le fabricant français des systèmes de vision nocturne pour les forces spéciales. Le rachat patrimonial par le fonds français HLD a été orchestré par Bercy après </w:delText>
        </w:r>
      </w:del>
      <w:del w:id="700" w:author="emmanuel blezes" w:date="2026-05-18T21:47:00Z" w16du:dateUtc="2026-05-18T19:47:00Z">
        <w:r w:rsidRPr="008D3D5D" w:rsidDel="00C82EBA">
          <w:rPr>
            <w:sz w:val="16"/>
            <w:szCs w:val="16"/>
            <w:rPrChange w:id="701" w:author="emmanuel blezes" w:date="2026-05-23T18:38:00Z" w16du:dateUtc="2026-05-23T16:38:00Z">
              <w:rPr/>
            </w:rPrChange>
          </w:rPr>
          <w:delText>le veto opposé à</w:delText>
        </w:r>
      </w:del>
      <w:del w:id="702" w:author="emmanuel blezes" w:date="2026-05-23T12:07:00Z" w16du:dateUtc="2026-05-23T10:07:00Z">
        <w:r w:rsidRPr="008D3D5D" w:rsidDel="003F3180">
          <w:rPr>
            <w:sz w:val="16"/>
            <w:szCs w:val="16"/>
            <w:rPrChange w:id="703" w:author="emmanuel blezes" w:date="2026-05-23T18:38:00Z" w16du:dateUtc="2026-05-23T16:38:00Z">
              <w:rPr/>
            </w:rPrChange>
          </w:rPr>
          <w:delText xml:space="preserve"> la cession à l’américain Teledyne.</w:delText>
        </w:r>
      </w:del>
    </w:p>
  </w:footnote>
  <w:footnote w:id="8">
    <w:p w14:paraId="6C4E1360" w14:textId="77777777" w:rsidR="001F674D" w:rsidRPr="008D3D5D" w:rsidRDefault="00000000" w:rsidP="001F674D">
      <w:pPr>
        <w:pStyle w:val="FootnoteText"/>
        <w:rPr>
          <w:ins w:id="709" w:author="emmanuel blezes" w:date="2026-05-23T12:14:00Z" w16du:dateUtc="2026-05-23T10:14:00Z"/>
          <w:i/>
          <w:iCs/>
          <w:sz w:val="16"/>
          <w:szCs w:val="16"/>
          <w:rPrChange w:id="710" w:author="emmanuel blezes" w:date="2026-05-23T18:38:00Z" w16du:dateUtc="2026-05-23T16:38:00Z">
            <w:rPr>
              <w:ins w:id="711" w:author="emmanuel blezes" w:date="2026-05-23T12:14:00Z" w16du:dateUtc="2026-05-23T10:14:00Z"/>
              <w:i/>
              <w:iCs/>
              <w:sz w:val="20"/>
              <w:szCs w:val="20"/>
            </w:rPr>
          </w:rPrChange>
        </w:rPr>
      </w:pPr>
      <w:r w:rsidRPr="008D3D5D">
        <w:rPr>
          <w:rStyle w:val="FootnoteReference"/>
          <w:sz w:val="16"/>
          <w:szCs w:val="16"/>
          <w:rPrChange w:id="712" w:author="emmanuel blezes" w:date="2026-05-23T18:38:00Z" w16du:dateUtc="2026-05-23T16:38:00Z">
            <w:rPr>
              <w:rStyle w:val="FootnoteReference"/>
            </w:rPr>
          </w:rPrChange>
        </w:rPr>
        <w:footnoteRef/>
      </w:r>
      <w:r w:rsidRPr="008D3D5D">
        <w:rPr>
          <w:sz w:val="16"/>
          <w:szCs w:val="16"/>
          <w:rPrChange w:id="713" w:author="emmanuel blezes" w:date="2026-05-23T18:38:00Z" w16du:dateUtc="2026-05-23T16:38:00Z">
            <w:rPr/>
          </w:rPrChange>
        </w:rPr>
        <w:t xml:space="preserve"> </w:t>
      </w:r>
    </w:p>
    <w:p w14:paraId="0A4A3660" w14:textId="77777777" w:rsidR="00B437D0" w:rsidRPr="008D3D5D" w:rsidRDefault="001F674D" w:rsidP="001F674D">
      <w:pPr>
        <w:pStyle w:val="FootnoteText"/>
        <w:rPr>
          <w:i/>
          <w:iCs/>
          <w:sz w:val="16"/>
          <w:szCs w:val="16"/>
          <w:rPrChange w:id="714" w:author="emmanuel blezes" w:date="2026-05-23T18:38:00Z" w16du:dateUtc="2026-05-23T16:38:00Z">
            <w:rPr/>
          </w:rPrChange>
        </w:rPr>
      </w:pPr>
      <w:ins w:id="715" w:author="emmanuel blezes" w:date="2026-05-23T12:14:00Z" w16du:dateUtc="2026-05-23T10:14:00Z">
        <w:r w:rsidRPr="008D3D5D">
          <w:rPr>
            <w:i/>
            <w:iCs/>
            <w:sz w:val="16"/>
            <w:szCs w:val="16"/>
            <w:rPrChange w:id="716" w:author="emmanuel blezes" w:date="2026-05-23T18:38:00Z" w16du:dateUtc="2026-05-23T16:38:00Z">
              <w:rPr>
                <w:i/>
                <w:iCs/>
                <w:sz w:val="20"/>
                <w:szCs w:val="20"/>
              </w:rPr>
            </w:rPrChange>
          </w:rPr>
          <w:t>Usine Nouvelle, La production du moteur d'Ariane 6 transférée de la France à l'Allemagne, 2021 (https://www.usinenouvelle.com/article/la-production-du-moteur-d-ariane-6-transferee-de-la-france-a-l-allemagne.N1143627).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 par accord politique le 24 octobre 2025. Le développement et les turbopompes à oxygène liquide (Vinci et Vulcain 2.1) restent à Vernon.</w:t>
        </w:r>
      </w:ins>
      <w:del w:id="717" w:author="emmanuel blezes" w:date="2026-05-23T12:14:00Z" w16du:dateUtc="2026-05-23T10:14:00Z">
        <w:r w:rsidRPr="008D3D5D" w:rsidDel="001F674D">
          <w:rPr>
            <w:i/>
            <w:iCs/>
            <w:sz w:val="16"/>
            <w:szCs w:val="16"/>
            <w:rPrChange w:id="718" w:author="emmanuel blezes" w:date="2026-05-23T18:38:00Z" w16du:dateUtc="2026-05-23T16:38:00Z">
              <w:rPr>
                <w:i/>
                <w:iCs/>
              </w:rPr>
            </w:rPrChange>
          </w:rPr>
          <w:delText>Usine Nouvelle</w:delText>
        </w:r>
        <w:r w:rsidRPr="008D3D5D" w:rsidDel="001F674D">
          <w:rPr>
            <w:sz w:val="16"/>
            <w:szCs w:val="16"/>
            <w:rPrChange w:id="719" w:author="emmanuel blezes" w:date="2026-05-23T18:38:00Z" w16du:dateUtc="2026-05-23T16:38:00Z">
              <w:rPr/>
            </w:rPrChange>
          </w:rPr>
          <w:delText xml:space="preserve">, </w:delText>
        </w:r>
        <w:r w:rsidRPr="008D3D5D" w:rsidDel="001F674D">
          <w:rPr>
            <w:i/>
            <w:iCs/>
            <w:sz w:val="16"/>
            <w:szCs w:val="16"/>
            <w:rPrChange w:id="720" w:author="emmanuel blezes" w:date="2026-05-23T18:38:00Z" w16du:dateUtc="2026-05-23T16:38:00Z">
              <w:rPr>
                <w:i/>
                <w:iCs/>
              </w:rPr>
            </w:rPrChange>
          </w:rPr>
          <w:delText>La production du moteur d’Ariane 6 transférée de la France à l’Allemagne</w:delText>
        </w:r>
        <w:r w:rsidRPr="008D3D5D" w:rsidDel="001F674D">
          <w:rPr>
            <w:sz w:val="16"/>
            <w:szCs w:val="16"/>
            <w:rPrChange w:id="721" w:author="emmanuel blezes" w:date="2026-05-23T18:38:00Z" w16du:dateUtc="2026-05-23T16:38:00Z">
              <w:rPr/>
            </w:rPrChange>
          </w:rPr>
          <w:delText xml:space="preserve">, 2021 (https://www.usinenouvelle.com/article/la-production-du-moteur-d-ariane-6-transferee-de-la-france-a-l-allemagne.N1143627). </w:delText>
        </w:r>
      </w:del>
      <w:del w:id="722" w:author="emmanuel blezes" w:date="2026-05-18T21:49:00Z" w16du:dateUtc="2026-05-18T19:49:00Z">
        <w:r w:rsidRPr="008D3D5D" w:rsidDel="009F568D">
          <w:rPr>
            <w:sz w:val="16"/>
            <w:szCs w:val="16"/>
            <w:rPrChange w:id="723" w:author="emmanuel blezes" w:date="2026-05-23T18:38:00Z" w16du:dateUtc="2026-05-23T16:38:00Z">
              <w:rPr/>
            </w:rPrChange>
          </w:rPr>
          <w:delText>Le transfert de Vernon à Lampoldshausen a entraîné la suppression de six cents postes en France et le transfert d’un savoir-faire en propulsion liquide construit sur quarante ans.</w:delText>
        </w:r>
      </w:del>
    </w:p>
  </w:footnote>
  <w:footnote w:id="9">
    <w:p w14:paraId="5C14B4F3" w14:textId="77777777" w:rsidR="005864AD" w:rsidRPr="008D3D5D" w:rsidRDefault="005864AD" w:rsidP="005864AD">
      <w:pPr>
        <w:pStyle w:val="FootnoteText"/>
        <w:rPr>
          <w:ins w:id="760" w:author="emmanuel blezes" w:date="2026-05-23T12:44:00Z" w16du:dateUtc="2026-05-23T10:44:00Z"/>
          <w:sz w:val="16"/>
          <w:szCs w:val="16"/>
          <w:rPrChange w:id="761" w:author="emmanuel blezes" w:date="2026-05-23T18:38:00Z" w16du:dateUtc="2026-05-23T16:38:00Z">
            <w:rPr>
              <w:ins w:id="762" w:author="emmanuel blezes" w:date="2026-05-23T12:44:00Z" w16du:dateUtc="2026-05-23T10:44:00Z"/>
            </w:rPr>
          </w:rPrChange>
        </w:rPr>
      </w:pPr>
      <w:ins w:id="763" w:author="emmanuel blezes" w:date="2026-05-23T12:44:00Z" w16du:dateUtc="2026-05-23T10:44:00Z">
        <w:r w:rsidRPr="008D3D5D">
          <w:rPr>
            <w:rStyle w:val="FootnoteReference"/>
            <w:sz w:val="16"/>
            <w:szCs w:val="16"/>
            <w:rPrChange w:id="764" w:author="emmanuel blezes" w:date="2026-05-23T18:38:00Z" w16du:dateUtc="2026-05-23T16:38:00Z">
              <w:rPr>
                <w:rStyle w:val="FootnoteReference"/>
              </w:rPr>
            </w:rPrChange>
          </w:rPr>
          <w:footnoteRef/>
        </w:r>
        <w:r w:rsidRPr="008D3D5D">
          <w:rPr>
            <w:sz w:val="16"/>
            <w:szCs w:val="16"/>
            <w:lang w:val="en-GB"/>
            <w:rPrChange w:id="765" w:author="emmanuel blezes" w:date="2026-05-23T18:38:00Z" w16du:dateUtc="2026-05-23T16:38:00Z">
              <w:rPr/>
            </w:rPrChange>
          </w:rPr>
          <w:t xml:space="preserve"> OCDE, Pension Markets in Focus 2025 — Preliminary 2024 Data, juin 2025</w:t>
        </w:r>
      </w:ins>
      <w:ins w:id="766" w:author="emmanuel blezes" w:date="2026-05-23T12:45:00Z" w16du:dateUtc="2026-05-23T10:45:00Z">
        <w:r w:rsidRPr="008D3D5D">
          <w:rPr>
            <w:sz w:val="16"/>
            <w:szCs w:val="16"/>
            <w:lang w:val="en-GB"/>
            <w:rPrChange w:id="767" w:author="emmanuel blezes" w:date="2026-05-23T18:38:00Z" w16du:dateUtc="2026-05-23T16:38:00Z">
              <w:rPr/>
            </w:rPrChange>
          </w:rPr>
          <w:t xml:space="preserve"> </w:t>
        </w:r>
      </w:ins>
      <w:ins w:id="768" w:author="emmanuel blezes" w:date="2026-05-23T12:44:00Z" w16du:dateUtc="2026-05-23T10:44:00Z">
        <w:r w:rsidRPr="008D3D5D">
          <w:rPr>
            <w:sz w:val="16"/>
            <w:szCs w:val="16"/>
            <w:lang w:val="en-GB"/>
            <w:rPrChange w:id="769" w:author="emmanuel blezes" w:date="2026-05-23T18:38:00Z" w16du:dateUtc="2026-05-23T16:38:00Z">
              <w:rPr/>
            </w:rPrChange>
          </w:rPr>
          <w:t xml:space="preserve">(https://www.oecd.org/en/publications/pension-markets-in-focus-2025_b095d0a0-en.html). </w:t>
        </w:r>
        <w:r w:rsidRPr="008D3D5D">
          <w:rPr>
            <w:sz w:val="16"/>
            <w:szCs w:val="16"/>
            <w:rPrChange w:id="770" w:author="emmanuel blezes" w:date="2026-05-23T18:38:00Z" w16du:dateUtc="2026-05-23T16:38:00Z">
              <w:rPr/>
            </w:rPrChange>
          </w:rPr>
          <w:t xml:space="preserve">Encours des fonds de pension et contrats d'assurance retraite, en pourcentage du PIB, fin 2024 : Danemark 204,0 %, Islande 188,4 %, Suisse 164,8 %, Canada 157,6 %, Pays-Bas 150,3 %, États-Unis 146,9 %, Australie 135,1 %, Suède 114,8 %, Royaume-Uni 78,0 %, France 12,9 %, Italie 11,7 %, Allemagne 6,4 %. </w:t>
        </w:r>
        <w:r w:rsidRPr="008D3D5D">
          <w:rPr>
            <w:sz w:val="16"/>
            <w:szCs w:val="16"/>
            <w:lang w:val="en-GB"/>
            <w:rPrChange w:id="771" w:author="emmanuel blezes" w:date="2026-05-23T18:38:00Z" w16du:dateUtc="2026-05-23T16:38:00Z">
              <w:rPr/>
            </w:rPrChange>
          </w:rPr>
          <w:t xml:space="preserve">L'OCDE précise : « data coverall asset-backed pension arrangements in all vehicles, excluding reserves of public pension arrangements(pay-as-you-go) ». </w:t>
        </w:r>
        <w:r w:rsidRPr="008D3D5D">
          <w:rPr>
            <w:sz w:val="16"/>
            <w:szCs w:val="16"/>
            <w:rPrChange w:id="772" w:author="emmanuel blezes" w:date="2026-05-23T18:38:00Z" w16du:dateUtc="2026-05-23T16:38:00Z">
              <w:rPr/>
            </w:rPrChange>
          </w:rPr>
          <w:t>Pour la Norvège, le ratio dépasse 280 % du PIB une fois inclus le Government Pension</w:t>
        </w:r>
      </w:ins>
      <w:ins w:id="773" w:author="emmanuel blezes" w:date="2026-05-23T12:45:00Z" w16du:dateUtc="2026-05-23T10:45:00Z">
        <w:r w:rsidRPr="008D3D5D">
          <w:rPr>
            <w:sz w:val="16"/>
            <w:szCs w:val="16"/>
            <w:rPrChange w:id="774" w:author="emmanuel blezes" w:date="2026-05-23T18:38:00Z" w16du:dateUtc="2026-05-23T16:38:00Z">
              <w:rPr/>
            </w:rPrChange>
          </w:rPr>
          <w:t xml:space="preserve"> </w:t>
        </w:r>
      </w:ins>
      <w:ins w:id="775" w:author="emmanuel blezes" w:date="2026-05-23T12:44:00Z" w16du:dateUtc="2026-05-23T10:44:00Z">
        <w:r w:rsidRPr="008D3D5D">
          <w:rPr>
            <w:sz w:val="16"/>
            <w:szCs w:val="16"/>
            <w:rPrChange w:id="776" w:author="emmanuel blezes" w:date="2026-05-23T18:38:00Z" w16du:dateUtc="2026-05-23T16:38:00Z">
              <w:rPr/>
            </w:rPrChange>
          </w:rPr>
          <w:t>Fund Global (1 700 Md$ fin 2024), techniquement fonds souverain mais explicitement dédié au financement</w:t>
        </w:r>
      </w:ins>
      <w:ins w:id="777" w:author="emmanuel blezes" w:date="2026-05-23T12:45:00Z" w16du:dateUtc="2026-05-23T10:45:00Z">
        <w:r w:rsidRPr="008D3D5D">
          <w:rPr>
            <w:sz w:val="16"/>
            <w:szCs w:val="16"/>
            <w:rPrChange w:id="778" w:author="emmanuel blezes" w:date="2026-05-23T18:38:00Z" w16du:dateUtc="2026-05-23T16:38:00Z">
              <w:rPr/>
            </w:rPrChange>
          </w:rPr>
          <w:t xml:space="preserve"> </w:t>
        </w:r>
      </w:ins>
      <w:ins w:id="779" w:author="emmanuel blezes" w:date="2026-05-23T12:44:00Z" w16du:dateUtc="2026-05-23T10:44:00Z">
        <w:r w:rsidRPr="008D3D5D">
          <w:rPr>
            <w:sz w:val="16"/>
            <w:szCs w:val="16"/>
            <w:rPrChange w:id="780" w:author="emmanuel blezes" w:date="2026-05-23T18:38:00Z" w16du:dateUtc="2026-05-23T16:38:00Z">
              <w:rPr/>
            </w:rPrChange>
          </w:rPr>
          <w:t>futur des pensions ; voir Norges Bank Investment Management, Government Pension Fund Global — Annual</w:t>
        </w:r>
      </w:ins>
      <w:ins w:id="781" w:author="emmanuel blezes" w:date="2026-05-23T12:45:00Z" w16du:dateUtc="2026-05-23T10:45:00Z">
        <w:r w:rsidRPr="008D3D5D">
          <w:rPr>
            <w:sz w:val="16"/>
            <w:szCs w:val="16"/>
            <w:rPrChange w:id="782" w:author="emmanuel blezes" w:date="2026-05-23T18:38:00Z" w16du:dateUtc="2026-05-23T16:38:00Z">
              <w:rPr/>
            </w:rPrChange>
          </w:rPr>
          <w:t xml:space="preserve"> </w:t>
        </w:r>
      </w:ins>
      <w:ins w:id="783" w:author="emmanuel blezes" w:date="2026-05-23T12:44:00Z" w16du:dateUtc="2026-05-23T10:44:00Z">
        <w:r w:rsidRPr="008D3D5D">
          <w:rPr>
            <w:sz w:val="16"/>
            <w:szCs w:val="16"/>
            <w:rPrChange w:id="784" w:author="emmanuel blezes" w:date="2026-05-23T18:38:00Z" w16du:dateUtc="2026-05-23T16:38:00Z">
              <w:rPr/>
            </w:rPrChange>
          </w:rPr>
          <w:t>Report 2024, 2025 (https://www.nbim.no). Précision pour la France : le chiffre OCDE additionne tous les</w:t>
        </w:r>
      </w:ins>
      <w:ins w:id="785" w:author="emmanuel blezes" w:date="2026-05-23T12:45:00Z" w16du:dateUtc="2026-05-23T10:45:00Z">
        <w:r w:rsidRPr="008D3D5D">
          <w:rPr>
            <w:sz w:val="16"/>
            <w:szCs w:val="16"/>
            <w:rPrChange w:id="786" w:author="emmanuel blezes" w:date="2026-05-23T18:38:00Z" w16du:dateUtc="2026-05-23T16:38:00Z">
              <w:rPr/>
            </w:rPrChange>
          </w:rPr>
          <w:t xml:space="preserve"> </w:t>
        </w:r>
      </w:ins>
      <w:ins w:id="787" w:author="emmanuel blezes" w:date="2026-05-23T12:44:00Z" w16du:dateUtc="2026-05-23T10:44:00Z">
        <w:r w:rsidRPr="008D3D5D">
          <w:rPr>
            <w:sz w:val="16"/>
            <w:szCs w:val="16"/>
            <w:rPrChange w:id="788" w:author="emmanuel blezes" w:date="2026-05-23T18:38:00Z" w16du:dateUtc="2026-05-23T16:38:00Z">
              <w:rPr/>
            </w:rPrChange>
          </w:rPr>
          <w:t>véhicules d'épargne retraite individuelle (Plans d'épargne retraite, anciens contrats Madelin, Article 83,</w:t>
        </w:r>
      </w:ins>
    </w:p>
    <w:p w14:paraId="216EB156" w14:textId="77777777" w:rsidR="005864AD" w:rsidRPr="008D3D5D" w:rsidRDefault="005864AD" w:rsidP="005864AD">
      <w:pPr>
        <w:pStyle w:val="FootnoteText"/>
        <w:rPr>
          <w:ins w:id="789" w:author="emmanuel blezes" w:date="2026-05-23T12:44:00Z" w16du:dateUtc="2026-05-23T10:44:00Z"/>
          <w:sz w:val="16"/>
          <w:szCs w:val="16"/>
          <w:rPrChange w:id="790" w:author="emmanuel blezes" w:date="2026-05-23T18:38:00Z" w16du:dateUtc="2026-05-23T16:38:00Z">
            <w:rPr>
              <w:ins w:id="791" w:author="emmanuel blezes" w:date="2026-05-23T12:44:00Z" w16du:dateUtc="2026-05-23T10:44:00Z"/>
            </w:rPr>
          </w:rPrChange>
        </w:rPr>
      </w:pPr>
      <w:ins w:id="792" w:author="emmanuel blezes" w:date="2026-05-23T12:44:00Z" w16du:dateUtc="2026-05-23T10:44:00Z">
        <w:r w:rsidRPr="008D3D5D">
          <w:rPr>
            <w:sz w:val="16"/>
            <w:szCs w:val="16"/>
            <w:rPrChange w:id="793" w:author="emmanuel blezes" w:date="2026-05-23T18:38:00Z" w16du:dateUtc="2026-05-23T16:38:00Z">
              <w:rPr/>
            </w:rPrChange>
          </w:rPr>
          <w:t xml:space="preserve">  </w:t>
        </w:r>
        <w:r w:rsidRPr="008D3D5D">
          <w:rPr>
            <w:rFonts w:ascii="Segoe UI Symbol" w:hAnsi="Segoe UI Symbol" w:cs="Segoe UI Symbol"/>
            <w:sz w:val="16"/>
            <w:szCs w:val="16"/>
            <w:rPrChange w:id="794" w:author="emmanuel blezes" w:date="2026-05-23T18:38:00Z" w16du:dateUtc="2026-05-23T16:38:00Z">
              <w:rPr>
                <w:rFonts w:ascii="Segoe UI Symbol" w:hAnsi="Segoe UI Symbol" w:cs="Segoe UI Symbol"/>
              </w:rPr>
            </w:rPrChange>
          </w:rPr>
          <w:t>▎</w:t>
        </w:r>
        <w:r w:rsidRPr="008D3D5D">
          <w:rPr>
            <w:sz w:val="16"/>
            <w:szCs w:val="16"/>
            <w:rPrChange w:id="795" w:author="emmanuel blezes" w:date="2026-05-23T18:38:00Z" w16du:dateUtc="2026-05-23T16:38:00Z">
              <w:rPr/>
            </w:rPrChange>
          </w:rPr>
          <w:t xml:space="preserve">  PERP, PERCO), soit environ 380 milliards d'euros fin 2024. Il exclut les réserves techniques des régimes</w:t>
        </w:r>
      </w:ins>
    </w:p>
    <w:p w14:paraId="2E95E8AA" w14:textId="77777777" w:rsidR="005864AD" w:rsidRPr="008D3D5D" w:rsidRDefault="005864AD" w:rsidP="005864AD">
      <w:pPr>
        <w:pStyle w:val="FootnoteText"/>
        <w:rPr>
          <w:ins w:id="796" w:author="emmanuel blezes" w:date="2026-05-23T12:44:00Z" w16du:dateUtc="2026-05-23T10:44:00Z"/>
          <w:sz w:val="16"/>
          <w:szCs w:val="16"/>
          <w:rPrChange w:id="797" w:author="emmanuel blezes" w:date="2026-05-23T18:38:00Z" w16du:dateUtc="2026-05-23T16:38:00Z">
            <w:rPr>
              <w:ins w:id="798" w:author="emmanuel blezes" w:date="2026-05-23T12:44:00Z" w16du:dateUtc="2026-05-23T10:44:00Z"/>
            </w:rPr>
          </w:rPrChange>
        </w:rPr>
      </w:pPr>
      <w:ins w:id="799" w:author="emmanuel blezes" w:date="2026-05-23T12:44:00Z" w16du:dateUtc="2026-05-23T10:44:00Z">
        <w:r w:rsidRPr="008D3D5D">
          <w:rPr>
            <w:sz w:val="16"/>
            <w:szCs w:val="16"/>
            <w:rPrChange w:id="800" w:author="emmanuel blezes" w:date="2026-05-23T18:38:00Z" w16du:dateUtc="2026-05-23T16:38:00Z">
              <w:rPr/>
            </w:rPrChange>
          </w:rPr>
          <w:t xml:space="preserve">  </w:t>
        </w:r>
        <w:r w:rsidRPr="008D3D5D">
          <w:rPr>
            <w:rFonts w:ascii="Segoe UI Symbol" w:hAnsi="Segoe UI Symbol" w:cs="Segoe UI Symbol"/>
            <w:sz w:val="16"/>
            <w:szCs w:val="16"/>
            <w:rPrChange w:id="801" w:author="emmanuel blezes" w:date="2026-05-23T18:38:00Z" w16du:dateUtc="2026-05-23T16:38:00Z">
              <w:rPr>
                <w:rFonts w:ascii="Segoe UI Symbol" w:hAnsi="Segoe UI Symbol" w:cs="Segoe UI Symbol"/>
              </w:rPr>
            </w:rPrChange>
          </w:rPr>
          <w:t>▎</w:t>
        </w:r>
        <w:r w:rsidRPr="008D3D5D">
          <w:rPr>
            <w:sz w:val="16"/>
            <w:szCs w:val="16"/>
            <w:rPrChange w:id="802" w:author="emmanuel blezes" w:date="2026-05-23T18:38:00Z" w16du:dateUtc="2026-05-23T16:38:00Z">
              <w:rPr/>
            </w:rPrChange>
          </w:rPr>
          <w:t xml:space="preserve"> par répartition AGIRC-ARRCO (86 Md€) et du Fonds de réserve des retraites (21 Md€), qui ne constituent pas</w:t>
        </w:r>
      </w:ins>
    </w:p>
    <w:p w14:paraId="480B92FB" w14:textId="77777777" w:rsidR="005864AD" w:rsidRPr="008D3D5D" w:rsidRDefault="005864AD" w:rsidP="005864AD">
      <w:pPr>
        <w:pStyle w:val="FootnoteText"/>
        <w:rPr>
          <w:ins w:id="803" w:author="emmanuel blezes" w:date="2026-05-23T12:44:00Z" w16du:dateUtc="2026-05-23T10:44:00Z"/>
          <w:sz w:val="16"/>
          <w:szCs w:val="16"/>
          <w:rPrChange w:id="804" w:author="emmanuel blezes" w:date="2026-05-23T18:38:00Z" w16du:dateUtc="2026-05-23T16:38:00Z">
            <w:rPr>
              <w:ins w:id="805" w:author="emmanuel blezes" w:date="2026-05-23T12:44:00Z" w16du:dateUtc="2026-05-23T10:44:00Z"/>
            </w:rPr>
          </w:rPrChange>
        </w:rPr>
      </w:pPr>
      <w:ins w:id="806" w:author="emmanuel blezes" w:date="2026-05-23T12:44:00Z" w16du:dateUtc="2026-05-23T10:44:00Z">
        <w:r w:rsidRPr="008D3D5D">
          <w:rPr>
            <w:sz w:val="16"/>
            <w:szCs w:val="16"/>
            <w:rPrChange w:id="807" w:author="emmanuel blezes" w:date="2026-05-23T18:38:00Z" w16du:dateUtc="2026-05-23T16:38:00Z">
              <w:rPr/>
            </w:rPrChange>
          </w:rPr>
          <w:t xml:space="preserve">  </w:t>
        </w:r>
        <w:r w:rsidRPr="008D3D5D">
          <w:rPr>
            <w:rFonts w:ascii="Segoe UI Symbol" w:hAnsi="Segoe UI Symbol" w:cs="Segoe UI Symbol"/>
            <w:sz w:val="16"/>
            <w:szCs w:val="16"/>
            <w:rPrChange w:id="808" w:author="emmanuel blezes" w:date="2026-05-23T18:38:00Z" w16du:dateUtc="2026-05-23T16:38:00Z">
              <w:rPr>
                <w:rFonts w:ascii="Segoe UI Symbol" w:hAnsi="Segoe UI Symbol" w:cs="Segoe UI Symbol"/>
              </w:rPr>
            </w:rPrChange>
          </w:rPr>
          <w:t>▎</w:t>
        </w:r>
        <w:r w:rsidRPr="008D3D5D">
          <w:rPr>
            <w:sz w:val="16"/>
            <w:szCs w:val="16"/>
            <w:rPrChange w:id="809" w:author="emmanuel blezes" w:date="2026-05-23T18:38:00Z" w16du:dateUtc="2026-05-23T16:38:00Z">
              <w:rPr/>
            </w:rPrChange>
          </w:rPr>
          <w:t xml:space="preserve">  du capital investi mais des matelas de trésorerie d'un système qui demeure de pure répartition. La</w:t>
        </w:r>
      </w:ins>
    </w:p>
    <w:p w14:paraId="7F127D1F" w14:textId="77777777" w:rsidR="005864AD" w:rsidRPr="008D3D5D" w:rsidRDefault="005864AD" w:rsidP="005864AD">
      <w:pPr>
        <w:pStyle w:val="FootnoteText"/>
        <w:rPr>
          <w:ins w:id="810" w:author="emmanuel blezes" w:date="2026-05-23T12:44:00Z" w16du:dateUtc="2026-05-23T10:44:00Z"/>
          <w:sz w:val="16"/>
          <w:szCs w:val="16"/>
          <w:rPrChange w:id="811" w:author="emmanuel blezes" w:date="2026-05-23T18:38:00Z" w16du:dateUtc="2026-05-23T16:38:00Z">
            <w:rPr>
              <w:ins w:id="812" w:author="emmanuel blezes" w:date="2026-05-23T12:44:00Z" w16du:dateUtc="2026-05-23T10:44:00Z"/>
            </w:rPr>
          </w:rPrChange>
        </w:rPr>
      </w:pPr>
      <w:ins w:id="813" w:author="emmanuel blezes" w:date="2026-05-23T12:44:00Z" w16du:dateUtc="2026-05-23T10:44:00Z">
        <w:r w:rsidRPr="008D3D5D">
          <w:rPr>
            <w:sz w:val="16"/>
            <w:szCs w:val="16"/>
            <w:rPrChange w:id="814" w:author="emmanuel blezes" w:date="2026-05-23T18:38:00Z" w16du:dateUtc="2026-05-23T16:38:00Z">
              <w:rPr/>
            </w:rPrChange>
          </w:rPr>
          <w:t xml:space="preserve">  </w:t>
        </w:r>
        <w:r w:rsidRPr="008D3D5D">
          <w:rPr>
            <w:rFonts w:ascii="Segoe UI Symbol" w:hAnsi="Segoe UI Symbol" w:cs="Segoe UI Symbol"/>
            <w:sz w:val="16"/>
            <w:szCs w:val="16"/>
            <w:rPrChange w:id="815" w:author="emmanuel blezes" w:date="2026-05-23T18:38:00Z" w16du:dateUtc="2026-05-23T16:38:00Z">
              <w:rPr>
                <w:rFonts w:ascii="Segoe UI Symbol" w:hAnsi="Segoe UI Symbol" w:cs="Segoe UI Symbol"/>
              </w:rPr>
            </w:rPrChange>
          </w:rPr>
          <w:t>▎</w:t>
        </w:r>
        <w:r w:rsidRPr="008D3D5D">
          <w:rPr>
            <w:sz w:val="16"/>
            <w:szCs w:val="16"/>
            <w:rPrChange w:id="816" w:author="emmanuel blezes" w:date="2026-05-23T18:38:00Z" w16du:dateUtc="2026-05-23T16:38:00Z">
              <w:rPr/>
            </w:rPrChange>
          </w:rPr>
          <w:t xml:space="preserve"> comparaison avec les Pays-Bas, la Suisse ou l'Australie est donc faite à périmètre méthodologique</w:t>
        </w:r>
      </w:ins>
    </w:p>
    <w:p w14:paraId="03571B95" w14:textId="77777777" w:rsidR="005864AD" w:rsidRPr="008D3D5D" w:rsidRDefault="005864AD" w:rsidP="005864AD">
      <w:pPr>
        <w:pStyle w:val="FootnoteText"/>
        <w:rPr>
          <w:sz w:val="16"/>
          <w:szCs w:val="16"/>
          <w:rPrChange w:id="817" w:author="emmanuel blezes" w:date="2026-05-23T18:38:00Z" w16du:dateUtc="2026-05-23T16:38:00Z">
            <w:rPr/>
          </w:rPrChange>
        </w:rPr>
      </w:pPr>
      <w:ins w:id="818" w:author="emmanuel blezes" w:date="2026-05-23T12:44:00Z" w16du:dateUtc="2026-05-23T10:44:00Z">
        <w:r w:rsidRPr="008D3D5D">
          <w:rPr>
            <w:sz w:val="16"/>
            <w:szCs w:val="16"/>
            <w:rPrChange w:id="819" w:author="emmanuel blezes" w:date="2026-05-23T18:38:00Z" w16du:dateUtc="2026-05-23T16:38:00Z">
              <w:rPr/>
            </w:rPrChange>
          </w:rPr>
          <w:t xml:space="preserve">  </w:t>
        </w:r>
        <w:r w:rsidRPr="008D3D5D">
          <w:rPr>
            <w:rFonts w:ascii="Segoe UI Symbol" w:hAnsi="Segoe UI Symbol" w:cs="Segoe UI Symbol"/>
            <w:sz w:val="16"/>
            <w:szCs w:val="16"/>
            <w:rPrChange w:id="820" w:author="emmanuel blezes" w:date="2026-05-23T18:38:00Z" w16du:dateUtc="2026-05-23T16:38:00Z">
              <w:rPr>
                <w:rFonts w:ascii="Segoe UI Symbol" w:hAnsi="Segoe UI Symbol" w:cs="Segoe UI Symbol"/>
              </w:rPr>
            </w:rPrChange>
          </w:rPr>
          <w:t>▎</w:t>
        </w:r>
        <w:r w:rsidRPr="008D3D5D">
          <w:rPr>
            <w:sz w:val="16"/>
            <w:szCs w:val="16"/>
            <w:rPrChange w:id="821" w:author="emmanuel blezes" w:date="2026-05-23T18:38:00Z" w16du:dateUtc="2026-05-23T16:38:00Z">
              <w:rPr/>
            </w:rPrChange>
          </w:rPr>
          <w:t xml:space="preserve"> constant.</w:t>
        </w:r>
      </w:ins>
    </w:p>
  </w:footnote>
  <w:footnote w:id="10">
    <w:p w14:paraId="3FC9C645" w14:textId="77777777" w:rsidR="00B437D0" w:rsidRPr="008D3D5D" w:rsidDel="005864AD" w:rsidRDefault="00000000">
      <w:pPr>
        <w:pStyle w:val="FootnoteText"/>
        <w:rPr>
          <w:del w:id="842" w:author="emmanuel blezes" w:date="2026-05-23T12:44:00Z" w16du:dateUtc="2026-05-23T10:44:00Z"/>
          <w:sz w:val="16"/>
          <w:szCs w:val="16"/>
          <w:rPrChange w:id="843" w:author="emmanuel blezes" w:date="2026-05-23T18:38:00Z" w16du:dateUtc="2026-05-23T16:38:00Z">
            <w:rPr>
              <w:del w:id="844" w:author="emmanuel blezes" w:date="2026-05-23T12:44:00Z" w16du:dateUtc="2026-05-23T10:44:00Z"/>
            </w:rPr>
          </w:rPrChange>
        </w:rPr>
      </w:pPr>
      <w:del w:id="845" w:author="emmanuel blezes" w:date="2026-05-23T12:44:00Z" w16du:dateUtc="2026-05-23T10:44:00Z">
        <w:r w:rsidRPr="008D3D5D" w:rsidDel="005864AD">
          <w:rPr>
            <w:rStyle w:val="FootnoteReference"/>
            <w:sz w:val="16"/>
            <w:szCs w:val="16"/>
            <w:rPrChange w:id="846" w:author="emmanuel blezes" w:date="2026-05-23T18:38:00Z" w16du:dateUtc="2026-05-23T16:38:00Z">
              <w:rPr>
                <w:rStyle w:val="FootnoteReference"/>
              </w:rPr>
            </w:rPrChange>
          </w:rPr>
          <w:footnoteRef/>
        </w:r>
        <w:r w:rsidRPr="008D3D5D" w:rsidDel="005864AD">
          <w:rPr>
            <w:sz w:val="16"/>
            <w:szCs w:val="16"/>
            <w:rPrChange w:id="847" w:author="emmanuel blezes" w:date="2026-05-23T18:38:00Z" w16du:dateUtc="2026-05-23T16:38:00Z">
              <w:rPr/>
            </w:rPrChange>
          </w:rPr>
          <w:delText xml:space="preserve"> Données comparatives Thinking Ahead Institute, </w:delText>
        </w:r>
        <w:r w:rsidRPr="008D3D5D" w:rsidDel="005864AD">
          <w:rPr>
            <w:i/>
            <w:iCs/>
            <w:sz w:val="16"/>
            <w:szCs w:val="16"/>
            <w:rPrChange w:id="848" w:author="emmanuel blezes" w:date="2026-05-23T18:38:00Z" w16du:dateUtc="2026-05-23T16:38:00Z">
              <w:rPr>
                <w:i/>
                <w:iCs/>
              </w:rPr>
            </w:rPrChange>
          </w:rPr>
          <w:delText>Global Pension Assets Study 2025</w:delText>
        </w:r>
        <w:r w:rsidRPr="008D3D5D" w:rsidDel="005864AD">
          <w:rPr>
            <w:sz w:val="16"/>
            <w:szCs w:val="16"/>
            <w:rPrChange w:id="849" w:author="emmanuel blezes" w:date="2026-05-23T18:38:00Z" w16du:dateUtc="2026-05-23T16:38:00Z">
              <w:rPr/>
            </w:rPrChange>
          </w:rPr>
          <w:delText xml:space="preserve">, 2025 (https://www.thinkingaheadinstitute.org/research-papers/global-pension-assets-study-2025/) ; OCDE, </w:delText>
        </w:r>
        <w:r w:rsidRPr="008D3D5D" w:rsidDel="005864AD">
          <w:rPr>
            <w:i/>
            <w:iCs/>
            <w:sz w:val="16"/>
            <w:szCs w:val="16"/>
            <w:rPrChange w:id="850" w:author="emmanuel blezes" w:date="2026-05-23T18:38:00Z" w16du:dateUtc="2026-05-23T16:38:00Z">
              <w:rPr>
                <w:i/>
                <w:iCs/>
              </w:rPr>
            </w:rPrChange>
          </w:rPr>
          <w:delText>Pensions at a Glance 2025</w:delText>
        </w:r>
        <w:r w:rsidRPr="008D3D5D" w:rsidDel="005864AD">
          <w:rPr>
            <w:sz w:val="16"/>
            <w:szCs w:val="16"/>
            <w:rPrChange w:id="851" w:author="emmanuel blezes" w:date="2026-05-23T18:38:00Z" w16du:dateUtc="2026-05-23T16:38:00Z">
              <w:rPr/>
            </w:rPrChange>
          </w:rPr>
          <w:delText>, novembre 2025 (https://www.oecd.org/en/publications/2025/11/pensions-at-a-glance-2025_76510fe4/). Précisions par pays (encours en % du PIB, données 2024) : Norvège 280 %, Pays-Bas 225 %, Suisse 170 %, Australie 148 %, États-Unis 130 %, Royaume-Uni 120 %, Canada 40 %, Allemagne 7 %, France 2,5 %.</w:delText>
        </w:r>
      </w:del>
    </w:p>
  </w:footnote>
  <w:footnote w:id="11">
    <w:p w14:paraId="3AC8262D" w14:textId="77777777" w:rsidR="00B437D0" w:rsidRPr="008D3D5D" w:rsidDel="007620E4" w:rsidRDefault="00000000">
      <w:pPr>
        <w:pStyle w:val="FootnoteText"/>
        <w:rPr>
          <w:del w:id="944" w:author="emmanuel blezes" w:date="2026-05-18T22:19:00Z" w16du:dateUtc="2026-05-18T20:19:00Z"/>
          <w:sz w:val="16"/>
          <w:szCs w:val="16"/>
          <w:lang w:val="en-GB"/>
          <w:rPrChange w:id="945" w:author="emmanuel blezes" w:date="2026-05-23T18:38:00Z" w16du:dateUtc="2026-05-23T16:38:00Z">
            <w:rPr>
              <w:del w:id="946" w:author="emmanuel blezes" w:date="2026-05-18T22:19:00Z" w16du:dateUtc="2026-05-18T20:19:00Z"/>
              <w:lang w:val="en-GB"/>
            </w:rPr>
          </w:rPrChange>
        </w:rPr>
      </w:pPr>
      <w:del w:id="947" w:author="emmanuel blezes" w:date="2026-05-18T22:19:00Z" w16du:dateUtc="2026-05-18T20:19:00Z">
        <w:r w:rsidRPr="008D3D5D" w:rsidDel="007620E4">
          <w:rPr>
            <w:rStyle w:val="FootnoteReference"/>
            <w:sz w:val="16"/>
            <w:szCs w:val="16"/>
            <w:rPrChange w:id="948" w:author="emmanuel blezes" w:date="2026-05-23T18:38:00Z" w16du:dateUtc="2026-05-23T16:38:00Z">
              <w:rPr>
                <w:rStyle w:val="FootnoteReference"/>
              </w:rPr>
            </w:rPrChange>
          </w:rPr>
          <w:footnoteRef/>
        </w:r>
        <w:r w:rsidRPr="008D3D5D" w:rsidDel="007620E4">
          <w:rPr>
            <w:sz w:val="16"/>
            <w:szCs w:val="16"/>
            <w:rPrChange w:id="949" w:author="emmanuel blezes" w:date="2026-05-23T18:38:00Z" w16du:dateUtc="2026-05-23T16:38:00Z">
              <w:rPr/>
            </w:rPrChange>
          </w:rPr>
          <w:delText xml:space="preserve"> Pour la transition australienne (</w:delText>
        </w:r>
        <w:r w:rsidRPr="008D3D5D" w:rsidDel="007620E4">
          <w:rPr>
            <w:i/>
            <w:iCs/>
            <w:sz w:val="16"/>
            <w:szCs w:val="16"/>
            <w:rPrChange w:id="950" w:author="emmanuel blezes" w:date="2026-05-23T18:38:00Z" w16du:dateUtc="2026-05-23T16:38:00Z">
              <w:rPr>
                <w:i/>
                <w:iCs/>
              </w:rPr>
            </w:rPrChange>
          </w:rPr>
          <w:delText>Superannuation Guarantee</w:delText>
        </w:r>
        <w:r w:rsidRPr="008D3D5D" w:rsidDel="007620E4">
          <w:rPr>
            <w:sz w:val="16"/>
            <w:szCs w:val="16"/>
            <w:rPrChange w:id="951" w:author="emmanuel blezes" w:date="2026-05-23T18:38:00Z" w16du:dateUtc="2026-05-23T16:38:00Z">
              <w:rPr/>
            </w:rPrChange>
          </w:rPr>
          <w:delText xml:space="preserve"> de 3 % en 1992 à 12 % en 2025, encours passé de 25 milliards à 4 300 milliards de dollars australiens) : Australian Government, </w:delText>
        </w:r>
        <w:r w:rsidRPr="008D3D5D" w:rsidDel="007620E4">
          <w:rPr>
            <w:i/>
            <w:iCs/>
            <w:sz w:val="16"/>
            <w:szCs w:val="16"/>
            <w:rPrChange w:id="952" w:author="emmanuel blezes" w:date="2026-05-23T18:38:00Z" w16du:dateUtc="2026-05-23T16:38:00Z">
              <w:rPr>
                <w:i/>
                <w:iCs/>
              </w:rPr>
            </w:rPrChange>
          </w:rPr>
          <w:delText>Superannuation Guarantee</w:delText>
        </w:r>
        <w:r w:rsidRPr="008D3D5D" w:rsidDel="007620E4">
          <w:rPr>
            <w:sz w:val="16"/>
            <w:szCs w:val="16"/>
            <w:rPrChange w:id="953" w:author="emmanuel blezes" w:date="2026-05-23T18:38:00Z" w16du:dateUtc="2026-05-23T16:38:00Z">
              <w:rPr/>
            </w:rPrChange>
          </w:rPr>
          <w:delText xml:space="preserve">, données historiques 2024-2025. Pour la transition suédoise (réforme NDC + PPM de 1998) : Conseil d’orientation des retraites, </w:delText>
        </w:r>
        <w:r w:rsidRPr="008D3D5D" w:rsidDel="007620E4">
          <w:rPr>
            <w:i/>
            <w:iCs/>
            <w:sz w:val="16"/>
            <w:szCs w:val="16"/>
            <w:rPrChange w:id="954" w:author="emmanuel blezes" w:date="2026-05-23T18:38:00Z" w16du:dateUtc="2026-05-23T16:38:00Z">
              <w:rPr>
                <w:i/>
                <w:iCs/>
              </w:rPr>
            </w:rPrChange>
          </w:rPr>
          <w:delText>Le système de retraite en Suède</w:delText>
        </w:r>
        <w:r w:rsidRPr="008D3D5D" w:rsidDel="007620E4">
          <w:rPr>
            <w:sz w:val="16"/>
            <w:szCs w:val="16"/>
            <w:rPrChange w:id="955" w:author="emmanuel blezes" w:date="2026-05-23T18:38:00Z" w16du:dateUtc="2026-05-23T16:38:00Z">
              <w:rPr/>
            </w:rPrChange>
          </w:rPr>
          <w:delText xml:space="preserve">, 2019 (https://www.cor-retraites.fr/sites/default/files/2019-06/doc-1037.pdf). </w:delText>
        </w:r>
        <w:r w:rsidRPr="008D3D5D" w:rsidDel="007620E4">
          <w:rPr>
            <w:sz w:val="16"/>
            <w:szCs w:val="16"/>
            <w:lang w:val="en-GB"/>
            <w:rPrChange w:id="956" w:author="emmanuel blezes" w:date="2026-05-23T18:38:00Z" w16du:dateUtc="2026-05-23T16:38:00Z">
              <w:rPr>
                <w:lang w:val="en-GB"/>
              </w:rPr>
            </w:rPrChange>
          </w:rPr>
          <w:delText>Pour la transition britannique (</w:delText>
        </w:r>
        <w:r w:rsidRPr="008D3D5D" w:rsidDel="007620E4">
          <w:rPr>
            <w:i/>
            <w:iCs/>
            <w:sz w:val="16"/>
            <w:szCs w:val="16"/>
            <w:lang w:val="en-GB"/>
            <w:rPrChange w:id="957" w:author="emmanuel blezes" w:date="2026-05-23T18:38:00Z" w16du:dateUtc="2026-05-23T16:38:00Z">
              <w:rPr>
                <w:i/>
                <w:iCs/>
                <w:lang w:val="en-GB"/>
              </w:rPr>
            </w:rPrChange>
          </w:rPr>
          <w:delText>auto-enrolment</w:delText>
        </w:r>
        <w:r w:rsidRPr="008D3D5D" w:rsidDel="007620E4">
          <w:rPr>
            <w:sz w:val="16"/>
            <w:szCs w:val="16"/>
            <w:lang w:val="en-GB"/>
            <w:rPrChange w:id="958" w:author="emmanuel blezes" w:date="2026-05-23T18:38:00Z" w16du:dateUtc="2026-05-23T16:38:00Z">
              <w:rPr>
                <w:lang w:val="en-GB"/>
              </w:rPr>
            </w:rPrChange>
          </w:rPr>
          <w:delText xml:space="preserve"> depuis 2012) : Department for Work and Pensions, </w:delText>
        </w:r>
        <w:r w:rsidRPr="008D3D5D" w:rsidDel="007620E4">
          <w:rPr>
            <w:i/>
            <w:iCs/>
            <w:sz w:val="16"/>
            <w:szCs w:val="16"/>
            <w:lang w:val="en-GB"/>
            <w:rPrChange w:id="959" w:author="emmanuel blezes" w:date="2026-05-23T18:38:00Z" w16du:dateUtc="2026-05-23T16:38:00Z">
              <w:rPr>
                <w:i/>
                <w:iCs/>
                <w:lang w:val="en-GB"/>
              </w:rPr>
            </w:rPrChange>
          </w:rPr>
          <w:delText>Ten years of automatic enrolment in workplace pensions</w:delText>
        </w:r>
        <w:r w:rsidRPr="008D3D5D" w:rsidDel="007620E4">
          <w:rPr>
            <w:sz w:val="16"/>
            <w:szCs w:val="16"/>
            <w:lang w:val="en-GB"/>
            <w:rPrChange w:id="960" w:author="emmanuel blezes" w:date="2026-05-23T18:38:00Z" w16du:dateUtc="2026-05-23T16:38:00Z">
              <w:rPr>
                <w:lang w:val="en-GB"/>
              </w:rPr>
            </w:rPrChange>
          </w:rPr>
          <w:delText>, 2022 (https://www.gov.uk/government/statistics/ten-years-of-automatic-enrolment-in-workplace-pensions).</w:delText>
        </w:r>
      </w:del>
    </w:p>
  </w:footnote>
  <w:footnote w:id="12">
    <w:p w14:paraId="2B6D4F69" w14:textId="77777777" w:rsidR="00B437D0" w:rsidRPr="008D3D5D" w:rsidDel="00D2501C" w:rsidRDefault="00000000">
      <w:pPr>
        <w:pStyle w:val="FootnoteText"/>
        <w:rPr>
          <w:del w:id="1037" w:author="emmanuel blezes" w:date="2026-05-18T22:34:00Z" w16du:dateUtc="2026-05-18T20:34:00Z"/>
          <w:sz w:val="16"/>
          <w:szCs w:val="16"/>
          <w:rPrChange w:id="1038" w:author="emmanuel blezes" w:date="2026-05-23T18:38:00Z" w16du:dateUtc="2026-05-23T16:38:00Z">
            <w:rPr>
              <w:del w:id="1039" w:author="emmanuel blezes" w:date="2026-05-18T22:34:00Z" w16du:dateUtc="2026-05-18T20:34:00Z"/>
            </w:rPr>
          </w:rPrChange>
        </w:rPr>
      </w:pPr>
      <w:del w:id="1040" w:author="emmanuel blezes" w:date="2026-05-18T22:34:00Z" w16du:dateUtc="2026-05-18T20:34:00Z">
        <w:r w:rsidRPr="008D3D5D" w:rsidDel="00D2501C">
          <w:rPr>
            <w:rStyle w:val="FootnoteReference"/>
            <w:sz w:val="16"/>
            <w:szCs w:val="16"/>
            <w:rPrChange w:id="1041" w:author="emmanuel blezes" w:date="2026-05-23T18:38:00Z" w16du:dateUtc="2026-05-23T16:38:00Z">
              <w:rPr>
                <w:rStyle w:val="FootnoteReference"/>
              </w:rPr>
            </w:rPrChange>
          </w:rPr>
          <w:footnoteRef/>
        </w:r>
        <w:r w:rsidRPr="008D3D5D" w:rsidDel="00D2501C">
          <w:rPr>
            <w:sz w:val="16"/>
            <w:szCs w:val="16"/>
            <w:rPrChange w:id="1042" w:author="emmanuel blezes" w:date="2026-05-23T18:38:00Z" w16du:dateUtc="2026-05-23T16:38:00Z">
              <w:rPr/>
            </w:rPrChange>
          </w:rPr>
          <w:delText xml:space="preserve"> Le rachat d’Alstom Énergie par General Electric pour 12,4 milliards de dollars en 2015 a été présenté à l’époque comme une « alliance stratégique » assortie de garanties (préservation des emplois français, </w:delText>
        </w:r>
        <w:r w:rsidRPr="008D3D5D" w:rsidDel="00D2501C">
          <w:rPr>
            <w:i/>
            <w:iCs/>
            <w:sz w:val="16"/>
            <w:szCs w:val="16"/>
            <w:rPrChange w:id="1043" w:author="emmanuel blezes" w:date="2026-05-23T18:38:00Z" w16du:dateUtc="2026-05-23T16:38:00Z">
              <w:rPr>
                <w:i/>
                <w:iCs/>
              </w:rPr>
            </w:rPrChange>
          </w:rPr>
          <w:delText>joint ventures</w:delText>
        </w:r>
        <w:r w:rsidRPr="008D3D5D" w:rsidDel="00D2501C">
          <w:rPr>
            <w:sz w:val="16"/>
            <w:szCs w:val="16"/>
            <w:rPrChange w:id="1044" w:author="emmanuel blezes" w:date="2026-05-23T18:38:00Z" w16du:dateUtc="2026-05-23T16:38:00Z">
              <w:rPr/>
            </w:rPrChange>
          </w:rPr>
          <w:delText xml:space="preserve"> paritaires sur les turbines nucléaires). Dix ans plus tard, le bilan est sans appel : suppressions massives en France, sortie de GE des activités les plus stratégiques, démantèlement progressif des </w:delText>
        </w:r>
        <w:r w:rsidRPr="008D3D5D" w:rsidDel="00D2501C">
          <w:rPr>
            <w:i/>
            <w:iCs/>
            <w:sz w:val="16"/>
            <w:szCs w:val="16"/>
            <w:rPrChange w:id="1045" w:author="emmanuel blezes" w:date="2026-05-23T18:38:00Z" w16du:dateUtc="2026-05-23T16:38:00Z">
              <w:rPr>
                <w:i/>
                <w:iCs/>
              </w:rPr>
            </w:rPrChange>
          </w:rPr>
          <w:delText>joint ventures</w:delText>
        </w:r>
        <w:r w:rsidRPr="008D3D5D" w:rsidDel="00D2501C">
          <w:rPr>
            <w:sz w:val="16"/>
            <w:szCs w:val="16"/>
            <w:rPrChange w:id="1046" w:author="emmanuel blezes" w:date="2026-05-23T18:38:00Z" w16du:dateUtc="2026-05-23T16:38:00Z">
              <w:rPr/>
            </w:rPrChange>
          </w:rPr>
          <w:delText xml:space="preserve">. Voir notamment le rapport de la Commission d’enquête de l’Assemblée nationale sur les décisions de l’État en matière de politique industrielle, </w:delText>
        </w:r>
        <w:r w:rsidRPr="008D3D5D" w:rsidDel="00D2501C">
          <w:rPr>
            <w:i/>
            <w:iCs/>
            <w:sz w:val="16"/>
            <w:szCs w:val="16"/>
            <w:rPrChange w:id="1047" w:author="emmanuel blezes" w:date="2026-05-23T18:38:00Z" w16du:dateUtc="2026-05-23T16:38:00Z">
              <w:rPr>
                <w:i/>
                <w:iCs/>
              </w:rPr>
            </w:rPrChange>
          </w:rPr>
          <w:delText>Cas Alstom</w:delText>
        </w:r>
        <w:r w:rsidRPr="008D3D5D" w:rsidDel="00D2501C">
          <w:rPr>
            <w:sz w:val="16"/>
            <w:szCs w:val="16"/>
            <w:rPrChange w:id="1048" w:author="emmanuel blezes" w:date="2026-05-23T18:38:00Z" w16du:dateUtc="2026-05-23T16:38:00Z">
              <w:rPr/>
            </w:rPrChange>
          </w:rPr>
          <w:delText xml:space="preserve">, 2018 ; et Frédéric Pierucci, </w:delText>
        </w:r>
        <w:r w:rsidRPr="008D3D5D" w:rsidDel="00D2501C">
          <w:rPr>
            <w:i/>
            <w:iCs/>
            <w:sz w:val="16"/>
            <w:szCs w:val="16"/>
            <w:rPrChange w:id="1049" w:author="emmanuel blezes" w:date="2026-05-23T18:38:00Z" w16du:dateUtc="2026-05-23T16:38:00Z">
              <w:rPr>
                <w:i/>
                <w:iCs/>
              </w:rPr>
            </w:rPrChange>
          </w:rPr>
          <w:delText>Le Piège américain</w:delText>
        </w:r>
        <w:r w:rsidRPr="008D3D5D" w:rsidDel="00D2501C">
          <w:rPr>
            <w:sz w:val="16"/>
            <w:szCs w:val="16"/>
            <w:rPrChange w:id="1050" w:author="emmanuel blezes" w:date="2026-05-23T18:38:00Z" w16du:dateUtc="2026-05-23T16:38:00Z">
              <w:rPr/>
            </w:rPrChange>
          </w:rPr>
          <w:delText>, JC Lattès, 2019.</w:delText>
        </w:r>
      </w:del>
    </w:p>
  </w:footnote>
  <w:footnote w:id="13">
    <w:p w14:paraId="1B8C386D" w14:textId="77777777" w:rsidR="00B437D0" w:rsidRPr="008D3D5D" w:rsidDel="00D2501C" w:rsidRDefault="00000000">
      <w:pPr>
        <w:pStyle w:val="FootnoteText"/>
        <w:rPr>
          <w:del w:id="1053" w:author="emmanuel blezes" w:date="2026-05-18T22:34:00Z" w16du:dateUtc="2026-05-18T20:34:00Z"/>
          <w:sz w:val="16"/>
          <w:szCs w:val="16"/>
          <w:rPrChange w:id="1054" w:author="emmanuel blezes" w:date="2026-05-23T18:38:00Z" w16du:dateUtc="2026-05-23T16:38:00Z">
            <w:rPr>
              <w:del w:id="1055" w:author="emmanuel blezes" w:date="2026-05-18T22:34:00Z" w16du:dateUtc="2026-05-18T20:34:00Z"/>
            </w:rPr>
          </w:rPrChange>
        </w:rPr>
      </w:pPr>
      <w:del w:id="1056" w:author="emmanuel blezes" w:date="2026-05-18T22:34:00Z" w16du:dateUtc="2026-05-18T20:34:00Z">
        <w:r w:rsidRPr="008D3D5D" w:rsidDel="00D2501C">
          <w:rPr>
            <w:rStyle w:val="FootnoteReference"/>
            <w:sz w:val="16"/>
            <w:szCs w:val="16"/>
            <w:rPrChange w:id="1057" w:author="emmanuel blezes" w:date="2026-05-23T18:38:00Z" w16du:dateUtc="2026-05-23T16:38:00Z">
              <w:rPr>
                <w:rStyle w:val="FootnoteReference"/>
              </w:rPr>
            </w:rPrChange>
          </w:rPr>
          <w:footnoteRef/>
        </w:r>
        <w:r w:rsidRPr="008D3D5D" w:rsidDel="00D2501C">
          <w:rPr>
            <w:sz w:val="16"/>
            <w:szCs w:val="16"/>
            <w:rPrChange w:id="1058" w:author="emmanuel blezes" w:date="2026-05-23T18:38:00Z" w16du:dateUtc="2026-05-23T16:38:00Z">
              <w:rPr/>
            </w:rPrChange>
          </w:rPr>
          <w:delText xml:space="preserve"> Searchlight Capital Partners (États-Unis) a pris le contrôle de Latécoère en 2020 à l’occasion d’une recapitalisation rendue nécessaire par la crise sanitaire. </w:delText>
        </w:r>
        <w:r w:rsidRPr="008D3D5D" w:rsidDel="00D2501C">
          <w:rPr>
            <w:i/>
            <w:iCs/>
            <w:sz w:val="16"/>
            <w:szCs w:val="16"/>
            <w:rPrChange w:id="1059" w:author="emmanuel blezes" w:date="2026-05-23T18:38:00Z" w16du:dateUtc="2026-05-23T16:38:00Z">
              <w:rPr>
                <w:i/>
                <w:iCs/>
              </w:rPr>
            </w:rPrChange>
          </w:rPr>
          <w:delText>Le Figaro</w:delText>
        </w:r>
        <w:r w:rsidRPr="008D3D5D" w:rsidDel="00D2501C">
          <w:rPr>
            <w:sz w:val="16"/>
            <w:szCs w:val="16"/>
            <w:rPrChange w:id="1060" w:author="emmanuel blezes" w:date="2026-05-23T18:38:00Z" w16du:dateUtc="2026-05-23T16:38:00Z">
              <w:rPr/>
            </w:rPrChange>
          </w:rPr>
          <w:delText xml:space="preserve">, </w:delText>
        </w:r>
        <w:r w:rsidRPr="008D3D5D" w:rsidDel="00D2501C">
          <w:rPr>
            <w:i/>
            <w:iCs/>
            <w:sz w:val="16"/>
            <w:szCs w:val="16"/>
            <w:rPrChange w:id="1061" w:author="emmanuel blezes" w:date="2026-05-23T18:38:00Z" w16du:dateUtc="2026-05-23T16:38:00Z">
              <w:rPr>
                <w:i/>
                <w:iCs/>
              </w:rPr>
            </w:rPrChange>
          </w:rPr>
          <w:delText>Latécoère sous pavillon américain</w:delText>
        </w:r>
        <w:r w:rsidRPr="008D3D5D" w:rsidDel="00D2501C">
          <w:rPr>
            <w:sz w:val="16"/>
            <w:szCs w:val="16"/>
            <w:rPrChange w:id="1062" w:author="emmanuel blezes" w:date="2026-05-23T18:38:00Z" w16du:dateUtc="2026-05-23T16:38:00Z">
              <w:rPr/>
            </w:rPrChange>
          </w:rPr>
          <w:delText>, 2020.</w:delText>
        </w:r>
      </w:del>
    </w:p>
  </w:footnote>
  <w:footnote w:id="14">
    <w:p w14:paraId="6D5D79CC" w14:textId="77777777" w:rsidR="00B437D0" w:rsidRPr="008D3D5D" w:rsidRDefault="00000000" w:rsidP="00363703">
      <w:pPr>
        <w:pStyle w:val="FootnoteText"/>
        <w:rPr>
          <w:sz w:val="16"/>
          <w:szCs w:val="16"/>
          <w:rPrChange w:id="1122" w:author="emmanuel blezes" w:date="2026-05-23T18:38:00Z" w16du:dateUtc="2026-05-23T16:38:00Z">
            <w:rPr/>
          </w:rPrChange>
        </w:rPr>
      </w:pPr>
      <w:r w:rsidRPr="008D3D5D">
        <w:rPr>
          <w:rStyle w:val="FootnoteReference"/>
          <w:sz w:val="16"/>
          <w:szCs w:val="16"/>
          <w:rPrChange w:id="1123" w:author="emmanuel blezes" w:date="2026-05-23T18:38:00Z" w16du:dateUtc="2026-05-23T16:38:00Z">
            <w:rPr>
              <w:rStyle w:val="FootnoteReference"/>
            </w:rPr>
          </w:rPrChange>
        </w:rPr>
        <w:footnoteRef/>
      </w:r>
      <w:r w:rsidRPr="008D3D5D">
        <w:rPr>
          <w:sz w:val="16"/>
          <w:szCs w:val="16"/>
          <w:rPrChange w:id="1124" w:author="emmanuel blezes" w:date="2026-05-23T18:38:00Z" w16du:dateUtc="2026-05-23T16:38:00Z">
            <w:rPr/>
          </w:rPrChange>
        </w:rPr>
        <w:t xml:space="preserve"> </w:t>
      </w:r>
      <w:ins w:id="1125" w:author="emmanuel blezes" w:date="2026-05-23T17:46:00Z" w16du:dateUtc="2026-05-23T15:46:00Z">
        <w:r w:rsidR="00363703" w:rsidRPr="008D3D5D">
          <w:rPr>
            <w:sz w:val="16"/>
            <w:szCs w:val="16"/>
            <w:rPrChange w:id="1126" w:author="emmanuel blezes" w:date="2026-05-23T18:38:00Z" w16du:dateUtc="2026-05-23T16:38:00Z">
              <w:rPr>
                <w:sz w:val="20"/>
                <w:szCs w:val="20"/>
              </w:rPr>
            </w:rPrChange>
          </w:rPr>
          <w:t>Banque de France, La détention par les non-résidents des actions des sociétés françaises du CAC 40 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 l'indice, soit des sociétés cotées dont la maison-mère est étrangère). Sur ces 35 sociétés : 19 sont détenues à plus de 50 % par des non-résidents, 11 entre 30 et 50 %, 5 en deçà de 30 %.</w:t>
        </w:r>
      </w:ins>
      <w:del w:id="1127" w:author="emmanuel blezes" w:date="2026-05-23T17:46:00Z" w16du:dateUtc="2026-05-23T15:46:00Z">
        <w:r w:rsidRPr="008D3D5D" w:rsidDel="00363703">
          <w:rPr>
            <w:sz w:val="16"/>
            <w:szCs w:val="16"/>
            <w:rPrChange w:id="1128" w:author="emmanuel blezes" w:date="2026-05-23T18:38:00Z" w16du:dateUtc="2026-05-23T16:38:00Z">
              <w:rPr/>
            </w:rPrChange>
          </w:rPr>
          <w:delText xml:space="preserve">Banque de France, </w:delText>
        </w:r>
        <w:r w:rsidRPr="008D3D5D" w:rsidDel="00363703">
          <w:rPr>
            <w:i/>
            <w:iCs/>
            <w:sz w:val="16"/>
            <w:szCs w:val="16"/>
            <w:rPrChange w:id="1129" w:author="emmanuel blezes" w:date="2026-05-23T18:38:00Z" w16du:dateUtc="2026-05-23T16:38:00Z">
              <w:rPr>
                <w:i/>
                <w:iCs/>
              </w:rPr>
            </w:rPrChange>
          </w:rPr>
          <w:delText>La détention par les non-résidents des actions des sociétés françaises du CAC 40 augmente très légèrement en 2024</w:delText>
        </w:r>
        <w:r w:rsidRPr="008D3D5D" w:rsidDel="00363703">
          <w:rPr>
            <w:sz w:val="16"/>
            <w:szCs w:val="16"/>
            <w:rPrChange w:id="1130" w:author="emmanuel blezes" w:date="2026-05-23T18:38:00Z" w16du:dateUtc="2026-05-23T16:38:00Z">
              <w:rPr/>
            </w:rPrChange>
          </w:rPr>
          <w:delText>, communiqué, 2024 (</w:delText>
        </w:r>
        <w:bookmarkStart w:id="1131" w:name="OLE_LINK2"/>
        <w:r w:rsidRPr="008D3D5D" w:rsidDel="00363703">
          <w:rPr>
            <w:sz w:val="16"/>
            <w:szCs w:val="16"/>
            <w:rPrChange w:id="1132" w:author="emmanuel blezes" w:date="2026-05-23T18:38:00Z" w16du:dateUtc="2026-05-23T16:38:00Z">
              <w:rPr/>
            </w:rPrChange>
          </w:rPr>
          <w:delText>https://www.banque-france.fr/fr/publications-et-statistiques/publications/la-detention-des-actions-des-societes-francaises-du-cac-40-par-les-non-residents-augmente-tres</w:delText>
        </w:r>
        <w:bookmarkEnd w:id="1131"/>
        <w:r w:rsidRPr="008D3D5D" w:rsidDel="00363703">
          <w:rPr>
            <w:sz w:val="16"/>
            <w:szCs w:val="16"/>
            <w:rPrChange w:id="1133" w:author="emmanuel blezes" w:date="2026-05-23T18:38:00Z" w16du:dateUtc="2026-05-23T16:38:00Z">
              <w:rPr/>
            </w:rPrChange>
          </w:rPr>
          <w:delText>). Sur 35 sociétés analysées, 19 sont détenues à plus de 50 % par des non-résidents, 11 entre 30 et 50 %, et 5 en deçà de 30 %.</w:delText>
        </w:r>
      </w:del>
    </w:p>
  </w:footnote>
  <w:footnote w:id="15">
    <w:p w14:paraId="36167CE6" w14:textId="77777777" w:rsidR="00B437D0" w:rsidRPr="008D3D5D" w:rsidRDefault="00000000" w:rsidP="009875C0">
      <w:pPr>
        <w:pStyle w:val="FootnoteText"/>
        <w:rPr>
          <w:sz w:val="16"/>
          <w:szCs w:val="16"/>
          <w:rPrChange w:id="1179" w:author="emmanuel blezes" w:date="2026-05-23T18:38:00Z" w16du:dateUtc="2026-05-23T16:38:00Z">
            <w:rPr/>
          </w:rPrChange>
        </w:rPr>
      </w:pPr>
      <w:r w:rsidRPr="008D3D5D">
        <w:rPr>
          <w:rStyle w:val="FootnoteReference"/>
          <w:sz w:val="16"/>
          <w:szCs w:val="16"/>
          <w:rPrChange w:id="1180" w:author="emmanuel blezes" w:date="2026-05-23T18:38:00Z" w16du:dateUtc="2026-05-23T16:38:00Z">
            <w:rPr>
              <w:rStyle w:val="FootnoteReference"/>
            </w:rPr>
          </w:rPrChange>
        </w:rPr>
        <w:footnoteRef/>
      </w:r>
      <w:r w:rsidRPr="008D3D5D">
        <w:rPr>
          <w:sz w:val="16"/>
          <w:szCs w:val="16"/>
          <w:lang w:val="en-GB"/>
          <w:rPrChange w:id="1181" w:author="emmanuel blezes" w:date="2026-05-23T18:38:00Z" w16du:dateUtc="2026-05-23T16:38:00Z">
            <w:rPr>
              <w:lang w:val="en-GB"/>
            </w:rPr>
          </w:rPrChange>
        </w:rPr>
        <w:t xml:space="preserve"> </w:t>
      </w:r>
      <w:ins w:id="1182" w:author="emmanuel blezes" w:date="2026-05-23T17:55:00Z" w16du:dateUtc="2026-05-23T15:55:00Z">
        <w:r w:rsidR="009875C0" w:rsidRPr="008D3D5D">
          <w:rPr>
            <w:sz w:val="16"/>
            <w:szCs w:val="16"/>
            <w:lang w:val="en-GB"/>
            <w:rPrChange w:id="1183" w:author="emmanuel blezes" w:date="2026-05-23T18:38:00Z" w16du:dateUtc="2026-05-23T16:38:00Z">
              <w:rPr>
                <w:sz w:val="20"/>
                <w:szCs w:val="20"/>
                <w:lang w:val="en-GB"/>
              </w:rPr>
            </w:rPrChange>
          </w:rPr>
          <w:t xml:space="preserve">Norges Bank Investment Management, Government Pension Fund Global — Annual Report 2024, 2025 (https://www.nbim.no). </w:t>
        </w:r>
        <w:r w:rsidR="009875C0" w:rsidRPr="008D3D5D">
          <w:rPr>
            <w:sz w:val="16"/>
            <w:szCs w:val="16"/>
            <w:rPrChange w:id="1184" w:author="emmanuel blezes" w:date="2026-05-23T18:38:00Z" w16du:dateUtc="2026-05-23T16:38:00Z">
              <w:rPr>
                <w:sz w:val="20"/>
                <w:szCs w:val="20"/>
                <w:lang w:val="en-GB"/>
              </w:rPr>
            </w:rPrChange>
          </w:rPr>
          <w:t>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 publiques. Parmi ses principales participations françaises : Sanofi, TotalEnergies, LVMH, Schneider Electric, Air Liquide. Sur sa décision de désinvestir des énergies fossiles, voir ABP, communiqué «Sustainable and responsible investment policy », 26 octobre 2021(https://www.abp.nl/over-abp/duurzaam-en-verantwoord-beleggen/).</w:t>
        </w:r>
      </w:ins>
      <w:del w:id="1185" w:author="emmanuel blezes" w:date="2026-05-23T17:55:00Z" w16du:dateUtc="2026-05-23T15:55:00Z">
        <w:r w:rsidRPr="008D3D5D" w:rsidDel="009875C0">
          <w:rPr>
            <w:sz w:val="16"/>
            <w:szCs w:val="16"/>
            <w:rPrChange w:id="1186" w:author="emmanuel blezes" w:date="2026-05-23T18:38:00Z" w16du:dateUtc="2026-05-23T16:38:00Z">
              <w:rPr>
                <w:lang w:val="en-GB"/>
              </w:rPr>
            </w:rPrChange>
          </w:rPr>
          <w:delText xml:space="preserve">Norges Bank Investment Management, </w:delText>
        </w:r>
        <w:r w:rsidRPr="008D3D5D" w:rsidDel="009875C0">
          <w:rPr>
            <w:i/>
            <w:iCs/>
            <w:sz w:val="16"/>
            <w:szCs w:val="16"/>
            <w:rPrChange w:id="1187" w:author="emmanuel blezes" w:date="2026-05-23T18:38:00Z" w16du:dateUtc="2026-05-23T16:38:00Z">
              <w:rPr>
                <w:i/>
                <w:iCs/>
                <w:lang w:val="en-GB"/>
              </w:rPr>
            </w:rPrChange>
          </w:rPr>
          <w:delText xml:space="preserve">Government Pension Fund Global </w:delText>
        </w:r>
      </w:del>
      <w:del w:id="1188" w:author="emmanuel blezes" w:date="2026-05-18T20:04:00Z" w16du:dateUtc="2026-05-18T18:04:00Z">
        <w:r w:rsidRPr="008D3D5D" w:rsidDel="00146C66">
          <w:rPr>
            <w:i/>
            <w:iCs/>
            <w:sz w:val="16"/>
            <w:szCs w:val="16"/>
            <w:rPrChange w:id="1189" w:author="emmanuel blezes" w:date="2026-05-23T18:38:00Z" w16du:dateUtc="2026-05-23T16:38:00Z">
              <w:rPr>
                <w:i/>
                <w:iCs/>
                <w:lang w:val="en-GB"/>
              </w:rPr>
            </w:rPrChange>
          </w:rPr>
          <w:delText>—</w:delText>
        </w:r>
      </w:del>
      <w:del w:id="1190" w:author="emmanuel blezes" w:date="2026-05-23T17:55:00Z" w16du:dateUtc="2026-05-23T15:55:00Z">
        <w:r w:rsidRPr="008D3D5D" w:rsidDel="009875C0">
          <w:rPr>
            <w:i/>
            <w:iCs/>
            <w:sz w:val="16"/>
            <w:szCs w:val="16"/>
            <w:rPrChange w:id="1191" w:author="emmanuel blezes" w:date="2026-05-23T18:38:00Z" w16du:dateUtc="2026-05-23T16:38:00Z">
              <w:rPr>
                <w:i/>
                <w:iCs/>
                <w:lang w:val="en-GB"/>
              </w:rPr>
            </w:rPrChange>
          </w:rPr>
          <w:delText xml:space="preserve"> Annual Report 2024</w:delText>
        </w:r>
        <w:r w:rsidRPr="008D3D5D" w:rsidDel="009875C0">
          <w:rPr>
            <w:sz w:val="16"/>
            <w:szCs w:val="16"/>
            <w:rPrChange w:id="1192" w:author="emmanuel blezes" w:date="2026-05-23T18:38:00Z" w16du:dateUtc="2026-05-23T16:38:00Z">
              <w:rPr>
                <w:lang w:val="en-GB"/>
              </w:rPr>
            </w:rPrChange>
          </w:rPr>
          <w:delText xml:space="preserve">, 2025 (https://www.nbim.no). </w:delText>
        </w:r>
        <w:r w:rsidRPr="008D3D5D" w:rsidDel="009875C0">
          <w:rPr>
            <w:sz w:val="16"/>
            <w:szCs w:val="16"/>
            <w:rPrChange w:id="1193" w:author="emmanuel blezes" w:date="2026-05-23T18:38:00Z" w16du:dateUtc="2026-05-23T16:38:00Z">
              <w:rPr/>
            </w:rPrChange>
          </w:rPr>
          <w:delText xml:space="preserve">Le fonds gérait 1 </w:delText>
        </w:r>
      </w:del>
      <w:del w:id="1194" w:author="emmanuel blezes" w:date="2026-05-20T16:45:00Z" w16du:dateUtc="2026-05-20T14:45:00Z">
        <w:r w:rsidRPr="008D3D5D" w:rsidDel="00612DA3">
          <w:rPr>
            <w:sz w:val="16"/>
            <w:szCs w:val="16"/>
            <w:rPrChange w:id="1195" w:author="emmanuel blezes" w:date="2026-05-23T18:38:00Z" w16du:dateUtc="2026-05-23T16:38:00Z">
              <w:rPr/>
            </w:rPrChange>
          </w:rPr>
          <w:delText>9</w:delText>
        </w:r>
      </w:del>
      <w:del w:id="1196" w:author="emmanuel blezes" w:date="2026-05-23T17:55:00Z" w16du:dateUtc="2026-05-23T15:55:00Z">
        <w:r w:rsidRPr="008D3D5D" w:rsidDel="009875C0">
          <w:rPr>
            <w:sz w:val="16"/>
            <w:szCs w:val="16"/>
            <w:rPrChange w:id="1197" w:author="emmanuel blezes" w:date="2026-05-23T18:38:00Z" w16du:dateUtc="2026-05-23T16:38:00Z">
              <w:rPr/>
            </w:rPrChange>
          </w:rPr>
          <w:delText>50 milliards de dollars à fin 2024 et détenait, parmi ses participations françaises</w:delText>
        </w:r>
      </w:del>
      <w:del w:id="1198" w:author="emmanuel blezes" w:date="2026-05-20T16:46:00Z" w16du:dateUtc="2026-05-20T14:46:00Z">
        <w:r w:rsidRPr="008D3D5D" w:rsidDel="00612DA3">
          <w:rPr>
            <w:sz w:val="16"/>
            <w:szCs w:val="16"/>
            <w:rPrChange w:id="1199" w:author="emmanuel blezes" w:date="2026-05-23T18:38:00Z" w16du:dateUtc="2026-05-23T16:38:00Z">
              <w:rPr/>
            </w:rPrChange>
          </w:rPr>
          <w:delText xml:space="preserve">, plus de 4 milliards d’euros d’actions </w:delText>
        </w:r>
      </w:del>
      <w:del w:id="1200" w:author="emmanuel blezes" w:date="2026-05-23T17:55:00Z" w16du:dateUtc="2026-05-23T15:55:00Z">
        <w:r w:rsidRPr="008D3D5D" w:rsidDel="009875C0">
          <w:rPr>
            <w:sz w:val="16"/>
            <w:szCs w:val="16"/>
            <w:rPrChange w:id="1201" w:author="emmanuel blezes" w:date="2026-05-23T18:38:00Z" w16du:dateUtc="2026-05-23T16:38:00Z">
              <w:rPr/>
            </w:rPrChange>
          </w:rPr>
          <w:delText>Sanof</w:delText>
        </w:r>
      </w:del>
      <w:del w:id="1202" w:author="emmanuel blezes" w:date="2026-05-20T16:46:00Z" w16du:dateUtc="2026-05-20T14:46:00Z">
        <w:r w:rsidRPr="008D3D5D" w:rsidDel="00612DA3">
          <w:rPr>
            <w:sz w:val="16"/>
            <w:szCs w:val="16"/>
            <w:rPrChange w:id="1203" w:author="emmanuel blezes" w:date="2026-05-23T18:38:00Z" w16du:dateUtc="2026-05-23T16:38:00Z">
              <w:rPr/>
            </w:rPrChange>
          </w:rPr>
          <w:delText>i, environ 3,5 milliards de</w:delText>
        </w:r>
        <w:r w:rsidRPr="008D3D5D" w:rsidDel="0017779A">
          <w:rPr>
            <w:sz w:val="16"/>
            <w:szCs w:val="16"/>
            <w:rPrChange w:id="1204" w:author="emmanuel blezes" w:date="2026-05-23T18:38:00Z" w16du:dateUtc="2026-05-23T16:38:00Z">
              <w:rPr/>
            </w:rPrChange>
          </w:rPr>
          <w:delText xml:space="preserve"> </w:delText>
        </w:r>
      </w:del>
      <w:del w:id="1205" w:author="emmanuel blezes" w:date="2026-05-23T17:55:00Z" w16du:dateUtc="2026-05-23T15:55:00Z">
        <w:r w:rsidRPr="008D3D5D" w:rsidDel="009875C0">
          <w:rPr>
            <w:sz w:val="16"/>
            <w:szCs w:val="16"/>
            <w:rPrChange w:id="1206" w:author="emmanuel blezes" w:date="2026-05-23T18:38:00Z" w16du:dateUtc="2026-05-23T16:38:00Z">
              <w:rPr/>
            </w:rPrChange>
          </w:rPr>
          <w:delText xml:space="preserve">TotalEnergies, </w:delText>
        </w:r>
      </w:del>
      <w:del w:id="1207" w:author="emmanuel blezes" w:date="2026-05-20T16:46:00Z" w16du:dateUtc="2026-05-20T14:46:00Z">
        <w:r w:rsidRPr="008D3D5D" w:rsidDel="00612DA3">
          <w:rPr>
            <w:sz w:val="16"/>
            <w:szCs w:val="16"/>
            <w:rPrChange w:id="1208" w:author="emmanuel blezes" w:date="2026-05-23T18:38:00Z" w16du:dateUtc="2026-05-23T16:38:00Z">
              <w:rPr/>
            </w:rPrChange>
          </w:rPr>
          <w:delText xml:space="preserve">et des positions notables sur </w:delText>
        </w:r>
      </w:del>
      <w:del w:id="1209" w:author="emmanuel blezes" w:date="2026-05-23T17:55:00Z" w16du:dateUtc="2026-05-23T15:55:00Z">
        <w:r w:rsidRPr="008D3D5D" w:rsidDel="009875C0">
          <w:rPr>
            <w:sz w:val="16"/>
            <w:szCs w:val="16"/>
            <w:rPrChange w:id="1210" w:author="emmanuel blezes" w:date="2026-05-23T18:38:00Z" w16du:dateUtc="2026-05-23T16:38:00Z">
              <w:rPr/>
            </w:rPrChange>
          </w:rPr>
          <w:delText>LVMH, Schneider Electric, Air Liquide.</w:delText>
        </w:r>
      </w:del>
    </w:p>
  </w:footnote>
  <w:footnote w:id="16">
    <w:p w14:paraId="17C24BB7" w14:textId="77777777" w:rsidR="00B437D0" w:rsidRPr="008D3D5D" w:rsidDel="00C76695" w:rsidRDefault="00000000">
      <w:pPr>
        <w:pStyle w:val="FootnoteText"/>
        <w:rPr>
          <w:del w:id="1274" w:author="emmanuel blezes" w:date="2026-05-20T16:36:00Z" w16du:dateUtc="2026-05-20T14:36:00Z"/>
          <w:sz w:val="16"/>
          <w:szCs w:val="16"/>
          <w:rPrChange w:id="1275" w:author="emmanuel blezes" w:date="2026-05-23T18:38:00Z" w16du:dateUtc="2026-05-23T16:38:00Z">
            <w:rPr>
              <w:del w:id="1276" w:author="emmanuel blezes" w:date="2026-05-20T16:36:00Z" w16du:dateUtc="2026-05-20T14:36:00Z"/>
            </w:rPr>
          </w:rPrChange>
        </w:rPr>
      </w:pPr>
      <w:del w:id="1277" w:author="emmanuel blezes" w:date="2026-05-20T16:36:00Z" w16du:dateUtc="2026-05-20T14:36:00Z">
        <w:r w:rsidRPr="008D3D5D" w:rsidDel="00C76695">
          <w:rPr>
            <w:rStyle w:val="FootnoteReference"/>
            <w:sz w:val="16"/>
            <w:szCs w:val="16"/>
            <w:rPrChange w:id="1278" w:author="emmanuel blezes" w:date="2026-05-23T18:38:00Z" w16du:dateUtc="2026-05-23T16:38:00Z">
              <w:rPr>
                <w:rStyle w:val="FootnoteReference"/>
              </w:rPr>
            </w:rPrChange>
          </w:rPr>
          <w:footnoteRef/>
        </w:r>
        <w:r w:rsidRPr="008D3D5D" w:rsidDel="00C76695">
          <w:rPr>
            <w:sz w:val="16"/>
            <w:szCs w:val="16"/>
            <w:rPrChange w:id="1279" w:author="emmanuel blezes" w:date="2026-05-23T18:38:00Z" w16du:dateUtc="2026-05-23T16:38:00Z">
              <w:rPr/>
            </w:rPrChange>
          </w:rPr>
          <w:delText xml:space="preserve"> Vernimmen.net, </w:delText>
        </w:r>
        <w:r w:rsidRPr="008D3D5D" w:rsidDel="00C76695">
          <w:rPr>
            <w:i/>
            <w:iCs/>
            <w:sz w:val="16"/>
            <w:szCs w:val="16"/>
            <w:rPrChange w:id="1280" w:author="emmanuel blezes" w:date="2026-05-23T18:38:00Z" w16du:dateUtc="2026-05-23T16:38:00Z">
              <w:rPr>
                <w:i/>
                <w:iCs/>
              </w:rPr>
            </w:rPrChange>
          </w:rPr>
          <w:delText>Dividendes du CAC 40 en 2024</w:delText>
        </w:r>
        <w:r w:rsidRPr="008D3D5D" w:rsidDel="00C76695">
          <w:rPr>
            <w:sz w:val="16"/>
            <w:szCs w:val="16"/>
            <w:rPrChange w:id="1281" w:author="emmanuel blezes" w:date="2026-05-23T18:38:00Z" w16du:dateUtc="2026-05-23T16:38:00Z">
              <w:rPr/>
            </w:rPrChange>
          </w:rPr>
          <w:delText xml:space="preserve">, 2025 ; voir également </w:delText>
        </w:r>
        <w:r w:rsidRPr="008D3D5D" w:rsidDel="00C76695">
          <w:rPr>
            <w:i/>
            <w:iCs/>
            <w:sz w:val="16"/>
            <w:szCs w:val="16"/>
            <w:rPrChange w:id="1282" w:author="emmanuel blezes" w:date="2026-05-23T18:38:00Z" w16du:dateUtc="2026-05-23T16:38:00Z">
              <w:rPr>
                <w:i/>
                <w:iCs/>
              </w:rPr>
            </w:rPrChange>
          </w:rPr>
          <w:delText>Économie Matin</w:delText>
        </w:r>
        <w:r w:rsidRPr="008D3D5D" w:rsidDel="00C76695">
          <w:rPr>
            <w:sz w:val="16"/>
            <w:szCs w:val="16"/>
            <w:rPrChange w:id="1283" w:author="emmanuel blezes" w:date="2026-05-23T18:38:00Z" w16du:dateUtc="2026-05-23T16:38:00Z">
              <w:rPr/>
            </w:rPrChange>
          </w:rPr>
          <w:delText xml:space="preserve">, </w:delText>
        </w:r>
        <w:r w:rsidRPr="008D3D5D" w:rsidDel="00C76695">
          <w:rPr>
            <w:i/>
            <w:iCs/>
            <w:sz w:val="16"/>
            <w:szCs w:val="16"/>
            <w:rPrChange w:id="1284" w:author="emmanuel blezes" w:date="2026-05-23T18:38:00Z" w16du:dateUtc="2026-05-23T16:38:00Z">
              <w:rPr>
                <w:i/>
                <w:iCs/>
              </w:rPr>
            </w:rPrChange>
          </w:rPr>
          <w:delText>CAC 40 : 73 milliards de dividendes versés en 2024, près de la moitié à l’étranger</w:delText>
        </w:r>
        <w:r w:rsidRPr="008D3D5D" w:rsidDel="00C76695">
          <w:rPr>
            <w:sz w:val="16"/>
            <w:szCs w:val="16"/>
            <w:rPrChange w:id="1285" w:author="emmanuel blezes" w:date="2026-05-23T18:38:00Z" w16du:dateUtc="2026-05-23T16:38:00Z">
              <w:rPr/>
            </w:rPrChange>
          </w:rPr>
          <w:delText>, 2024 (https://www.economiematin.fr/cac40-dividende-actionnaires-etranger-argent-bourse).</w:delText>
        </w:r>
      </w:del>
    </w:p>
  </w:footnote>
  <w:footnote w:id="17">
    <w:p w14:paraId="13DF5BE3" w14:textId="77777777" w:rsidR="00926BE6" w:rsidRPr="008D3D5D" w:rsidRDefault="00926BE6" w:rsidP="00926BE6">
      <w:pPr>
        <w:pStyle w:val="FootnoteText"/>
        <w:rPr>
          <w:sz w:val="16"/>
          <w:szCs w:val="16"/>
          <w:rPrChange w:id="1297" w:author="emmanuel blezes" w:date="2026-05-23T18:38:00Z" w16du:dateUtc="2026-05-23T16:38:00Z">
            <w:rPr/>
          </w:rPrChange>
        </w:rPr>
      </w:pPr>
      <w:ins w:id="1298" w:author="emmanuel blezes" w:date="2026-05-23T17:59:00Z" w16du:dateUtc="2026-05-23T15:59:00Z">
        <w:r w:rsidRPr="008D3D5D">
          <w:rPr>
            <w:rStyle w:val="FootnoteReference"/>
            <w:sz w:val="16"/>
            <w:szCs w:val="16"/>
            <w:rPrChange w:id="1299" w:author="emmanuel blezes" w:date="2026-05-23T18:38:00Z" w16du:dateUtc="2026-05-23T16:38:00Z">
              <w:rPr>
                <w:rStyle w:val="FootnoteReference"/>
              </w:rPr>
            </w:rPrChange>
          </w:rPr>
          <w:footnoteRef/>
        </w:r>
        <w:r w:rsidRPr="008D3D5D">
          <w:rPr>
            <w:sz w:val="16"/>
            <w:szCs w:val="16"/>
            <w:rPrChange w:id="1300" w:author="emmanuel blezes" w:date="2026-05-23T18:38:00Z" w16du:dateUtc="2026-05-23T16:38:00Z">
              <w:rPr/>
            </w:rPrChange>
          </w:rPr>
          <w:t xml:space="preserve"> 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ins>
    </w:p>
  </w:footnote>
  <w:footnote w:id="18">
    <w:p w14:paraId="7AD4D3FA" w14:textId="77777777" w:rsidR="00B437D0" w:rsidRPr="008D3D5D" w:rsidDel="00612DA3" w:rsidRDefault="00000000">
      <w:pPr>
        <w:pStyle w:val="FootnoteText"/>
        <w:rPr>
          <w:del w:id="1329" w:author="emmanuel blezes" w:date="2026-05-20T16:44:00Z" w16du:dateUtc="2026-05-20T14:44:00Z"/>
          <w:sz w:val="16"/>
          <w:szCs w:val="16"/>
          <w:rPrChange w:id="1330" w:author="emmanuel blezes" w:date="2026-05-23T18:38:00Z" w16du:dateUtc="2026-05-23T16:38:00Z">
            <w:rPr>
              <w:del w:id="1331" w:author="emmanuel blezes" w:date="2026-05-20T16:44:00Z" w16du:dateUtc="2026-05-20T14:44:00Z"/>
            </w:rPr>
          </w:rPrChange>
        </w:rPr>
      </w:pPr>
      <w:del w:id="1332" w:author="emmanuel blezes" w:date="2026-05-20T16:44:00Z" w16du:dateUtc="2026-05-20T14:44:00Z">
        <w:r w:rsidRPr="008D3D5D" w:rsidDel="00612DA3">
          <w:rPr>
            <w:rStyle w:val="FootnoteReference"/>
            <w:sz w:val="16"/>
            <w:szCs w:val="16"/>
            <w:rPrChange w:id="1333" w:author="emmanuel blezes" w:date="2026-05-23T18:38:00Z" w16du:dateUtc="2026-05-23T16:38:00Z">
              <w:rPr>
                <w:rStyle w:val="FootnoteReference"/>
              </w:rPr>
            </w:rPrChange>
          </w:rPr>
          <w:footnoteRef/>
        </w:r>
        <w:r w:rsidRPr="008D3D5D" w:rsidDel="00612DA3">
          <w:rPr>
            <w:sz w:val="16"/>
            <w:szCs w:val="16"/>
            <w:rPrChange w:id="1334" w:author="emmanuel blezes" w:date="2026-05-23T18:38:00Z" w16du:dateUtc="2026-05-23T16:38:00Z">
              <w:rPr/>
            </w:rPrChange>
          </w:rPr>
          <w:delText xml:space="preserve"> Calcul OVLA. Méthode : application du taux moyen de détention non-résidente (50 %) à l’enveloppe globale des dividendes 2024. Pour les sociétés à très forte exposition étrangère (TotalEnergies 60 %, Sanofi 65 %, BNP Paribas 56 %), le taux réel de fuite est supérieur à la moyenne. Une estimation pondérée par société donnerait environ 38-40 Md€ ; la fourchette 36-40 Md€ est cohérente avec les estimations de la place de Paris (Six Financial Information, 2024). Sources d’entrée : Banque de France 2024 (taux par société), Vernimmen 2025 (dividendes par société).</w:delText>
        </w:r>
      </w:del>
    </w:p>
  </w:footnote>
  <w:footnote w:id="19">
    <w:p w14:paraId="51D506B8" w14:textId="77777777" w:rsidR="00B437D0" w:rsidRPr="008D3D5D" w:rsidDel="00612DA3" w:rsidRDefault="00000000">
      <w:pPr>
        <w:pStyle w:val="FootnoteText"/>
        <w:rPr>
          <w:del w:id="1342" w:author="emmanuel blezes" w:date="2026-05-20T16:45:00Z" w16du:dateUtc="2026-05-20T14:45:00Z"/>
          <w:sz w:val="16"/>
          <w:szCs w:val="16"/>
          <w:rPrChange w:id="1343" w:author="emmanuel blezes" w:date="2026-05-23T18:38:00Z" w16du:dateUtc="2026-05-23T16:38:00Z">
            <w:rPr>
              <w:del w:id="1344" w:author="emmanuel blezes" w:date="2026-05-20T16:45:00Z" w16du:dateUtc="2026-05-20T14:45:00Z"/>
            </w:rPr>
          </w:rPrChange>
        </w:rPr>
      </w:pPr>
      <w:del w:id="1345" w:author="emmanuel blezes" w:date="2026-05-20T16:45:00Z" w16du:dateUtc="2026-05-20T14:45:00Z">
        <w:r w:rsidRPr="008D3D5D" w:rsidDel="00612DA3">
          <w:rPr>
            <w:rStyle w:val="FootnoteReference"/>
            <w:sz w:val="16"/>
            <w:szCs w:val="16"/>
            <w:rPrChange w:id="1346" w:author="emmanuel blezes" w:date="2026-05-23T18:38:00Z" w16du:dateUtc="2026-05-23T16:38:00Z">
              <w:rPr>
                <w:rStyle w:val="FootnoteReference"/>
              </w:rPr>
            </w:rPrChange>
          </w:rPr>
          <w:footnoteRef/>
        </w:r>
        <w:r w:rsidRPr="008D3D5D" w:rsidDel="00612DA3">
          <w:rPr>
            <w:sz w:val="16"/>
            <w:szCs w:val="16"/>
            <w:rPrChange w:id="1347" w:author="emmanuel blezes" w:date="2026-05-23T18:38:00Z" w16du:dateUtc="2026-05-23T16:38:00Z">
              <w:rPr/>
            </w:rPrChange>
          </w:rPr>
          <w:delText xml:space="preserve"> Loi de finances pour 2024, mission </w:delText>
        </w:r>
        <w:r w:rsidRPr="008D3D5D" w:rsidDel="00612DA3">
          <w:rPr>
            <w:i/>
            <w:iCs/>
            <w:sz w:val="16"/>
            <w:szCs w:val="16"/>
            <w:rPrChange w:id="1348" w:author="emmanuel blezes" w:date="2026-05-23T18:38:00Z" w16du:dateUtc="2026-05-23T16:38:00Z">
              <w:rPr>
                <w:i/>
                <w:iCs/>
              </w:rPr>
            </w:rPrChange>
          </w:rPr>
          <w:delText>Enseignement scolaire</w:delText>
        </w:r>
        <w:r w:rsidRPr="008D3D5D" w:rsidDel="00612DA3">
          <w:rPr>
            <w:sz w:val="16"/>
            <w:szCs w:val="16"/>
            <w:rPrChange w:id="1349" w:author="emmanuel blezes" w:date="2026-05-23T18:38:00Z" w16du:dateUtc="2026-05-23T16:38:00Z">
              <w:rPr/>
            </w:rPrChange>
          </w:rPr>
          <w:delText xml:space="preserve"> : 62,9 Md€. Source : Direction du Budget, </w:delText>
        </w:r>
        <w:r w:rsidRPr="008D3D5D" w:rsidDel="00612DA3">
          <w:rPr>
            <w:i/>
            <w:iCs/>
            <w:sz w:val="16"/>
            <w:szCs w:val="16"/>
            <w:rPrChange w:id="1350" w:author="emmanuel blezes" w:date="2026-05-23T18:38:00Z" w16du:dateUtc="2026-05-23T16:38:00Z">
              <w:rPr>
                <w:i/>
                <w:iCs/>
              </w:rPr>
            </w:rPrChange>
          </w:rPr>
          <w:delText>Projet de loi de finances pour 2024</w:delText>
        </w:r>
        <w:r w:rsidRPr="008D3D5D" w:rsidDel="00612DA3">
          <w:rPr>
            <w:sz w:val="16"/>
            <w:szCs w:val="16"/>
            <w:rPrChange w:id="1351" w:author="emmanuel blezes" w:date="2026-05-23T18:38:00Z" w16du:dateUtc="2026-05-23T16:38:00Z">
              <w:rPr/>
            </w:rPrChange>
          </w:rPr>
          <w:delText>, 2023.</w:delText>
        </w:r>
      </w:del>
    </w:p>
  </w:footnote>
  <w:footnote w:id="20">
    <w:p w14:paraId="746FA612" w14:textId="77777777" w:rsidR="00417D86" w:rsidRPr="008D3D5D" w:rsidRDefault="00417D86" w:rsidP="00417D86">
      <w:pPr>
        <w:pStyle w:val="FootnoteText"/>
        <w:rPr>
          <w:sz w:val="16"/>
          <w:szCs w:val="16"/>
          <w:rPrChange w:id="1377" w:author="emmanuel blezes" w:date="2026-05-23T18:38:00Z" w16du:dateUtc="2026-05-23T16:38:00Z">
            <w:rPr/>
          </w:rPrChange>
        </w:rPr>
      </w:pPr>
      <w:ins w:id="1378" w:author="emmanuel blezes" w:date="2026-05-23T18:04:00Z" w16du:dateUtc="2026-05-23T16:04:00Z">
        <w:r w:rsidRPr="008D3D5D">
          <w:rPr>
            <w:rStyle w:val="FootnoteReference"/>
            <w:sz w:val="16"/>
            <w:szCs w:val="16"/>
            <w:rPrChange w:id="1379" w:author="emmanuel blezes" w:date="2026-05-23T18:38:00Z" w16du:dateUtc="2026-05-23T16:38:00Z">
              <w:rPr>
                <w:rStyle w:val="FootnoteReference"/>
              </w:rPr>
            </w:rPrChange>
          </w:rPr>
          <w:footnoteRef/>
        </w:r>
        <w:r w:rsidRPr="008D3D5D">
          <w:rPr>
            <w:sz w:val="16"/>
            <w:szCs w:val="16"/>
            <w:rPrChange w:id="1380" w:author="emmanuel blezes" w:date="2026-05-23T18:38:00Z" w16du:dateUtc="2026-05-23T16:38:00Z">
              <w:rPr/>
            </w:rPrChange>
          </w:rPr>
          <w:t xml:space="preserve"> Bpifrance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w:t>
        </w:r>
      </w:ins>
      <w:ins w:id="1381" w:author="emmanuel blezes" w:date="2026-05-23T18:05:00Z" w16du:dateUtc="2026-05-23T16:05:00Z">
        <w:r w:rsidRPr="008D3D5D">
          <w:rPr>
            <w:sz w:val="16"/>
            <w:szCs w:val="16"/>
            <w:rPrChange w:id="1382" w:author="emmanuel blezes" w:date="2026-05-23T18:38:00Z" w16du:dateUtc="2026-05-23T16:38:00Z">
              <w:rPr/>
            </w:rPrChange>
          </w:rPr>
          <w:t xml:space="preserve"> </w:t>
        </w:r>
      </w:ins>
      <w:ins w:id="1383" w:author="emmanuel blezes" w:date="2026-05-23T18:04:00Z" w16du:dateUtc="2026-05-23T16:04:00Z">
        <w:r w:rsidRPr="008D3D5D">
          <w:rPr>
            <w:sz w:val="16"/>
            <w:szCs w:val="16"/>
            <w:rPrChange w:id="1384" w:author="emmanuel blezes" w:date="2026-05-23T18:38:00Z" w16du:dateUtc="2026-05-23T16:38:00Z">
              <w:rPr/>
            </w:rPrChange>
          </w:rPr>
          <w:t>trouveront effectivement repreneur, soit un taux de réussite de 35 %. À titre comparatif, le ratio de</w:t>
        </w:r>
      </w:ins>
      <w:ins w:id="1385" w:author="emmanuel blezes" w:date="2026-05-23T18:05:00Z" w16du:dateUtc="2026-05-23T16:05:00Z">
        <w:r w:rsidRPr="008D3D5D">
          <w:rPr>
            <w:sz w:val="16"/>
            <w:szCs w:val="16"/>
            <w:rPrChange w:id="1386" w:author="emmanuel blezes" w:date="2026-05-23T18:38:00Z" w16du:dateUtc="2026-05-23T16:38:00Z">
              <w:rPr/>
            </w:rPrChange>
          </w:rPr>
          <w:t xml:space="preserve"> </w:t>
        </w:r>
      </w:ins>
      <w:ins w:id="1387" w:author="emmanuel blezes" w:date="2026-05-23T18:04:00Z" w16du:dateUtc="2026-05-23T16:04:00Z">
        <w:r w:rsidRPr="008D3D5D">
          <w:rPr>
            <w:sz w:val="16"/>
            <w:szCs w:val="16"/>
            <w:rPrChange w:id="1388" w:author="emmanuel blezes" w:date="2026-05-23T18:38:00Z" w16du:dateUtc="2026-05-23T16:38:00Z">
              <w:rPr/>
            </w:rPrChange>
          </w:rPr>
          <w:t xml:space="preserve">transmissions effectives au regard des transmissions potentielles oscille entre 60 et 70 % en </w:t>
        </w:r>
      </w:ins>
      <w:ins w:id="1389" w:author="emmanuel blezes" w:date="2026-05-23T18:05:00Z" w16du:dateUtc="2026-05-23T16:05:00Z">
        <w:r w:rsidRPr="008D3D5D">
          <w:rPr>
            <w:sz w:val="16"/>
            <w:szCs w:val="16"/>
            <w:rPrChange w:id="1390" w:author="emmanuel blezes" w:date="2026-05-23T18:38:00Z" w16du:dateUtc="2026-05-23T16:38:00Z">
              <w:rPr/>
            </w:rPrChange>
          </w:rPr>
          <w:t xml:space="preserve">Allemagne </w:t>
        </w:r>
      </w:ins>
      <w:ins w:id="1391" w:author="emmanuel blezes" w:date="2026-05-23T18:04:00Z" w16du:dateUtc="2026-05-23T16:04:00Z">
        <w:r w:rsidRPr="008D3D5D">
          <w:rPr>
            <w:sz w:val="16"/>
            <w:szCs w:val="16"/>
            <w:rPrChange w:id="1392" w:author="emmanuel blezes" w:date="2026-05-23T18:38:00Z" w16du:dateUtc="2026-05-23T16:38:00Z">
              <w:rPr/>
            </w:rPrChange>
          </w:rPr>
          <w:t>(KfW, Mittelstand-Studien) et au Royaume-Uni (ICAEW, Family Business Index), traduisant une différence</w:t>
        </w:r>
      </w:ins>
      <w:ins w:id="1393" w:author="emmanuel blezes" w:date="2026-05-23T18:05:00Z" w16du:dateUtc="2026-05-23T16:05:00Z">
        <w:r w:rsidRPr="008D3D5D">
          <w:rPr>
            <w:sz w:val="16"/>
            <w:szCs w:val="16"/>
            <w:rPrChange w:id="1394" w:author="emmanuel blezes" w:date="2026-05-23T18:38:00Z" w16du:dateUtc="2026-05-23T16:38:00Z">
              <w:rPr/>
            </w:rPrChange>
          </w:rPr>
          <w:t xml:space="preserve"> </w:t>
        </w:r>
      </w:ins>
      <w:ins w:id="1395" w:author="emmanuel blezes" w:date="2026-05-23T18:04:00Z" w16du:dateUtc="2026-05-23T16:04:00Z">
        <w:r w:rsidRPr="008D3D5D">
          <w:rPr>
            <w:sz w:val="16"/>
            <w:szCs w:val="16"/>
            <w:rPrChange w:id="1396" w:author="emmanuel blezes" w:date="2026-05-23T18:38:00Z" w16du:dateUtc="2026-05-23T16:38:00Z">
              <w:rPr/>
            </w:rPrChange>
          </w:rPr>
          <w:t>structurelle de capacité d'absorption par le capital domestique.</w:t>
        </w:r>
      </w:ins>
    </w:p>
  </w:footnote>
  <w:footnote w:id="21">
    <w:p w14:paraId="7A42E996" w14:textId="77777777" w:rsidR="00B437D0" w:rsidRPr="008D3D5D" w:rsidDel="00417D86" w:rsidRDefault="00000000">
      <w:pPr>
        <w:pStyle w:val="FootnoteText"/>
        <w:rPr>
          <w:del w:id="1420" w:author="emmanuel blezes" w:date="2026-05-23T18:03:00Z" w16du:dateUtc="2026-05-23T16:03:00Z"/>
          <w:sz w:val="16"/>
          <w:szCs w:val="16"/>
          <w:rPrChange w:id="1421" w:author="emmanuel blezes" w:date="2026-05-23T18:38:00Z" w16du:dateUtc="2026-05-23T16:38:00Z">
            <w:rPr>
              <w:del w:id="1422" w:author="emmanuel blezes" w:date="2026-05-23T18:03:00Z" w16du:dateUtc="2026-05-23T16:03:00Z"/>
            </w:rPr>
          </w:rPrChange>
        </w:rPr>
      </w:pPr>
      <w:del w:id="1423" w:author="emmanuel blezes" w:date="2026-05-23T18:03:00Z" w16du:dateUtc="2026-05-23T16:03:00Z">
        <w:r w:rsidRPr="008D3D5D" w:rsidDel="00417D86">
          <w:rPr>
            <w:rStyle w:val="FootnoteReference"/>
            <w:sz w:val="16"/>
            <w:szCs w:val="16"/>
            <w:rPrChange w:id="1424" w:author="emmanuel blezes" w:date="2026-05-23T18:38:00Z" w16du:dateUtc="2026-05-23T16:38:00Z">
              <w:rPr>
                <w:rStyle w:val="FootnoteReference"/>
              </w:rPr>
            </w:rPrChange>
          </w:rPr>
          <w:footnoteRef/>
        </w:r>
        <w:r w:rsidRPr="008D3D5D" w:rsidDel="00417D86">
          <w:rPr>
            <w:sz w:val="16"/>
            <w:szCs w:val="16"/>
            <w:rPrChange w:id="1425" w:author="emmanuel blezes" w:date="2026-05-23T18:38:00Z" w16du:dateUtc="2026-05-23T16:38:00Z">
              <w:rPr/>
            </w:rPrChange>
          </w:rPr>
          <w:delText xml:space="preserve"> BPI France, </w:delText>
        </w:r>
        <w:r w:rsidRPr="008D3D5D" w:rsidDel="00417D86">
          <w:rPr>
            <w:i/>
            <w:iCs/>
            <w:sz w:val="16"/>
            <w:szCs w:val="16"/>
            <w:rPrChange w:id="1426" w:author="emmanuel blezes" w:date="2026-05-23T18:38:00Z" w16du:dateUtc="2026-05-23T16:38:00Z">
              <w:rPr>
                <w:i/>
                <w:iCs/>
              </w:rPr>
            </w:rPrChange>
          </w:rPr>
          <w:delText>Plan Transmission PME-ETI</w:delText>
        </w:r>
        <w:r w:rsidRPr="008D3D5D" w:rsidDel="00417D86">
          <w:rPr>
            <w:sz w:val="16"/>
            <w:szCs w:val="16"/>
            <w:rPrChange w:id="1427" w:author="emmanuel blezes" w:date="2026-05-23T18:38:00Z" w16du:dateUtc="2026-05-23T16:38:00Z">
              <w:rPr/>
            </w:rPrChange>
          </w:rPr>
          <w:delText>, 2024 (https://www.bpifrance.fr/plan-transmission-pme-eti) ; voir également CRA —</w:delText>
        </w:r>
      </w:del>
      <w:ins w:id="1428" w:author="emmanuel blezes" w:date="2026-05-18T20:04:00Z" w16du:dateUtc="2026-05-18T18:04:00Z">
        <w:del w:id="1429" w:author="emmanuel blezes" w:date="2026-05-23T18:03:00Z" w16du:dateUtc="2026-05-23T16:03:00Z">
          <w:r w:rsidR="00146C66" w:rsidRPr="008D3D5D" w:rsidDel="00417D86">
            <w:rPr>
              <w:sz w:val="16"/>
              <w:szCs w:val="16"/>
              <w:rPrChange w:id="1430" w:author="emmanuel blezes" w:date="2026-05-23T18:38:00Z" w16du:dateUtc="2026-05-23T16:38:00Z">
                <w:rPr/>
              </w:rPrChange>
            </w:rPr>
            <w:delText>-</w:delText>
          </w:r>
        </w:del>
      </w:ins>
      <w:del w:id="1431" w:author="emmanuel blezes" w:date="2026-05-23T18:03:00Z" w16du:dateUtc="2026-05-23T16:03:00Z">
        <w:r w:rsidRPr="008D3D5D" w:rsidDel="00417D86">
          <w:rPr>
            <w:sz w:val="16"/>
            <w:szCs w:val="16"/>
            <w:rPrChange w:id="1432" w:author="emmanuel blezes" w:date="2026-05-23T18:38:00Z" w16du:dateUtc="2026-05-23T16:38:00Z">
              <w:rPr/>
            </w:rPrChange>
          </w:rPr>
          <w:delText xml:space="preserve"> Cédants et Repreneurs d’Affaires, </w:delText>
        </w:r>
        <w:r w:rsidRPr="008D3D5D" w:rsidDel="00417D86">
          <w:rPr>
            <w:i/>
            <w:iCs/>
            <w:sz w:val="16"/>
            <w:szCs w:val="16"/>
            <w:rPrChange w:id="1433" w:author="emmanuel blezes" w:date="2026-05-23T18:38:00Z" w16du:dateUtc="2026-05-23T16:38:00Z">
              <w:rPr>
                <w:i/>
                <w:iCs/>
              </w:rPr>
            </w:rPrChange>
          </w:rPr>
          <w:delText>Observatoire de la transmission</w:delText>
        </w:r>
        <w:r w:rsidRPr="008D3D5D" w:rsidDel="00417D86">
          <w:rPr>
            <w:sz w:val="16"/>
            <w:szCs w:val="16"/>
            <w:rPrChange w:id="1434" w:author="emmanuel blezes" w:date="2026-05-23T18:38:00Z" w16du:dateUtc="2026-05-23T16:38:00Z">
              <w:rPr/>
            </w:rPrChange>
          </w:rPr>
          <w:delText>, janvier 2025 (https://www.cra.asso.fr/observatoire-du-cra-janvier-2025.aspx). Le ratio de transmissions effectives au regard des transmissions potentielles oscille entre 27 % et 35 % selon les années et les régions, contre 60-70 % en Allemagne et au Royaume-Uni.</w:delText>
        </w:r>
      </w:del>
    </w:p>
  </w:footnote>
  <w:footnote w:id="22">
    <w:p w14:paraId="740812A7" w14:textId="77777777" w:rsidR="00D35B6F" w:rsidRPr="008D3D5D" w:rsidRDefault="00D35B6F" w:rsidP="00D35B6F">
      <w:pPr>
        <w:pStyle w:val="FootnoteText"/>
        <w:rPr>
          <w:sz w:val="16"/>
          <w:szCs w:val="16"/>
          <w:rPrChange w:id="1452" w:author="emmanuel blezes" w:date="2026-05-23T18:38:00Z" w16du:dateUtc="2026-05-23T16:38:00Z">
            <w:rPr/>
          </w:rPrChange>
        </w:rPr>
      </w:pPr>
      <w:ins w:id="1453" w:author="emmanuel blezes" w:date="2026-05-23T18:34:00Z" w16du:dateUtc="2026-05-23T16:34:00Z">
        <w:r w:rsidRPr="008D3D5D">
          <w:rPr>
            <w:rStyle w:val="FootnoteReference"/>
            <w:sz w:val="16"/>
            <w:szCs w:val="16"/>
            <w:rPrChange w:id="1454" w:author="emmanuel blezes" w:date="2026-05-23T18:38:00Z" w16du:dateUtc="2026-05-23T16:38:00Z">
              <w:rPr>
                <w:rStyle w:val="FootnoteReference"/>
              </w:rPr>
            </w:rPrChange>
          </w:rPr>
          <w:footnoteRef/>
        </w:r>
        <w:r w:rsidRPr="008D3D5D">
          <w:rPr>
            <w:sz w:val="16"/>
            <w:szCs w:val="16"/>
            <w:rPrChange w:id="1455" w:author="emmanuel blezes" w:date="2026-05-23T18:38:00Z" w16du:dateUtc="2026-05-23T16:38:00Z">
              <w:rPr/>
            </w:rPrChange>
          </w:rPr>
          <w:t xml:space="preserve"> OCDE, Pensions at a Glance 2025, novembre 2025 (https://www.oecd.org/en/publications/2025/11/pensions-at-a-glance-2025_76510fe4.html)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 Moyenne OCDE : 63,2 %.</w:t>
        </w:r>
      </w:ins>
    </w:p>
  </w:footnote>
  <w:footnote w:id="23">
    <w:p w14:paraId="74C097E9" w14:textId="77777777" w:rsidR="00FA2C1F" w:rsidRPr="008D3D5D" w:rsidRDefault="00FA2C1F" w:rsidP="00FA2C1F">
      <w:pPr>
        <w:pStyle w:val="FootnoteText"/>
        <w:rPr>
          <w:sz w:val="16"/>
          <w:szCs w:val="16"/>
          <w:rPrChange w:id="1475" w:author="emmanuel blezes" w:date="2026-05-23T18:38:00Z" w16du:dateUtc="2026-05-23T16:38:00Z">
            <w:rPr/>
          </w:rPrChange>
        </w:rPr>
      </w:pPr>
      <w:ins w:id="1476" w:author="emmanuel blezes" w:date="2026-05-23T18:34:00Z" w16du:dateUtc="2026-05-23T16:34:00Z">
        <w:r w:rsidRPr="008D3D5D">
          <w:rPr>
            <w:rStyle w:val="FootnoteReference"/>
            <w:sz w:val="16"/>
            <w:szCs w:val="16"/>
            <w:rPrChange w:id="1477" w:author="emmanuel blezes" w:date="2026-05-23T18:38:00Z" w16du:dateUtc="2026-05-23T16:38:00Z">
              <w:rPr>
                <w:rStyle w:val="FootnoteReference"/>
              </w:rPr>
            </w:rPrChange>
          </w:rPr>
          <w:footnoteRef/>
        </w:r>
        <w:r w:rsidRPr="008D3D5D">
          <w:rPr>
            <w:sz w:val="16"/>
            <w:szCs w:val="16"/>
            <w:rPrChange w:id="1478" w:author="emmanuel blezes" w:date="2026-05-23T18:38:00Z" w16du:dateUtc="2026-05-23T16:38:00Z">
              <w:rPr/>
            </w:rPrChange>
          </w:rPr>
          <w:t xml:space="preserve"> 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w:t>
        </w:r>
      </w:ins>
      <w:ins w:id="1479" w:author="emmanuel blezes" w:date="2026-05-23T18:35:00Z" w16du:dateUtc="2026-05-23T16:35:00Z">
        <w:r w:rsidRPr="008D3D5D">
          <w:rPr>
            <w:sz w:val="16"/>
            <w:szCs w:val="16"/>
            <w:rPrChange w:id="1480" w:author="emmanuel blezes" w:date="2026-05-23T18:38:00Z" w16du:dateUtc="2026-05-23T16:38:00Z">
              <w:rPr/>
            </w:rPrChange>
          </w:rPr>
          <w:t xml:space="preserve"> </w:t>
        </w:r>
      </w:ins>
      <w:ins w:id="1481" w:author="emmanuel blezes" w:date="2026-05-23T18:34:00Z" w16du:dateUtc="2026-05-23T16:34:00Z">
        <w:r w:rsidRPr="008D3D5D">
          <w:rPr>
            <w:sz w:val="16"/>
            <w:szCs w:val="16"/>
            <w:rPrChange w:id="1482" w:author="emmanuel blezes" w:date="2026-05-23T18:38:00Z" w16du:dateUtc="2026-05-23T16:38:00Z">
              <w:rPr/>
            </w:rPrChange>
          </w:rPr>
          <w:t>brut pour un salarié moyen. Pays-Bas : OCDE, Tax and Wage, 2024</w:t>
        </w:r>
      </w:ins>
      <w:ins w:id="1483" w:author="emmanuel blezes" w:date="2026-05-23T18:35:00Z" w16du:dateUtc="2026-05-23T16:35:00Z">
        <w:r w:rsidRPr="008D3D5D">
          <w:rPr>
            <w:sz w:val="16"/>
            <w:szCs w:val="16"/>
            <w:rPrChange w:id="1484" w:author="emmanuel blezes" w:date="2026-05-23T18:38:00Z" w16du:dateUtc="2026-05-23T16:38:00Z">
              <w:rPr/>
            </w:rPrChange>
          </w:rPr>
          <w:t xml:space="preserve"> </w:t>
        </w:r>
      </w:ins>
      <w:ins w:id="1485" w:author="emmanuel blezes" w:date="2026-05-23T18:34:00Z" w16du:dateUtc="2026-05-23T16:34:00Z">
        <w:r w:rsidRPr="008D3D5D">
          <w:rPr>
            <w:sz w:val="16"/>
            <w:szCs w:val="16"/>
            <w:rPrChange w:id="1486" w:author="emmanuel blezes" w:date="2026-05-23T18:38:00Z" w16du:dateUtc="2026-05-23T16:38:00Z">
              <w:rPr/>
            </w:rPrChange>
          </w:rPr>
          <w:t>(https://www.oecd.org/tax/tax-policy/taxing-wages.htm) et Mercer CFA, Global Pension Index 2024</w:t>
        </w:r>
      </w:ins>
      <w:ins w:id="1487" w:author="emmanuel blezes" w:date="2026-05-23T18:35:00Z" w16du:dateUtc="2026-05-23T16:35:00Z">
        <w:r w:rsidRPr="008D3D5D">
          <w:rPr>
            <w:sz w:val="16"/>
            <w:szCs w:val="16"/>
            <w:rPrChange w:id="1488" w:author="emmanuel blezes" w:date="2026-05-23T18:38:00Z" w16du:dateUtc="2026-05-23T16:38:00Z">
              <w:rPr/>
            </w:rPrChange>
          </w:rPr>
          <w:t xml:space="preserve"> </w:t>
        </w:r>
      </w:ins>
      <w:ins w:id="1489" w:author="emmanuel blezes" w:date="2026-05-23T18:34:00Z" w16du:dateUtc="2026-05-23T16:34:00Z">
        <w:r w:rsidRPr="008D3D5D">
          <w:rPr>
            <w:sz w:val="16"/>
            <w:szCs w:val="16"/>
            <w:rPrChange w:id="1490" w:author="emmanuel blezes" w:date="2026-05-23T18:38:00Z" w16du:dateUtc="2026-05-23T16:38:00Z">
              <w:rPr/>
            </w:rPrChange>
          </w:rPr>
          <w:t>(</w:t>
        </w:r>
      </w:ins>
      <w:ins w:id="1491" w:author="emmanuel blezes" w:date="2026-05-23T18:35:00Z" w16du:dateUtc="2026-05-23T16:35:00Z">
        <w:r w:rsidRPr="008D3D5D">
          <w:rPr>
            <w:sz w:val="16"/>
            <w:szCs w:val="16"/>
            <w:rPrChange w:id="1492" w:author="emmanuel blezes" w:date="2026-05-23T18:38:00Z" w16du:dateUtc="2026-05-23T16:38:00Z">
              <w:rPr/>
            </w:rPrChange>
          </w:rPr>
          <w:fldChar w:fldCharType="begin"/>
        </w:r>
        <w:r w:rsidRPr="008D3D5D">
          <w:rPr>
            <w:sz w:val="16"/>
            <w:szCs w:val="16"/>
            <w:rPrChange w:id="1493" w:author="emmanuel blezes" w:date="2026-05-23T18:38:00Z" w16du:dateUtc="2026-05-23T16:38:00Z">
              <w:rPr/>
            </w:rPrChange>
          </w:rPr>
          <w:instrText>HYPERLINK "</w:instrText>
        </w:r>
      </w:ins>
      <w:ins w:id="1494" w:author="emmanuel blezes" w:date="2026-05-23T18:34:00Z" w16du:dateUtc="2026-05-23T16:34:00Z">
        <w:r w:rsidRPr="008D3D5D">
          <w:rPr>
            <w:sz w:val="16"/>
            <w:szCs w:val="16"/>
            <w:rPrChange w:id="1495" w:author="emmanuel blezes" w:date="2026-05-23T18:38:00Z" w16du:dateUtc="2026-05-23T16:38:00Z">
              <w:rPr/>
            </w:rPrChange>
          </w:rPr>
          <w:instrText>https://www.mercer.com/insights/investments/market-outlook-and-ideas/mercer-cfa-global-pension-index/</w:instrText>
        </w:r>
      </w:ins>
      <w:ins w:id="1496" w:author="emmanuel blezes" w:date="2026-05-23T18:35:00Z" w16du:dateUtc="2026-05-23T16:35:00Z">
        <w:r w:rsidRPr="008D3D5D">
          <w:rPr>
            <w:sz w:val="16"/>
            <w:szCs w:val="16"/>
            <w:rPrChange w:id="1497" w:author="emmanuel blezes" w:date="2026-05-23T18:38:00Z" w16du:dateUtc="2026-05-23T16:38:00Z">
              <w:rPr/>
            </w:rPrChange>
          </w:rPr>
          <w:instrText>"</w:instrText>
        </w:r>
        <w:r w:rsidRPr="003F3A2A">
          <w:rPr>
            <w:sz w:val="16"/>
            <w:szCs w:val="16"/>
          </w:rPr>
        </w:r>
        <w:r w:rsidRPr="008D3D5D">
          <w:rPr>
            <w:sz w:val="16"/>
            <w:szCs w:val="16"/>
            <w:rPrChange w:id="1498" w:author="emmanuel blezes" w:date="2026-05-23T18:38:00Z" w16du:dateUtc="2026-05-23T16:38:00Z">
              <w:rPr/>
            </w:rPrChange>
          </w:rPr>
          <w:fldChar w:fldCharType="separate"/>
        </w:r>
      </w:ins>
      <w:ins w:id="1499" w:author="emmanuel blezes" w:date="2026-05-23T18:34:00Z" w16du:dateUtc="2026-05-23T16:34:00Z">
        <w:r w:rsidRPr="008D3D5D">
          <w:rPr>
            <w:rStyle w:val="Hyperlink"/>
            <w:sz w:val="16"/>
            <w:szCs w:val="16"/>
            <w:rPrChange w:id="1500" w:author="emmanuel blezes" w:date="2026-05-23T18:38:00Z" w16du:dateUtc="2026-05-23T16:38:00Z">
              <w:rPr>
                <w:rStyle w:val="Hyperlink"/>
              </w:rPr>
            </w:rPrChange>
          </w:rPr>
          <w:t>https://www.mercer.com/insights/investments/market-outlook-and-ideas/mercer-cfa-global-pension-index/</w:t>
        </w:r>
      </w:ins>
      <w:ins w:id="1501" w:author="emmanuel blezes" w:date="2026-05-23T18:35:00Z" w16du:dateUtc="2026-05-23T16:35:00Z">
        <w:r w:rsidRPr="008D3D5D">
          <w:rPr>
            <w:sz w:val="16"/>
            <w:szCs w:val="16"/>
            <w:rPrChange w:id="1502" w:author="emmanuel blezes" w:date="2026-05-23T18:38:00Z" w16du:dateUtc="2026-05-23T16:38:00Z">
              <w:rPr/>
            </w:rPrChange>
          </w:rPr>
          <w:fldChar w:fldCharType="end"/>
        </w:r>
      </w:ins>
      <w:ins w:id="1503" w:author="emmanuel blezes" w:date="2026-05-23T18:34:00Z" w16du:dateUtc="2026-05-23T16:34:00Z">
        <w:r w:rsidRPr="008D3D5D">
          <w:rPr>
            <w:sz w:val="16"/>
            <w:szCs w:val="16"/>
            <w:rPrChange w:id="1504" w:author="emmanuel blezes" w:date="2026-05-23T18:38:00Z" w16du:dateUtc="2026-05-23T16:38:00Z">
              <w:rPr/>
            </w:rPrChange>
          </w:rPr>
          <w:t>).</w:t>
        </w:r>
      </w:ins>
      <w:ins w:id="1505" w:author="emmanuel blezes" w:date="2026-05-23T18:35:00Z" w16du:dateUtc="2026-05-23T16:35:00Z">
        <w:r w:rsidRPr="008D3D5D">
          <w:rPr>
            <w:sz w:val="16"/>
            <w:szCs w:val="16"/>
            <w:rPrChange w:id="1506" w:author="emmanuel blezes" w:date="2026-05-23T18:38:00Z" w16du:dateUtc="2026-05-23T16:38:00Z">
              <w:rPr/>
            </w:rPrChange>
          </w:rPr>
          <w:t xml:space="preserve"> </w:t>
        </w:r>
      </w:ins>
      <w:ins w:id="1507" w:author="emmanuel blezes" w:date="2026-05-23T18:34:00Z" w16du:dateUtc="2026-05-23T16:34:00Z">
        <w:r w:rsidRPr="008D3D5D">
          <w:rPr>
            <w:sz w:val="16"/>
            <w:szCs w:val="16"/>
            <w:rPrChange w:id="1508" w:author="emmanuel blezes" w:date="2026-05-23T18:38:00Z" w16du:dateUtc="2026-05-23T16:38:00Z">
              <w:rPr/>
            </w:rPrChange>
          </w:rPr>
          <w:t>Premier pilier AOW : 17,9 % des revenus jusqu'à environ 38 000 € ; second pilier (fonds de pension</w:t>
        </w:r>
      </w:ins>
      <w:ins w:id="1509" w:author="emmanuel blezes" w:date="2026-05-23T18:35:00Z" w16du:dateUtc="2026-05-23T16:35:00Z">
        <w:r w:rsidRPr="008D3D5D">
          <w:rPr>
            <w:sz w:val="16"/>
            <w:szCs w:val="16"/>
            <w:rPrChange w:id="1510" w:author="emmanuel blezes" w:date="2026-05-23T18:38:00Z" w16du:dateUtc="2026-05-23T16:38:00Z">
              <w:rPr/>
            </w:rPrChange>
          </w:rPr>
          <w:t xml:space="preserve"> </w:t>
        </w:r>
      </w:ins>
      <w:ins w:id="1511" w:author="emmanuel blezes" w:date="2026-05-23T18:34:00Z" w16du:dateUtc="2026-05-23T16:34:00Z">
        <w:r w:rsidRPr="008D3D5D">
          <w:rPr>
            <w:sz w:val="16"/>
            <w:szCs w:val="16"/>
            <w:rPrChange w:id="1512" w:author="emmanuel blezes" w:date="2026-05-23T18:38:00Z" w16du:dateUtc="2026-05-23T16:38:00Z">
              <w:rPr/>
            </w:rPrChange>
          </w:rPr>
          <w:t>occupationnels obligatoires) : en moyenne 24 % du salaire au-dessus de la franchise AOW (~17 500 €),</w:t>
        </w:r>
      </w:ins>
      <w:ins w:id="1513" w:author="emmanuel blezes" w:date="2026-05-23T18:35:00Z" w16du:dateUtc="2026-05-23T16:35:00Z">
        <w:r w:rsidRPr="008D3D5D">
          <w:rPr>
            <w:sz w:val="16"/>
            <w:szCs w:val="16"/>
            <w:rPrChange w:id="1514" w:author="emmanuel blezes" w:date="2026-05-23T18:38:00Z" w16du:dateUtc="2026-05-23T16:38:00Z">
              <w:rPr/>
            </w:rPrChange>
          </w:rPr>
          <w:t xml:space="preserve"> </w:t>
        </w:r>
      </w:ins>
      <w:ins w:id="1515" w:author="emmanuel blezes" w:date="2026-05-23T18:34:00Z" w16du:dateUtc="2026-05-23T16:34:00Z">
        <w:r w:rsidRPr="008D3D5D">
          <w:rPr>
            <w:sz w:val="16"/>
            <w:szCs w:val="16"/>
            <w:rPrChange w:id="1516" w:author="emmanuel blezes" w:date="2026-05-23T18:38:00Z" w16du:dateUtc="2026-05-23T16:38:00Z">
              <w:rPr/>
            </w:rPrChange>
          </w:rPr>
          <w:t>réparti ~70 % employeur / ~30 % salarié. Total cumulé pour un salarié moyen néerlandais : 26-28 % du</w:t>
        </w:r>
      </w:ins>
      <w:ins w:id="1517" w:author="emmanuel blezes" w:date="2026-05-23T18:35:00Z" w16du:dateUtc="2026-05-23T16:35:00Z">
        <w:r w:rsidRPr="008D3D5D">
          <w:rPr>
            <w:sz w:val="16"/>
            <w:szCs w:val="16"/>
            <w:rPrChange w:id="1518" w:author="emmanuel blezes" w:date="2026-05-23T18:38:00Z" w16du:dateUtc="2026-05-23T16:38:00Z">
              <w:rPr/>
            </w:rPrChange>
          </w:rPr>
          <w:t xml:space="preserve"> </w:t>
        </w:r>
      </w:ins>
      <w:ins w:id="1519" w:author="emmanuel blezes" w:date="2026-05-23T18:34:00Z" w16du:dateUtc="2026-05-23T16:34:00Z">
        <w:r w:rsidRPr="008D3D5D">
          <w:rPr>
            <w:sz w:val="16"/>
            <w:szCs w:val="16"/>
            <w:rPrChange w:id="1520" w:author="emmanuel blezes" w:date="2026-05-23T18:38:00Z" w16du:dateUtc="2026-05-23T16:38:00Z">
              <w:rPr/>
            </w:rPrChange>
          </w:rPr>
          <w:t>salaire brut, en ordre de grandeur comparable au total français.</w:t>
        </w:r>
      </w:ins>
    </w:p>
  </w:footnote>
  <w:footnote w:id="24">
    <w:p w14:paraId="1B90C09B" w14:textId="77777777" w:rsidR="00B437D0" w:rsidRPr="008D3D5D" w:rsidDel="00D35B6F" w:rsidRDefault="00000000">
      <w:pPr>
        <w:pStyle w:val="FootnoteText"/>
        <w:rPr>
          <w:del w:id="1550" w:author="emmanuel blezes" w:date="2026-05-23T18:32:00Z" w16du:dateUtc="2026-05-23T16:32:00Z"/>
          <w:sz w:val="16"/>
          <w:szCs w:val="16"/>
          <w:rPrChange w:id="1551" w:author="emmanuel blezes" w:date="2026-05-23T18:38:00Z" w16du:dateUtc="2026-05-23T16:38:00Z">
            <w:rPr>
              <w:del w:id="1552" w:author="emmanuel blezes" w:date="2026-05-23T18:32:00Z" w16du:dateUtc="2026-05-23T16:32:00Z"/>
            </w:rPr>
          </w:rPrChange>
        </w:rPr>
      </w:pPr>
      <w:del w:id="1553" w:author="emmanuel blezes" w:date="2026-05-23T18:32:00Z" w16du:dateUtc="2026-05-23T16:32:00Z">
        <w:r w:rsidRPr="008D3D5D" w:rsidDel="00D35B6F">
          <w:rPr>
            <w:rStyle w:val="FootnoteReference"/>
            <w:sz w:val="16"/>
            <w:szCs w:val="16"/>
            <w:rPrChange w:id="1554" w:author="emmanuel blezes" w:date="2026-05-23T18:38:00Z" w16du:dateUtc="2026-05-23T16:38:00Z">
              <w:rPr>
                <w:rStyle w:val="FootnoteReference"/>
              </w:rPr>
            </w:rPrChange>
          </w:rPr>
          <w:footnoteRef/>
        </w:r>
        <w:r w:rsidRPr="008D3D5D" w:rsidDel="00D35B6F">
          <w:rPr>
            <w:sz w:val="16"/>
            <w:szCs w:val="16"/>
            <w:rPrChange w:id="1555" w:author="emmanuel blezes" w:date="2026-05-23T18:38:00Z" w16du:dateUtc="2026-05-23T16:38:00Z">
              <w:rPr/>
            </w:rPrChange>
          </w:rPr>
          <w:delText xml:space="preserve"> OCDE, </w:delText>
        </w:r>
        <w:r w:rsidRPr="008D3D5D" w:rsidDel="00D35B6F">
          <w:rPr>
            <w:i/>
            <w:iCs/>
            <w:sz w:val="16"/>
            <w:szCs w:val="16"/>
            <w:rPrChange w:id="1556" w:author="emmanuel blezes" w:date="2026-05-23T18:38:00Z" w16du:dateUtc="2026-05-23T16:38:00Z">
              <w:rPr>
                <w:i/>
                <w:iCs/>
              </w:rPr>
            </w:rPrChange>
          </w:rPr>
          <w:delText>Net Pension Replacement Rates</w:delText>
        </w:r>
        <w:r w:rsidRPr="008D3D5D" w:rsidDel="00D35B6F">
          <w:rPr>
            <w:sz w:val="16"/>
            <w:szCs w:val="16"/>
            <w:rPrChange w:id="1557" w:author="emmanuel blezes" w:date="2026-05-23T18:38:00Z" w16du:dateUtc="2026-05-23T16:38:00Z">
              <w:rPr/>
            </w:rPrChange>
          </w:rPr>
          <w:delText>, indicateurs 2024 (https://www.oecd.org/en/data/indicators/net-pension-replacement-rates.html). Le taux de remplacement net est calculé après impôts et cotisations, pour un salarié moyen à carrière complète. Précisions : Pays-Bas 93,2 %, Danemark 114 % (bas salaires) à 80 % (salaires élevés), Suisse 75 %, Suède 65 %, France 71,9 %, Allemagne 53 %.</w:delText>
        </w:r>
      </w:del>
    </w:p>
  </w:footnote>
  <w:footnote w:id="25">
    <w:p w14:paraId="1B39B0A2" w14:textId="77777777" w:rsidR="00B437D0" w:rsidRPr="008D3D5D" w:rsidDel="00D35B6F" w:rsidRDefault="00000000">
      <w:pPr>
        <w:pStyle w:val="FootnoteText"/>
        <w:rPr>
          <w:del w:id="1568" w:author="emmanuel blezes" w:date="2026-05-23T18:32:00Z" w16du:dateUtc="2026-05-23T16:32:00Z"/>
          <w:sz w:val="16"/>
          <w:szCs w:val="16"/>
          <w:rPrChange w:id="1569" w:author="emmanuel blezes" w:date="2026-05-23T18:38:00Z" w16du:dateUtc="2026-05-23T16:38:00Z">
            <w:rPr>
              <w:del w:id="1570" w:author="emmanuel blezes" w:date="2026-05-23T18:32:00Z" w16du:dateUtc="2026-05-23T16:32:00Z"/>
            </w:rPr>
          </w:rPrChange>
        </w:rPr>
      </w:pPr>
      <w:del w:id="1571" w:author="emmanuel blezes" w:date="2026-05-23T18:32:00Z" w16du:dateUtc="2026-05-23T16:32:00Z">
        <w:r w:rsidRPr="008D3D5D" w:rsidDel="00D35B6F">
          <w:rPr>
            <w:rStyle w:val="FootnoteReference"/>
            <w:sz w:val="16"/>
            <w:szCs w:val="16"/>
            <w:rPrChange w:id="1572" w:author="emmanuel blezes" w:date="2026-05-23T18:38:00Z" w16du:dateUtc="2026-05-23T16:38:00Z">
              <w:rPr>
                <w:rStyle w:val="FootnoteReference"/>
              </w:rPr>
            </w:rPrChange>
          </w:rPr>
          <w:footnoteRef/>
        </w:r>
        <w:r w:rsidRPr="008D3D5D" w:rsidDel="00D35B6F">
          <w:rPr>
            <w:sz w:val="16"/>
            <w:szCs w:val="16"/>
            <w:rPrChange w:id="1573" w:author="emmanuel blezes" w:date="2026-05-23T18:38:00Z" w16du:dateUtc="2026-05-23T16:38:00Z">
              <w:rPr/>
            </w:rPrChange>
          </w:rPr>
          <w:delText xml:space="preserve"> Cleiss (Centre des liaisons européennes et internationales de sécurité sociale), </w:delText>
        </w:r>
        <w:r w:rsidRPr="008D3D5D" w:rsidDel="00D35B6F">
          <w:rPr>
            <w:i/>
            <w:iCs/>
            <w:sz w:val="16"/>
            <w:szCs w:val="16"/>
            <w:rPrChange w:id="1574" w:author="emmanuel blezes" w:date="2026-05-23T18:38:00Z" w16du:dateUtc="2026-05-23T16:38:00Z">
              <w:rPr>
                <w:i/>
                <w:iCs/>
              </w:rPr>
            </w:rPrChange>
          </w:rPr>
          <w:delText>Régimes français et néerlandais de sécurité sociale —</w:delText>
        </w:r>
      </w:del>
      <w:ins w:id="1575" w:author="emmanuel blezes" w:date="2026-05-18T20:04:00Z" w16du:dateUtc="2026-05-18T18:04:00Z">
        <w:del w:id="1576" w:author="emmanuel blezes" w:date="2026-05-23T18:32:00Z" w16du:dateUtc="2026-05-23T16:32:00Z">
          <w:r w:rsidR="00146C66" w:rsidRPr="008D3D5D" w:rsidDel="00D35B6F">
            <w:rPr>
              <w:i/>
              <w:iCs/>
              <w:sz w:val="16"/>
              <w:szCs w:val="16"/>
              <w:rPrChange w:id="1577" w:author="emmanuel blezes" w:date="2026-05-23T18:38:00Z" w16du:dateUtc="2026-05-23T16:38:00Z">
                <w:rPr>
                  <w:i/>
                  <w:iCs/>
                </w:rPr>
              </w:rPrChange>
            </w:rPr>
            <w:delText>-</w:delText>
          </w:r>
        </w:del>
      </w:ins>
      <w:del w:id="1578" w:author="emmanuel blezes" w:date="2026-05-23T18:32:00Z" w16du:dateUtc="2026-05-23T16:32:00Z">
        <w:r w:rsidRPr="008D3D5D" w:rsidDel="00D35B6F">
          <w:rPr>
            <w:i/>
            <w:iCs/>
            <w:sz w:val="16"/>
            <w:szCs w:val="16"/>
            <w:rPrChange w:id="1579" w:author="emmanuel blezes" w:date="2026-05-23T18:38:00Z" w16du:dateUtc="2026-05-23T16:38:00Z">
              <w:rPr>
                <w:i/>
                <w:iCs/>
              </w:rPr>
            </w:rPrChange>
          </w:rPr>
          <w:delText xml:space="preserve"> Tableaux comparatifs</w:delText>
        </w:r>
        <w:r w:rsidRPr="008D3D5D" w:rsidDel="00D35B6F">
          <w:rPr>
            <w:sz w:val="16"/>
            <w:szCs w:val="16"/>
            <w:rPrChange w:id="1580" w:author="emmanuel blezes" w:date="2026-05-23T18:38:00Z" w16du:dateUtc="2026-05-23T16:38:00Z">
              <w:rPr/>
            </w:rPrChange>
          </w:rPr>
          <w:delText>, 2024 (</w:delText>
        </w:r>
      </w:del>
      <w:ins w:id="1581" w:author="emmanuel blezes" w:date="2026-05-20T21:46:00Z" w16du:dateUtc="2026-05-20T19:46:00Z">
        <w:del w:id="1582" w:author="emmanuel blezes" w:date="2026-05-23T18:32:00Z" w16du:dateUtc="2026-05-23T16:32:00Z">
          <w:r w:rsidR="007115BA" w:rsidRPr="008D3D5D" w:rsidDel="00D35B6F">
            <w:rPr>
              <w:sz w:val="16"/>
              <w:szCs w:val="16"/>
              <w:rPrChange w:id="1583" w:author="emmanuel blezes" w:date="2026-05-23T18:38:00Z" w16du:dateUtc="2026-05-23T16:38:00Z">
                <w:rPr>
                  <w:sz w:val="20"/>
                  <w:szCs w:val="20"/>
                </w:rPr>
              </w:rPrChange>
            </w:rPr>
            <w:fldChar w:fldCharType="begin"/>
          </w:r>
          <w:r w:rsidR="007115BA" w:rsidRPr="008D3D5D" w:rsidDel="00D35B6F">
            <w:rPr>
              <w:sz w:val="16"/>
              <w:szCs w:val="16"/>
              <w:rPrChange w:id="1584" w:author="emmanuel blezes" w:date="2026-05-23T18:38:00Z" w16du:dateUtc="2026-05-23T16:38:00Z">
                <w:rPr>
                  <w:sz w:val="20"/>
                  <w:szCs w:val="20"/>
                </w:rPr>
              </w:rPrChange>
            </w:rPr>
            <w:delInstrText>HYPERLINK "https://www.cleiss.fr/docs/cotisations/paysbas.html"</w:delInstrText>
          </w:r>
          <w:r w:rsidR="007115BA" w:rsidRPr="003F3A2A" w:rsidDel="00D35B6F">
            <w:rPr>
              <w:sz w:val="16"/>
              <w:szCs w:val="16"/>
            </w:rPr>
          </w:r>
          <w:r w:rsidR="007115BA" w:rsidRPr="008D3D5D" w:rsidDel="00D35B6F">
            <w:rPr>
              <w:sz w:val="16"/>
              <w:szCs w:val="16"/>
              <w:rPrChange w:id="1585" w:author="emmanuel blezes" w:date="2026-05-23T18:38:00Z" w16du:dateUtc="2026-05-23T16:38:00Z">
                <w:rPr>
                  <w:sz w:val="20"/>
                  <w:szCs w:val="20"/>
                </w:rPr>
              </w:rPrChange>
            </w:rPr>
            <w:fldChar w:fldCharType="separate"/>
          </w:r>
          <w:r w:rsidRPr="008D3D5D" w:rsidDel="00D35B6F">
            <w:rPr>
              <w:rStyle w:val="Hyperlink"/>
              <w:sz w:val="16"/>
              <w:szCs w:val="16"/>
              <w:rPrChange w:id="1586" w:author="emmanuel blezes" w:date="2026-05-23T18:38:00Z" w16du:dateUtc="2026-05-23T16:38:00Z">
                <w:rPr/>
              </w:rPrChange>
            </w:rPr>
            <w:delText>https://www.cleiss.fr</w:delText>
          </w:r>
          <w:r w:rsidR="007115BA" w:rsidRPr="008D3D5D" w:rsidDel="00D35B6F">
            <w:rPr>
              <w:sz w:val="16"/>
              <w:szCs w:val="16"/>
              <w:rPrChange w:id="1587" w:author="emmanuel blezes" w:date="2026-05-23T18:38:00Z" w16du:dateUtc="2026-05-23T16:38:00Z">
                <w:rPr>
                  <w:sz w:val="20"/>
                  <w:szCs w:val="20"/>
                </w:rPr>
              </w:rPrChange>
            </w:rPr>
            <w:fldChar w:fldCharType="end"/>
          </w:r>
        </w:del>
      </w:ins>
      <w:del w:id="1588" w:author="emmanuel blezes" w:date="2026-05-23T18:32:00Z" w16du:dateUtc="2026-05-23T16:32:00Z">
        <w:r w:rsidRPr="008D3D5D" w:rsidDel="00D35B6F">
          <w:rPr>
            <w:sz w:val="16"/>
            <w:szCs w:val="16"/>
            <w:rPrChange w:id="1589" w:author="emmanuel blezes" w:date="2026-05-23T18:38:00Z" w16du:dateUtc="2026-05-23T16:38:00Z">
              <w:rPr/>
            </w:rPrChange>
          </w:rPr>
          <w:delText>). Pour la France : cotisations vieillesse plafonnées et déplafonnées, salariales (7,3 %) et patronales (8,55 %), plus retraite complémentaire AGIRC-ARRCO (10 % en moyenne), soit un total tournant autour de 27-28 % du salaire brut. Pour les Pays-Bas : cotisation AOW (premier pilier répartition) à 17,9 %, complétée par les fonds de pension obligatoire</w:delText>
        </w:r>
      </w:del>
      <w:ins w:id="1590" w:author="emmanuel blezes" w:date="2026-05-20T21:46:00Z" w16du:dateUtc="2026-05-20T19:46:00Z">
        <w:del w:id="1591" w:author="emmanuel blezes" w:date="2026-05-23T18:32:00Z" w16du:dateUtc="2026-05-23T16:32:00Z">
          <w:r w:rsidR="007115BA" w:rsidRPr="008D3D5D" w:rsidDel="00D35B6F">
            <w:rPr>
              <w:sz w:val="16"/>
              <w:szCs w:val="16"/>
              <w:rPrChange w:id="1592" w:author="emmanuel blezes" w:date="2026-05-23T18:38:00Z" w16du:dateUtc="2026-05-23T16:38:00Z">
                <w:rPr>
                  <w:sz w:val="20"/>
                  <w:szCs w:val="20"/>
                </w:rPr>
              </w:rPrChange>
            </w:rPr>
            <w:delText>s,</w:delText>
          </w:r>
        </w:del>
      </w:ins>
      <w:del w:id="1593" w:author="emmanuel blezes" w:date="2026-05-23T18:32:00Z" w16du:dateUtc="2026-05-23T16:32:00Z">
        <w:r w:rsidRPr="008D3D5D" w:rsidDel="00D35B6F">
          <w:rPr>
            <w:sz w:val="16"/>
            <w:szCs w:val="16"/>
            <w:rPrChange w:id="1594" w:author="emmanuel blezes" w:date="2026-05-23T18:38:00Z" w16du:dateUtc="2026-05-23T16:38:00Z">
              <w:rPr/>
            </w:rPrChange>
          </w:rPr>
          <w:delText>s (en moyenne 20 % supplémentaires partagés employeur/salarié), soit un total proche de 22 % pour la part assimilable à la retraite proprement dite.</w:delText>
        </w:r>
      </w:del>
    </w:p>
  </w:footnote>
  <w:footnote w:id="26">
    <w:p w14:paraId="0F3A04C8" w14:textId="77777777" w:rsidR="00B437D0" w:rsidRPr="008D3D5D" w:rsidDel="0063337D" w:rsidRDefault="00000000">
      <w:pPr>
        <w:pStyle w:val="FootnoteText"/>
        <w:rPr>
          <w:del w:id="1621" w:author="emmanuel blezes" w:date="2026-05-23T18:40:00Z" w16du:dateUtc="2026-05-23T16:40:00Z"/>
          <w:sz w:val="16"/>
          <w:szCs w:val="16"/>
          <w:rPrChange w:id="1622" w:author="emmanuel blezes" w:date="2026-05-23T18:38:00Z" w16du:dateUtc="2026-05-23T16:38:00Z">
            <w:rPr>
              <w:del w:id="1623" w:author="emmanuel blezes" w:date="2026-05-23T18:40:00Z" w16du:dateUtc="2026-05-23T16:40:00Z"/>
            </w:rPr>
          </w:rPrChange>
        </w:rPr>
      </w:pPr>
      <w:del w:id="1624" w:author="emmanuel blezes" w:date="2026-05-23T18:40:00Z" w16du:dateUtc="2026-05-23T16:40:00Z">
        <w:r w:rsidRPr="008D3D5D" w:rsidDel="0063337D">
          <w:rPr>
            <w:rStyle w:val="FootnoteReference"/>
            <w:sz w:val="16"/>
            <w:szCs w:val="16"/>
            <w:rPrChange w:id="1625" w:author="emmanuel blezes" w:date="2026-05-23T18:38:00Z" w16du:dateUtc="2026-05-23T16:38:00Z">
              <w:rPr>
                <w:rStyle w:val="FootnoteReference"/>
              </w:rPr>
            </w:rPrChange>
          </w:rPr>
          <w:footnoteRef/>
        </w:r>
        <w:r w:rsidRPr="008D3D5D" w:rsidDel="0063337D">
          <w:rPr>
            <w:sz w:val="16"/>
            <w:szCs w:val="16"/>
            <w:rPrChange w:id="1626" w:author="emmanuel blezes" w:date="2026-05-23T18:38:00Z" w16du:dateUtc="2026-05-23T16:38:00Z">
              <w:rPr/>
            </w:rPrChange>
          </w:rPr>
          <w:delText xml:space="preserve"> </w:delText>
        </w:r>
      </w:del>
      <w:ins w:id="1627" w:author="emmanuel blezes" w:date="2026-05-20T22:03:00Z" w16du:dateUtc="2026-05-20T20:03:00Z">
        <w:del w:id="1628" w:author="emmanuel blezes" w:date="2026-05-23T18:40:00Z" w16du:dateUtc="2026-05-23T16:40:00Z">
          <w:r w:rsidR="00E57EAC" w:rsidRPr="008D3D5D" w:rsidDel="0063337D">
            <w:rPr>
              <w:sz w:val="16"/>
              <w:szCs w:val="16"/>
              <w:rPrChange w:id="1629" w:author="emmanuel blezes" w:date="2026-05-23T18:38:00Z" w16du:dateUtc="2026-05-23T16:38:00Z">
                <w:rPr>
                  <w:sz w:val="20"/>
                  <w:szCs w:val="20"/>
                </w:rPr>
              </w:rPrChange>
            </w:rPr>
            <w:delText xml:space="preserve">OCDE, Pensions at a Glance 2025, </w:delText>
          </w:r>
        </w:del>
      </w:ins>
      <w:ins w:id="1630" w:author="emmanuel blezes" w:date="2026-05-20T22:05:00Z" w16du:dateUtc="2026-05-20T20:05:00Z">
        <w:del w:id="1631" w:author="emmanuel blezes" w:date="2026-05-23T18:40:00Z" w16du:dateUtc="2026-05-23T16:40:00Z">
          <w:r w:rsidR="00E57EAC" w:rsidRPr="008D3D5D" w:rsidDel="0063337D">
            <w:rPr>
              <w:sz w:val="16"/>
              <w:szCs w:val="16"/>
              <w:rPrChange w:id="1632" w:author="emmanuel blezes" w:date="2026-05-23T18:38:00Z" w16du:dateUtc="2026-05-23T16:38:00Z">
                <w:rPr>
                  <w:sz w:val="20"/>
                  <w:szCs w:val="20"/>
                </w:rPr>
              </w:rPrChange>
            </w:rPr>
            <w:delText>D</w:delText>
          </w:r>
        </w:del>
      </w:ins>
      <w:ins w:id="1633" w:author="emmanuel blezes" w:date="2026-05-20T22:03:00Z" w16du:dateUtc="2026-05-20T20:03:00Z">
        <w:del w:id="1634" w:author="emmanuel blezes" w:date="2026-05-23T18:40:00Z" w16du:dateUtc="2026-05-23T16:40:00Z">
          <w:r w:rsidR="00E57EAC" w:rsidRPr="008D3D5D" w:rsidDel="0063337D">
            <w:rPr>
              <w:sz w:val="16"/>
              <w:szCs w:val="16"/>
              <w:rPrChange w:id="1635" w:author="emmanuel blezes" w:date="2026-05-23T18:38:00Z" w16du:dateUtc="2026-05-23T16:38:00Z">
                <w:rPr>
                  <w:sz w:val="20"/>
                  <w:szCs w:val="20"/>
                </w:rPr>
              </w:rPrChange>
            </w:rPr>
            <w:delText>épenses publiques de retraite en % du PIB, dernière année disponible. Grèce ~16 %, Italie ~16 %, Autriche, France et Portugal autour de 13–14 %. Moyenne OCDE : 8,1 %.</w:delText>
          </w:r>
        </w:del>
      </w:ins>
      <w:del w:id="1636" w:author="emmanuel blezes" w:date="2026-05-23T18:40:00Z" w16du:dateUtc="2026-05-23T16:40:00Z">
        <w:r w:rsidRPr="008D3D5D" w:rsidDel="0063337D">
          <w:rPr>
            <w:sz w:val="16"/>
            <w:szCs w:val="16"/>
            <w:rPrChange w:id="1637" w:author="emmanuel blezes" w:date="2026-05-23T18:38:00Z" w16du:dateUtc="2026-05-23T16:38:00Z">
              <w:rPr/>
            </w:rPrChange>
          </w:rPr>
          <w:delText xml:space="preserve">OCDE, </w:delText>
        </w:r>
        <w:r w:rsidRPr="008D3D5D" w:rsidDel="0063337D">
          <w:rPr>
            <w:i/>
            <w:iCs/>
            <w:sz w:val="16"/>
            <w:szCs w:val="16"/>
            <w:rPrChange w:id="1638" w:author="emmanuel blezes" w:date="2026-05-23T18:38:00Z" w16du:dateUtc="2026-05-23T16:38:00Z">
              <w:rPr>
                <w:i/>
                <w:iCs/>
              </w:rPr>
            </w:rPrChange>
          </w:rPr>
          <w:delText>Pension expenditure as % of GDP</w:delText>
        </w:r>
        <w:r w:rsidRPr="008D3D5D" w:rsidDel="0063337D">
          <w:rPr>
            <w:sz w:val="16"/>
            <w:szCs w:val="16"/>
            <w:rPrChange w:id="1639" w:author="emmanuel blezes" w:date="2026-05-23T18:38:00Z" w16du:dateUtc="2026-05-23T16:38:00Z">
              <w:rPr/>
            </w:rPrChange>
          </w:rPr>
          <w:delText>, indicateurs 2024 (https://stats.oecd.org). Données 2022 (les plus récentes) : Italie 16,5 %, Autriche 14,3 %, France 13,9 %, Grèce 13,8 %, Espagne 12,2 %, Portugal 12,0 %, moyenne OCDE 7,7 %.</w:delText>
        </w:r>
      </w:del>
    </w:p>
  </w:footnote>
  <w:footnote w:id="27">
    <w:p w14:paraId="3FD61C89" w14:textId="77777777" w:rsidR="00B437D0" w:rsidRPr="008D3D5D" w:rsidDel="00FE1019" w:rsidRDefault="00000000">
      <w:pPr>
        <w:pStyle w:val="FootnoteText"/>
        <w:rPr>
          <w:del w:id="1740" w:author="emmanuel blezes" w:date="2026-05-20T22:07:00Z" w16du:dateUtc="2026-05-20T20:07:00Z"/>
          <w:sz w:val="16"/>
          <w:szCs w:val="16"/>
          <w:rPrChange w:id="1741" w:author="emmanuel blezes" w:date="2026-05-23T18:38:00Z" w16du:dateUtc="2026-05-23T16:38:00Z">
            <w:rPr>
              <w:del w:id="1742" w:author="emmanuel blezes" w:date="2026-05-20T22:07:00Z" w16du:dateUtc="2026-05-20T20:07:00Z"/>
            </w:rPr>
          </w:rPrChange>
        </w:rPr>
      </w:pPr>
      <w:del w:id="1743" w:author="emmanuel blezes" w:date="2026-05-20T22:07:00Z" w16du:dateUtc="2026-05-20T20:07:00Z">
        <w:r w:rsidRPr="008D3D5D" w:rsidDel="00FE1019">
          <w:rPr>
            <w:rStyle w:val="FootnoteReference"/>
            <w:sz w:val="16"/>
            <w:szCs w:val="16"/>
            <w:rPrChange w:id="1744" w:author="emmanuel blezes" w:date="2026-05-23T18:38:00Z" w16du:dateUtc="2026-05-23T16:38:00Z">
              <w:rPr>
                <w:rStyle w:val="FootnoteReference"/>
              </w:rPr>
            </w:rPrChange>
          </w:rPr>
          <w:footnoteRef/>
        </w:r>
        <w:r w:rsidRPr="008D3D5D" w:rsidDel="00FE1019">
          <w:rPr>
            <w:sz w:val="16"/>
            <w:szCs w:val="16"/>
            <w:rPrChange w:id="1745" w:author="emmanuel blezes" w:date="2026-05-23T18:38:00Z" w16du:dateUtc="2026-05-23T16:38:00Z">
              <w:rPr/>
            </w:rPrChange>
          </w:rPr>
          <w:delText xml:space="preserve"> Calcul OVLA. Méthode : ratio (taux de remplacement net) / (cotisation × durée de carrière), exprimé en rendement annualisé implicite. Hypothèses : carrière complète de 40 ans, salaire de référence constant en termes réels, retraite versée sur 20 ans (espérance de vie à 65 ans approximée). Sources d’entrée : OCDE 2024 (taux de remplacement nets) et Cleiss 2024 (taux de cotisations vieillesse). Ce calcul néglige la dimension assurantielle (pension de réversion, invalidité) et l’érosion monétaire au cours de la carrière. Il s’agit d’une mesure d’efficience du système —</w:delText>
        </w:r>
      </w:del>
      <w:ins w:id="1746" w:author="emmanuel blezes" w:date="2026-05-18T20:04:00Z" w16du:dateUtc="2026-05-18T18:04:00Z">
        <w:del w:id="1747" w:author="emmanuel blezes" w:date="2026-05-20T22:07:00Z" w16du:dateUtc="2026-05-20T20:07:00Z">
          <w:r w:rsidR="00146C66" w:rsidRPr="008D3D5D" w:rsidDel="00FE1019">
            <w:rPr>
              <w:sz w:val="16"/>
              <w:szCs w:val="16"/>
              <w:rPrChange w:id="1748" w:author="emmanuel blezes" w:date="2026-05-23T18:38:00Z" w16du:dateUtc="2026-05-23T16:38:00Z">
                <w:rPr/>
              </w:rPrChange>
            </w:rPr>
            <w:delText>-</w:delText>
          </w:r>
        </w:del>
      </w:ins>
      <w:del w:id="1749" w:author="emmanuel blezes" w:date="2026-05-20T22:07:00Z" w16du:dateUtc="2026-05-20T20:07:00Z">
        <w:r w:rsidRPr="008D3D5D" w:rsidDel="00FE1019">
          <w:rPr>
            <w:sz w:val="16"/>
            <w:szCs w:val="16"/>
            <w:rPrChange w:id="1750" w:author="emmanuel blezes" w:date="2026-05-23T18:38:00Z" w16du:dateUtc="2026-05-23T16:38:00Z">
              <w:rPr/>
            </w:rPrChange>
          </w:rPr>
          <w:delText xml:space="preserve"> pas de la rentabilité financière individuelle, qui dépend de paramètres supplémentaires.</w:delText>
        </w:r>
      </w:del>
    </w:p>
  </w:footnote>
  <w:footnote w:id="28">
    <w:p w14:paraId="1411903C" w14:textId="77777777" w:rsidR="00B437D0" w:rsidRPr="008D3D5D" w:rsidDel="00F01B21" w:rsidRDefault="00000000">
      <w:pPr>
        <w:pStyle w:val="FootnoteText"/>
        <w:rPr>
          <w:del w:id="1762" w:author="emmanuel blezes" w:date="2026-05-20T22:08:00Z" w16du:dateUtc="2026-05-20T20:08:00Z"/>
          <w:sz w:val="16"/>
          <w:szCs w:val="16"/>
          <w:rPrChange w:id="1763" w:author="emmanuel blezes" w:date="2026-05-23T18:38:00Z" w16du:dateUtc="2026-05-23T16:38:00Z">
            <w:rPr>
              <w:del w:id="1764" w:author="emmanuel blezes" w:date="2026-05-20T22:08:00Z" w16du:dateUtc="2026-05-20T20:08:00Z"/>
            </w:rPr>
          </w:rPrChange>
        </w:rPr>
      </w:pPr>
      <w:del w:id="1765" w:author="emmanuel blezes" w:date="2026-05-20T22:08:00Z" w16du:dateUtc="2026-05-20T20:08:00Z">
        <w:r w:rsidRPr="008D3D5D" w:rsidDel="00F01B21">
          <w:rPr>
            <w:rStyle w:val="FootnoteReference"/>
            <w:sz w:val="16"/>
            <w:szCs w:val="16"/>
            <w:rPrChange w:id="1766" w:author="emmanuel blezes" w:date="2026-05-23T18:38:00Z" w16du:dateUtc="2026-05-23T16:38:00Z">
              <w:rPr>
                <w:rStyle w:val="FootnoteReference"/>
              </w:rPr>
            </w:rPrChange>
          </w:rPr>
          <w:footnoteRef/>
        </w:r>
        <w:r w:rsidRPr="008D3D5D" w:rsidDel="00F01B21">
          <w:rPr>
            <w:sz w:val="16"/>
            <w:szCs w:val="16"/>
            <w:rPrChange w:id="1767" w:author="emmanuel blezes" w:date="2026-05-23T18:38:00Z" w16du:dateUtc="2026-05-23T16:38:00Z">
              <w:rPr/>
            </w:rPrChange>
          </w:rPr>
          <w:delText xml:space="preserve"> Conseil d’orientation des retraites, </w:delText>
        </w:r>
        <w:r w:rsidRPr="008D3D5D" w:rsidDel="00F01B21">
          <w:rPr>
            <w:i/>
            <w:iCs/>
            <w:sz w:val="16"/>
            <w:szCs w:val="16"/>
            <w:rPrChange w:id="1768" w:author="emmanuel blezes" w:date="2026-05-23T18:38:00Z" w16du:dateUtc="2026-05-23T16:38:00Z">
              <w:rPr>
                <w:i/>
                <w:iCs/>
              </w:rPr>
            </w:rPrChange>
          </w:rPr>
          <w:delText>Évolutions et perspectives des retraites en France</w:delText>
        </w:r>
        <w:r w:rsidRPr="008D3D5D" w:rsidDel="00F01B21">
          <w:rPr>
            <w:sz w:val="16"/>
            <w:szCs w:val="16"/>
            <w:rPrChange w:id="1769" w:author="emmanuel blezes" w:date="2026-05-23T18:38:00Z" w16du:dateUtc="2026-05-23T16:38:00Z">
              <w:rPr/>
            </w:rPrChange>
          </w:rPr>
          <w:delText>, rapport annuel, juin 2025 (https://www.cor-retraites.fr/sites/default/files/2025-06/RA_2025_def_publi.pdf). Scénario central : déficit projeté de –0,2 pt de PIB en 2030, –0,7 pt en 2040, –1,1 pt en 2050, –1,4 pt en 2070. Le besoin de financement annuel à droit constant atteindrait, en 2070, environ 45 milliards d’euros aux prix actuels.</w:delText>
        </w:r>
      </w:del>
    </w:p>
  </w:footnote>
  <w:footnote w:id="29">
    <w:p w14:paraId="00D706D2" w14:textId="77777777" w:rsidR="00B437D0" w:rsidRPr="008D3D5D" w:rsidDel="00120BE7" w:rsidRDefault="00000000">
      <w:pPr>
        <w:pStyle w:val="FootnoteText"/>
        <w:rPr>
          <w:del w:id="1783" w:author="emmanuel blezes" w:date="2026-05-23T18:50:00Z" w16du:dateUtc="2026-05-23T16:50:00Z"/>
          <w:sz w:val="16"/>
          <w:szCs w:val="16"/>
          <w:rPrChange w:id="1784" w:author="emmanuel blezes" w:date="2026-05-23T18:38:00Z" w16du:dateUtc="2026-05-23T16:38:00Z">
            <w:rPr>
              <w:del w:id="1785" w:author="emmanuel blezes" w:date="2026-05-23T18:50:00Z" w16du:dateUtc="2026-05-23T16:50:00Z"/>
            </w:rPr>
          </w:rPrChange>
        </w:rPr>
      </w:pPr>
      <w:del w:id="1786" w:author="emmanuel blezes" w:date="2026-05-23T18:50:00Z" w16du:dateUtc="2026-05-23T16:50:00Z">
        <w:r w:rsidRPr="008D3D5D" w:rsidDel="00120BE7">
          <w:rPr>
            <w:rStyle w:val="FootnoteReference"/>
            <w:sz w:val="16"/>
            <w:szCs w:val="16"/>
            <w:rPrChange w:id="1787" w:author="emmanuel blezes" w:date="2026-05-23T18:38:00Z" w16du:dateUtc="2026-05-23T16:38:00Z">
              <w:rPr>
                <w:rStyle w:val="FootnoteReference"/>
              </w:rPr>
            </w:rPrChange>
          </w:rPr>
          <w:footnoteRef/>
        </w:r>
        <w:r w:rsidRPr="008D3D5D" w:rsidDel="00120BE7">
          <w:rPr>
            <w:sz w:val="16"/>
            <w:szCs w:val="16"/>
            <w:rPrChange w:id="1788" w:author="emmanuel blezes" w:date="2026-05-23T18:38:00Z" w16du:dateUtc="2026-05-23T16:38:00Z">
              <w:rPr/>
            </w:rPrChange>
          </w:rPr>
          <w:delText xml:space="preserve"> Performances annualisées sur 10 ans (2014-2024) des principaux fonds de pension publics internationaux : CalPERS (États-Unis) 7,6 % ; </w:delText>
        </w:r>
        <w:r w:rsidRPr="008D3D5D" w:rsidDel="00120BE7">
          <w:rPr>
            <w:i/>
            <w:iCs/>
            <w:sz w:val="16"/>
            <w:szCs w:val="16"/>
            <w:rPrChange w:id="1789" w:author="emmanuel blezes" w:date="2026-05-23T18:38:00Z" w16du:dateUtc="2026-05-23T16:38:00Z">
              <w:rPr>
                <w:i/>
                <w:iCs/>
              </w:rPr>
            </w:rPrChange>
          </w:rPr>
          <w:delText>Canada Pension Plan Investment Board</w:delText>
        </w:r>
        <w:r w:rsidRPr="008D3D5D" w:rsidDel="00120BE7">
          <w:rPr>
            <w:sz w:val="16"/>
            <w:szCs w:val="16"/>
            <w:rPrChange w:id="1790" w:author="emmanuel blezes" w:date="2026-05-23T18:38:00Z" w16du:dateUtc="2026-05-23T16:38:00Z">
              <w:rPr/>
            </w:rPrChange>
          </w:rPr>
          <w:delText xml:space="preserve"> 8,3 % ; AP3 (Suède) 7,6 % ; ABP (Pays-Bas) 6,2 % en termes réels après inflation. Sources : rapports annuels 2024-2025 de chaque fonds. À titre de comparaison, le rendement net moyen des fonds euros français en 2024 était de 2,60 % brut, soit environ 1,1 % en termes réels. Voir ACPR / Banque de France, </w:delText>
        </w:r>
        <w:r w:rsidRPr="008D3D5D" w:rsidDel="00120BE7">
          <w:rPr>
            <w:i/>
            <w:iCs/>
            <w:sz w:val="16"/>
            <w:szCs w:val="16"/>
            <w:rPrChange w:id="1791" w:author="emmanuel blezes" w:date="2026-05-23T18:38:00Z" w16du:dateUtc="2026-05-23T16:38:00Z">
              <w:rPr>
                <w:i/>
                <w:iCs/>
              </w:rPr>
            </w:rPrChange>
          </w:rPr>
          <w:delText>Revalorisation 2024 des contrats d’assurance-vie et de capitalisation</w:delText>
        </w:r>
        <w:r w:rsidRPr="008D3D5D" w:rsidDel="00120BE7">
          <w:rPr>
            <w:sz w:val="16"/>
            <w:szCs w:val="16"/>
            <w:rPrChange w:id="1792" w:author="emmanuel blezes" w:date="2026-05-23T18:38:00Z" w16du:dateUtc="2026-05-23T16:38:00Z">
              <w:rPr/>
            </w:rPrChange>
          </w:rPr>
          <w:delText>, août 2025 (https://acpr.banque-france.fr/system/files/2025-08/20250804_AS175_Revalorisation_contrats_assurance_vie_2024.pdf).</w:delText>
        </w:r>
      </w:del>
    </w:p>
  </w:footnote>
  <w:footnote w:id="30">
    <w:p w14:paraId="542D6288" w14:textId="77777777" w:rsidR="00B437D0" w:rsidRPr="008D3D5D" w:rsidDel="00E23E7D" w:rsidRDefault="00000000">
      <w:pPr>
        <w:pStyle w:val="FootnoteText"/>
        <w:rPr>
          <w:del w:id="1874" w:author="emmanuel blezes" w:date="2026-05-23T19:00:00Z" w16du:dateUtc="2026-05-23T17:00:00Z"/>
          <w:sz w:val="16"/>
          <w:szCs w:val="16"/>
          <w:rPrChange w:id="1875" w:author="emmanuel blezes" w:date="2026-05-23T18:38:00Z" w16du:dateUtc="2026-05-23T16:38:00Z">
            <w:rPr>
              <w:del w:id="1876" w:author="emmanuel blezes" w:date="2026-05-23T19:00:00Z" w16du:dateUtc="2026-05-23T17:00:00Z"/>
            </w:rPr>
          </w:rPrChange>
        </w:rPr>
      </w:pPr>
      <w:del w:id="1877" w:author="emmanuel blezes" w:date="2026-05-23T19:00:00Z" w16du:dateUtc="2026-05-23T17:00:00Z">
        <w:r w:rsidRPr="008D3D5D" w:rsidDel="00E23E7D">
          <w:rPr>
            <w:rStyle w:val="FootnoteReference"/>
            <w:sz w:val="16"/>
            <w:szCs w:val="16"/>
            <w:rPrChange w:id="1878" w:author="emmanuel blezes" w:date="2026-05-23T18:38:00Z" w16du:dateUtc="2026-05-23T16:38:00Z">
              <w:rPr>
                <w:rStyle w:val="FootnoteReference"/>
              </w:rPr>
            </w:rPrChange>
          </w:rPr>
          <w:footnoteRef/>
        </w:r>
        <w:r w:rsidRPr="008D3D5D" w:rsidDel="00E23E7D">
          <w:rPr>
            <w:sz w:val="16"/>
            <w:szCs w:val="16"/>
            <w:rPrChange w:id="1879" w:author="emmanuel blezes" w:date="2026-05-23T18:38:00Z" w16du:dateUtc="2026-05-23T16:38:00Z">
              <w:rPr/>
            </w:rPrChange>
          </w:rPr>
          <w:delText xml:space="preserve"> Composition des actifs d’épargne retraite capitalisée en France à fin 2024 : Plan d’épargne retraite tous types confondus 119 Md€ (Bercy, 2024) ; ERAFP 47,8 Md€ (rapport 2024) ; FRR 21 Md€ (site institutionnel 2024) ; PERCO résiduel 6,9 Md€ (AFG 2024) ; PREFON, COREM, CRH et autres dispositifs ~15-20 Md€ (estimation). Total : 200-210 Md€, soit 2,5 % du PIB français (~ 2 800 Md€). Sources principales : AFG, </w:delText>
        </w:r>
        <w:r w:rsidRPr="008D3D5D" w:rsidDel="00E23E7D">
          <w:rPr>
            <w:i/>
            <w:iCs/>
            <w:sz w:val="16"/>
            <w:szCs w:val="16"/>
            <w:rPrChange w:id="1880" w:author="emmanuel blezes" w:date="2026-05-23T18:38:00Z" w16du:dateUtc="2026-05-23T16:38:00Z">
              <w:rPr>
                <w:i/>
                <w:iCs/>
              </w:rPr>
            </w:rPrChange>
          </w:rPr>
          <w:delText>Statistiques sur les actifs d’épargne salariale et d’épargne retraite au 31 décembre 2024</w:delText>
        </w:r>
        <w:r w:rsidRPr="008D3D5D" w:rsidDel="00E23E7D">
          <w:rPr>
            <w:sz w:val="16"/>
            <w:szCs w:val="16"/>
            <w:rPrChange w:id="1881" w:author="emmanuel blezes" w:date="2026-05-23T18:38:00Z" w16du:dateUtc="2026-05-23T16:38:00Z">
              <w:rPr/>
            </w:rPrChange>
          </w:rPr>
          <w:delText xml:space="preserve">, mars 2025 ; Bercy, communiqué </w:delText>
        </w:r>
        <w:r w:rsidRPr="008D3D5D" w:rsidDel="00E23E7D">
          <w:rPr>
            <w:i/>
            <w:iCs/>
            <w:sz w:val="16"/>
            <w:szCs w:val="16"/>
            <w:rPrChange w:id="1882" w:author="emmanuel blezes" w:date="2026-05-23T18:38:00Z" w16du:dateUtc="2026-05-23T16:38:00Z">
              <w:rPr>
                <w:i/>
                <w:iCs/>
              </w:rPr>
            </w:rPrChange>
          </w:rPr>
          <w:delText>Épargne retraite Q3 2024</w:delText>
        </w:r>
        <w:r w:rsidRPr="008D3D5D" w:rsidDel="00E23E7D">
          <w:rPr>
            <w:sz w:val="16"/>
            <w:szCs w:val="16"/>
            <w:rPrChange w:id="1883" w:author="emmanuel blezes" w:date="2026-05-23T18:38:00Z" w16du:dateUtc="2026-05-23T16:38:00Z">
              <w:rPr/>
            </w:rPrChange>
          </w:rPr>
          <w:delText xml:space="preserve">, février 2025 ; ERAFP, </w:delText>
        </w:r>
        <w:r w:rsidRPr="008D3D5D" w:rsidDel="00E23E7D">
          <w:rPr>
            <w:i/>
            <w:iCs/>
            <w:sz w:val="16"/>
            <w:szCs w:val="16"/>
            <w:rPrChange w:id="1884" w:author="emmanuel blezes" w:date="2026-05-23T18:38:00Z" w16du:dateUtc="2026-05-23T16:38:00Z">
              <w:rPr>
                <w:i/>
                <w:iCs/>
              </w:rPr>
            </w:rPrChange>
          </w:rPr>
          <w:delText>Rapport annuel 2024</w:delText>
        </w:r>
        <w:r w:rsidRPr="008D3D5D" w:rsidDel="00E23E7D">
          <w:rPr>
            <w:sz w:val="16"/>
            <w:szCs w:val="16"/>
            <w:rPrChange w:id="1885" w:author="emmanuel blezes" w:date="2026-05-23T18:38:00Z" w16du:dateUtc="2026-05-23T16:38:00Z">
              <w:rPr/>
            </w:rPrChange>
          </w:rPr>
          <w:delText>, 2025.</w:delText>
        </w:r>
      </w:del>
    </w:p>
  </w:footnote>
  <w:footnote w:id="31">
    <w:p w14:paraId="6C29D6BE" w14:textId="77777777" w:rsidR="00B437D0" w:rsidRPr="008D3D5D" w:rsidDel="00E23E7D" w:rsidRDefault="00000000">
      <w:pPr>
        <w:pStyle w:val="FootnoteText"/>
        <w:rPr>
          <w:del w:id="1900" w:author="emmanuel blezes" w:date="2026-05-23T19:00:00Z" w16du:dateUtc="2026-05-23T17:00:00Z"/>
          <w:sz w:val="16"/>
          <w:szCs w:val="16"/>
          <w:rPrChange w:id="1901" w:author="emmanuel blezes" w:date="2026-05-23T18:38:00Z" w16du:dateUtc="2026-05-23T16:38:00Z">
            <w:rPr>
              <w:del w:id="1902" w:author="emmanuel blezes" w:date="2026-05-23T19:00:00Z" w16du:dateUtc="2026-05-23T17:00:00Z"/>
            </w:rPr>
          </w:rPrChange>
        </w:rPr>
      </w:pPr>
      <w:del w:id="1903" w:author="emmanuel blezes" w:date="2026-05-23T19:00:00Z" w16du:dateUtc="2026-05-23T17:00:00Z">
        <w:r w:rsidRPr="008D3D5D" w:rsidDel="00E23E7D">
          <w:rPr>
            <w:rStyle w:val="FootnoteReference"/>
            <w:sz w:val="16"/>
            <w:szCs w:val="16"/>
            <w:rPrChange w:id="1904" w:author="emmanuel blezes" w:date="2026-05-23T18:38:00Z" w16du:dateUtc="2026-05-23T16:38:00Z">
              <w:rPr>
                <w:rStyle w:val="FootnoteReference"/>
              </w:rPr>
            </w:rPrChange>
          </w:rPr>
          <w:footnoteRef/>
        </w:r>
        <w:r w:rsidRPr="008D3D5D" w:rsidDel="00E23E7D">
          <w:rPr>
            <w:sz w:val="16"/>
            <w:szCs w:val="16"/>
            <w:rPrChange w:id="1905" w:author="emmanuel blezes" w:date="2026-05-23T18:38:00Z" w16du:dateUtc="2026-05-23T16:38:00Z">
              <w:rPr/>
            </w:rPrChange>
          </w:rPr>
          <w:delText xml:space="preserve"> Ministère de l’Économie, </w:delText>
        </w:r>
        <w:r w:rsidRPr="008D3D5D" w:rsidDel="00E23E7D">
          <w:rPr>
            <w:i/>
            <w:iCs/>
            <w:sz w:val="16"/>
            <w:szCs w:val="16"/>
            <w:rPrChange w:id="1906" w:author="emmanuel blezes" w:date="2026-05-23T18:38:00Z" w16du:dateUtc="2026-05-23T16:38:00Z">
              <w:rPr>
                <w:i/>
                <w:iCs/>
              </w:rPr>
            </w:rPrChange>
          </w:rPr>
          <w:delText>Épargne retraite : déploiement du PER, plus de 11 millions de titulaires et près de 119 milliards d’encours au troisième trimestre 2024</w:delText>
        </w:r>
        <w:r w:rsidRPr="008D3D5D" w:rsidDel="00E23E7D">
          <w:rPr>
            <w:sz w:val="16"/>
            <w:szCs w:val="16"/>
            <w:rPrChange w:id="1907" w:author="emmanuel blezes" w:date="2026-05-23T18:38:00Z" w16du:dateUtc="2026-05-23T16:38:00Z">
              <w:rPr/>
            </w:rPrChange>
          </w:rPr>
          <w:delText>, communiqué de presse, février 2025 (https://presse.economie.gouv.fr/epargne-retraite-deploiement-du-per-plus-de-11-millions-de-titulaires-et-pres-de-119-milliards-dencours-au-troisieme-trimestre-2024/).</w:delText>
        </w:r>
      </w:del>
    </w:p>
  </w:footnote>
  <w:footnote w:id="32">
    <w:p w14:paraId="1C202C70" w14:textId="77777777" w:rsidR="00B437D0" w:rsidRPr="008D3D5D" w:rsidRDefault="00000000">
      <w:pPr>
        <w:pStyle w:val="FootnoteText"/>
        <w:rPr>
          <w:sz w:val="16"/>
          <w:szCs w:val="16"/>
          <w:lang w:val="en-GB"/>
          <w:rPrChange w:id="2047" w:author="emmanuel blezes" w:date="2026-05-23T18:38:00Z" w16du:dateUtc="2026-05-23T16:38:00Z">
            <w:rPr/>
          </w:rPrChange>
        </w:rPr>
      </w:pPr>
      <w:r w:rsidRPr="008D3D5D">
        <w:rPr>
          <w:rStyle w:val="FootnoteReference"/>
          <w:sz w:val="16"/>
          <w:szCs w:val="16"/>
          <w:rPrChange w:id="2048" w:author="emmanuel blezes" w:date="2026-05-23T18:38:00Z" w16du:dateUtc="2026-05-23T16:38:00Z">
            <w:rPr>
              <w:rStyle w:val="FootnoteReference"/>
            </w:rPr>
          </w:rPrChange>
        </w:rPr>
        <w:footnoteRef/>
      </w:r>
      <w:r w:rsidRPr="008D3D5D">
        <w:rPr>
          <w:sz w:val="16"/>
          <w:szCs w:val="16"/>
          <w:rPrChange w:id="2049" w:author="emmanuel blezes" w:date="2026-05-23T18:38:00Z" w16du:dateUtc="2026-05-23T16:38:00Z">
            <w:rPr/>
          </w:rPrChange>
        </w:rPr>
        <w:t xml:space="preserve"> Conseil d’orientation des retraites, </w:t>
      </w:r>
      <w:r w:rsidRPr="008D3D5D">
        <w:rPr>
          <w:i/>
          <w:iCs/>
          <w:sz w:val="16"/>
          <w:szCs w:val="16"/>
          <w:rPrChange w:id="2050" w:author="emmanuel blezes" w:date="2026-05-23T18:38:00Z" w16du:dateUtc="2026-05-23T16:38:00Z">
            <w:rPr>
              <w:i/>
              <w:iCs/>
            </w:rPr>
          </w:rPrChange>
        </w:rPr>
        <w:t>Évolutions et perspectives des retraites en France</w:t>
      </w:r>
      <w:r w:rsidRPr="008D3D5D">
        <w:rPr>
          <w:sz w:val="16"/>
          <w:szCs w:val="16"/>
          <w:rPrChange w:id="2051" w:author="emmanuel blezes" w:date="2026-05-23T18:38:00Z" w16du:dateUtc="2026-05-23T16:38:00Z">
            <w:rPr/>
          </w:rPrChange>
        </w:rPr>
        <w:t xml:space="preserve">, rapport annuel, juin 2025. </w:t>
      </w:r>
      <w:r w:rsidRPr="008D3D5D">
        <w:rPr>
          <w:sz w:val="16"/>
          <w:szCs w:val="16"/>
          <w:lang w:val="en-GB"/>
          <w:rPrChange w:id="2052" w:author="emmanuel blezes" w:date="2026-05-23T18:38:00Z" w16du:dateUtc="2026-05-23T16:38:00Z">
            <w:rPr/>
          </w:rPrChange>
        </w:rPr>
        <w:t xml:space="preserve">URL : </w:t>
      </w:r>
      <w:ins w:id="2053" w:author="emmanuel blezes" w:date="2026-05-21T11:59:00Z" w16du:dateUtc="2026-05-21T09:59:00Z">
        <w:r w:rsidR="00291CE0" w:rsidRPr="008D3D5D">
          <w:rPr>
            <w:sz w:val="16"/>
            <w:szCs w:val="16"/>
            <w:rPrChange w:id="2054" w:author="emmanuel blezes" w:date="2026-05-23T18:38:00Z" w16du:dateUtc="2026-05-23T16:38:00Z">
              <w:rPr>
                <w:sz w:val="20"/>
                <w:szCs w:val="20"/>
              </w:rPr>
            </w:rPrChange>
          </w:rPr>
          <w:fldChar w:fldCharType="begin"/>
        </w:r>
        <w:r w:rsidR="00291CE0" w:rsidRPr="008D3D5D">
          <w:rPr>
            <w:sz w:val="16"/>
            <w:szCs w:val="16"/>
            <w:lang w:val="en-GB"/>
            <w:rPrChange w:id="2055" w:author="emmanuel blezes" w:date="2026-05-23T18:38:00Z" w16du:dateUtc="2026-05-23T16:38:00Z">
              <w:rPr>
                <w:sz w:val="20"/>
                <w:szCs w:val="20"/>
              </w:rPr>
            </w:rPrChange>
          </w:rPr>
          <w:instrText>HYPERLINK "https://www.cor-retraites.fr/sites/default/files/2025-06/RA_2025_def_publi.pdf"</w:instrText>
        </w:r>
        <w:r w:rsidR="00291CE0" w:rsidRPr="003F3A2A">
          <w:rPr>
            <w:sz w:val="16"/>
            <w:szCs w:val="16"/>
          </w:rPr>
        </w:r>
        <w:r w:rsidR="00291CE0" w:rsidRPr="008D3D5D">
          <w:rPr>
            <w:sz w:val="16"/>
            <w:szCs w:val="16"/>
            <w:rPrChange w:id="2056" w:author="emmanuel blezes" w:date="2026-05-23T18:38:00Z" w16du:dateUtc="2026-05-23T16:38:00Z">
              <w:rPr>
                <w:sz w:val="20"/>
                <w:szCs w:val="20"/>
              </w:rPr>
            </w:rPrChange>
          </w:rPr>
          <w:fldChar w:fldCharType="separate"/>
        </w:r>
        <w:r w:rsidRPr="008D3D5D">
          <w:rPr>
            <w:rStyle w:val="Hyperlink"/>
            <w:sz w:val="16"/>
            <w:szCs w:val="16"/>
            <w:lang w:val="en-GB"/>
            <w:rPrChange w:id="2057" w:author="emmanuel blezes" w:date="2026-05-23T18:38:00Z" w16du:dateUtc="2026-05-23T16:38:00Z">
              <w:rPr/>
            </w:rPrChange>
          </w:rPr>
          <w:t>https://www.cor-retraites.fr/rapports-du-cor/rapport-annuel-cor-juin-2025-evolutions-perspectives-retraites-france</w:t>
        </w:r>
        <w:r w:rsidR="00291CE0" w:rsidRPr="008D3D5D">
          <w:rPr>
            <w:sz w:val="16"/>
            <w:szCs w:val="16"/>
            <w:rPrChange w:id="2058" w:author="emmanuel blezes" w:date="2026-05-23T18:38:00Z" w16du:dateUtc="2026-05-23T16:38:00Z">
              <w:rPr>
                <w:sz w:val="20"/>
                <w:szCs w:val="20"/>
              </w:rPr>
            </w:rPrChange>
          </w:rPr>
          <w:fldChar w:fldCharType="end"/>
        </w:r>
      </w:ins>
      <w:del w:id="2059" w:author="emmanuel blezes" w:date="2026-05-21T11:58:00Z" w16du:dateUtc="2026-05-21T09:58:00Z">
        <w:r w:rsidRPr="008D3D5D" w:rsidDel="00291CE0">
          <w:rPr>
            <w:sz w:val="16"/>
            <w:szCs w:val="16"/>
            <w:lang w:val="en-GB"/>
            <w:rPrChange w:id="2060" w:author="emmanuel blezes" w:date="2026-05-23T18:38:00Z" w16du:dateUtc="2026-05-23T16:38:00Z">
              <w:rPr/>
            </w:rPrChange>
          </w:rPr>
          <w:delText xml:space="preserve"> (consulté en mai 2026).</w:delText>
        </w:r>
      </w:del>
    </w:p>
  </w:footnote>
  <w:footnote w:id="33">
    <w:p w14:paraId="19559071" w14:textId="77777777" w:rsidR="00B437D0" w:rsidRPr="008D3D5D" w:rsidRDefault="00000000">
      <w:pPr>
        <w:pStyle w:val="FootnoteText"/>
        <w:rPr>
          <w:sz w:val="16"/>
          <w:szCs w:val="16"/>
          <w:rPrChange w:id="2102" w:author="emmanuel blezes" w:date="2026-05-23T18:38:00Z" w16du:dateUtc="2026-05-23T16:38:00Z">
            <w:rPr/>
          </w:rPrChange>
        </w:rPr>
      </w:pPr>
      <w:r w:rsidRPr="008D3D5D">
        <w:rPr>
          <w:rStyle w:val="FootnoteReference"/>
          <w:sz w:val="16"/>
          <w:szCs w:val="16"/>
          <w:rPrChange w:id="2103" w:author="emmanuel blezes" w:date="2026-05-23T18:38:00Z" w16du:dateUtc="2026-05-23T16:38:00Z">
            <w:rPr>
              <w:rStyle w:val="FootnoteReference"/>
            </w:rPr>
          </w:rPrChange>
        </w:rPr>
        <w:footnoteRef/>
      </w:r>
      <w:r w:rsidRPr="008D3D5D">
        <w:rPr>
          <w:sz w:val="16"/>
          <w:szCs w:val="16"/>
          <w:lang w:val="en-GB"/>
          <w:rPrChange w:id="2104" w:author="emmanuel blezes" w:date="2026-05-23T18:38:00Z" w16du:dateUtc="2026-05-23T16:38:00Z">
            <w:rPr>
              <w:lang w:val="en-GB"/>
            </w:rPr>
          </w:rPrChange>
        </w:rPr>
        <w:t xml:space="preserve"> Fonds monétaire international, </w:t>
      </w:r>
      <w:r w:rsidRPr="008D3D5D">
        <w:rPr>
          <w:i/>
          <w:iCs/>
          <w:sz w:val="16"/>
          <w:szCs w:val="16"/>
          <w:lang w:val="en-GB"/>
          <w:rPrChange w:id="2105" w:author="emmanuel blezes" w:date="2026-05-23T18:38:00Z" w16du:dateUtc="2026-05-23T16:38:00Z">
            <w:rPr>
              <w:i/>
              <w:iCs/>
              <w:lang w:val="en-GB"/>
            </w:rPr>
          </w:rPrChange>
        </w:rPr>
        <w:t>France: Staff Concluding Statement of the 2025 Article IV Mission</w:t>
      </w:r>
      <w:r w:rsidRPr="008D3D5D">
        <w:rPr>
          <w:sz w:val="16"/>
          <w:szCs w:val="16"/>
          <w:lang w:val="en-GB"/>
          <w:rPrChange w:id="2106" w:author="emmanuel blezes" w:date="2026-05-23T18:38:00Z" w16du:dateUtc="2026-05-23T16:38:00Z">
            <w:rPr>
              <w:lang w:val="en-GB"/>
            </w:rPr>
          </w:rPrChange>
        </w:rPr>
        <w:t xml:space="preserve">, 22 mai 2025 (https://www.imf.org/fr/news/articles/2025/05/22/cs-france-2025). </w:t>
      </w:r>
      <w:r w:rsidRPr="008D3D5D">
        <w:rPr>
          <w:sz w:val="16"/>
          <w:szCs w:val="16"/>
          <w:rPrChange w:id="2107" w:author="emmanuel blezes" w:date="2026-05-23T18:38:00Z" w16du:dateUtc="2026-05-23T16:38:00Z">
            <w:rPr/>
          </w:rPrChange>
        </w:rPr>
        <w:t xml:space="preserve">La mission, conduite par Manuela Goretti, </w:t>
      </w:r>
      <w:ins w:id="2108" w:author="emmanuel blezes" w:date="2026-05-21T12:11:00Z" w16du:dateUtc="2026-05-21T10:11:00Z">
        <w:r w:rsidR="00E63023" w:rsidRPr="008D3D5D">
          <w:rPr>
            <w:sz w:val="16"/>
            <w:szCs w:val="16"/>
            <w:rPrChange w:id="2109" w:author="emmanuel blezes" w:date="2026-05-23T18:38:00Z" w16du:dateUtc="2026-05-23T16:38:00Z">
              <w:rPr>
                <w:sz w:val="20"/>
                <w:szCs w:val="20"/>
              </w:rPr>
            </w:rPrChange>
          </w:rPr>
          <w:t>range les retraites parmi les chantiers prioritaires de consolidation budgétaire</w:t>
        </w:r>
      </w:ins>
      <w:ins w:id="2110" w:author="emmanuel blezes" w:date="2026-05-21T12:14:00Z" w16du:dateUtc="2026-05-21T10:14:00Z">
        <w:r w:rsidR="00E63023" w:rsidRPr="008D3D5D">
          <w:rPr>
            <w:sz w:val="16"/>
            <w:szCs w:val="16"/>
            <w:rPrChange w:id="2111" w:author="emmanuel blezes" w:date="2026-05-23T18:38:00Z" w16du:dateUtc="2026-05-23T16:38:00Z">
              <w:rPr>
                <w:sz w:val="20"/>
                <w:szCs w:val="20"/>
              </w:rPr>
            </w:rPrChange>
          </w:rPr>
          <w:t>.</w:t>
        </w:r>
      </w:ins>
      <w:del w:id="2112" w:author="emmanuel blezes" w:date="2026-05-21T12:11:00Z" w16du:dateUtc="2026-05-21T10:11:00Z">
        <w:r w:rsidRPr="008D3D5D" w:rsidDel="00E63023">
          <w:rPr>
            <w:sz w:val="16"/>
            <w:szCs w:val="16"/>
            <w:rPrChange w:id="2113" w:author="emmanuel blezes" w:date="2026-05-23T18:38:00Z" w16du:dateUtc="2026-05-23T16:38:00Z">
              <w:rPr/>
            </w:rPrChange>
          </w:rPr>
          <w:delText xml:space="preserve">place la viabilité du système de retraite parmi les </w:delText>
        </w:r>
      </w:del>
      <w:del w:id="2114" w:author="emmanuel blezes" w:date="2026-05-21T12:08:00Z" w16du:dateUtc="2026-05-21T10:08:00Z">
        <w:r w:rsidRPr="008D3D5D" w:rsidDel="004E62F2">
          <w:rPr>
            <w:sz w:val="16"/>
            <w:szCs w:val="16"/>
            <w:rPrChange w:id="2115" w:author="emmanuel blezes" w:date="2026-05-23T18:38:00Z" w16du:dateUtc="2026-05-23T16:38:00Z">
              <w:rPr/>
            </w:rPrChange>
          </w:rPr>
          <w:delText xml:space="preserve">trois </w:delText>
        </w:r>
      </w:del>
      <w:del w:id="2116" w:author="emmanuel blezes" w:date="2026-05-21T12:11:00Z" w16du:dateUtc="2026-05-21T10:11:00Z">
        <w:r w:rsidRPr="008D3D5D" w:rsidDel="00E63023">
          <w:rPr>
            <w:sz w:val="16"/>
            <w:szCs w:val="16"/>
            <w:rPrChange w:id="2117" w:author="emmanuel blezes" w:date="2026-05-23T18:38:00Z" w16du:dateUtc="2026-05-23T16:38:00Z">
              <w:rPr/>
            </w:rPrChange>
          </w:rPr>
          <w:delText>principaux facteurs de risque budgétaire de moyen terme pour la France, aux côtés de la dynamique de l’assurance-chômage et de la masse salariale publique.</w:delText>
        </w:r>
      </w:del>
    </w:p>
  </w:footnote>
  <w:footnote w:id="34">
    <w:p w14:paraId="02930B08" w14:textId="77777777" w:rsidR="00B437D0" w:rsidRPr="008D3D5D" w:rsidDel="004E62F2" w:rsidRDefault="00000000">
      <w:pPr>
        <w:pStyle w:val="FootnoteText"/>
        <w:rPr>
          <w:del w:id="2124" w:author="emmanuel blezes" w:date="2026-05-21T12:08:00Z" w16du:dateUtc="2026-05-21T10:08:00Z"/>
          <w:sz w:val="16"/>
          <w:szCs w:val="16"/>
          <w:rPrChange w:id="2125" w:author="emmanuel blezes" w:date="2026-05-23T18:38:00Z" w16du:dateUtc="2026-05-23T16:38:00Z">
            <w:rPr>
              <w:del w:id="2126" w:author="emmanuel blezes" w:date="2026-05-21T12:08:00Z" w16du:dateUtc="2026-05-21T10:08:00Z"/>
            </w:rPr>
          </w:rPrChange>
        </w:rPr>
      </w:pPr>
      <w:del w:id="2127" w:author="emmanuel blezes" w:date="2026-05-21T12:08:00Z" w16du:dateUtc="2026-05-21T10:08:00Z">
        <w:r w:rsidRPr="008D3D5D" w:rsidDel="004E62F2">
          <w:rPr>
            <w:rStyle w:val="FootnoteReference"/>
            <w:sz w:val="16"/>
            <w:szCs w:val="16"/>
            <w:rPrChange w:id="2128" w:author="emmanuel blezes" w:date="2026-05-23T18:38:00Z" w16du:dateUtc="2026-05-23T16:38:00Z">
              <w:rPr>
                <w:rStyle w:val="FootnoteReference"/>
              </w:rPr>
            </w:rPrChange>
          </w:rPr>
          <w:footnoteRef/>
        </w:r>
        <w:r w:rsidRPr="008D3D5D" w:rsidDel="004E62F2">
          <w:rPr>
            <w:sz w:val="16"/>
            <w:szCs w:val="16"/>
            <w:rPrChange w:id="2129" w:author="emmanuel blezes" w:date="2026-05-23T18:38:00Z" w16du:dateUtc="2026-05-23T16:38:00Z">
              <w:rPr/>
            </w:rPrChange>
          </w:rPr>
          <w:delText xml:space="preserve"> Commission européenne, </w:delText>
        </w:r>
        <w:r w:rsidRPr="008D3D5D" w:rsidDel="004E62F2">
          <w:rPr>
            <w:i/>
            <w:iCs/>
            <w:sz w:val="16"/>
            <w:szCs w:val="16"/>
            <w:rPrChange w:id="2130" w:author="emmanuel blezes" w:date="2026-05-23T18:38:00Z" w16du:dateUtc="2026-05-23T16:38:00Z">
              <w:rPr>
                <w:i/>
                <w:iCs/>
              </w:rPr>
            </w:rPrChange>
          </w:rPr>
          <w:delText>2024 Ageing Report —</w:delText>
        </w:r>
      </w:del>
      <w:ins w:id="2131" w:author="emmanuel blezes" w:date="2026-05-18T20:04:00Z" w16du:dateUtc="2026-05-18T18:04:00Z">
        <w:del w:id="2132" w:author="emmanuel blezes" w:date="2026-05-21T12:08:00Z" w16du:dateUtc="2026-05-21T10:08:00Z">
          <w:r w:rsidR="00146C66" w:rsidRPr="008D3D5D" w:rsidDel="004E62F2">
            <w:rPr>
              <w:i/>
              <w:iCs/>
              <w:sz w:val="16"/>
              <w:szCs w:val="16"/>
              <w:rPrChange w:id="2133" w:author="emmanuel blezes" w:date="2026-05-23T18:38:00Z" w16du:dateUtc="2026-05-23T16:38:00Z">
                <w:rPr>
                  <w:i/>
                  <w:iCs/>
                </w:rPr>
              </w:rPrChange>
            </w:rPr>
            <w:delText>-</w:delText>
          </w:r>
        </w:del>
      </w:ins>
      <w:del w:id="2134" w:author="emmanuel blezes" w:date="2026-05-21T12:08:00Z" w16du:dateUtc="2026-05-21T10:08:00Z">
        <w:r w:rsidRPr="008D3D5D" w:rsidDel="004E62F2">
          <w:rPr>
            <w:i/>
            <w:iCs/>
            <w:sz w:val="16"/>
            <w:szCs w:val="16"/>
            <w:rPrChange w:id="2135" w:author="emmanuel blezes" w:date="2026-05-23T18:38:00Z" w16du:dateUtc="2026-05-23T16:38:00Z">
              <w:rPr>
                <w:i/>
                <w:iCs/>
              </w:rPr>
            </w:rPrChange>
          </w:rPr>
          <w:delText xml:space="preserve"> Economic and Budgetary Projections for the EU Member States (2022-2070)</w:delText>
        </w:r>
        <w:r w:rsidRPr="008D3D5D" w:rsidDel="004E62F2">
          <w:rPr>
            <w:sz w:val="16"/>
            <w:szCs w:val="16"/>
            <w:rPrChange w:id="2136" w:author="emmanuel blezes" w:date="2026-05-23T18:38:00Z" w16du:dateUtc="2026-05-23T16:38:00Z">
              <w:rPr/>
            </w:rPrChange>
          </w:rPr>
          <w:delText xml:space="preserve">, avril 2024 (https://economy-finance.ec.europa.eu/publications/2024-ageing-report_en) ; </w:delText>
        </w:r>
        <w:r w:rsidRPr="008D3D5D" w:rsidDel="004E62F2">
          <w:rPr>
            <w:i/>
            <w:iCs/>
            <w:sz w:val="16"/>
            <w:szCs w:val="16"/>
            <w:rPrChange w:id="2137" w:author="emmanuel blezes" w:date="2026-05-23T18:38:00Z" w16du:dateUtc="2026-05-23T16:38:00Z">
              <w:rPr>
                <w:i/>
                <w:iCs/>
              </w:rPr>
            </w:rPrChange>
          </w:rPr>
          <w:delText>Fiche pays France</w:delText>
        </w:r>
        <w:r w:rsidRPr="008D3D5D" w:rsidDel="004E62F2">
          <w:rPr>
            <w:sz w:val="16"/>
            <w:szCs w:val="16"/>
            <w:rPrChange w:id="2138" w:author="emmanuel blezes" w:date="2026-05-23T18:38:00Z" w16du:dateUtc="2026-05-23T16:38:00Z">
              <w:rPr/>
            </w:rPrChange>
          </w:rPr>
          <w:delText xml:space="preserve"> (https://economy-finance.ec.europa.eu/document/download/e412927a-ea31-406d-bb6c-c925914123e9_en). La France se classe parmi les pays où la part des dépenses publiques liées au vieillissement (retraites, santé, dépendance) atteint, en 2022, les niveaux les plus élevés de l’Union, avec une trajectoire projetée stabilisée mais à un niveau structurellement élevé.</w:delText>
        </w:r>
      </w:del>
    </w:p>
  </w:footnote>
  <w:footnote w:id="35">
    <w:p w14:paraId="5E1AEC6C" w14:textId="77777777" w:rsidR="00B437D0" w:rsidRPr="008D3D5D" w:rsidRDefault="00000000">
      <w:pPr>
        <w:pStyle w:val="FootnoteText"/>
        <w:rPr>
          <w:sz w:val="16"/>
          <w:szCs w:val="16"/>
          <w:rPrChange w:id="2201" w:author="emmanuel blezes" w:date="2026-05-23T18:38:00Z" w16du:dateUtc="2026-05-23T16:38:00Z">
            <w:rPr/>
          </w:rPrChange>
        </w:rPr>
      </w:pPr>
      <w:r w:rsidRPr="008D3D5D">
        <w:rPr>
          <w:rStyle w:val="FootnoteReference"/>
          <w:sz w:val="16"/>
          <w:szCs w:val="16"/>
          <w:rPrChange w:id="2202" w:author="emmanuel blezes" w:date="2026-05-23T18:38:00Z" w16du:dateUtc="2026-05-23T16:38:00Z">
            <w:rPr>
              <w:rStyle w:val="FootnoteReference"/>
            </w:rPr>
          </w:rPrChange>
        </w:rPr>
        <w:footnoteRef/>
      </w:r>
      <w:r w:rsidRPr="008D3D5D">
        <w:rPr>
          <w:sz w:val="16"/>
          <w:szCs w:val="16"/>
          <w:rPrChange w:id="2203" w:author="emmanuel blezes" w:date="2026-05-23T18:38:00Z" w16du:dateUtc="2026-05-23T16:38:00Z">
            <w:rPr/>
          </w:rPrChange>
        </w:rPr>
        <w:t xml:space="preserve"> INSEE, </w:t>
      </w:r>
      <w:r w:rsidRPr="008D3D5D">
        <w:rPr>
          <w:i/>
          <w:iCs/>
          <w:sz w:val="16"/>
          <w:szCs w:val="16"/>
          <w:rPrChange w:id="2204" w:author="emmanuel blezes" w:date="2026-05-23T18:38:00Z" w16du:dateUtc="2026-05-23T16:38:00Z">
            <w:rPr>
              <w:i/>
              <w:iCs/>
            </w:rPr>
          </w:rPrChange>
        </w:rPr>
        <w:t>Bilan démographique 2025</w:t>
      </w:r>
      <w:r w:rsidRPr="008D3D5D">
        <w:rPr>
          <w:sz w:val="16"/>
          <w:szCs w:val="16"/>
          <w:rPrChange w:id="2205" w:author="emmanuel blezes" w:date="2026-05-23T18:38:00Z" w16du:dateUtc="2026-05-23T16:38: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6">
    <w:p w14:paraId="49ECE61E" w14:textId="77777777" w:rsidR="00B437D0" w:rsidRPr="008D3D5D" w:rsidRDefault="00000000">
      <w:pPr>
        <w:pStyle w:val="FootnoteText"/>
        <w:rPr>
          <w:sz w:val="16"/>
          <w:szCs w:val="16"/>
          <w:rPrChange w:id="2217" w:author="emmanuel blezes" w:date="2026-05-23T18:38:00Z" w16du:dateUtc="2026-05-23T16:38:00Z">
            <w:rPr/>
          </w:rPrChange>
        </w:rPr>
      </w:pPr>
      <w:r w:rsidRPr="008D3D5D">
        <w:rPr>
          <w:rStyle w:val="FootnoteReference"/>
          <w:sz w:val="16"/>
          <w:szCs w:val="16"/>
          <w:rPrChange w:id="2218" w:author="emmanuel blezes" w:date="2026-05-23T18:38:00Z" w16du:dateUtc="2026-05-23T16:38:00Z">
            <w:rPr>
              <w:rStyle w:val="FootnoteReference"/>
            </w:rPr>
          </w:rPrChange>
        </w:rPr>
        <w:footnoteRef/>
      </w:r>
      <w:r w:rsidRPr="008D3D5D">
        <w:rPr>
          <w:sz w:val="16"/>
          <w:szCs w:val="16"/>
          <w:rPrChange w:id="2219" w:author="emmanuel blezes" w:date="2026-05-23T18:38:00Z" w16du:dateUtc="2026-05-23T16:38:00Z">
            <w:rPr/>
          </w:rPrChange>
        </w:rPr>
        <w:t xml:space="preserve"> INSEE, </w:t>
      </w:r>
      <w:r w:rsidRPr="008D3D5D">
        <w:rPr>
          <w:i/>
          <w:iCs/>
          <w:sz w:val="16"/>
          <w:szCs w:val="16"/>
          <w:rPrChange w:id="2220" w:author="emmanuel blezes" w:date="2026-05-23T18:38:00Z" w16du:dateUtc="2026-05-23T16:38:00Z">
            <w:rPr>
              <w:i/>
              <w:iCs/>
            </w:rPr>
          </w:rPrChange>
        </w:rPr>
        <w:t>Bilan démographique 2025</w:t>
      </w:r>
      <w:r w:rsidRPr="008D3D5D">
        <w:rPr>
          <w:sz w:val="16"/>
          <w:szCs w:val="16"/>
          <w:rPrChange w:id="2221" w:author="emmanuel blezes" w:date="2026-05-23T18:38:00Z" w16du:dateUtc="2026-05-23T16:38:00Z">
            <w:rPr/>
          </w:rPrChange>
        </w:rPr>
        <w:t>, op. cit. Solde migratoire 2025 (provisoire) : +176 000 personnes ; population au 1er janvier 2026 estimée à 69,1 millions (vs 68,6 millions au 1er janvier 2025).</w:t>
      </w:r>
    </w:p>
  </w:footnote>
  <w:footnote w:id="37">
    <w:p w14:paraId="2044F98C" w14:textId="77777777" w:rsidR="00B437D0" w:rsidRPr="008D3D5D" w:rsidRDefault="00000000">
      <w:pPr>
        <w:pStyle w:val="FootnoteText"/>
        <w:rPr>
          <w:sz w:val="16"/>
          <w:szCs w:val="16"/>
          <w:rPrChange w:id="2279" w:author="emmanuel blezes" w:date="2026-05-23T18:38:00Z" w16du:dateUtc="2026-05-23T16:38:00Z">
            <w:rPr/>
          </w:rPrChange>
        </w:rPr>
      </w:pPr>
      <w:r w:rsidRPr="008D3D5D">
        <w:rPr>
          <w:rStyle w:val="FootnoteReference"/>
          <w:sz w:val="16"/>
          <w:szCs w:val="16"/>
          <w:rPrChange w:id="2280" w:author="emmanuel blezes" w:date="2026-05-23T18:38:00Z" w16du:dateUtc="2026-05-23T16:38:00Z">
            <w:rPr>
              <w:rStyle w:val="FootnoteReference"/>
            </w:rPr>
          </w:rPrChange>
        </w:rPr>
        <w:footnoteRef/>
      </w:r>
      <w:r w:rsidRPr="008D3D5D">
        <w:rPr>
          <w:sz w:val="16"/>
          <w:szCs w:val="16"/>
          <w:rPrChange w:id="2281" w:author="emmanuel blezes" w:date="2026-05-23T18:38:00Z" w16du:dateUtc="2026-05-23T16:38:00Z">
            <w:rPr/>
          </w:rPrChange>
        </w:rPr>
        <w:t xml:space="preserve"> INSEE, </w:t>
      </w:r>
      <w:r w:rsidRPr="008D3D5D">
        <w:rPr>
          <w:i/>
          <w:iCs/>
          <w:sz w:val="16"/>
          <w:szCs w:val="16"/>
          <w:rPrChange w:id="2282" w:author="emmanuel blezes" w:date="2026-05-23T18:38:00Z" w16du:dateUtc="2026-05-23T16:38:00Z">
            <w:rPr>
              <w:i/>
              <w:iCs/>
            </w:rPr>
          </w:rPrChange>
        </w:rPr>
        <w:t>Bilan démographique 2025</w:t>
      </w:r>
      <w:r w:rsidRPr="008D3D5D">
        <w:rPr>
          <w:sz w:val="16"/>
          <w:szCs w:val="16"/>
          <w:rPrChange w:id="2283" w:author="emmanuel blezes" w:date="2026-05-23T18:38:00Z" w16du:dateUtc="2026-05-23T16:38:00Z">
            <w:rPr/>
          </w:rPrChange>
        </w:rPr>
        <w:t xml:space="preserve">, op. cit. Indice conjoncturel de fécondité (ICF) 2025 : 1,56 enfant par femme. </w:t>
      </w:r>
      <w:ins w:id="2284" w:author="emmanuel blezes" w:date="2026-05-21T14:13:00Z" w16du:dateUtc="2026-05-21T12:13:00Z">
        <w:r w:rsidR="00C61B0E" w:rsidRPr="008D3D5D">
          <w:rPr>
            <w:sz w:val="16"/>
            <w:szCs w:val="16"/>
            <w:rPrChange w:id="2285" w:author="emmanuel blezes" w:date="2026-05-23T18:38:00Z" w16du:dateUtc="2026-05-23T16:38:00Z">
              <w:rPr>
                <w:sz w:val="20"/>
                <w:szCs w:val="20"/>
              </w:rPr>
            </w:rPrChange>
          </w:rPr>
          <w:t>Évolution récente : 2,00 en 2014, 1,80 en 2018, 1,84 en 2020, 1,65 en 2023, 1,61 en 2024, 1,56 en 2025.</w:t>
        </w:r>
      </w:ins>
      <w:del w:id="2286" w:author="emmanuel blezes" w:date="2026-05-21T14:13:00Z" w16du:dateUtc="2026-05-21T12:13:00Z">
        <w:r w:rsidRPr="008D3D5D" w:rsidDel="00C61B0E">
          <w:rPr>
            <w:sz w:val="16"/>
            <w:szCs w:val="16"/>
            <w:rPrChange w:id="2287" w:author="emmanuel blezes" w:date="2026-05-23T18:38:00Z" w16du:dateUtc="2026-05-23T16:38:00Z">
              <w:rPr/>
            </w:rPrChange>
          </w:rPr>
          <w:delText>Évolution récente : 1,98 en 2014, 1,80 en 2018, 1,84 en 2020, 1,66 en 2023, 1,61 en 2024, 1,56 en 2025.</w:delText>
        </w:r>
      </w:del>
      <w:r w:rsidRPr="008D3D5D">
        <w:rPr>
          <w:sz w:val="16"/>
          <w:szCs w:val="16"/>
          <w:rPrChange w:id="2288" w:author="emmanuel blezes" w:date="2026-05-23T18:38:00Z" w16du:dateUtc="2026-05-23T16:38:00Z">
            <w:rPr/>
          </w:rPrChange>
        </w:rPr>
        <w:t xml:space="preserve"> Âge moyen à la maternité : 31,2 ans en 2025 (vs 29,6 ans en 2005).</w:t>
      </w:r>
    </w:p>
  </w:footnote>
  <w:footnote w:id="38">
    <w:p w14:paraId="112631E0" w14:textId="77777777" w:rsidR="00B437D0" w:rsidRPr="008D3D5D" w:rsidRDefault="00000000">
      <w:pPr>
        <w:pStyle w:val="FootnoteText"/>
        <w:rPr>
          <w:sz w:val="16"/>
          <w:szCs w:val="16"/>
          <w:rPrChange w:id="2295" w:author="emmanuel blezes" w:date="2026-05-23T18:38:00Z" w16du:dateUtc="2026-05-23T16:38:00Z">
            <w:rPr/>
          </w:rPrChange>
        </w:rPr>
      </w:pPr>
      <w:r w:rsidRPr="008D3D5D">
        <w:rPr>
          <w:rStyle w:val="FootnoteReference"/>
          <w:sz w:val="16"/>
          <w:szCs w:val="16"/>
          <w:rPrChange w:id="2296" w:author="emmanuel blezes" w:date="2026-05-23T18:38:00Z" w16du:dateUtc="2026-05-23T16:38:00Z">
            <w:rPr>
              <w:rStyle w:val="FootnoteReference"/>
            </w:rPr>
          </w:rPrChange>
        </w:rPr>
        <w:footnoteRef/>
      </w:r>
      <w:r w:rsidRPr="008D3D5D">
        <w:rPr>
          <w:sz w:val="16"/>
          <w:szCs w:val="16"/>
          <w:lang w:val="en-GB"/>
          <w:rPrChange w:id="2297" w:author="emmanuel blezes" w:date="2026-05-23T18:38:00Z" w16du:dateUtc="2026-05-23T16:38:00Z">
            <w:rPr>
              <w:lang w:val="en-GB"/>
            </w:rPr>
          </w:rPrChange>
        </w:rPr>
        <w:t xml:space="preserve"> Eurostat, </w:t>
      </w:r>
      <w:r w:rsidRPr="008D3D5D">
        <w:rPr>
          <w:i/>
          <w:iCs/>
          <w:sz w:val="16"/>
          <w:szCs w:val="16"/>
          <w:lang w:val="en-GB"/>
          <w:rPrChange w:id="2298" w:author="emmanuel blezes" w:date="2026-05-23T18:38:00Z" w16du:dateUtc="2026-05-23T16:38:00Z">
            <w:rPr>
              <w:i/>
              <w:iCs/>
              <w:lang w:val="en-GB"/>
            </w:rPr>
          </w:rPrChange>
        </w:rPr>
        <w:t>Total fertility rate by NUTS 2 region</w:t>
      </w:r>
      <w:r w:rsidRPr="008D3D5D">
        <w:rPr>
          <w:sz w:val="16"/>
          <w:szCs w:val="16"/>
          <w:lang w:val="en-GB"/>
          <w:rPrChange w:id="2299" w:author="emmanuel blezes" w:date="2026-05-23T18:38:00Z" w16du:dateUtc="2026-05-23T16:38:00Z">
            <w:rPr>
              <w:lang w:val="en-GB"/>
            </w:rPr>
          </w:rPrChange>
        </w:rPr>
        <w:t xml:space="preserve">, données 2024. URL : https://ec.europa.eu/eurostat/databrowser/view/demo_r_find2/. </w:t>
      </w:r>
      <w:r w:rsidRPr="008D3D5D">
        <w:rPr>
          <w:sz w:val="16"/>
          <w:szCs w:val="16"/>
          <w:rPrChange w:id="2300" w:author="emmanuel blezes" w:date="2026-05-23T18:38:00Z" w16du:dateUtc="2026-05-23T16:38:00Z">
            <w:rPr/>
          </w:rPrChange>
        </w:rPr>
        <w:t xml:space="preserve">ICF 2024 dans l’UE : </w:t>
      </w:r>
      <w:ins w:id="2301" w:author="emmanuel blezes" w:date="2026-05-21T12:35:00Z" w16du:dateUtc="2026-05-21T10:35:00Z">
        <w:r w:rsidR="00CF3CAF" w:rsidRPr="008D3D5D">
          <w:rPr>
            <w:sz w:val="16"/>
            <w:szCs w:val="16"/>
            <w:rPrChange w:id="2302" w:author="emmanuel blezes" w:date="2026-05-23T18:38:00Z" w16du:dateUtc="2026-05-23T16:38:00Z">
              <w:rPr>
                <w:sz w:val="20"/>
                <w:szCs w:val="20"/>
              </w:rPr>
            </w:rPrChange>
          </w:rPr>
          <w:t>France 1,61 ; Allemagne 1,36 ; Italie 1,18 ; Espagne 1,10 ; Pays-Bas 1,43 ; Suède 1,45 ; moyenne UE27 1,34</w:t>
        </w:r>
      </w:ins>
      <w:del w:id="2303" w:author="emmanuel blezes" w:date="2026-05-21T12:35:00Z" w16du:dateUtc="2026-05-21T10:35:00Z">
        <w:r w:rsidRPr="008D3D5D" w:rsidDel="00CF3CAF">
          <w:rPr>
            <w:sz w:val="16"/>
            <w:szCs w:val="16"/>
            <w:rPrChange w:id="2304" w:author="emmanuel blezes" w:date="2026-05-23T18:38:00Z" w16du:dateUtc="2026-05-23T16:38:00Z">
              <w:rPr/>
            </w:rPrChange>
          </w:rPr>
          <w:delText>France 1,61 ; Allemagne 1,35 ; Italie 1,20 ; Espagne 1,12 ; Pays-Bas 1,43 ; Suède 1,45 ; moyenne UE27 1,38</w:delText>
        </w:r>
      </w:del>
      <w:r w:rsidRPr="008D3D5D">
        <w:rPr>
          <w:sz w:val="16"/>
          <w:szCs w:val="16"/>
          <w:rPrChange w:id="2305" w:author="emmanuel blezes" w:date="2026-05-23T18:38:00Z" w16du:dateUtc="2026-05-23T16:38:00Z">
            <w:rPr/>
          </w:rPrChange>
        </w:rPr>
        <w:t>.</w:t>
      </w:r>
    </w:p>
  </w:footnote>
  <w:footnote w:id="39">
    <w:p w14:paraId="015412D4" w14:textId="77777777" w:rsidR="00B437D0" w:rsidRPr="008D3D5D" w:rsidRDefault="00000000">
      <w:pPr>
        <w:pStyle w:val="FootnoteText"/>
        <w:rPr>
          <w:sz w:val="16"/>
          <w:szCs w:val="16"/>
          <w:rPrChange w:id="2321" w:author="emmanuel blezes" w:date="2026-05-23T18:38:00Z" w16du:dateUtc="2026-05-23T16:38:00Z">
            <w:rPr/>
          </w:rPrChange>
        </w:rPr>
      </w:pPr>
      <w:r w:rsidRPr="008D3D5D">
        <w:rPr>
          <w:rStyle w:val="FootnoteReference"/>
          <w:sz w:val="16"/>
          <w:szCs w:val="16"/>
          <w:rPrChange w:id="2322" w:author="emmanuel blezes" w:date="2026-05-23T18:38:00Z" w16du:dateUtc="2026-05-23T16:38:00Z">
            <w:rPr>
              <w:rStyle w:val="FootnoteReference"/>
            </w:rPr>
          </w:rPrChange>
        </w:rPr>
        <w:footnoteRef/>
      </w:r>
      <w:r w:rsidRPr="008D3D5D">
        <w:rPr>
          <w:sz w:val="16"/>
          <w:szCs w:val="16"/>
          <w:rPrChange w:id="2323" w:author="emmanuel blezes" w:date="2026-05-23T18:38:00Z" w16du:dateUtc="2026-05-23T16:38:00Z">
            <w:rPr/>
          </w:rPrChange>
        </w:rPr>
        <w:t xml:space="preserve"> INSEE, </w:t>
      </w:r>
      <w:r w:rsidRPr="008D3D5D">
        <w:rPr>
          <w:i/>
          <w:iCs/>
          <w:sz w:val="16"/>
          <w:szCs w:val="16"/>
          <w:rPrChange w:id="2324" w:author="emmanuel blezes" w:date="2026-05-23T18:38:00Z" w16du:dateUtc="2026-05-23T16:38:00Z">
            <w:rPr>
              <w:i/>
              <w:iCs/>
            </w:rPr>
          </w:rPrChange>
        </w:rPr>
        <w:t>Bilan démographique 2025</w:t>
      </w:r>
      <w:r w:rsidRPr="008D3D5D">
        <w:rPr>
          <w:sz w:val="16"/>
          <w:szCs w:val="16"/>
          <w:rPrChange w:id="2325" w:author="emmanuel blezes" w:date="2026-05-23T18:38:00Z" w16du:dateUtc="2026-05-23T16:38:00Z">
            <w:rPr/>
          </w:rPrChange>
        </w:rPr>
        <w:t>, op. cit. Espérance de vie à la naissance en 2025 : 85,9 ans (femmes), 80,3 ans (hommes). En 1950 : 69,2 ans (femmes), 63,4 ans (hommes). Gain cumulé : 16,7 ans (femmes), 16,9 ans (hommes).</w:t>
      </w:r>
    </w:p>
  </w:footnote>
  <w:footnote w:id="40">
    <w:p w14:paraId="11630830" w14:textId="77777777" w:rsidR="00B437D0" w:rsidRPr="008D3D5D" w:rsidRDefault="00000000">
      <w:pPr>
        <w:pStyle w:val="FootnoteText"/>
        <w:rPr>
          <w:sz w:val="16"/>
          <w:szCs w:val="16"/>
          <w:rPrChange w:id="2354" w:author="emmanuel blezes" w:date="2026-05-23T18:38:00Z" w16du:dateUtc="2026-05-23T16:38:00Z">
            <w:rPr/>
          </w:rPrChange>
        </w:rPr>
      </w:pPr>
      <w:r w:rsidRPr="008D3D5D">
        <w:rPr>
          <w:rStyle w:val="FootnoteReference"/>
          <w:sz w:val="16"/>
          <w:szCs w:val="16"/>
          <w:rPrChange w:id="2355" w:author="emmanuel blezes" w:date="2026-05-23T18:38:00Z" w16du:dateUtc="2026-05-23T16:38:00Z">
            <w:rPr>
              <w:rStyle w:val="FootnoteReference"/>
            </w:rPr>
          </w:rPrChange>
        </w:rPr>
        <w:footnoteRef/>
      </w:r>
      <w:r w:rsidRPr="008D3D5D">
        <w:rPr>
          <w:sz w:val="16"/>
          <w:szCs w:val="16"/>
          <w:rPrChange w:id="2356" w:author="emmanuel blezes" w:date="2026-05-23T18:38:00Z" w16du:dateUtc="2026-05-23T16:38:00Z">
            <w:rPr/>
          </w:rPrChange>
        </w:rPr>
        <w:t xml:space="preserve"> Sur les hypothèses démographiques sous-jacentes à l’architecture de 1945, voir </w:t>
      </w:r>
      <w:ins w:id="2357" w:author="emmanuel blezes" w:date="2026-05-21T13:47:00Z" w16du:dateUtc="2026-05-21T11:47:00Z">
        <w:r w:rsidR="006F30FA" w:rsidRPr="008D3D5D">
          <w:rPr>
            <w:sz w:val="16"/>
            <w:szCs w:val="16"/>
            <w:rPrChange w:id="2358" w:author="emmanuel blezes" w:date="2026-05-23T18:38:00Z" w16du:dateUtc="2026-05-23T16:38:00Z">
              <w:rPr>
                <w:sz w:val="20"/>
                <w:szCs w:val="20"/>
              </w:rPr>
            </w:rPrChange>
          </w:rPr>
          <w:t>Bruno Valat, Les retraites et la création de la Sécurité sociale en 1945 : révolution ou restauration ?, Revue d’histoire de la protection sociale, 2020/1 n° 13, p. 36-53 (repris par le COR comme document de séance en 2022)</w:t>
        </w:r>
      </w:ins>
      <w:del w:id="2359" w:author="emmanuel blezes" w:date="2026-05-21T13:47:00Z" w16du:dateUtc="2026-05-21T11:47:00Z">
        <w:r w:rsidRPr="008D3D5D" w:rsidDel="006F30FA">
          <w:rPr>
            <w:sz w:val="16"/>
            <w:szCs w:val="16"/>
            <w:rPrChange w:id="2360" w:author="emmanuel blezes" w:date="2026-05-23T18:38:00Z" w16du:dateUtc="2026-05-23T16:38:00Z">
              <w:rPr/>
            </w:rPrChange>
          </w:rPr>
          <w:delText xml:space="preserve">Bertrand Valat, </w:delText>
        </w:r>
        <w:r w:rsidRPr="008D3D5D" w:rsidDel="006F30FA">
          <w:rPr>
            <w:i/>
            <w:iCs/>
            <w:sz w:val="16"/>
            <w:szCs w:val="16"/>
            <w:rPrChange w:id="2361" w:author="emmanuel blezes" w:date="2026-05-23T18:38:00Z" w16du:dateUtc="2026-05-23T16:38:00Z">
              <w:rPr>
                <w:i/>
                <w:iCs/>
              </w:rPr>
            </w:rPrChange>
          </w:rPr>
          <w:delText>Les retraites et la création de la Sécurité sociale en 1945 : révolution ou restauration ?</w:delText>
        </w:r>
        <w:r w:rsidRPr="008D3D5D" w:rsidDel="006F30FA">
          <w:rPr>
            <w:sz w:val="16"/>
            <w:szCs w:val="16"/>
            <w:rPrChange w:id="2362" w:author="emmanuel blezes" w:date="2026-05-23T18:38:00Z" w16du:dateUtc="2026-05-23T16:38:00Z">
              <w:rPr/>
            </w:rPrChange>
          </w:rPr>
          <w:delText>, document de travail pour le COR, 2022</w:delText>
        </w:r>
      </w:del>
      <w:r w:rsidRPr="008D3D5D">
        <w:rPr>
          <w:sz w:val="16"/>
          <w:szCs w:val="16"/>
          <w:rPrChange w:id="2363" w:author="emmanuel blezes" w:date="2026-05-23T18:38:00Z" w16du:dateUtc="2026-05-23T16:38:00Z">
            <w:rPr/>
          </w:rPrChange>
        </w:rPr>
        <w:t xml:space="preserve"> (https://www.cor-retraites.fr/sites/default/files/2022-12/Doc_10_Valat.pdf). </w:t>
      </w:r>
      <w:ins w:id="2364" w:author="emmanuel blezes" w:date="2026-05-21T13:56:00Z" w16du:dateUtc="2026-05-21T11:56:00Z">
        <w:r w:rsidR="00C61B0E" w:rsidRPr="008D3D5D">
          <w:rPr>
            <w:sz w:val="16"/>
            <w:szCs w:val="16"/>
            <w:rPrChange w:id="2365" w:author="emmanuel blezes" w:date="2026-05-23T18:38:00Z" w16du:dateUtc="2026-05-23T16:38:00Z">
              <w:rPr>
                <w:sz w:val="20"/>
                <w:szCs w:val="20"/>
              </w:rPr>
            </w:rPrChange>
          </w:rPr>
          <w:t>En 1947, première année de la série INSEE consolidée, l’espérance de vie à la naissance s’établit à 61,2 ans pour les hommes et 66,7 ans pour les femmes (INSEE Focus n° 157, juin 2019, séries longues 1947-2017).</w:t>
        </w:r>
      </w:ins>
      <w:del w:id="2366" w:author="emmanuel blezes" w:date="2026-05-21T13:52:00Z" w16du:dateUtc="2026-05-21T11:52:00Z">
        <w:r w:rsidRPr="008D3D5D" w:rsidDel="00C61B0E">
          <w:rPr>
            <w:sz w:val="16"/>
            <w:szCs w:val="16"/>
            <w:rPrChange w:id="2367" w:author="emmanuel blezes" w:date="2026-05-23T18:38:00Z" w16du:dateUtc="2026-05-23T16:38:00Z">
              <w:rPr/>
            </w:rPrChange>
          </w:rPr>
          <w:delText xml:space="preserve">En 1946, l’espérance de vie à la naissance s’établit à 61,9 ans (hommes) et 67,4 ans (femmes), ce qui correspond à une durée moyenne de retraite </w:delText>
        </w:r>
      </w:del>
      <w:del w:id="2368" w:author="emmanuel blezes" w:date="2026-05-18T20:04:00Z" w16du:dateUtc="2026-05-18T18:04:00Z">
        <w:r w:rsidRPr="008D3D5D" w:rsidDel="00146C66">
          <w:rPr>
            <w:sz w:val="16"/>
            <w:szCs w:val="16"/>
            <w:rPrChange w:id="2369" w:author="emmanuel blezes" w:date="2026-05-23T18:38:00Z" w16du:dateUtc="2026-05-23T16:38:00Z">
              <w:rPr/>
            </w:rPrChange>
          </w:rPr>
          <w:delText>—</w:delText>
        </w:r>
      </w:del>
      <w:del w:id="2370" w:author="emmanuel blezes" w:date="2026-05-21T13:52:00Z" w16du:dateUtc="2026-05-21T11:52:00Z">
        <w:r w:rsidRPr="008D3D5D" w:rsidDel="00C61B0E">
          <w:rPr>
            <w:sz w:val="16"/>
            <w:szCs w:val="16"/>
            <w:rPrChange w:id="2371" w:author="emmanuel blezes" w:date="2026-05-23T18:38:00Z" w16du:dateUtc="2026-05-23T16:38:00Z">
              <w:rPr/>
            </w:rPrChange>
          </w:rPr>
          <w:delText xml:space="preserve"> pour un travailleur partant à 65 ans </w:delText>
        </w:r>
      </w:del>
      <w:del w:id="2372" w:author="emmanuel blezes" w:date="2026-05-18T20:04:00Z" w16du:dateUtc="2026-05-18T18:04:00Z">
        <w:r w:rsidRPr="008D3D5D" w:rsidDel="00146C66">
          <w:rPr>
            <w:sz w:val="16"/>
            <w:szCs w:val="16"/>
            <w:rPrChange w:id="2373" w:author="emmanuel blezes" w:date="2026-05-23T18:38:00Z" w16du:dateUtc="2026-05-23T16:38:00Z">
              <w:rPr/>
            </w:rPrChange>
          </w:rPr>
          <w:delText>—</w:delText>
        </w:r>
      </w:del>
      <w:del w:id="2374" w:author="emmanuel blezes" w:date="2026-05-21T13:52:00Z" w16du:dateUtc="2026-05-21T11:52:00Z">
        <w:r w:rsidRPr="008D3D5D" w:rsidDel="00C61B0E">
          <w:rPr>
            <w:sz w:val="16"/>
            <w:szCs w:val="16"/>
            <w:rPrChange w:id="2375" w:author="emmanuel blezes" w:date="2026-05-23T18:38:00Z" w16du:dateUtc="2026-05-23T16:38:00Z">
              <w:rPr/>
            </w:rPrChange>
          </w:rPr>
          <w:delText xml:space="preserve"> de l’ordre de cinq à sept années.</w:delText>
        </w:r>
      </w:del>
    </w:p>
  </w:footnote>
  <w:footnote w:id="41">
    <w:p w14:paraId="1F3DE39F" w14:textId="77777777" w:rsidR="00B437D0" w:rsidRPr="008D3D5D" w:rsidRDefault="00000000">
      <w:pPr>
        <w:pStyle w:val="FootnoteText"/>
        <w:rPr>
          <w:sz w:val="16"/>
          <w:szCs w:val="16"/>
          <w:rPrChange w:id="2384" w:author="emmanuel blezes" w:date="2026-05-23T18:38:00Z" w16du:dateUtc="2026-05-23T16:38:00Z">
            <w:rPr/>
          </w:rPrChange>
        </w:rPr>
      </w:pPr>
      <w:r w:rsidRPr="008D3D5D">
        <w:rPr>
          <w:rStyle w:val="FootnoteReference"/>
          <w:sz w:val="16"/>
          <w:szCs w:val="16"/>
          <w:rPrChange w:id="2385" w:author="emmanuel blezes" w:date="2026-05-23T18:38:00Z" w16du:dateUtc="2026-05-23T16:38:00Z">
            <w:rPr>
              <w:rStyle w:val="FootnoteReference"/>
            </w:rPr>
          </w:rPrChange>
        </w:rPr>
        <w:footnoteRef/>
      </w:r>
      <w:r w:rsidRPr="008D3D5D">
        <w:rPr>
          <w:sz w:val="16"/>
          <w:szCs w:val="16"/>
          <w:rPrChange w:id="2386" w:author="emmanuel blezes" w:date="2026-05-23T18:38:00Z" w16du:dateUtc="2026-05-23T16:38:00Z">
            <w:rPr/>
          </w:rPrChange>
        </w:rPr>
        <w:t xml:space="preserve"> Tableau INSEE, </w:t>
      </w:r>
      <w:r w:rsidRPr="008D3D5D">
        <w:rPr>
          <w:i/>
          <w:iCs/>
          <w:sz w:val="16"/>
          <w:szCs w:val="16"/>
          <w:rPrChange w:id="2387" w:author="emmanuel blezes" w:date="2026-05-23T18:38:00Z" w16du:dateUtc="2026-05-23T16:38:00Z">
            <w:rPr>
              <w:i/>
              <w:iCs/>
            </w:rPr>
          </w:rPrChange>
        </w:rPr>
        <w:t>Espérance de vie à divers âges</w:t>
      </w:r>
      <w:r w:rsidRPr="008D3D5D">
        <w:rPr>
          <w:sz w:val="16"/>
          <w:szCs w:val="16"/>
          <w:rPrChange w:id="2388" w:author="emmanuel blezes" w:date="2026-05-23T18:38:00Z" w16du:dateUtc="2026-05-23T16:38:00Z">
            <w:rPr/>
          </w:rPrChange>
        </w:rPr>
        <w:t xml:space="preserve"> (https://www.insee.fr/fr/statistiques/2416631). </w:t>
      </w:r>
      <w:ins w:id="2389" w:author="emmanuel blezes" w:date="2026-05-21T13:49:00Z" w16du:dateUtc="2026-05-21T11:49:00Z">
        <w:r w:rsidR="00C61B0E" w:rsidRPr="008D3D5D">
          <w:rPr>
            <w:sz w:val="16"/>
            <w:szCs w:val="16"/>
            <w:rPrChange w:id="2390" w:author="emmanuel blezes" w:date="2026-05-23T18:38:00Z" w16du:dateUtc="2026-05-23T16:38:00Z">
              <w:rPr>
                <w:sz w:val="20"/>
                <w:szCs w:val="20"/>
              </w:rPr>
            </w:rPrChange>
          </w:rPr>
          <w:t>À 65 ans en 2025 : femmes 23,6 ans, hommes 20,0 ans.</w:t>
        </w:r>
      </w:ins>
      <w:del w:id="2391" w:author="emmanuel blezes" w:date="2026-05-21T13:49:00Z" w16du:dateUtc="2026-05-21T11:49:00Z">
        <w:r w:rsidRPr="008D3D5D" w:rsidDel="00C61B0E">
          <w:rPr>
            <w:sz w:val="16"/>
            <w:szCs w:val="16"/>
            <w:rPrChange w:id="2392" w:author="emmanuel blezes" w:date="2026-05-23T18:38:00Z" w16du:dateUtc="2026-05-23T16:38:00Z">
              <w:rPr/>
            </w:rPrChange>
          </w:rPr>
          <w:delText>À 65 ans en 2025 : femmes ≈ 23,9 ans, hommes ≈ 20,2 ans.</w:delText>
        </w:r>
      </w:del>
    </w:p>
  </w:footnote>
  <w:footnote w:id="42">
    <w:p w14:paraId="245202FF" w14:textId="77777777" w:rsidR="00B437D0" w:rsidRPr="008D3D5D" w:rsidRDefault="00000000">
      <w:pPr>
        <w:pStyle w:val="FootnoteText"/>
        <w:rPr>
          <w:sz w:val="16"/>
          <w:szCs w:val="16"/>
          <w:rPrChange w:id="2429" w:author="emmanuel blezes" w:date="2026-05-23T18:38:00Z" w16du:dateUtc="2026-05-23T16:38:00Z">
            <w:rPr/>
          </w:rPrChange>
        </w:rPr>
      </w:pPr>
      <w:r w:rsidRPr="008D3D5D">
        <w:rPr>
          <w:rStyle w:val="FootnoteReference"/>
          <w:sz w:val="16"/>
          <w:szCs w:val="16"/>
          <w:rPrChange w:id="2430" w:author="emmanuel blezes" w:date="2026-05-23T18:38:00Z" w16du:dateUtc="2026-05-23T16:38:00Z">
            <w:rPr>
              <w:rStyle w:val="FootnoteReference"/>
            </w:rPr>
          </w:rPrChange>
        </w:rPr>
        <w:footnoteRef/>
      </w:r>
      <w:r w:rsidRPr="008D3D5D">
        <w:rPr>
          <w:sz w:val="16"/>
          <w:szCs w:val="16"/>
          <w:rPrChange w:id="2431" w:author="emmanuel blezes" w:date="2026-05-23T18:38:00Z" w16du:dateUtc="2026-05-23T16:38:00Z">
            <w:rPr/>
          </w:rPrChange>
        </w:rPr>
        <w:t xml:space="preserve"> INSEE, </w:t>
      </w:r>
      <w:r w:rsidRPr="008D3D5D">
        <w:rPr>
          <w:i/>
          <w:iCs/>
          <w:sz w:val="16"/>
          <w:szCs w:val="16"/>
          <w:rPrChange w:id="2432" w:author="emmanuel blezes" w:date="2026-05-23T18:38:00Z" w16du:dateUtc="2026-05-23T16:38:00Z">
            <w:rPr>
              <w:i/>
              <w:iCs/>
            </w:rPr>
          </w:rPrChange>
        </w:rPr>
        <w:t>Bilan démographique 2025</w:t>
      </w:r>
      <w:r w:rsidRPr="008D3D5D">
        <w:rPr>
          <w:sz w:val="16"/>
          <w:szCs w:val="16"/>
          <w:rPrChange w:id="2433" w:author="emmanuel blezes" w:date="2026-05-23T18:38:00Z" w16du:dateUtc="2026-05-23T16:38:00Z">
            <w:rPr/>
          </w:rPrChange>
        </w:rPr>
        <w:t xml:space="preserve">, op. cit. Population au 1er janvier 2026 : 69,1 millions. </w:t>
      </w:r>
      <w:ins w:id="2434" w:author="emmanuel blezes" w:date="2026-05-21T13:42:00Z" w16du:dateUtc="2026-05-21T11:42:00Z">
        <w:r w:rsidR="006F30FA" w:rsidRPr="008D3D5D">
          <w:rPr>
            <w:sz w:val="16"/>
            <w:szCs w:val="16"/>
            <w:rPrChange w:id="2435" w:author="emmanuel blezes" w:date="2026-05-23T18:38:00Z" w16du:dateUtc="2026-05-23T16:38:00Z">
              <w:rPr>
                <w:sz w:val="20"/>
                <w:szCs w:val="20"/>
              </w:rPr>
            </w:rPrChange>
          </w:rPr>
          <w:t>Part des 65 ans et plus : 22,2 % au 1er janvier 2026 (environ 22,0 % au 1er janvier 2025, 16,4 % en 2006, environ 13 % en 1986). Part des moins de 20 ans : 22,5 % au 1er janvier 2026.</w:t>
        </w:r>
      </w:ins>
      <w:del w:id="2436" w:author="emmanuel blezes" w:date="2026-05-21T13:42:00Z" w16du:dateUtc="2026-05-21T11:42:00Z">
        <w:r w:rsidRPr="008D3D5D" w:rsidDel="006F30FA">
          <w:rPr>
            <w:sz w:val="16"/>
            <w:szCs w:val="16"/>
            <w:rPrChange w:id="2437" w:author="emmanuel blezes" w:date="2026-05-23T18:38:00Z" w16du:dateUtc="2026-05-23T16:38:00Z">
              <w:rPr/>
            </w:rPrChange>
          </w:rPr>
          <w:delText>Part des 65 ans et plus : 22,2 % au 1er janvier 2026 (21,8 % au 1er janvier 2025, 16,3 % en 2005, environ 12 % en 1985). Part des moins de 20 ans : 22,5 % au 1er janvier 2026.</w:delText>
        </w:r>
      </w:del>
    </w:p>
  </w:footnote>
  <w:footnote w:id="43">
    <w:p w14:paraId="7949C39E" w14:textId="77777777" w:rsidR="00B437D0" w:rsidRPr="008D3D5D" w:rsidRDefault="00000000">
      <w:pPr>
        <w:pStyle w:val="FootnoteText"/>
        <w:rPr>
          <w:sz w:val="16"/>
          <w:szCs w:val="16"/>
          <w:rPrChange w:id="2456" w:author="emmanuel blezes" w:date="2026-05-23T18:38:00Z" w16du:dateUtc="2026-05-23T16:38:00Z">
            <w:rPr/>
          </w:rPrChange>
        </w:rPr>
      </w:pPr>
      <w:r w:rsidRPr="008D3D5D">
        <w:rPr>
          <w:rStyle w:val="FootnoteReference"/>
          <w:sz w:val="16"/>
          <w:szCs w:val="16"/>
          <w:rPrChange w:id="2457" w:author="emmanuel blezes" w:date="2026-05-23T18:38:00Z" w16du:dateUtc="2026-05-23T16:38:00Z">
            <w:rPr>
              <w:rStyle w:val="FootnoteReference"/>
            </w:rPr>
          </w:rPrChange>
        </w:rPr>
        <w:footnoteRef/>
      </w:r>
      <w:r w:rsidRPr="008D3D5D">
        <w:rPr>
          <w:sz w:val="16"/>
          <w:szCs w:val="16"/>
          <w:rPrChange w:id="2458" w:author="emmanuel blezes" w:date="2026-05-23T18:38:00Z" w16du:dateUtc="2026-05-23T16:38:00Z">
            <w:rPr/>
          </w:rPrChange>
        </w:rPr>
        <w:t xml:space="preserve"> Commission européenne, </w:t>
      </w:r>
      <w:r w:rsidRPr="008D3D5D">
        <w:rPr>
          <w:i/>
          <w:iCs/>
          <w:sz w:val="16"/>
          <w:szCs w:val="16"/>
          <w:rPrChange w:id="2459" w:author="emmanuel blezes" w:date="2026-05-23T18:38:00Z" w16du:dateUtc="2026-05-23T16:38:00Z">
            <w:rPr>
              <w:i/>
              <w:iCs/>
            </w:rPr>
          </w:rPrChange>
        </w:rPr>
        <w:t>2024 Ageing Report</w:t>
      </w:r>
      <w:r w:rsidRPr="008D3D5D">
        <w:rPr>
          <w:sz w:val="16"/>
          <w:szCs w:val="16"/>
          <w:rPrChange w:id="2460" w:author="emmanuel blezes" w:date="2026-05-23T18:38:00Z" w16du:dateUtc="2026-05-23T16:38:00Z">
            <w:rPr/>
          </w:rPrChange>
        </w:rPr>
        <w:t xml:space="preserve">, op. cit. </w:t>
      </w:r>
      <w:ins w:id="2461" w:author="emmanuel blezes" w:date="2026-05-21T13:42:00Z" w16du:dateUtc="2026-05-21T11:42:00Z">
        <w:r w:rsidR="006F30FA" w:rsidRPr="008D3D5D">
          <w:rPr>
            <w:sz w:val="16"/>
            <w:szCs w:val="16"/>
            <w:rPrChange w:id="2462" w:author="emmanuel blezes" w:date="2026-05-23T18:38:00Z" w16du:dateUtc="2026-05-23T16:38:00Z">
              <w:rPr>
                <w:sz w:val="20"/>
                <w:szCs w:val="20"/>
              </w:rPr>
            </w:rPrChange>
          </w:rPr>
          <w:t>Ratio de dépendance des personnes âgées (population 65+ rapportée à la population en âge de travailler 20-64 ans) : 38,2 % en 2022, projection 57,8 % en 2070 - un bond de près de vingt points en cinquante ans, dans la moyenne haute européenne.</w:t>
        </w:r>
      </w:ins>
      <w:del w:id="2463" w:author="emmanuel blezes" w:date="2026-05-21T13:42:00Z" w16du:dateUtc="2026-05-21T11:42:00Z">
        <w:r w:rsidRPr="008D3D5D" w:rsidDel="006F30FA">
          <w:rPr>
            <w:sz w:val="16"/>
            <w:szCs w:val="16"/>
            <w:rPrChange w:id="2464" w:author="emmanuel blezes" w:date="2026-05-23T18:38:00Z" w16du:dateUtc="2026-05-23T16:38:00Z">
              <w:rPr/>
            </w:rPrChange>
          </w:rPr>
          <w:delText xml:space="preserve">Ratio de dépendance des personnes âgées (population 65+ rapportée à la population en âge de travailler 15-64 ans) : 38,2 % en 2022, projection 57,8 % en 2070 </w:delText>
        </w:r>
      </w:del>
      <w:del w:id="2465" w:author="emmanuel blezes" w:date="2026-05-18T20:04:00Z" w16du:dateUtc="2026-05-18T18:04:00Z">
        <w:r w:rsidRPr="008D3D5D" w:rsidDel="00146C66">
          <w:rPr>
            <w:sz w:val="16"/>
            <w:szCs w:val="16"/>
            <w:rPrChange w:id="2466" w:author="emmanuel blezes" w:date="2026-05-23T18:38:00Z" w16du:dateUtc="2026-05-23T16:38:00Z">
              <w:rPr/>
            </w:rPrChange>
          </w:rPr>
          <w:delText>—</w:delText>
        </w:r>
      </w:del>
      <w:del w:id="2467" w:author="emmanuel blezes" w:date="2026-05-21T13:42:00Z" w16du:dateUtc="2026-05-21T11:42:00Z">
        <w:r w:rsidRPr="008D3D5D" w:rsidDel="006F30FA">
          <w:rPr>
            <w:sz w:val="16"/>
            <w:szCs w:val="16"/>
            <w:rPrChange w:id="2468" w:author="emmanuel blezes" w:date="2026-05-23T18:38:00Z" w16du:dateUtc="2026-05-23T16:38:00Z">
              <w:rPr/>
            </w:rPrChange>
          </w:rPr>
          <w:delText xml:space="preserve"> l’un des bonds les plus marqués de l’Union européenne, derrière l’Italie et l’Espagne.</w:delText>
        </w:r>
      </w:del>
    </w:p>
  </w:footnote>
  <w:footnote w:id="44">
    <w:p w14:paraId="1DE277D4" w14:textId="77777777" w:rsidR="00B437D0" w:rsidRPr="008D3D5D" w:rsidRDefault="00000000">
      <w:pPr>
        <w:pStyle w:val="FootnoteText"/>
        <w:rPr>
          <w:sz w:val="16"/>
          <w:szCs w:val="16"/>
          <w:rPrChange w:id="2474" w:author="emmanuel blezes" w:date="2026-05-23T18:38:00Z" w16du:dateUtc="2026-05-23T16:38:00Z">
            <w:rPr/>
          </w:rPrChange>
        </w:rPr>
      </w:pPr>
      <w:r w:rsidRPr="008D3D5D">
        <w:rPr>
          <w:rStyle w:val="FootnoteReference"/>
          <w:sz w:val="16"/>
          <w:szCs w:val="16"/>
          <w:rPrChange w:id="2475" w:author="emmanuel blezes" w:date="2026-05-23T18:38:00Z" w16du:dateUtc="2026-05-23T16:38:00Z">
            <w:rPr>
              <w:rStyle w:val="FootnoteReference"/>
            </w:rPr>
          </w:rPrChange>
        </w:rPr>
        <w:footnoteRef/>
      </w:r>
      <w:r w:rsidRPr="008D3D5D">
        <w:rPr>
          <w:sz w:val="16"/>
          <w:szCs w:val="16"/>
          <w:rPrChange w:id="2476" w:author="emmanuel blezes" w:date="2026-05-23T18:38:00Z" w16du:dateUtc="2026-05-23T16:38:00Z">
            <w:rPr/>
          </w:rPrChange>
        </w:rPr>
        <w:t xml:space="preserve"> INSEE, </w:t>
      </w:r>
      <w:r w:rsidRPr="008D3D5D">
        <w:rPr>
          <w:i/>
          <w:iCs/>
          <w:sz w:val="16"/>
          <w:szCs w:val="16"/>
          <w:rPrChange w:id="2477" w:author="emmanuel blezes" w:date="2026-05-23T18:38:00Z" w16du:dateUtc="2026-05-23T16:38:00Z">
            <w:rPr>
              <w:i/>
              <w:iCs/>
            </w:rPr>
          </w:rPrChange>
        </w:rPr>
        <w:t>Cotisants, retraités et rapport démographique tous régimes</w:t>
      </w:r>
      <w:r w:rsidRPr="008D3D5D">
        <w:rPr>
          <w:sz w:val="16"/>
          <w:szCs w:val="16"/>
          <w:rPrChange w:id="2478" w:author="emmanuel blezes" w:date="2026-05-23T18:38:00Z" w16du:dateUtc="2026-05-23T16:38:00Z">
            <w:rPr/>
          </w:rPrChange>
        </w:rPr>
        <w:t>, séries longues. URL :</w:t>
      </w:r>
      <w:ins w:id="2479" w:author="emmanuel blezes" w:date="2026-05-24T11:02:00Z" w16du:dateUtc="2026-05-24T09:02:00Z">
        <w:r w:rsidR="00081411">
          <w:rPr>
            <w:sz w:val="16"/>
            <w:szCs w:val="16"/>
          </w:rPr>
          <w:t xml:space="preserve"> </w:t>
        </w:r>
      </w:ins>
      <w:del w:id="2480" w:author="emmanuel blezes" w:date="2026-05-24T11:02:00Z" w16du:dateUtc="2026-05-24T09:02:00Z">
        <w:r w:rsidRPr="008D3D5D" w:rsidDel="00081411">
          <w:rPr>
            <w:sz w:val="16"/>
            <w:szCs w:val="16"/>
            <w:rPrChange w:id="2481" w:author="emmanuel blezes" w:date="2026-05-23T18:38:00Z" w16du:dateUtc="2026-05-23T16:38:00Z">
              <w:rPr/>
            </w:rPrChange>
          </w:rPr>
          <w:delText xml:space="preserve"> </w:delText>
        </w:r>
      </w:del>
      <w:r w:rsidRPr="008D3D5D">
        <w:rPr>
          <w:sz w:val="16"/>
          <w:szCs w:val="16"/>
          <w:rPrChange w:id="2482" w:author="emmanuel blezes" w:date="2026-05-23T18:38:00Z" w16du:dateUtc="2026-05-23T16:38:00Z">
            <w:rPr/>
          </w:rPrChange>
        </w:rPr>
        <w:t>https://www.insee.fr/fr/statistiques/2415121. Ratio 4,29 en 1965 (point haut historique).</w:t>
      </w:r>
    </w:p>
  </w:footnote>
  <w:footnote w:id="45">
    <w:p w14:paraId="141BBFA2" w14:textId="77777777" w:rsidR="00B437D0" w:rsidRPr="008D3D5D" w:rsidRDefault="00000000">
      <w:pPr>
        <w:pStyle w:val="FootnoteText"/>
        <w:rPr>
          <w:sz w:val="16"/>
          <w:szCs w:val="16"/>
          <w:rPrChange w:id="2499" w:author="emmanuel blezes" w:date="2026-05-23T18:38:00Z" w16du:dateUtc="2026-05-23T16:38:00Z">
            <w:rPr/>
          </w:rPrChange>
        </w:rPr>
      </w:pPr>
      <w:r w:rsidRPr="008D3D5D">
        <w:rPr>
          <w:rStyle w:val="FootnoteReference"/>
          <w:sz w:val="16"/>
          <w:szCs w:val="16"/>
          <w:rPrChange w:id="2500" w:author="emmanuel blezes" w:date="2026-05-23T18:38:00Z" w16du:dateUtc="2026-05-23T16:38:00Z">
            <w:rPr>
              <w:rStyle w:val="FootnoteReference"/>
            </w:rPr>
          </w:rPrChange>
        </w:rPr>
        <w:footnoteRef/>
      </w:r>
      <w:r w:rsidRPr="008D3D5D">
        <w:rPr>
          <w:sz w:val="16"/>
          <w:szCs w:val="16"/>
          <w:rPrChange w:id="2501" w:author="emmanuel blezes" w:date="2026-05-23T18:38:00Z" w16du:dateUtc="2026-05-23T16:38:00Z">
            <w:rPr/>
          </w:rPrChange>
        </w:rPr>
        <w:t xml:space="preserve"> INSEE, ibid., données 2024 : 1,79 cotisant pour un retraité, tous régimes confondus.</w:t>
      </w:r>
    </w:p>
  </w:footnote>
  <w:footnote w:id="46">
    <w:p w14:paraId="07936580" w14:textId="77777777" w:rsidR="00B437D0" w:rsidRPr="008D3D5D" w:rsidRDefault="00000000">
      <w:pPr>
        <w:pStyle w:val="FootnoteText"/>
        <w:rPr>
          <w:sz w:val="16"/>
          <w:szCs w:val="16"/>
          <w:rPrChange w:id="2504" w:author="emmanuel blezes" w:date="2026-05-23T18:38:00Z" w16du:dateUtc="2026-05-23T16:38:00Z">
            <w:rPr/>
          </w:rPrChange>
        </w:rPr>
      </w:pPr>
      <w:r w:rsidRPr="008D3D5D">
        <w:rPr>
          <w:rStyle w:val="FootnoteReference"/>
          <w:sz w:val="16"/>
          <w:szCs w:val="16"/>
          <w:rPrChange w:id="2505" w:author="emmanuel blezes" w:date="2026-05-23T18:38:00Z" w16du:dateUtc="2026-05-23T16:38:00Z">
            <w:rPr>
              <w:rStyle w:val="FootnoteReference"/>
            </w:rPr>
          </w:rPrChange>
        </w:rPr>
        <w:footnoteRef/>
      </w:r>
      <w:r w:rsidRPr="008D3D5D">
        <w:rPr>
          <w:sz w:val="16"/>
          <w:szCs w:val="16"/>
          <w:rPrChange w:id="2506" w:author="emmanuel blezes" w:date="2026-05-23T18:38:00Z" w16du:dateUtc="2026-05-23T16:38:00Z">
            <w:rPr/>
          </w:rPrChange>
        </w:rPr>
        <w:t xml:space="preserve"> COR juin 2025, scénario central, projection 2070 : 1,40 cotisant pour un retraité.</w:t>
      </w:r>
    </w:p>
  </w:footnote>
  <w:footnote w:id="47">
    <w:p w14:paraId="3CA98317" w14:textId="77777777" w:rsidR="00B437D0" w:rsidRPr="008D3D5D" w:rsidRDefault="00000000">
      <w:pPr>
        <w:pStyle w:val="FootnoteText"/>
        <w:rPr>
          <w:sz w:val="16"/>
          <w:szCs w:val="16"/>
          <w:rPrChange w:id="2517" w:author="emmanuel blezes" w:date="2026-05-23T18:38:00Z" w16du:dateUtc="2026-05-23T16:38:00Z">
            <w:rPr/>
          </w:rPrChange>
        </w:rPr>
      </w:pPr>
      <w:r w:rsidRPr="008D3D5D">
        <w:rPr>
          <w:rStyle w:val="FootnoteReference"/>
          <w:sz w:val="16"/>
          <w:szCs w:val="16"/>
          <w:rPrChange w:id="2518" w:author="emmanuel blezes" w:date="2026-05-23T18:38:00Z" w16du:dateUtc="2026-05-23T16:38:00Z">
            <w:rPr>
              <w:rStyle w:val="FootnoteReference"/>
            </w:rPr>
          </w:rPrChange>
        </w:rPr>
        <w:footnoteRef/>
      </w:r>
      <w:r w:rsidRPr="008D3D5D">
        <w:rPr>
          <w:sz w:val="16"/>
          <w:szCs w:val="16"/>
          <w:rPrChange w:id="2519" w:author="emmanuel blezes" w:date="2026-05-23T18:38:00Z" w16du:dateUtc="2026-05-23T16:38:00Z">
            <w:rPr/>
          </w:rPrChange>
        </w:rPr>
        <w:t xml:space="preserve"> INSEE, </w:t>
      </w:r>
      <w:r w:rsidRPr="008D3D5D">
        <w:rPr>
          <w:i/>
          <w:iCs/>
          <w:sz w:val="16"/>
          <w:szCs w:val="16"/>
          <w:rPrChange w:id="2520" w:author="emmanuel blezes" w:date="2026-05-23T18:38:00Z" w16du:dateUtc="2026-05-23T16:38:00Z">
            <w:rPr>
              <w:i/>
              <w:iCs/>
            </w:rPr>
          </w:rPrChange>
        </w:rPr>
        <w:t>Bilan démographique 2024</w:t>
      </w:r>
      <w:r w:rsidRPr="008D3D5D">
        <w:rPr>
          <w:sz w:val="16"/>
          <w:szCs w:val="16"/>
          <w:rPrChange w:id="2521" w:author="emmanuel blezes" w:date="2026-05-23T18:38:00Z" w16du:dateUtc="2026-05-23T16:38:00Z">
            <w:rPr/>
          </w:rPrChange>
        </w:rPr>
        <w:t>, op. cit. Augmentation nette du nombre de retraités en 2024 : environ 200 000. Stock total estimé à fin 2024 : environ 18,1 millions.</w:t>
      </w:r>
    </w:p>
  </w:footnote>
  <w:footnote w:id="48">
    <w:p w14:paraId="4E16EDE9" w14:textId="77777777" w:rsidR="00B437D0" w:rsidRPr="008D3D5D" w:rsidRDefault="00000000">
      <w:pPr>
        <w:pStyle w:val="FootnoteText"/>
        <w:rPr>
          <w:sz w:val="16"/>
          <w:szCs w:val="16"/>
          <w:rPrChange w:id="2536" w:author="emmanuel blezes" w:date="2026-05-23T18:38:00Z" w16du:dateUtc="2026-05-23T16:38:00Z">
            <w:rPr/>
          </w:rPrChange>
        </w:rPr>
      </w:pPr>
      <w:r w:rsidRPr="008D3D5D">
        <w:rPr>
          <w:rStyle w:val="FootnoteReference"/>
          <w:sz w:val="16"/>
          <w:szCs w:val="16"/>
          <w:rPrChange w:id="2537" w:author="emmanuel blezes" w:date="2026-05-23T18:38:00Z" w16du:dateUtc="2026-05-23T16:38:00Z">
            <w:rPr>
              <w:rStyle w:val="FootnoteReference"/>
            </w:rPr>
          </w:rPrChange>
        </w:rPr>
        <w:footnoteRef/>
      </w:r>
      <w:r w:rsidRPr="008D3D5D">
        <w:rPr>
          <w:sz w:val="16"/>
          <w:szCs w:val="16"/>
          <w:rPrChange w:id="2538" w:author="emmanuel blezes" w:date="2026-05-23T18:38:00Z" w16du:dateUtc="2026-05-23T16:38: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49">
    <w:p w14:paraId="60B1D457" w14:textId="77777777" w:rsidR="008828AA" w:rsidRDefault="008828AA" w:rsidP="008828AA">
      <w:pPr>
        <w:pStyle w:val="FootnoteText"/>
      </w:pPr>
      <w:ins w:id="2606" w:author="emmanuel blezes" w:date="2026-05-24T11:25:00Z" w16du:dateUtc="2026-05-24T09:25:00Z">
        <w:r>
          <w:rPr>
            <w:rStyle w:val="FootnoteReference"/>
          </w:rPr>
          <w:footnoteRef/>
        </w:r>
        <w:r>
          <w:t xml:space="preserve"> 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ins>
    </w:p>
  </w:footnote>
  <w:footnote w:id="50">
    <w:p w14:paraId="212BFF80" w14:textId="77777777" w:rsidR="00B437D0" w:rsidRPr="008D3D5D" w:rsidDel="008828AA" w:rsidRDefault="00000000">
      <w:pPr>
        <w:pStyle w:val="FootnoteText"/>
        <w:rPr>
          <w:del w:id="2618" w:author="emmanuel blezes" w:date="2026-05-24T11:22:00Z" w16du:dateUtc="2026-05-24T09:22:00Z"/>
          <w:sz w:val="16"/>
          <w:szCs w:val="16"/>
          <w:rPrChange w:id="2619" w:author="emmanuel blezes" w:date="2026-05-23T18:38:00Z" w16du:dateUtc="2026-05-23T16:38:00Z">
            <w:rPr>
              <w:del w:id="2620" w:author="emmanuel blezes" w:date="2026-05-24T11:22:00Z" w16du:dateUtc="2026-05-24T09:22:00Z"/>
            </w:rPr>
          </w:rPrChange>
        </w:rPr>
      </w:pPr>
      <w:del w:id="2621" w:author="emmanuel blezes" w:date="2026-05-24T11:22:00Z" w16du:dateUtc="2026-05-24T09:22:00Z">
        <w:r w:rsidRPr="008D3D5D" w:rsidDel="008828AA">
          <w:rPr>
            <w:rStyle w:val="FootnoteReference"/>
            <w:sz w:val="16"/>
            <w:szCs w:val="16"/>
            <w:rPrChange w:id="2622" w:author="emmanuel blezes" w:date="2026-05-23T18:38:00Z" w16du:dateUtc="2026-05-23T16:38:00Z">
              <w:rPr>
                <w:rStyle w:val="FootnoteReference"/>
              </w:rPr>
            </w:rPrChange>
          </w:rPr>
          <w:footnoteRef/>
        </w:r>
        <w:r w:rsidRPr="008D3D5D" w:rsidDel="008828AA">
          <w:rPr>
            <w:sz w:val="16"/>
            <w:szCs w:val="16"/>
            <w:rPrChange w:id="2623" w:author="emmanuel blezes" w:date="2026-05-23T18:38:00Z" w16du:dateUtc="2026-05-23T16:38:00Z">
              <w:rPr/>
            </w:rPrChange>
          </w:rPr>
          <w:delText xml:space="preserve"> Cour des comptes, </w:delText>
        </w:r>
        <w:r w:rsidRPr="008D3D5D" w:rsidDel="008828AA">
          <w:rPr>
            <w:i/>
            <w:iCs/>
            <w:sz w:val="16"/>
            <w:szCs w:val="16"/>
            <w:rPrChange w:id="2624" w:author="emmanuel blezes" w:date="2026-05-23T18:38:00Z" w16du:dateUtc="2026-05-23T16:38:00Z">
              <w:rPr>
                <w:i/>
                <w:iCs/>
              </w:rPr>
            </w:rPrChange>
          </w:rPr>
          <w:delText>Situation financière et perspectives du système de retraites</w:delText>
        </w:r>
        <w:r w:rsidRPr="008D3D5D" w:rsidDel="008828AA">
          <w:rPr>
            <w:sz w:val="16"/>
            <w:szCs w:val="16"/>
            <w:rPrChange w:id="2625" w:author="emmanuel blezes" w:date="2026-05-23T18:38:00Z" w16du:dateUtc="2026-05-23T16:38:00Z">
              <w:rPr/>
            </w:rPrChange>
          </w:rPr>
          <w:delText>, rapport thématique remis au Premier ministre le 20 février 2025. URL : https://www.ccomptes.fr/sites/default/files/2025-02/20250220-Situation-financiere-et-perspectives-du-systeme-de%20retraites_0.pdf. Déficit projeté : 6,6 Md€ en 2025, ≈ 15 Md€ en 2035, ≈ 30 Md€ en 2045. Dette cumulée à 2045 : 350 Md€ (régime général) + 120 Md€ (fonctions publiques territoriale et hospitalière) ≈ 470 Md€.</w:delText>
        </w:r>
      </w:del>
    </w:p>
  </w:footnote>
  <w:footnote w:id="51">
    <w:p w14:paraId="2FF58893" w14:textId="77777777" w:rsidR="00B437D0" w:rsidRPr="008D3D5D" w:rsidDel="008828AA" w:rsidRDefault="00000000">
      <w:pPr>
        <w:pStyle w:val="FootnoteText"/>
        <w:rPr>
          <w:del w:id="2628" w:author="emmanuel blezes" w:date="2026-05-24T11:22:00Z" w16du:dateUtc="2026-05-24T09:22:00Z"/>
          <w:sz w:val="16"/>
          <w:szCs w:val="16"/>
          <w:rPrChange w:id="2629" w:author="emmanuel blezes" w:date="2026-05-23T18:38:00Z" w16du:dateUtc="2026-05-23T16:38:00Z">
            <w:rPr>
              <w:del w:id="2630" w:author="emmanuel blezes" w:date="2026-05-24T11:22:00Z" w16du:dateUtc="2026-05-24T09:22:00Z"/>
            </w:rPr>
          </w:rPrChange>
        </w:rPr>
      </w:pPr>
      <w:del w:id="2631" w:author="emmanuel blezes" w:date="2026-05-24T11:22:00Z" w16du:dateUtc="2026-05-24T09:22:00Z">
        <w:r w:rsidRPr="008D3D5D" w:rsidDel="008828AA">
          <w:rPr>
            <w:rStyle w:val="FootnoteReference"/>
            <w:sz w:val="16"/>
            <w:szCs w:val="16"/>
            <w:rPrChange w:id="2632" w:author="emmanuel blezes" w:date="2026-05-23T18:38:00Z" w16du:dateUtc="2026-05-23T16:38:00Z">
              <w:rPr>
                <w:rStyle w:val="FootnoteReference"/>
              </w:rPr>
            </w:rPrChange>
          </w:rPr>
          <w:footnoteRef/>
        </w:r>
        <w:r w:rsidRPr="008D3D5D" w:rsidDel="008828AA">
          <w:rPr>
            <w:sz w:val="16"/>
            <w:szCs w:val="16"/>
            <w:rPrChange w:id="2633" w:author="emmanuel blezes" w:date="2026-05-23T18:38:00Z" w16du:dateUtc="2026-05-23T16:38:00Z">
              <w:rPr/>
            </w:rPrChange>
          </w:rPr>
          <w:delText xml:space="preserve"> COR juin 2025, synthèse, p. 8. Déficit 2024 mesuré à 1,7 Md€ (0,4 % des dépenses) hors charges et produits financiers ; déficit 2025 projeté à 5 Md€.</w:delText>
        </w:r>
      </w:del>
    </w:p>
  </w:footnote>
  <w:footnote w:id="52">
    <w:p w14:paraId="79853648" w14:textId="77777777" w:rsidR="00B437D0" w:rsidRPr="008D3D5D" w:rsidDel="008828AA" w:rsidRDefault="00000000">
      <w:pPr>
        <w:pStyle w:val="FootnoteText"/>
        <w:rPr>
          <w:del w:id="2639" w:author="emmanuel blezes" w:date="2026-05-24T11:23:00Z" w16du:dateUtc="2026-05-24T09:23:00Z"/>
          <w:sz w:val="16"/>
          <w:szCs w:val="16"/>
          <w:rPrChange w:id="2640" w:author="emmanuel blezes" w:date="2026-05-23T18:38:00Z" w16du:dateUtc="2026-05-23T16:38:00Z">
            <w:rPr>
              <w:del w:id="2641" w:author="emmanuel blezes" w:date="2026-05-24T11:23:00Z" w16du:dateUtc="2026-05-24T09:23:00Z"/>
            </w:rPr>
          </w:rPrChange>
        </w:rPr>
      </w:pPr>
      <w:del w:id="2642" w:author="emmanuel blezes" w:date="2026-05-24T11:23:00Z" w16du:dateUtc="2026-05-24T09:23:00Z">
        <w:r w:rsidRPr="008D3D5D" w:rsidDel="008828AA">
          <w:rPr>
            <w:rStyle w:val="FootnoteReference"/>
            <w:sz w:val="16"/>
            <w:szCs w:val="16"/>
            <w:rPrChange w:id="2643" w:author="emmanuel blezes" w:date="2026-05-23T18:38:00Z" w16du:dateUtc="2026-05-23T16:38:00Z">
              <w:rPr>
                <w:rStyle w:val="FootnoteReference"/>
              </w:rPr>
            </w:rPrChange>
          </w:rPr>
          <w:footnoteRef/>
        </w:r>
        <w:r w:rsidRPr="008D3D5D" w:rsidDel="008828AA">
          <w:rPr>
            <w:sz w:val="16"/>
            <w:szCs w:val="16"/>
            <w:rPrChange w:id="2644" w:author="emmanuel blezes" w:date="2026-05-23T18:38:00Z" w16du:dateUtc="2026-05-23T16:38:00Z">
              <w:rPr/>
            </w:rPrChange>
          </w:rPr>
          <w:delText xml:space="preserve"> Jean-Pascal Beaufret, parcours public : inspecteur général des finances ; directeur général des impôts (1994-1997) ; secrétaire général de Vivendi (1998-2002) ; conseiller économique et fiscal au cours des années 2000. Sa contribution récente est portée par la Fondation pour l’innovation politique (Fondapol).</w:delText>
        </w:r>
      </w:del>
    </w:p>
  </w:footnote>
  <w:footnote w:id="53">
    <w:p w14:paraId="068061EB" w14:textId="77777777" w:rsidR="00B437D0" w:rsidRPr="008D3D5D" w:rsidDel="008828AA" w:rsidRDefault="00000000">
      <w:pPr>
        <w:pStyle w:val="FootnoteText"/>
        <w:rPr>
          <w:del w:id="2647" w:author="emmanuel blezes" w:date="2026-05-24T11:23:00Z" w16du:dateUtc="2026-05-24T09:23:00Z"/>
          <w:sz w:val="16"/>
          <w:szCs w:val="16"/>
          <w:rPrChange w:id="2648" w:author="emmanuel blezes" w:date="2026-05-23T18:38:00Z" w16du:dateUtc="2026-05-23T16:38:00Z">
            <w:rPr>
              <w:del w:id="2649" w:author="emmanuel blezes" w:date="2026-05-24T11:23:00Z" w16du:dateUtc="2026-05-24T09:23:00Z"/>
            </w:rPr>
          </w:rPrChange>
        </w:rPr>
      </w:pPr>
      <w:del w:id="2650" w:author="emmanuel blezes" w:date="2026-05-24T11:23:00Z" w16du:dateUtc="2026-05-24T09:23:00Z">
        <w:r w:rsidRPr="008D3D5D" w:rsidDel="008828AA">
          <w:rPr>
            <w:rStyle w:val="FootnoteReference"/>
            <w:sz w:val="16"/>
            <w:szCs w:val="16"/>
            <w:rPrChange w:id="2651" w:author="emmanuel blezes" w:date="2026-05-23T18:38:00Z" w16du:dateUtc="2026-05-23T16:38:00Z">
              <w:rPr>
                <w:rStyle w:val="FootnoteReference"/>
              </w:rPr>
            </w:rPrChange>
          </w:rPr>
          <w:footnoteRef/>
        </w:r>
        <w:r w:rsidRPr="008D3D5D" w:rsidDel="008828AA">
          <w:rPr>
            <w:sz w:val="16"/>
            <w:szCs w:val="16"/>
            <w:rPrChange w:id="2652" w:author="emmanuel blezes" w:date="2026-05-23T18:38:00Z" w16du:dateUtc="2026-05-23T16:38:00Z">
              <w:rPr/>
            </w:rPrChange>
          </w:rPr>
          <w:delText xml:space="preserve"> Jean-Pascal Beaufret, </w:delText>
        </w:r>
        <w:r w:rsidRPr="008D3D5D" w:rsidDel="008828AA">
          <w:rPr>
            <w:i/>
            <w:iCs/>
            <w:sz w:val="16"/>
            <w:szCs w:val="16"/>
            <w:rPrChange w:id="2653" w:author="emmanuel blezes" w:date="2026-05-23T18:38:00Z" w16du:dateUtc="2026-05-23T16:38:00Z">
              <w:rPr>
                <w:i/>
                <w:iCs/>
              </w:rPr>
            </w:rPrChange>
          </w:rPr>
          <w:delText>Retraites obligatoires et déficits publics —</w:delText>
        </w:r>
      </w:del>
      <w:ins w:id="2654" w:author="emmanuel blezes" w:date="2026-05-18T20:04:00Z" w16du:dateUtc="2026-05-18T18:04:00Z">
        <w:del w:id="2655" w:author="emmanuel blezes" w:date="2026-05-24T11:23:00Z" w16du:dateUtc="2026-05-24T09:23:00Z">
          <w:r w:rsidR="00146C66" w:rsidRPr="008D3D5D" w:rsidDel="008828AA">
            <w:rPr>
              <w:i/>
              <w:iCs/>
              <w:sz w:val="16"/>
              <w:szCs w:val="16"/>
              <w:rPrChange w:id="2656" w:author="emmanuel blezes" w:date="2026-05-23T18:38:00Z" w16du:dateUtc="2026-05-23T16:38:00Z">
                <w:rPr>
                  <w:i/>
                  <w:iCs/>
                </w:rPr>
              </w:rPrChange>
            </w:rPr>
            <w:delText>-</w:delText>
          </w:r>
        </w:del>
      </w:ins>
      <w:del w:id="2657" w:author="emmanuel blezes" w:date="2026-05-24T11:23:00Z" w16du:dateUtc="2026-05-24T09:23:00Z">
        <w:r w:rsidRPr="008D3D5D" w:rsidDel="008828AA">
          <w:rPr>
            <w:i/>
            <w:iCs/>
            <w:sz w:val="16"/>
            <w:szCs w:val="16"/>
            <w:rPrChange w:id="2658" w:author="emmanuel blezes" w:date="2026-05-23T18:38:00Z" w16du:dateUtc="2026-05-23T16:38:00Z">
              <w:rPr>
                <w:i/>
                <w:iCs/>
              </w:rPr>
            </w:rPrChange>
          </w:rPr>
          <w:delText xml:space="preserve"> Pour la clarté</w:delText>
        </w:r>
        <w:r w:rsidRPr="008D3D5D" w:rsidDel="008828AA">
          <w:rPr>
            <w:sz w:val="16"/>
            <w:szCs w:val="16"/>
            <w:rPrChange w:id="2659" w:author="emmanuel blezes" w:date="2026-05-23T18:38:00Z" w16du:dateUtc="2026-05-23T16:38:00Z">
              <w:rPr/>
            </w:rPrChange>
          </w:rPr>
          <w:delText>, note remise au Conseil d’orientation des retraites, septembre 2023 (https://www.cor-retraites.fr/sites/default/files/2023-09/Doc_07_Note%20J-P.%20Beaufret.pdf).</w:delText>
        </w:r>
      </w:del>
    </w:p>
  </w:footnote>
  <w:footnote w:id="54">
    <w:p w14:paraId="06392E4B" w14:textId="77777777" w:rsidR="00F02039" w:rsidRDefault="00F02039">
      <w:pPr>
        <w:pStyle w:val="FootnoteText"/>
      </w:pPr>
      <w:ins w:id="2670" w:author="emmanuel blezes" w:date="2026-05-24T11:35:00Z" w16du:dateUtc="2026-05-24T09:35:00Z">
        <w:r>
          <w:rPr>
            <w:rStyle w:val="FootnoteReference"/>
          </w:rPr>
          <w:footnoteRef/>
        </w:r>
        <w:r>
          <w:t xml:space="preserve"> </w:t>
        </w:r>
        <w:r w:rsidRPr="00F02039">
          <w:t xml:space="preserve"> Décret n° 2025-61 du 22 janvier 2025</w:t>
        </w:r>
      </w:ins>
    </w:p>
  </w:footnote>
  <w:footnote w:id="55">
    <w:p w14:paraId="5AB1B661" w14:textId="77777777" w:rsidR="00F02039" w:rsidRDefault="00F02039">
      <w:pPr>
        <w:pStyle w:val="FootnoteText"/>
      </w:pPr>
      <w:ins w:id="2681" w:author="emmanuel blezes" w:date="2026-05-24T11:35:00Z" w16du:dateUtc="2026-05-24T09:35:00Z">
        <w:r>
          <w:rPr>
            <w:rStyle w:val="FootnoteReference"/>
          </w:rPr>
          <w:footnoteRef/>
        </w:r>
        <w:r>
          <w:t xml:space="preserve"> </w:t>
        </w:r>
        <w:r w:rsidRPr="00F02039">
          <w:t>Beaufret, Note COR septembre 2023, Document n° 1</w:t>
        </w:r>
      </w:ins>
    </w:p>
  </w:footnote>
  <w:footnote w:id="56">
    <w:p w14:paraId="6EAE9DD9" w14:textId="77777777" w:rsidR="00BB40AE" w:rsidRPr="003308DA" w:rsidRDefault="00BB40AE" w:rsidP="00BB40AE">
      <w:pPr>
        <w:pStyle w:val="FootnoteText"/>
        <w:rPr>
          <w:ins w:id="2691" w:author="emmanuel blezes" w:date="2026-05-24T11:45:00Z" w16du:dateUtc="2026-05-24T09:45:00Z"/>
          <w:sz w:val="16"/>
          <w:szCs w:val="16"/>
        </w:rPr>
      </w:pPr>
      <w:ins w:id="2692" w:author="emmanuel blezes" w:date="2026-05-24T11:45:00Z" w16du:dateUtc="2026-05-24T09:45:00Z">
        <w:r w:rsidRPr="003308DA">
          <w:rPr>
            <w:rStyle w:val="FootnoteReference"/>
            <w:sz w:val="16"/>
            <w:szCs w:val="16"/>
          </w:rPr>
          <w:footnoteRef/>
        </w:r>
        <w:r w:rsidRPr="003308DA">
          <w:rPr>
            <w:sz w:val="16"/>
            <w:szCs w:val="16"/>
          </w:rPr>
          <w:t xml:space="preserve"> Jean-Pascal Beaufret, </w:t>
        </w:r>
        <w:r w:rsidRPr="003308DA">
          <w:rPr>
            <w:i/>
            <w:iCs/>
            <w:sz w:val="16"/>
            <w:szCs w:val="16"/>
          </w:rPr>
          <w:t>Contribution à la mission flash de clarification du financement des retraites</w:t>
        </w:r>
        <w:r w:rsidRPr="003308DA">
          <w:rPr>
            <w:sz w:val="16"/>
            <w:szCs w:val="16"/>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ins>
    </w:p>
  </w:footnote>
  <w:footnote w:id="57">
    <w:p w14:paraId="3BEA7C47" w14:textId="77777777" w:rsidR="00BB40AE" w:rsidRPr="00200BC4" w:rsidRDefault="00BB40AE" w:rsidP="00BB40AE">
      <w:pPr>
        <w:pStyle w:val="FootnoteText"/>
        <w:rPr>
          <w:ins w:id="2698" w:author="emmanuel blezes" w:date="2026-05-24T11:45:00Z" w16du:dateUtc="2026-05-24T09:45:00Z"/>
          <w:sz w:val="16"/>
          <w:szCs w:val="16"/>
        </w:rPr>
      </w:pPr>
      <w:ins w:id="2699" w:author="emmanuel blezes" w:date="2026-05-24T11:45:00Z" w16du:dateUtc="2026-05-24T09:45:00Z">
        <w:r w:rsidRPr="00200BC4">
          <w:rPr>
            <w:rStyle w:val="FootnoteReference"/>
            <w:sz w:val="16"/>
            <w:szCs w:val="16"/>
          </w:rPr>
          <w:footnoteRef/>
        </w:r>
        <w:r w:rsidRPr="00200BC4">
          <w:rPr>
            <w:sz w:val="16"/>
            <w:szCs w:val="16"/>
          </w:rPr>
          <w:t xml:space="preserve"> Projet de loi de finances pour 2024, mission </w:t>
        </w:r>
        <w:r w:rsidRPr="00200BC4">
          <w:rPr>
            <w:i/>
            <w:iCs/>
            <w:sz w:val="16"/>
            <w:szCs w:val="16"/>
          </w:rPr>
          <w:t>Défense</w:t>
        </w:r>
        <w:r w:rsidRPr="00200BC4">
          <w:rPr>
            <w:sz w:val="16"/>
            <w:szCs w:val="16"/>
          </w:rPr>
          <w:t xml:space="preserve"> : crédits de paiement 47,2 Md€ ; loi de programmation militaire 2024-2030 : 413 Md€ sur sept ans, soit en moyenne 59 Md€/an. Direction du Budget, </w:t>
        </w:r>
        <w:r w:rsidRPr="00200BC4">
          <w:rPr>
            <w:i/>
            <w:iCs/>
            <w:sz w:val="16"/>
            <w:szCs w:val="16"/>
          </w:rPr>
          <w:t>Présentation du PLF 2024</w:t>
        </w:r>
        <w:r w:rsidRPr="00200BC4">
          <w:rPr>
            <w:sz w:val="16"/>
            <w:szCs w:val="16"/>
          </w:rPr>
          <w:t xml:space="preserve">, 2023. À titre de comparaison, missions </w:t>
        </w:r>
        <w:r w:rsidRPr="00200BC4">
          <w:rPr>
            <w:i/>
            <w:iCs/>
            <w:sz w:val="16"/>
            <w:szCs w:val="16"/>
          </w:rPr>
          <w:t>Intérieur</w:t>
        </w:r>
        <w:r w:rsidRPr="00200BC4">
          <w:rPr>
            <w:sz w:val="16"/>
            <w:szCs w:val="16"/>
          </w:rPr>
          <w:t xml:space="preserve"> et </w:t>
        </w:r>
        <w:r w:rsidRPr="00200BC4">
          <w:rPr>
            <w:i/>
            <w:iCs/>
            <w:sz w:val="16"/>
            <w:szCs w:val="16"/>
          </w:rPr>
          <w:t>Justice</w:t>
        </w:r>
        <w:r w:rsidRPr="00200BC4">
          <w:rPr>
            <w:sz w:val="16"/>
            <w:szCs w:val="16"/>
          </w:rPr>
          <w:t xml:space="preserve"> 2024 cumulées : environ 27,6 Md€ (Intérieur 14,1 + Justice 13,5).</w:t>
        </w:r>
      </w:ins>
    </w:p>
  </w:footnote>
  <w:footnote w:id="58">
    <w:p w14:paraId="2DAE7F98" w14:textId="77777777" w:rsidR="00B437D0" w:rsidRPr="008D3D5D" w:rsidDel="00BB40AE" w:rsidRDefault="00000000">
      <w:pPr>
        <w:pStyle w:val="FootnoteText"/>
        <w:rPr>
          <w:del w:id="2720" w:author="emmanuel blezes" w:date="2026-05-24T11:45:00Z" w16du:dateUtc="2026-05-24T09:45:00Z"/>
          <w:sz w:val="16"/>
          <w:szCs w:val="16"/>
          <w:rPrChange w:id="2721" w:author="emmanuel blezes" w:date="2026-05-23T18:38:00Z" w16du:dateUtc="2026-05-23T16:38:00Z">
            <w:rPr>
              <w:del w:id="2722" w:author="emmanuel blezes" w:date="2026-05-24T11:45:00Z" w16du:dateUtc="2026-05-24T09:45:00Z"/>
            </w:rPr>
          </w:rPrChange>
        </w:rPr>
      </w:pPr>
      <w:del w:id="2723" w:author="emmanuel blezes" w:date="2026-05-24T11:45:00Z" w16du:dateUtc="2026-05-24T09:45:00Z">
        <w:r w:rsidRPr="008D3D5D" w:rsidDel="00BB40AE">
          <w:rPr>
            <w:rStyle w:val="FootnoteReference"/>
            <w:sz w:val="16"/>
            <w:szCs w:val="16"/>
            <w:rPrChange w:id="2724" w:author="emmanuel blezes" w:date="2026-05-23T18:38:00Z" w16du:dateUtc="2026-05-23T16:38:00Z">
              <w:rPr>
                <w:rStyle w:val="FootnoteReference"/>
              </w:rPr>
            </w:rPrChange>
          </w:rPr>
          <w:footnoteRef/>
        </w:r>
        <w:r w:rsidRPr="008D3D5D" w:rsidDel="00BB40AE">
          <w:rPr>
            <w:sz w:val="16"/>
            <w:szCs w:val="16"/>
            <w:rPrChange w:id="2725" w:author="emmanuel blezes" w:date="2026-05-23T18:38:00Z" w16du:dateUtc="2026-05-23T16:38:00Z">
              <w:rPr/>
            </w:rPrChange>
          </w:rPr>
          <w:delText xml:space="preserve"> Jean-Pascal Beaufret, </w:delText>
        </w:r>
        <w:r w:rsidRPr="008D3D5D" w:rsidDel="00BB40AE">
          <w:rPr>
            <w:i/>
            <w:iCs/>
            <w:sz w:val="16"/>
            <w:szCs w:val="16"/>
            <w:rPrChange w:id="2726" w:author="emmanuel blezes" w:date="2026-05-23T18:38:00Z" w16du:dateUtc="2026-05-23T16:38:00Z">
              <w:rPr>
                <w:i/>
                <w:iCs/>
              </w:rPr>
            </w:rPrChange>
          </w:rPr>
          <w:delText>Contribution à la mission flash de clarification du financement des retraites</w:delText>
        </w:r>
        <w:r w:rsidRPr="008D3D5D" w:rsidDel="00BB40AE">
          <w:rPr>
            <w:sz w:val="16"/>
            <w:szCs w:val="16"/>
            <w:rPrChange w:id="2727" w:author="emmanuel blezes" w:date="2026-05-23T18:38:00Z" w16du:dateUtc="2026-05-23T16:38:00Z">
              <w:rPr/>
            </w:rPrChange>
          </w:rPr>
          <w:delTex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delText>
        </w:r>
      </w:del>
    </w:p>
  </w:footnote>
  <w:footnote w:id="59">
    <w:p w14:paraId="1A61AEDB" w14:textId="77777777" w:rsidR="00B437D0" w:rsidRPr="008D3D5D" w:rsidDel="00BB40AE" w:rsidRDefault="00000000">
      <w:pPr>
        <w:pStyle w:val="FootnoteText"/>
        <w:rPr>
          <w:del w:id="2731" w:author="emmanuel blezes" w:date="2026-05-24T11:45:00Z" w16du:dateUtc="2026-05-24T09:45:00Z"/>
          <w:sz w:val="16"/>
          <w:szCs w:val="16"/>
          <w:rPrChange w:id="2732" w:author="emmanuel blezes" w:date="2026-05-23T18:38:00Z" w16du:dateUtc="2026-05-23T16:38:00Z">
            <w:rPr>
              <w:del w:id="2733" w:author="emmanuel blezes" w:date="2026-05-24T11:45:00Z" w16du:dateUtc="2026-05-24T09:45:00Z"/>
            </w:rPr>
          </w:rPrChange>
        </w:rPr>
      </w:pPr>
      <w:del w:id="2734" w:author="emmanuel blezes" w:date="2026-05-24T11:45:00Z" w16du:dateUtc="2026-05-24T09:45:00Z">
        <w:r w:rsidRPr="008D3D5D" w:rsidDel="00BB40AE">
          <w:rPr>
            <w:rStyle w:val="FootnoteReference"/>
            <w:sz w:val="16"/>
            <w:szCs w:val="16"/>
            <w:rPrChange w:id="2735" w:author="emmanuel blezes" w:date="2026-05-23T18:38:00Z" w16du:dateUtc="2026-05-23T16:38:00Z">
              <w:rPr>
                <w:rStyle w:val="FootnoteReference"/>
              </w:rPr>
            </w:rPrChange>
          </w:rPr>
          <w:footnoteRef/>
        </w:r>
        <w:r w:rsidRPr="008D3D5D" w:rsidDel="00BB40AE">
          <w:rPr>
            <w:sz w:val="16"/>
            <w:szCs w:val="16"/>
            <w:rPrChange w:id="2736" w:author="emmanuel blezes" w:date="2026-05-23T18:38:00Z" w16du:dateUtc="2026-05-23T16:38:00Z">
              <w:rPr/>
            </w:rPrChange>
          </w:rPr>
          <w:delText xml:space="preserve"> Projet de loi de finances pour 2024, mission </w:delText>
        </w:r>
        <w:r w:rsidRPr="008D3D5D" w:rsidDel="00BB40AE">
          <w:rPr>
            <w:i/>
            <w:iCs/>
            <w:sz w:val="16"/>
            <w:szCs w:val="16"/>
            <w:rPrChange w:id="2737" w:author="emmanuel blezes" w:date="2026-05-23T18:38:00Z" w16du:dateUtc="2026-05-23T16:38:00Z">
              <w:rPr>
                <w:i/>
                <w:iCs/>
              </w:rPr>
            </w:rPrChange>
          </w:rPr>
          <w:delText>Défense</w:delText>
        </w:r>
        <w:r w:rsidRPr="008D3D5D" w:rsidDel="00BB40AE">
          <w:rPr>
            <w:sz w:val="16"/>
            <w:szCs w:val="16"/>
            <w:rPrChange w:id="2738" w:author="emmanuel blezes" w:date="2026-05-23T18:38:00Z" w16du:dateUtc="2026-05-23T16:38:00Z">
              <w:rPr/>
            </w:rPrChange>
          </w:rPr>
          <w:delText xml:space="preserve"> : crédits de paiement 47,2 Md€ ; loi de programmation militaire 2024-2030 : 413 Md€ sur sept ans, soit en moyenne 59 Md€/an. Direction du Budget, </w:delText>
        </w:r>
        <w:r w:rsidRPr="008D3D5D" w:rsidDel="00BB40AE">
          <w:rPr>
            <w:i/>
            <w:iCs/>
            <w:sz w:val="16"/>
            <w:szCs w:val="16"/>
            <w:rPrChange w:id="2739" w:author="emmanuel blezes" w:date="2026-05-23T18:38:00Z" w16du:dateUtc="2026-05-23T16:38:00Z">
              <w:rPr>
                <w:i/>
                <w:iCs/>
              </w:rPr>
            </w:rPrChange>
          </w:rPr>
          <w:delText>Présentation du PLF 2024</w:delText>
        </w:r>
        <w:r w:rsidRPr="008D3D5D" w:rsidDel="00BB40AE">
          <w:rPr>
            <w:sz w:val="16"/>
            <w:szCs w:val="16"/>
            <w:rPrChange w:id="2740" w:author="emmanuel blezes" w:date="2026-05-23T18:38:00Z" w16du:dateUtc="2026-05-23T16:38:00Z">
              <w:rPr/>
            </w:rPrChange>
          </w:rPr>
          <w:delText xml:space="preserve">, 2023. À titre de comparaison, missions </w:delText>
        </w:r>
        <w:r w:rsidRPr="008D3D5D" w:rsidDel="00BB40AE">
          <w:rPr>
            <w:i/>
            <w:iCs/>
            <w:sz w:val="16"/>
            <w:szCs w:val="16"/>
            <w:rPrChange w:id="2741" w:author="emmanuel blezes" w:date="2026-05-23T18:38:00Z" w16du:dateUtc="2026-05-23T16:38:00Z">
              <w:rPr>
                <w:i/>
                <w:iCs/>
              </w:rPr>
            </w:rPrChange>
          </w:rPr>
          <w:delText>Intérieur</w:delText>
        </w:r>
        <w:r w:rsidRPr="008D3D5D" w:rsidDel="00BB40AE">
          <w:rPr>
            <w:sz w:val="16"/>
            <w:szCs w:val="16"/>
            <w:rPrChange w:id="2742" w:author="emmanuel blezes" w:date="2026-05-23T18:38:00Z" w16du:dateUtc="2026-05-23T16:38:00Z">
              <w:rPr/>
            </w:rPrChange>
          </w:rPr>
          <w:delText xml:space="preserve"> et </w:delText>
        </w:r>
        <w:r w:rsidRPr="008D3D5D" w:rsidDel="00BB40AE">
          <w:rPr>
            <w:i/>
            <w:iCs/>
            <w:sz w:val="16"/>
            <w:szCs w:val="16"/>
            <w:rPrChange w:id="2743" w:author="emmanuel blezes" w:date="2026-05-23T18:38:00Z" w16du:dateUtc="2026-05-23T16:38:00Z">
              <w:rPr>
                <w:i/>
                <w:iCs/>
              </w:rPr>
            </w:rPrChange>
          </w:rPr>
          <w:delText>Justice</w:delText>
        </w:r>
        <w:r w:rsidRPr="008D3D5D" w:rsidDel="00BB40AE">
          <w:rPr>
            <w:sz w:val="16"/>
            <w:szCs w:val="16"/>
            <w:rPrChange w:id="2744" w:author="emmanuel blezes" w:date="2026-05-23T18:38:00Z" w16du:dateUtc="2026-05-23T16:38:00Z">
              <w:rPr/>
            </w:rPrChange>
          </w:rPr>
          <w:delText xml:space="preserve"> 2024 cumulées : environ 27,6 Md€ (Intérieur 14,1 + Justice 13,5).</w:delText>
        </w:r>
      </w:del>
    </w:p>
  </w:footnote>
  <w:footnote w:id="60">
    <w:p w14:paraId="307DC9B9" w14:textId="77777777" w:rsidR="00B437D0" w:rsidRPr="008D3D5D" w:rsidRDefault="00000000">
      <w:pPr>
        <w:pStyle w:val="FootnoteText"/>
        <w:rPr>
          <w:sz w:val="16"/>
          <w:szCs w:val="16"/>
          <w:rPrChange w:id="2780" w:author="emmanuel blezes" w:date="2026-05-23T18:38:00Z" w16du:dateUtc="2026-05-23T16:38:00Z">
            <w:rPr/>
          </w:rPrChange>
        </w:rPr>
      </w:pPr>
      <w:r w:rsidRPr="008D3D5D">
        <w:rPr>
          <w:rStyle w:val="FootnoteReference"/>
          <w:sz w:val="16"/>
          <w:szCs w:val="16"/>
          <w:rPrChange w:id="2781" w:author="emmanuel blezes" w:date="2026-05-23T18:38:00Z" w16du:dateUtc="2026-05-23T16:38:00Z">
            <w:rPr>
              <w:rStyle w:val="FootnoteReference"/>
            </w:rPr>
          </w:rPrChange>
        </w:rPr>
        <w:footnoteRef/>
      </w:r>
      <w:r w:rsidRPr="008D3D5D">
        <w:rPr>
          <w:sz w:val="16"/>
          <w:szCs w:val="16"/>
          <w:rPrChange w:id="2782" w:author="emmanuel blezes" w:date="2026-05-23T18:38:00Z" w16du:dateUtc="2026-05-23T16:38:00Z">
            <w:rPr/>
          </w:rPrChange>
        </w:rPr>
        <w:t xml:space="preserve"> Cour des comptes, </w:t>
      </w:r>
      <w:r w:rsidRPr="008D3D5D">
        <w:rPr>
          <w:i/>
          <w:iCs/>
          <w:sz w:val="16"/>
          <w:szCs w:val="16"/>
          <w:rPrChange w:id="2783" w:author="emmanuel blezes" w:date="2026-05-23T18:38:00Z" w16du:dateUtc="2026-05-23T16:38:00Z">
            <w:rPr>
              <w:i/>
              <w:iCs/>
            </w:rPr>
          </w:rPrChange>
        </w:rPr>
        <w:t>Situation financière et perspectives du système de retraites</w:t>
      </w:r>
      <w:r w:rsidRPr="008D3D5D">
        <w:rPr>
          <w:sz w:val="16"/>
          <w:szCs w:val="16"/>
          <w:rPrChange w:id="2784" w:author="emmanuel blezes" w:date="2026-05-23T18:38:00Z" w16du:dateUtc="2026-05-23T16:38:00Z">
            <w:rPr/>
          </w:rPrChange>
        </w:rPr>
        <w:t>, février 2025, op. cit., section relative au périmètre et à la consolidation.</w:t>
      </w:r>
    </w:p>
  </w:footnote>
  <w:footnote w:id="61">
    <w:p w14:paraId="64B08097" w14:textId="77777777" w:rsidR="00B437D0" w:rsidRPr="008D3D5D" w:rsidRDefault="00000000">
      <w:pPr>
        <w:pStyle w:val="FootnoteText"/>
        <w:rPr>
          <w:sz w:val="16"/>
          <w:szCs w:val="16"/>
          <w:rPrChange w:id="2800" w:author="emmanuel blezes" w:date="2026-05-23T18:38:00Z" w16du:dateUtc="2026-05-23T16:38:00Z">
            <w:rPr/>
          </w:rPrChange>
        </w:rPr>
      </w:pPr>
      <w:r w:rsidRPr="008D3D5D">
        <w:rPr>
          <w:rStyle w:val="FootnoteReference"/>
          <w:sz w:val="16"/>
          <w:szCs w:val="16"/>
          <w:rPrChange w:id="2801" w:author="emmanuel blezes" w:date="2026-05-23T18:38:00Z" w16du:dateUtc="2026-05-23T16:38:00Z">
            <w:rPr>
              <w:rStyle w:val="FootnoteReference"/>
            </w:rPr>
          </w:rPrChange>
        </w:rPr>
        <w:footnoteRef/>
      </w:r>
      <w:r w:rsidRPr="008D3D5D">
        <w:rPr>
          <w:sz w:val="16"/>
          <w:szCs w:val="16"/>
          <w:rPrChange w:id="2802" w:author="emmanuel blezes" w:date="2026-05-23T18:38:00Z" w16du:dateUtc="2026-05-23T16:38:00Z">
            <w:rPr/>
          </w:rPrChange>
        </w:rPr>
        <w:t xml:space="preserve"> Pierre Moscovici, conférence de presse du 20 février 2025 lors de la remise du rapport thématique. Citations rapportées par </w:t>
      </w:r>
      <w:r w:rsidRPr="008D3D5D">
        <w:rPr>
          <w:i/>
          <w:iCs/>
          <w:sz w:val="16"/>
          <w:szCs w:val="16"/>
          <w:rPrChange w:id="2803" w:author="emmanuel blezes" w:date="2026-05-23T18:38:00Z" w16du:dateUtc="2026-05-23T16:38:00Z">
            <w:rPr>
              <w:i/>
              <w:iCs/>
            </w:rPr>
          </w:rPrChange>
        </w:rPr>
        <w:t>Public Sénat</w:t>
      </w:r>
      <w:r w:rsidRPr="008D3D5D">
        <w:rPr>
          <w:sz w:val="16"/>
          <w:szCs w:val="16"/>
          <w:rPrChange w:id="2804" w:author="emmanuel blezes" w:date="2026-05-23T18:38:00Z" w16du:dateUtc="2026-05-23T16:38:00Z">
            <w:rPr/>
          </w:rPrChange>
        </w:rPr>
        <w:t xml:space="preserve"> (https://www.publicsenat.fr/actualites/societe/retraites-un-deficit-qui-pourrait-atteindre-environ-30-milliards-deuros-dici-2045-selon-le-rapport-de-la-cour-des-comptes, consulté en mai 2026) et </w:t>
      </w:r>
      <w:r w:rsidRPr="008D3D5D">
        <w:rPr>
          <w:i/>
          <w:iCs/>
          <w:sz w:val="16"/>
          <w:szCs w:val="16"/>
          <w:rPrChange w:id="2805" w:author="emmanuel blezes" w:date="2026-05-23T18:38:00Z" w16du:dateUtc="2026-05-23T16:38:00Z">
            <w:rPr>
              <w:i/>
              <w:iCs/>
            </w:rPr>
          </w:rPrChange>
        </w:rPr>
        <w:t>France Info</w:t>
      </w:r>
      <w:r w:rsidRPr="008D3D5D">
        <w:rPr>
          <w:sz w:val="16"/>
          <w:szCs w:val="16"/>
          <w:rPrChange w:id="2806" w:author="emmanuel blezes" w:date="2026-05-23T18:38:00Z" w16du:dateUtc="2026-05-23T16:38:00Z">
            <w:rPr/>
          </w:rPrChange>
        </w:rPr>
        <w:t>. Moscovici a déclaré qu’il fallait « agir » et que « le statu quo n’est pas possible ».</w:t>
      </w:r>
    </w:p>
  </w:footnote>
  <w:footnote w:id="62">
    <w:p w14:paraId="62421E82" w14:textId="77777777" w:rsidR="00B437D0" w:rsidRPr="008D3D5D" w:rsidRDefault="00000000">
      <w:pPr>
        <w:pStyle w:val="FootnoteText"/>
        <w:rPr>
          <w:sz w:val="16"/>
          <w:szCs w:val="16"/>
          <w:rPrChange w:id="2811" w:author="emmanuel blezes" w:date="2026-05-23T18:38:00Z" w16du:dateUtc="2026-05-23T16:38:00Z">
            <w:rPr/>
          </w:rPrChange>
        </w:rPr>
      </w:pPr>
      <w:r w:rsidRPr="008D3D5D">
        <w:rPr>
          <w:rStyle w:val="FootnoteReference"/>
          <w:sz w:val="16"/>
          <w:szCs w:val="16"/>
          <w:rPrChange w:id="2812" w:author="emmanuel blezes" w:date="2026-05-23T18:38:00Z" w16du:dateUtc="2026-05-23T16:38:00Z">
            <w:rPr>
              <w:rStyle w:val="FootnoteReference"/>
            </w:rPr>
          </w:rPrChange>
        </w:rPr>
        <w:footnoteRef/>
      </w:r>
      <w:r w:rsidRPr="008D3D5D">
        <w:rPr>
          <w:sz w:val="16"/>
          <w:szCs w:val="16"/>
          <w:rPrChange w:id="2813" w:author="emmanuel blezes" w:date="2026-05-23T18:38:00Z" w16du:dateUtc="2026-05-23T16:38:00Z">
            <w:rPr/>
          </w:rPrChange>
        </w:rPr>
        <w:t xml:space="preserve"> COR juin 2025, op. cit., synthèse, conclusion.</w:t>
      </w:r>
    </w:p>
  </w:footnote>
  <w:footnote w:id="63">
    <w:p w14:paraId="1D995285" w14:textId="77777777" w:rsidR="00B437D0" w:rsidRPr="008D3D5D" w:rsidRDefault="00000000">
      <w:pPr>
        <w:pStyle w:val="FootnoteText"/>
        <w:rPr>
          <w:sz w:val="16"/>
          <w:szCs w:val="16"/>
          <w:rPrChange w:id="2851" w:author="emmanuel blezes" w:date="2026-05-23T18:38:00Z" w16du:dateUtc="2026-05-23T16:38:00Z">
            <w:rPr/>
          </w:rPrChange>
        </w:rPr>
      </w:pPr>
      <w:r w:rsidRPr="008D3D5D">
        <w:rPr>
          <w:rStyle w:val="FootnoteReference"/>
          <w:sz w:val="16"/>
          <w:szCs w:val="16"/>
          <w:rPrChange w:id="2852" w:author="emmanuel blezes" w:date="2026-05-23T18:38:00Z" w16du:dateUtc="2026-05-23T16:38:00Z">
            <w:rPr>
              <w:rStyle w:val="FootnoteReference"/>
            </w:rPr>
          </w:rPrChange>
        </w:rPr>
        <w:footnoteRef/>
      </w:r>
      <w:r w:rsidRPr="008D3D5D">
        <w:rPr>
          <w:sz w:val="16"/>
          <w:szCs w:val="16"/>
          <w:rPrChange w:id="2853" w:author="emmanuel blezes" w:date="2026-05-23T18:38:00Z" w16du:dateUtc="2026-05-23T16:38:00Z">
            <w:rPr/>
          </w:rPrChange>
        </w:rPr>
        <w:t xml:space="preserve"> Loi du 28 avril 1816 sur les finances créant la Caisse des Dépôts et Consignations ; gestion confiée du régime de retraite des agents civils de l’État à partir du milieu du XIXe siècle. Voir Pierre-Cyrille Hautcœur, </w:t>
      </w:r>
      <w:r w:rsidRPr="008D3D5D">
        <w:rPr>
          <w:i/>
          <w:iCs/>
          <w:sz w:val="16"/>
          <w:szCs w:val="16"/>
          <w:rPrChange w:id="2854" w:author="emmanuel blezes" w:date="2026-05-23T18:38:00Z" w16du:dateUtc="2026-05-23T16:38:00Z">
            <w:rPr>
              <w:i/>
              <w:iCs/>
            </w:rPr>
          </w:rPrChange>
        </w:rPr>
        <w:t>Le Marché financier français au XIXe siècle</w:t>
      </w:r>
      <w:r w:rsidRPr="008D3D5D">
        <w:rPr>
          <w:sz w:val="16"/>
          <w:szCs w:val="16"/>
          <w:rPrChange w:id="2855" w:author="emmanuel blezes" w:date="2026-05-23T18:38:00Z" w16du:dateUtc="2026-05-23T16:38:00Z">
            <w:rPr/>
          </w:rPrChange>
        </w:rPr>
        <w:t xml:space="preserve">, Publications de la Sorbonne, 2007, et la fiche historique CDC, </w:t>
      </w:r>
      <w:r w:rsidRPr="008D3D5D">
        <w:rPr>
          <w:i/>
          <w:iCs/>
          <w:sz w:val="16"/>
          <w:szCs w:val="16"/>
          <w:rPrChange w:id="2856" w:author="emmanuel blezes" w:date="2026-05-23T18:38:00Z" w16du:dateUtc="2026-05-23T16:38:00Z">
            <w:rPr>
              <w:i/>
              <w:iCs/>
            </w:rPr>
          </w:rPrChange>
        </w:rPr>
        <w:t>Histoire de la Caisse des Dépôts</w:t>
      </w:r>
      <w:r w:rsidRPr="008D3D5D">
        <w:rPr>
          <w:sz w:val="16"/>
          <w:szCs w:val="16"/>
          <w:rPrChange w:id="2857" w:author="emmanuel blezes" w:date="2026-05-23T18:38:00Z" w16du:dateUtc="2026-05-23T16:38:00Z">
            <w:rPr/>
          </w:rPrChange>
        </w:rPr>
        <w:t xml:space="preserve"> (https://www.caissedesdepots.fr/histoire-de-la-caisse-des-depots).</w:t>
      </w:r>
    </w:p>
  </w:footnote>
  <w:footnote w:id="64">
    <w:p w14:paraId="1DFF845F" w14:textId="77777777" w:rsidR="00B437D0" w:rsidRPr="008D3D5D" w:rsidRDefault="00000000">
      <w:pPr>
        <w:pStyle w:val="FootnoteText"/>
        <w:rPr>
          <w:sz w:val="16"/>
          <w:szCs w:val="16"/>
          <w:rPrChange w:id="2858" w:author="emmanuel blezes" w:date="2026-05-23T18:38:00Z" w16du:dateUtc="2026-05-23T16:38:00Z">
            <w:rPr/>
          </w:rPrChange>
        </w:rPr>
      </w:pPr>
      <w:r w:rsidRPr="008D3D5D">
        <w:rPr>
          <w:rStyle w:val="FootnoteReference"/>
          <w:sz w:val="16"/>
          <w:szCs w:val="16"/>
          <w:rPrChange w:id="2859" w:author="emmanuel blezes" w:date="2026-05-23T18:38:00Z" w16du:dateUtc="2026-05-23T16:38:00Z">
            <w:rPr>
              <w:rStyle w:val="FootnoteReference"/>
            </w:rPr>
          </w:rPrChange>
        </w:rPr>
        <w:footnoteRef/>
      </w:r>
      <w:r w:rsidRPr="008D3D5D">
        <w:rPr>
          <w:sz w:val="16"/>
          <w:szCs w:val="16"/>
          <w:rPrChange w:id="2860" w:author="emmanuel blezes" w:date="2026-05-23T18:38:00Z" w16du:dateUtc="2026-05-23T16:38:00Z">
            <w:rPr/>
          </w:rPrChange>
        </w:rPr>
        <w:t xml:space="preserve"> Ordonnance dite « de la Marine » d’août 1670 (Colbert), instituant la Caisse des invalides de la Marine </w:t>
      </w:r>
      <w:del w:id="2861" w:author="emmanuel blezes" w:date="2026-05-18T20:04:00Z" w16du:dateUtc="2026-05-18T18:04:00Z">
        <w:r w:rsidRPr="008D3D5D" w:rsidDel="00146C66">
          <w:rPr>
            <w:sz w:val="16"/>
            <w:szCs w:val="16"/>
            <w:rPrChange w:id="2862" w:author="emmanuel blezes" w:date="2026-05-23T18:38:00Z" w16du:dateUtc="2026-05-23T16:38:00Z">
              <w:rPr/>
            </w:rPrChange>
          </w:rPr>
          <w:delText>—</w:delText>
        </w:r>
      </w:del>
      <w:ins w:id="2863" w:author="emmanuel blezes" w:date="2026-05-18T20:04:00Z" w16du:dateUtc="2026-05-18T18:04:00Z">
        <w:r w:rsidR="00146C66" w:rsidRPr="008D3D5D">
          <w:rPr>
            <w:sz w:val="16"/>
            <w:szCs w:val="16"/>
            <w:rPrChange w:id="2864" w:author="emmanuel blezes" w:date="2026-05-23T18:38:00Z" w16du:dateUtc="2026-05-23T16:38:00Z">
              <w:rPr/>
            </w:rPrChange>
          </w:rPr>
          <w:t>-</w:t>
        </w:r>
      </w:ins>
      <w:r w:rsidRPr="008D3D5D">
        <w:rPr>
          <w:sz w:val="16"/>
          <w:szCs w:val="16"/>
          <w:rPrChange w:id="2865" w:author="emmanuel blezes" w:date="2026-05-23T18:38:00Z" w16du:dateUtc="2026-05-23T16:38:00Z">
            <w:rPr/>
          </w:rPrChange>
        </w:rPr>
        <w:t xml:space="preserve"> premier régime obligatoire de retraite des marins français. Confirmée et étendue par les édits de 1709 et 1784. Voir Institut La Boétie, </w:t>
      </w:r>
      <w:r w:rsidRPr="008D3D5D">
        <w:rPr>
          <w:i/>
          <w:iCs/>
          <w:sz w:val="16"/>
          <w:szCs w:val="16"/>
          <w:rPrChange w:id="2866" w:author="emmanuel blezes" w:date="2026-05-23T18:38:00Z" w16du:dateUtc="2026-05-23T16:38:00Z">
            <w:rPr>
              <w:i/>
              <w:iCs/>
            </w:rPr>
          </w:rPrChange>
        </w:rPr>
        <w:t>Note sur l’histoire des retraites</w:t>
      </w:r>
      <w:r w:rsidRPr="008D3D5D">
        <w:rPr>
          <w:sz w:val="16"/>
          <w:szCs w:val="16"/>
          <w:rPrChange w:id="2867" w:author="emmanuel blezes" w:date="2026-05-23T18:38:00Z" w16du:dateUtc="2026-05-23T16:38:00Z">
            <w:rPr/>
          </w:rPrChange>
        </w:rPr>
        <w:t xml:space="preserve"> (https://institutlaboetie.fr/note-retraites-histoire/).</w:t>
      </w:r>
    </w:p>
  </w:footnote>
  <w:footnote w:id="65">
    <w:p w14:paraId="6E85F1FF" w14:textId="77777777" w:rsidR="00B437D0" w:rsidRPr="008D3D5D" w:rsidRDefault="00000000">
      <w:pPr>
        <w:pStyle w:val="FootnoteText"/>
        <w:rPr>
          <w:sz w:val="16"/>
          <w:szCs w:val="16"/>
          <w:rPrChange w:id="2868" w:author="emmanuel blezes" w:date="2026-05-23T18:38:00Z" w16du:dateUtc="2026-05-23T16:38:00Z">
            <w:rPr/>
          </w:rPrChange>
        </w:rPr>
      </w:pPr>
      <w:r w:rsidRPr="008D3D5D">
        <w:rPr>
          <w:rStyle w:val="FootnoteReference"/>
          <w:sz w:val="16"/>
          <w:szCs w:val="16"/>
          <w:rPrChange w:id="2869" w:author="emmanuel blezes" w:date="2026-05-23T18:38:00Z" w16du:dateUtc="2026-05-23T16:38:00Z">
            <w:rPr>
              <w:rStyle w:val="FootnoteReference"/>
            </w:rPr>
          </w:rPrChange>
        </w:rPr>
        <w:footnoteRef/>
      </w:r>
      <w:r w:rsidRPr="008D3D5D">
        <w:rPr>
          <w:sz w:val="16"/>
          <w:szCs w:val="16"/>
          <w:rPrChange w:id="2870" w:author="emmanuel blezes" w:date="2026-05-23T18:38:00Z" w16du:dateUtc="2026-05-23T16:38: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8D3D5D">
        <w:rPr>
          <w:i/>
          <w:iCs/>
          <w:sz w:val="16"/>
          <w:szCs w:val="16"/>
          <w:rPrChange w:id="2871" w:author="emmanuel blezes" w:date="2026-05-23T18:38:00Z" w16du:dateUtc="2026-05-23T16:38:00Z">
            <w:rPr>
              <w:i/>
              <w:iCs/>
            </w:rPr>
          </w:rPrChange>
        </w:rPr>
        <w:t>Revue d’histoire de la protection sociale</w:t>
      </w:r>
      <w:r w:rsidRPr="008D3D5D">
        <w:rPr>
          <w:sz w:val="16"/>
          <w:szCs w:val="16"/>
          <w:rPrChange w:id="2872" w:author="emmanuel blezes" w:date="2026-05-23T18:38:00Z" w16du:dateUtc="2026-05-23T16:38:00Z">
            <w:rPr/>
          </w:rPrChange>
        </w:rPr>
        <w:t xml:space="preserve">, 2020 (https://shs.cairn.info/revue-d-histoire-de-la-protection-sociale-2020-1-page-23) ; et Cercle de l’Épargne, </w:t>
      </w:r>
      <w:r w:rsidRPr="008D3D5D">
        <w:rPr>
          <w:i/>
          <w:iCs/>
          <w:sz w:val="16"/>
          <w:szCs w:val="16"/>
          <w:rPrChange w:id="2873" w:author="emmanuel blezes" w:date="2026-05-23T18:38:00Z" w16du:dateUtc="2026-05-23T16:38:00Z">
            <w:rPr>
              <w:i/>
              <w:iCs/>
            </w:rPr>
          </w:rPrChange>
        </w:rPr>
        <w:t>Petit retour sur les fonds de pension en France</w:t>
      </w:r>
      <w:r w:rsidRPr="008D3D5D">
        <w:rPr>
          <w:sz w:val="16"/>
          <w:szCs w:val="16"/>
          <w:rPrChange w:id="2874" w:author="emmanuel blezes" w:date="2026-05-23T18:38:00Z" w16du:dateUtc="2026-05-23T16:38:00Z">
            <w:rPr/>
          </w:rPrChange>
        </w:rPr>
        <w:t xml:space="preserve"> (https://cercledelepargne.com/petit-retour-fonds-de-pension-france).</w:t>
      </w:r>
    </w:p>
  </w:footnote>
  <w:footnote w:id="66">
    <w:p w14:paraId="23A1BA66" w14:textId="77777777" w:rsidR="00B437D0" w:rsidRPr="008D3D5D" w:rsidRDefault="00000000">
      <w:pPr>
        <w:pStyle w:val="FootnoteText"/>
        <w:rPr>
          <w:sz w:val="16"/>
          <w:szCs w:val="16"/>
          <w:rPrChange w:id="2879" w:author="emmanuel blezes" w:date="2026-05-23T18:38:00Z" w16du:dateUtc="2026-05-23T16:38:00Z">
            <w:rPr/>
          </w:rPrChange>
        </w:rPr>
      </w:pPr>
      <w:r w:rsidRPr="008D3D5D">
        <w:rPr>
          <w:rStyle w:val="FootnoteReference"/>
          <w:sz w:val="16"/>
          <w:szCs w:val="16"/>
          <w:rPrChange w:id="2880" w:author="emmanuel blezes" w:date="2026-05-23T18:38:00Z" w16du:dateUtc="2026-05-23T16:38:00Z">
            <w:rPr>
              <w:rStyle w:val="FootnoteReference"/>
            </w:rPr>
          </w:rPrChange>
        </w:rPr>
        <w:footnoteRef/>
      </w:r>
      <w:r w:rsidRPr="008D3D5D">
        <w:rPr>
          <w:sz w:val="16"/>
          <w:szCs w:val="16"/>
          <w:rPrChange w:id="2881" w:author="emmanuel blezes" w:date="2026-05-23T18:38:00Z" w16du:dateUtc="2026-05-23T16:38:00Z">
            <w:rPr/>
          </w:rPrChange>
        </w:rPr>
        <w:t xml:space="preserve"> Loi du 14 mars 1941 instituant l’Allocation aux vieux travailleurs salariés (AVTS), dans le cadre d’une réforme menée sous l’autorité du secrétaire d’État au Travail René Belin. Voir INA, </w:t>
      </w:r>
      <w:r w:rsidRPr="008D3D5D">
        <w:rPr>
          <w:i/>
          <w:iCs/>
          <w:sz w:val="16"/>
          <w:szCs w:val="16"/>
          <w:rPrChange w:id="2882" w:author="emmanuel blezes" w:date="2026-05-23T18:38:00Z" w16du:dateUtc="2026-05-23T16:38:00Z">
            <w:rPr>
              <w:i/>
              <w:iCs/>
            </w:rPr>
          </w:rPrChange>
        </w:rPr>
        <w:t>1941 : le maréchal Pétain annonce les prémisses de la retraite par répartition</w:t>
      </w:r>
      <w:r w:rsidRPr="008D3D5D">
        <w:rPr>
          <w:sz w:val="16"/>
          <w:szCs w:val="16"/>
          <w:rPrChange w:id="2883" w:author="emmanuel blezes" w:date="2026-05-23T18:38:00Z" w16du:dateUtc="2026-05-23T16:38:00Z">
            <w:rPr/>
          </w:rPrChange>
        </w:rPr>
        <w:t xml:space="preserve"> (https://www.ina.fr/ina-eclaire-actu/1941-lorsque-le-marechal-petain-annoncait-la-retraite-par-repartition) ; et Bertrand Valat, </w:t>
      </w:r>
      <w:r w:rsidRPr="008D3D5D">
        <w:rPr>
          <w:i/>
          <w:iCs/>
          <w:sz w:val="16"/>
          <w:szCs w:val="16"/>
          <w:rPrChange w:id="2884" w:author="emmanuel blezes" w:date="2026-05-23T18:38:00Z" w16du:dateUtc="2026-05-23T16:38:00Z">
            <w:rPr>
              <w:i/>
              <w:iCs/>
            </w:rPr>
          </w:rPrChange>
        </w:rPr>
        <w:t>Les retraites et la création de la Sécurité sociale en 1945 : révolution ou restauration ?</w:t>
      </w:r>
      <w:r w:rsidRPr="008D3D5D">
        <w:rPr>
          <w:sz w:val="16"/>
          <w:szCs w:val="16"/>
          <w:rPrChange w:id="2885" w:author="emmanuel blezes" w:date="2026-05-23T18:38:00Z" w16du:dateUtc="2026-05-23T16:38:00Z">
            <w:rPr/>
          </w:rPrChange>
        </w:rPr>
        <w:t>, document de travail pour le COR, 2022 (https://www.cor-retraites.fr/sites/default/files/2022-12/Doc_10_Valat.pdf).</w:t>
      </w:r>
    </w:p>
  </w:footnote>
  <w:footnote w:id="67">
    <w:p w14:paraId="0E78B127" w14:textId="77777777" w:rsidR="00B437D0" w:rsidRPr="008D3D5D" w:rsidRDefault="00000000">
      <w:pPr>
        <w:pStyle w:val="FootnoteText"/>
        <w:rPr>
          <w:sz w:val="16"/>
          <w:szCs w:val="16"/>
          <w:rPrChange w:id="2886" w:author="emmanuel blezes" w:date="2026-05-23T18:38:00Z" w16du:dateUtc="2026-05-23T16:38:00Z">
            <w:rPr/>
          </w:rPrChange>
        </w:rPr>
      </w:pPr>
      <w:r w:rsidRPr="008D3D5D">
        <w:rPr>
          <w:rStyle w:val="FootnoteReference"/>
          <w:sz w:val="16"/>
          <w:szCs w:val="16"/>
          <w:rPrChange w:id="2887" w:author="emmanuel blezes" w:date="2026-05-23T18:38:00Z" w16du:dateUtc="2026-05-23T16:38:00Z">
            <w:rPr>
              <w:rStyle w:val="FootnoteReference"/>
            </w:rPr>
          </w:rPrChange>
        </w:rPr>
        <w:footnoteRef/>
      </w:r>
      <w:r w:rsidRPr="008D3D5D">
        <w:rPr>
          <w:sz w:val="16"/>
          <w:szCs w:val="16"/>
          <w:rPrChange w:id="2888" w:author="emmanuel blezes" w:date="2026-05-23T18:38:00Z" w16du:dateUtc="2026-05-23T16:38:00Z">
            <w:rPr/>
          </w:rPrChange>
        </w:rPr>
        <w:t xml:space="preserve"> 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 </w:t>
      </w:r>
      <w:r w:rsidRPr="008D3D5D">
        <w:rPr>
          <w:i/>
          <w:iCs/>
          <w:sz w:val="16"/>
          <w:szCs w:val="16"/>
          <w:rPrChange w:id="2889" w:author="emmanuel blezes" w:date="2026-05-23T18:38:00Z" w16du:dateUtc="2026-05-23T16:38:00Z">
            <w:rPr>
              <w:i/>
              <w:iCs/>
            </w:rPr>
          </w:rPrChange>
        </w:rPr>
        <w:t>Gouverner la Sécurité sociale</w:t>
      </w:r>
      <w:r w:rsidRPr="008D3D5D">
        <w:rPr>
          <w:sz w:val="16"/>
          <w:szCs w:val="16"/>
          <w:rPrChange w:id="2890" w:author="emmanuel blezes" w:date="2026-05-23T18:38:00Z" w16du:dateUtc="2026-05-23T16:38:00Z">
            <w:rPr/>
          </w:rPrChange>
        </w:rPr>
        <w:t xml:space="preserve">, PUF, édition augmentée 2005, chap. 1. Voir aussi EN3S, </w:t>
      </w:r>
      <w:r w:rsidRPr="008D3D5D">
        <w:rPr>
          <w:i/>
          <w:iCs/>
          <w:sz w:val="16"/>
          <w:szCs w:val="16"/>
          <w:rPrChange w:id="2891" w:author="emmanuel blezes" w:date="2026-05-23T18:38:00Z" w16du:dateUtc="2026-05-23T16:38:00Z">
            <w:rPr>
              <w:i/>
              <w:iCs/>
            </w:rPr>
          </w:rPrChange>
        </w:rPr>
        <w:t>Les valeurs portées par les fondateurs de la Sécurité sociale</w:t>
      </w:r>
      <w:r w:rsidRPr="008D3D5D">
        <w:rPr>
          <w:sz w:val="16"/>
          <w:szCs w:val="16"/>
          <w:rPrChange w:id="2892" w:author="emmanuel blezes" w:date="2026-05-23T18:38:00Z" w16du:dateUtc="2026-05-23T16:38: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8D3D5D">
        <w:rPr>
          <w:i/>
          <w:iCs/>
          <w:sz w:val="16"/>
          <w:szCs w:val="16"/>
          <w:rPrChange w:id="2893" w:author="emmanuel blezes" w:date="2026-05-23T18:38:00Z" w16du:dateUtc="2026-05-23T16:38:00Z">
            <w:rPr>
              <w:i/>
              <w:iCs/>
            </w:rPr>
          </w:rPrChange>
        </w:rPr>
        <w:t>Ambroise Croizat ou l’invention sociale</w:t>
      </w:r>
      <w:r w:rsidRPr="008D3D5D">
        <w:rPr>
          <w:sz w:val="16"/>
          <w:szCs w:val="16"/>
          <w:rPrChange w:id="2894" w:author="emmanuel blezes" w:date="2026-05-23T18:38:00Z" w16du:dateUtc="2026-05-23T16:38:00Z">
            <w:rPr/>
          </w:rPrChange>
        </w:rPr>
        <w:t>, Éditions Gap, 1999.</w:t>
      </w:r>
    </w:p>
  </w:footnote>
  <w:footnote w:id="68">
    <w:p w14:paraId="4730CD54" w14:textId="77777777" w:rsidR="00B437D0" w:rsidRPr="008D3D5D" w:rsidRDefault="00000000">
      <w:pPr>
        <w:pStyle w:val="FootnoteText"/>
        <w:rPr>
          <w:sz w:val="16"/>
          <w:szCs w:val="16"/>
          <w:rPrChange w:id="2895" w:author="emmanuel blezes" w:date="2026-05-23T18:38:00Z" w16du:dateUtc="2026-05-23T16:38:00Z">
            <w:rPr/>
          </w:rPrChange>
        </w:rPr>
      </w:pPr>
      <w:r w:rsidRPr="008D3D5D">
        <w:rPr>
          <w:rStyle w:val="FootnoteReference"/>
          <w:sz w:val="16"/>
          <w:szCs w:val="16"/>
          <w:rPrChange w:id="2896" w:author="emmanuel blezes" w:date="2026-05-23T18:38:00Z" w16du:dateUtc="2026-05-23T16:38:00Z">
            <w:rPr>
              <w:rStyle w:val="FootnoteReference"/>
            </w:rPr>
          </w:rPrChange>
        </w:rPr>
        <w:footnoteRef/>
      </w:r>
      <w:r w:rsidRPr="008D3D5D">
        <w:rPr>
          <w:sz w:val="16"/>
          <w:szCs w:val="16"/>
          <w:rPrChange w:id="2897" w:author="emmanuel blezes" w:date="2026-05-23T18:38:00Z" w16du:dateUtc="2026-05-23T16:38: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69">
    <w:p w14:paraId="3641F724" w14:textId="77777777" w:rsidR="00B437D0" w:rsidRPr="008D3D5D" w:rsidRDefault="00000000">
      <w:pPr>
        <w:pStyle w:val="FootnoteText"/>
        <w:rPr>
          <w:sz w:val="16"/>
          <w:szCs w:val="16"/>
          <w:rPrChange w:id="2898" w:author="emmanuel blezes" w:date="2026-05-23T18:38:00Z" w16du:dateUtc="2026-05-23T16:38:00Z">
            <w:rPr/>
          </w:rPrChange>
        </w:rPr>
      </w:pPr>
      <w:r w:rsidRPr="008D3D5D">
        <w:rPr>
          <w:rStyle w:val="FootnoteReference"/>
          <w:sz w:val="16"/>
          <w:szCs w:val="16"/>
          <w:rPrChange w:id="2899" w:author="emmanuel blezes" w:date="2026-05-23T18:38:00Z" w16du:dateUtc="2026-05-23T16:38:00Z">
            <w:rPr>
              <w:rStyle w:val="FootnoteReference"/>
            </w:rPr>
          </w:rPrChange>
        </w:rPr>
        <w:footnoteRef/>
      </w:r>
      <w:r w:rsidRPr="008D3D5D">
        <w:rPr>
          <w:sz w:val="16"/>
          <w:szCs w:val="16"/>
          <w:rPrChange w:id="2900" w:author="emmanuel blezes" w:date="2026-05-23T18:38:00Z" w16du:dateUtc="2026-05-23T16:38:00Z">
            <w:rPr/>
          </w:rPrChange>
        </w:rPr>
        <w:t xml:space="preserve"> Citation rapportée dans la transcription des travaux préparatoires de la Sécurité sociale et reprise par plusieurs historiens, notamment Bertrand Valat, </w:t>
      </w:r>
      <w:r w:rsidRPr="008D3D5D">
        <w:rPr>
          <w:i/>
          <w:iCs/>
          <w:sz w:val="16"/>
          <w:szCs w:val="16"/>
          <w:rPrChange w:id="2901" w:author="emmanuel blezes" w:date="2026-05-23T18:38:00Z" w16du:dateUtc="2026-05-23T16:38:00Z">
            <w:rPr>
              <w:i/>
              <w:iCs/>
            </w:rPr>
          </w:rPrChange>
        </w:rPr>
        <w:t>Les retraites et la création de la Sécurité sociale en 1945</w:t>
      </w:r>
      <w:r w:rsidRPr="008D3D5D">
        <w:rPr>
          <w:sz w:val="16"/>
          <w:szCs w:val="16"/>
          <w:rPrChange w:id="2902" w:author="emmanuel blezes" w:date="2026-05-23T18:38:00Z" w16du:dateUtc="2026-05-23T16:38:00Z">
            <w:rPr/>
          </w:rPrChange>
        </w:rPr>
        <w:t xml:space="preserve">, op. cit., et Bruno Palier, </w:t>
      </w:r>
      <w:r w:rsidRPr="008D3D5D">
        <w:rPr>
          <w:i/>
          <w:iCs/>
          <w:sz w:val="16"/>
          <w:szCs w:val="16"/>
          <w:rPrChange w:id="2903" w:author="emmanuel blezes" w:date="2026-05-23T18:38:00Z" w16du:dateUtc="2026-05-23T16:38:00Z">
            <w:rPr>
              <w:i/>
              <w:iCs/>
            </w:rPr>
          </w:rPrChange>
        </w:rPr>
        <w:t>Gouverner la Sécurité sociale</w:t>
      </w:r>
      <w:r w:rsidRPr="008D3D5D">
        <w:rPr>
          <w:sz w:val="16"/>
          <w:szCs w:val="16"/>
          <w:rPrChange w:id="2904" w:author="emmanuel blezes" w:date="2026-05-23T18:38:00Z" w16du:dateUtc="2026-05-23T16:38:00Z">
            <w:rPr/>
          </w:rPrChange>
        </w:rPr>
        <w:t>, op. cit.</w:t>
      </w:r>
    </w:p>
  </w:footnote>
  <w:footnote w:id="70">
    <w:p w14:paraId="1BB301F0" w14:textId="77777777" w:rsidR="00B437D0" w:rsidRPr="008D3D5D" w:rsidRDefault="00000000">
      <w:pPr>
        <w:pStyle w:val="FootnoteText"/>
        <w:rPr>
          <w:sz w:val="16"/>
          <w:szCs w:val="16"/>
          <w:rPrChange w:id="2905" w:author="emmanuel blezes" w:date="2026-05-23T18:38:00Z" w16du:dateUtc="2026-05-23T16:38:00Z">
            <w:rPr/>
          </w:rPrChange>
        </w:rPr>
      </w:pPr>
      <w:r w:rsidRPr="008D3D5D">
        <w:rPr>
          <w:rStyle w:val="FootnoteReference"/>
          <w:sz w:val="16"/>
          <w:szCs w:val="16"/>
          <w:rPrChange w:id="2906" w:author="emmanuel blezes" w:date="2026-05-23T18:38:00Z" w16du:dateUtc="2026-05-23T16:38:00Z">
            <w:rPr>
              <w:rStyle w:val="FootnoteReference"/>
            </w:rPr>
          </w:rPrChange>
        </w:rPr>
        <w:footnoteRef/>
      </w:r>
      <w:r w:rsidRPr="008D3D5D">
        <w:rPr>
          <w:sz w:val="16"/>
          <w:szCs w:val="16"/>
          <w:rPrChange w:id="2907" w:author="emmanuel blezes" w:date="2026-05-23T18:38:00Z" w16du:dateUtc="2026-05-23T16:38:00Z">
            <w:rPr/>
          </w:rPrChange>
        </w:rPr>
        <w:t xml:space="preserve"> Sur la croissance des Trente Glorieuses, INSEE, </w:t>
      </w:r>
      <w:r w:rsidRPr="008D3D5D">
        <w:rPr>
          <w:i/>
          <w:iCs/>
          <w:sz w:val="16"/>
          <w:szCs w:val="16"/>
          <w:rPrChange w:id="2908" w:author="emmanuel blezes" w:date="2026-05-23T18:38:00Z" w16du:dateUtc="2026-05-23T16:38:00Z">
            <w:rPr>
              <w:i/>
              <w:iCs/>
            </w:rPr>
          </w:rPrChange>
        </w:rPr>
        <w:t>Les Trente Glorieuses (1949-1973)</w:t>
      </w:r>
      <w:r w:rsidRPr="008D3D5D">
        <w:rPr>
          <w:sz w:val="16"/>
          <w:szCs w:val="16"/>
          <w:rPrChange w:id="2909" w:author="emmanuel blezes" w:date="2026-05-23T18:38:00Z" w16du:dateUtc="2026-05-23T16:38:00Z">
            <w:rPr/>
          </w:rPrChange>
        </w:rPr>
        <w:t xml:space="preserve"> (https://www.insee.fr/fr/statistiques) ; Jean Fourastié, </w:t>
      </w:r>
      <w:r w:rsidRPr="008D3D5D">
        <w:rPr>
          <w:i/>
          <w:iCs/>
          <w:sz w:val="16"/>
          <w:szCs w:val="16"/>
          <w:rPrChange w:id="2910" w:author="emmanuel blezes" w:date="2026-05-23T18:38:00Z" w16du:dateUtc="2026-05-23T16:38:00Z">
            <w:rPr>
              <w:i/>
              <w:iCs/>
            </w:rPr>
          </w:rPrChange>
        </w:rPr>
        <w:t>Les Trente Glorieuses ou la révolution invisible de 1946 à 1975</w:t>
      </w:r>
      <w:r w:rsidRPr="008D3D5D">
        <w:rPr>
          <w:sz w:val="16"/>
          <w:szCs w:val="16"/>
          <w:rPrChange w:id="2911" w:author="emmanuel blezes" w:date="2026-05-23T18:38:00Z" w16du:dateUtc="2026-05-23T16:38:00Z">
            <w:rPr/>
          </w:rPrChange>
        </w:rPr>
        <w:t>, Fayard, 1979. Croissance moyenne annuelle du PIB en France sur la période 1949-1973 : environ 5,3 %.</w:t>
      </w:r>
    </w:p>
  </w:footnote>
  <w:footnote w:id="71">
    <w:p w14:paraId="3D5E1035" w14:textId="77777777" w:rsidR="00B437D0" w:rsidRPr="008D3D5D" w:rsidRDefault="00000000">
      <w:pPr>
        <w:pStyle w:val="FootnoteText"/>
        <w:rPr>
          <w:sz w:val="16"/>
          <w:szCs w:val="16"/>
          <w:rPrChange w:id="2912" w:author="emmanuel blezes" w:date="2026-05-23T18:38:00Z" w16du:dateUtc="2026-05-23T16:38:00Z">
            <w:rPr/>
          </w:rPrChange>
        </w:rPr>
      </w:pPr>
      <w:r w:rsidRPr="008D3D5D">
        <w:rPr>
          <w:rStyle w:val="FootnoteReference"/>
          <w:sz w:val="16"/>
          <w:szCs w:val="16"/>
          <w:rPrChange w:id="2913" w:author="emmanuel blezes" w:date="2026-05-23T18:38:00Z" w16du:dateUtc="2026-05-23T16:38:00Z">
            <w:rPr>
              <w:rStyle w:val="FootnoteReference"/>
            </w:rPr>
          </w:rPrChange>
        </w:rPr>
        <w:footnoteRef/>
      </w:r>
      <w:r w:rsidRPr="008D3D5D">
        <w:rPr>
          <w:sz w:val="16"/>
          <w:szCs w:val="16"/>
          <w:rPrChange w:id="2914" w:author="emmanuel blezes" w:date="2026-05-23T18:38:00Z" w16du:dateUtc="2026-05-23T16:38:00Z">
            <w:rPr/>
          </w:rPrChange>
        </w:rPr>
        <w:t xml:space="preserve"> INSEE, tableau </w:t>
      </w:r>
      <w:r w:rsidRPr="008D3D5D">
        <w:rPr>
          <w:i/>
          <w:iCs/>
          <w:sz w:val="16"/>
          <w:szCs w:val="16"/>
          <w:rPrChange w:id="2915" w:author="emmanuel blezes" w:date="2026-05-23T18:38:00Z" w16du:dateUtc="2026-05-23T16:38:00Z">
            <w:rPr>
              <w:i/>
              <w:iCs/>
            </w:rPr>
          </w:rPrChange>
        </w:rPr>
        <w:t>Espérance de vie à divers âges</w:t>
      </w:r>
      <w:r w:rsidRPr="008D3D5D">
        <w:rPr>
          <w:sz w:val="16"/>
          <w:szCs w:val="16"/>
          <w:rPrChange w:id="2916" w:author="emmanuel blezes" w:date="2026-05-23T18:38:00Z" w16du:dateUtc="2026-05-23T16:38:00Z">
            <w:rPr/>
          </w:rPrChange>
        </w:rPr>
        <w:t xml:space="preserve"> (https://www.insee.fr/fr/statistiques/2416631) : à 65 ans en 1950, espérance de vie de 12,2 ans (femmes), 9,9 ans (hommes) ; passée à environ 15-17 ans en 1965-1970.</w:t>
      </w:r>
    </w:p>
  </w:footnote>
  <w:footnote w:id="72">
    <w:p w14:paraId="5CA087AF" w14:textId="77777777" w:rsidR="00B437D0" w:rsidRPr="008D3D5D" w:rsidRDefault="00000000">
      <w:pPr>
        <w:pStyle w:val="FootnoteText"/>
        <w:rPr>
          <w:sz w:val="16"/>
          <w:szCs w:val="16"/>
          <w:rPrChange w:id="2917" w:author="emmanuel blezes" w:date="2026-05-23T18:38:00Z" w16du:dateUtc="2026-05-23T16:38:00Z">
            <w:rPr/>
          </w:rPrChange>
        </w:rPr>
      </w:pPr>
      <w:r w:rsidRPr="008D3D5D">
        <w:rPr>
          <w:rStyle w:val="FootnoteReference"/>
          <w:sz w:val="16"/>
          <w:szCs w:val="16"/>
          <w:rPrChange w:id="2918" w:author="emmanuel blezes" w:date="2026-05-23T18:38:00Z" w16du:dateUtc="2026-05-23T16:38:00Z">
            <w:rPr>
              <w:rStyle w:val="FootnoteReference"/>
            </w:rPr>
          </w:rPrChange>
        </w:rPr>
        <w:footnoteRef/>
      </w:r>
      <w:r w:rsidRPr="008D3D5D">
        <w:rPr>
          <w:sz w:val="16"/>
          <w:szCs w:val="16"/>
          <w:rPrChange w:id="2919" w:author="emmanuel blezes" w:date="2026-05-23T18:38:00Z" w16du:dateUtc="2026-05-23T16:38: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8D3D5D">
        <w:rPr>
          <w:i/>
          <w:iCs/>
          <w:sz w:val="16"/>
          <w:szCs w:val="16"/>
          <w:rPrChange w:id="2920" w:author="emmanuel blezes" w:date="2026-05-23T18:38:00Z" w16du:dateUtc="2026-05-23T16:38:00Z">
            <w:rPr>
              <w:i/>
              <w:iCs/>
            </w:rPr>
          </w:rPrChange>
        </w:rPr>
        <w:t>Les Retraites complémentaires AGIRC-ARRCO</w:t>
      </w:r>
      <w:r w:rsidRPr="008D3D5D">
        <w:rPr>
          <w:sz w:val="16"/>
          <w:szCs w:val="16"/>
          <w:rPrChange w:id="2921" w:author="emmanuel blezes" w:date="2026-05-23T18:38:00Z" w16du:dateUtc="2026-05-23T16:38:00Z">
            <w:rPr/>
          </w:rPrChange>
        </w:rPr>
        <w:t>, Cairn, 2022 (https://www.cairn.info/les-retraites-complementaires-agirc-arrco–9782130785569-page-13.htm).</w:t>
      </w:r>
    </w:p>
  </w:footnote>
  <w:footnote w:id="73">
    <w:p w14:paraId="15823AE4" w14:textId="77777777" w:rsidR="00B437D0" w:rsidRPr="008D3D5D" w:rsidRDefault="00000000">
      <w:pPr>
        <w:pStyle w:val="FootnoteText"/>
        <w:rPr>
          <w:sz w:val="16"/>
          <w:szCs w:val="16"/>
          <w:rPrChange w:id="2922" w:author="emmanuel blezes" w:date="2026-05-23T18:38:00Z" w16du:dateUtc="2026-05-23T16:38:00Z">
            <w:rPr/>
          </w:rPrChange>
        </w:rPr>
      </w:pPr>
      <w:r w:rsidRPr="008D3D5D">
        <w:rPr>
          <w:rStyle w:val="FootnoteReference"/>
          <w:sz w:val="16"/>
          <w:szCs w:val="16"/>
          <w:rPrChange w:id="2923" w:author="emmanuel blezes" w:date="2026-05-23T18:38:00Z" w16du:dateUtc="2026-05-23T16:38:00Z">
            <w:rPr>
              <w:rStyle w:val="FootnoteReference"/>
            </w:rPr>
          </w:rPrChange>
        </w:rPr>
        <w:footnoteRef/>
      </w:r>
      <w:r w:rsidRPr="008D3D5D">
        <w:rPr>
          <w:sz w:val="16"/>
          <w:szCs w:val="16"/>
          <w:rPrChange w:id="2924" w:author="emmanuel blezes" w:date="2026-05-23T18:38:00Z" w16du:dateUtc="2026-05-23T16:38:00Z">
            <w:rPr/>
          </w:rPrChange>
        </w:rPr>
        <w:t xml:space="preserve"> Accord interprofessionnel du 8 décembre 1961 instituant l’ARRCO (Association des régimes de retraite complémentaires) pour les salariés non-cadres. Voir INA, </w:t>
      </w:r>
      <w:r w:rsidRPr="008D3D5D">
        <w:rPr>
          <w:i/>
          <w:iCs/>
          <w:sz w:val="16"/>
          <w:szCs w:val="16"/>
          <w:rPrChange w:id="2925" w:author="emmanuel blezes" w:date="2026-05-23T18:38:00Z" w16du:dateUtc="2026-05-23T16:38:00Z">
            <w:rPr>
              <w:i/>
              <w:iCs/>
            </w:rPr>
          </w:rPrChange>
        </w:rPr>
        <w:t>Histoire des retraites</w:t>
      </w:r>
      <w:r w:rsidRPr="008D3D5D">
        <w:rPr>
          <w:sz w:val="16"/>
          <w:szCs w:val="16"/>
          <w:rPrChange w:id="2926" w:author="emmanuel blezes" w:date="2026-05-23T18:38:00Z" w16du:dateUtc="2026-05-23T16:38: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74">
    <w:p w14:paraId="4019E909" w14:textId="77777777" w:rsidR="00B437D0" w:rsidRPr="008D3D5D" w:rsidRDefault="00000000">
      <w:pPr>
        <w:pStyle w:val="FootnoteText"/>
        <w:rPr>
          <w:sz w:val="16"/>
          <w:szCs w:val="16"/>
          <w:rPrChange w:id="2927" w:author="emmanuel blezes" w:date="2026-05-23T18:38:00Z" w16du:dateUtc="2026-05-23T16:38:00Z">
            <w:rPr/>
          </w:rPrChange>
        </w:rPr>
      </w:pPr>
      <w:r w:rsidRPr="008D3D5D">
        <w:rPr>
          <w:rStyle w:val="FootnoteReference"/>
          <w:sz w:val="16"/>
          <w:szCs w:val="16"/>
          <w:rPrChange w:id="2928" w:author="emmanuel blezes" w:date="2026-05-23T18:38:00Z" w16du:dateUtc="2026-05-23T16:38:00Z">
            <w:rPr>
              <w:rStyle w:val="FootnoteReference"/>
            </w:rPr>
          </w:rPrChange>
        </w:rPr>
        <w:footnoteRef/>
      </w:r>
      <w:r w:rsidRPr="008D3D5D">
        <w:rPr>
          <w:sz w:val="16"/>
          <w:szCs w:val="16"/>
          <w:rPrChange w:id="2929" w:author="emmanuel blezes" w:date="2026-05-23T18:38:00Z" w16du:dateUtc="2026-05-23T16:38: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8D3D5D">
        <w:rPr>
          <w:i/>
          <w:iCs/>
          <w:sz w:val="16"/>
          <w:szCs w:val="16"/>
          <w:rPrChange w:id="2930" w:author="emmanuel blezes" w:date="2026-05-23T18:38:00Z" w16du:dateUtc="2026-05-23T16:38:00Z">
            <w:rPr>
              <w:i/>
              <w:iCs/>
            </w:rPr>
          </w:rPrChange>
        </w:rPr>
        <w:t>À gauche</w:t>
      </w:r>
      <w:r w:rsidRPr="008D3D5D">
        <w:rPr>
          <w:sz w:val="16"/>
          <w:szCs w:val="16"/>
          <w:rPrChange w:id="2931" w:author="emmanuel blezes" w:date="2026-05-23T18:38:00Z" w16du:dateUtc="2026-05-23T16:38:00Z">
            <w:rPr/>
          </w:rPrChange>
        </w:rPr>
        <w:t>, Albin Michel, 2003.</w:t>
      </w:r>
    </w:p>
  </w:footnote>
  <w:footnote w:id="75">
    <w:p w14:paraId="3D0DDE8E" w14:textId="77777777" w:rsidR="00B437D0" w:rsidRPr="008D3D5D" w:rsidRDefault="00000000">
      <w:pPr>
        <w:pStyle w:val="FootnoteText"/>
        <w:rPr>
          <w:sz w:val="16"/>
          <w:szCs w:val="16"/>
          <w:rPrChange w:id="2934" w:author="emmanuel blezes" w:date="2026-05-23T18:38:00Z" w16du:dateUtc="2026-05-23T16:38:00Z">
            <w:rPr/>
          </w:rPrChange>
        </w:rPr>
      </w:pPr>
      <w:r w:rsidRPr="008D3D5D">
        <w:rPr>
          <w:rStyle w:val="FootnoteReference"/>
          <w:sz w:val="16"/>
          <w:szCs w:val="16"/>
          <w:rPrChange w:id="2935" w:author="emmanuel blezes" w:date="2026-05-23T18:38:00Z" w16du:dateUtc="2026-05-23T16:38:00Z">
            <w:rPr>
              <w:rStyle w:val="FootnoteReference"/>
            </w:rPr>
          </w:rPrChange>
        </w:rPr>
        <w:footnoteRef/>
      </w:r>
      <w:r w:rsidRPr="008D3D5D">
        <w:rPr>
          <w:sz w:val="16"/>
          <w:szCs w:val="16"/>
          <w:rPrChange w:id="2936"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2937" w:author="emmanuel blezes" w:date="2026-05-23T18:38:00Z" w16du:dateUtc="2026-05-23T16:38:00Z">
            <w:rPr>
              <w:i/>
              <w:iCs/>
            </w:rPr>
          </w:rPrChange>
        </w:rPr>
        <w:t>Économie et Statistique</w:t>
      </w:r>
      <w:r w:rsidRPr="008D3D5D">
        <w:rPr>
          <w:sz w:val="16"/>
          <w:szCs w:val="16"/>
          <w:rPrChange w:id="2938" w:author="emmanuel blezes" w:date="2026-05-23T18:38:00Z" w16du:dateUtc="2026-05-23T16:38:00Z">
            <w:rPr/>
          </w:rPrChange>
        </w:rPr>
        <w:t xml:space="preserve"> n° 481-482, 2015 (https://www.insee.fr/fr/statistiques/1305193). Modèle de microsimulation Destinie 2. TRI estimé pour la génération 1940 : ≈ 7-8 % ; génération 1950 : ≈ 5,8 % ; voir également section 1.5 du présent chapitre.</w:t>
      </w:r>
    </w:p>
  </w:footnote>
  <w:footnote w:id="76">
    <w:p w14:paraId="581FB0B8" w14:textId="77777777" w:rsidR="00B437D0" w:rsidRPr="008D3D5D" w:rsidRDefault="00000000">
      <w:pPr>
        <w:pStyle w:val="FootnoteText"/>
        <w:rPr>
          <w:sz w:val="16"/>
          <w:szCs w:val="16"/>
          <w:rPrChange w:id="2945" w:author="emmanuel blezes" w:date="2026-05-23T18:38:00Z" w16du:dateUtc="2026-05-23T16:38:00Z">
            <w:rPr/>
          </w:rPrChange>
        </w:rPr>
      </w:pPr>
      <w:r w:rsidRPr="008D3D5D">
        <w:rPr>
          <w:rStyle w:val="FootnoteReference"/>
          <w:sz w:val="16"/>
          <w:szCs w:val="16"/>
          <w:rPrChange w:id="2946" w:author="emmanuel blezes" w:date="2026-05-23T18:38:00Z" w16du:dateUtc="2026-05-23T16:38:00Z">
            <w:rPr>
              <w:rStyle w:val="FootnoteReference"/>
            </w:rPr>
          </w:rPrChange>
        </w:rPr>
        <w:footnoteRef/>
      </w:r>
      <w:r w:rsidRPr="008D3D5D">
        <w:rPr>
          <w:sz w:val="16"/>
          <w:szCs w:val="16"/>
          <w:rPrChange w:id="2947" w:author="emmanuel blezes" w:date="2026-05-23T18:38:00Z" w16du:dateUtc="2026-05-23T16:38:00Z">
            <w:rPr/>
          </w:rPrChange>
        </w:rPr>
        <w:t xml:space="preserve"> INSEE, séries longues de fécondité. ICF 1964 : 2,90 enfants par femme (point haut post-1945) ; 1975 : 1,93 ; 1985 : 1,81. URL : https://www.insee.fr/fr/statistiques/2381380.</w:t>
      </w:r>
    </w:p>
  </w:footnote>
  <w:footnote w:id="77">
    <w:p w14:paraId="52CB7974" w14:textId="77777777" w:rsidR="00B437D0" w:rsidRPr="008D3D5D" w:rsidRDefault="00000000">
      <w:pPr>
        <w:pStyle w:val="FootnoteText"/>
        <w:rPr>
          <w:sz w:val="16"/>
          <w:szCs w:val="16"/>
          <w:rPrChange w:id="2948" w:author="emmanuel blezes" w:date="2026-05-23T18:38:00Z" w16du:dateUtc="2026-05-23T16:38:00Z">
            <w:rPr/>
          </w:rPrChange>
        </w:rPr>
      </w:pPr>
      <w:r w:rsidRPr="008D3D5D">
        <w:rPr>
          <w:rStyle w:val="FootnoteReference"/>
          <w:sz w:val="16"/>
          <w:szCs w:val="16"/>
          <w:rPrChange w:id="2949" w:author="emmanuel blezes" w:date="2026-05-23T18:38:00Z" w16du:dateUtc="2026-05-23T16:38:00Z">
            <w:rPr>
              <w:rStyle w:val="FootnoteReference"/>
            </w:rPr>
          </w:rPrChange>
        </w:rPr>
        <w:footnoteRef/>
      </w:r>
      <w:r w:rsidRPr="008D3D5D">
        <w:rPr>
          <w:sz w:val="16"/>
          <w:szCs w:val="16"/>
          <w:rPrChange w:id="2950" w:author="emmanuel blezes" w:date="2026-05-23T18:38:00Z" w16du:dateUtc="2026-05-23T16:38:00Z">
            <w:rPr/>
          </w:rPrChange>
        </w:rPr>
        <w:t xml:space="preserve"> Raoul Briet, </w:t>
      </w:r>
      <w:r w:rsidRPr="008D3D5D">
        <w:rPr>
          <w:i/>
          <w:iCs/>
          <w:sz w:val="16"/>
          <w:szCs w:val="16"/>
          <w:rPrChange w:id="2951" w:author="emmanuel blezes" w:date="2026-05-23T18:38:00Z" w16du:dateUtc="2026-05-23T16:38:00Z">
            <w:rPr>
              <w:i/>
              <w:iCs/>
            </w:rPr>
          </w:rPrChange>
        </w:rPr>
        <w:t>Perspectives à long terme des retraites</w:t>
      </w:r>
      <w:r w:rsidRPr="008D3D5D">
        <w:rPr>
          <w:sz w:val="16"/>
          <w:szCs w:val="16"/>
          <w:rPrChange w:id="2952" w:author="emmanuel blezes" w:date="2026-05-23T18:38:00Z" w16du:dateUtc="2026-05-23T16:38:00Z">
            <w:rPr/>
          </w:rPrChange>
        </w:rPr>
        <w:t xml:space="preserve">, rapport au Premier ministre, Commissariat général du Plan, juin 1995. Sur la genèse politique du rapport, voir Sénat, archives parlementaires 1995-1996, et Bruno Palier, </w:t>
      </w:r>
      <w:r w:rsidRPr="008D3D5D">
        <w:rPr>
          <w:i/>
          <w:iCs/>
          <w:sz w:val="16"/>
          <w:szCs w:val="16"/>
          <w:rPrChange w:id="2953" w:author="emmanuel blezes" w:date="2026-05-23T18:38:00Z" w16du:dateUtc="2026-05-23T16:38:00Z">
            <w:rPr>
              <w:i/>
              <w:iCs/>
            </w:rPr>
          </w:rPrChange>
        </w:rPr>
        <w:t>Réformer les retraites</w:t>
      </w:r>
      <w:r w:rsidRPr="008D3D5D">
        <w:rPr>
          <w:sz w:val="16"/>
          <w:szCs w:val="16"/>
          <w:rPrChange w:id="2954" w:author="emmanuel blezes" w:date="2026-05-23T18:38:00Z" w16du:dateUtc="2026-05-23T16:38:00Z">
            <w:rPr/>
          </w:rPrChange>
        </w:rPr>
        <w:t>, Presses de Sciences Po, 2021, chap. 3.</w:t>
      </w:r>
    </w:p>
  </w:footnote>
  <w:footnote w:id="78">
    <w:p w14:paraId="62FF4595" w14:textId="77777777" w:rsidR="00B437D0" w:rsidRPr="008D3D5D" w:rsidRDefault="00000000">
      <w:pPr>
        <w:pStyle w:val="FootnoteText"/>
        <w:rPr>
          <w:sz w:val="16"/>
          <w:szCs w:val="16"/>
          <w:rPrChange w:id="2955" w:author="emmanuel blezes" w:date="2026-05-23T18:38:00Z" w16du:dateUtc="2026-05-23T16:38:00Z">
            <w:rPr/>
          </w:rPrChange>
        </w:rPr>
      </w:pPr>
      <w:r w:rsidRPr="008D3D5D">
        <w:rPr>
          <w:rStyle w:val="FootnoteReference"/>
          <w:sz w:val="16"/>
          <w:szCs w:val="16"/>
          <w:rPrChange w:id="2956" w:author="emmanuel blezes" w:date="2026-05-23T18:38:00Z" w16du:dateUtc="2026-05-23T16:38:00Z">
            <w:rPr>
              <w:rStyle w:val="FootnoteReference"/>
            </w:rPr>
          </w:rPrChange>
        </w:rPr>
        <w:footnoteRef/>
      </w:r>
      <w:r w:rsidRPr="008D3D5D">
        <w:rPr>
          <w:sz w:val="16"/>
          <w:szCs w:val="16"/>
          <w:rPrChange w:id="2957" w:author="emmanuel blezes" w:date="2026-05-23T18:38:00Z" w16du:dateUtc="2026-05-23T16:38:00Z">
            <w:rPr/>
          </w:rPrChange>
        </w:rPr>
        <w:t xml:space="preserve"> Jean-Michel Charpin, </w:t>
      </w:r>
      <w:r w:rsidRPr="008D3D5D">
        <w:rPr>
          <w:i/>
          <w:iCs/>
          <w:sz w:val="16"/>
          <w:szCs w:val="16"/>
          <w:rPrChange w:id="2958" w:author="emmanuel blezes" w:date="2026-05-23T18:38:00Z" w16du:dateUtc="2026-05-23T16:38:00Z">
            <w:rPr>
              <w:i/>
              <w:iCs/>
            </w:rPr>
          </w:rPrChange>
        </w:rPr>
        <w:t xml:space="preserve">L’avenir de nos retraites </w:t>
      </w:r>
      <w:del w:id="2959" w:author="emmanuel blezes" w:date="2026-05-18T20:04:00Z" w16du:dateUtc="2026-05-18T18:04:00Z">
        <w:r w:rsidRPr="008D3D5D" w:rsidDel="00146C66">
          <w:rPr>
            <w:i/>
            <w:iCs/>
            <w:sz w:val="16"/>
            <w:szCs w:val="16"/>
            <w:rPrChange w:id="2960" w:author="emmanuel blezes" w:date="2026-05-23T18:38:00Z" w16du:dateUtc="2026-05-23T16:38:00Z">
              <w:rPr>
                <w:i/>
                <w:iCs/>
              </w:rPr>
            </w:rPrChange>
          </w:rPr>
          <w:delText>—</w:delText>
        </w:r>
      </w:del>
      <w:ins w:id="2961" w:author="emmanuel blezes" w:date="2026-05-18T20:04:00Z" w16du:dateUtc="2026-05-18T18:04:00Z">
        <w:r w:rsidR="00146C66" w:rsidRPr="008D3D5D">
          <w:rPr>
            <w:i/>
            <w:iCs/>
            <w:sz w:val="16"/>
            <w:szCs w:val="16"/>
            <w:rPrChange w:id="2962" w:author="emmanuel blezes" w:date="2026-05-23T18:38:00Z" w16du:dateUtc="2026-05-23T16:38:00Z">
              <w:rPr>
                <w:i/>
                <w:iCs/>
              </w:rPr>
            </w:rPrChange>
          </w:rPr>
          <w:t>-</w:t>
        </w:r>
      </w:ins>
      <w:r w:rsidRPr="008D3D5D">
        <w:rPr>
          <w:i/>
          <w:iCs/>
          <w:sz w:val="16"/>
          <w:szCs w:val="16"/>
          <w:rPrChange w:id="2963" w:author="emmanuel blezes" w:date="2026-05-23T18:38:00Z" w16du:dateUtc="2026-05-23T16:38:00Z">
            <w:rPr>
              <w:i/>
              <w:iCs/>
            </w:rPr>
          </w:rPrChange>
        </w:rPr>
        <w:t xml:space="preserve"> Rapport au Premier ministre</w:t>
      </w:r>
      <w:r w:rsidRPr="008D3D5D">
        <w:rPr>
          <w:sz w:val="16"/>
          <w:szCs w:val="16"/>
          <w:rPrChange w:id="2964" w:author="emmanuel blezes" w:date="2026-05-23T18:38:00Z" w16du:dateUtc="2026-05-23T16:38:00Z">
            <w:rPr/>
          </w:rPrChange>
        </w:rPr>
        <w:t xml:space="preserve">, Commissariat général du Plan, mai 1999, 264 pages (La Documentation française). Pour une mise en perspective critique, voir le débat </w:t>
      </w:r>
      <w:r w:rsidRPr="008D3D5D">
        <w:rPr>
          <w:i/>
          <w:iCs/>
          <w:sz w:val="16"/>
          <w:szCs w:val="16"/>
          <w:rPrChange w:id="2965" w:author="emmanuel blezes" w:date="2026-05-23T18:38:00Z" w16du:dateUtc="2026-05-23T16:38:00Z">
            <w:rPr>
              <w:i/>
              <w:iCs/>
            </w:rPr>
          </w:rPrChange>
        </w:rPr>
        <w:t>Quarante remarques sur le rapport Charpin</w:t>
      </w:r>
      <w:r w:rsidRPr="008D3D5D">
        <w:rPr>
          <w:sz w:val="16"/>
          <w:szCs w:val="16"/>
          <w:rPrChange w:id="2966" w:author="emmanuel blezes" w:date="2026-05-23T18:38:00Z" w16du:dateUtc="2026-05-23T16:38:00Z">
            <w:rPr/>
          </w:rPrChange>
        </w:rPr>
        <w:t>, Sciences Po, 2000 (https://sciencespo.hal.science/hal-01010827/).</w:t>
      </w:r>
    </w:p>
  </w:footnote>
  <w:footnote w:id="79">
    <w:p w14:paraId="761D5B4A" w14:textId="77777777" w:rsidR="00B437D0" w:rsidRPr="008D3D5D" w:rsidRDefault="00000000">
      <w:pPr>
        <w:pStyle w:val="FootnoteText"/>
        <w:rPr>
          <w:sz w:val="16"/>
          <w:szCs w:val="16"/>
          <w:rPrChange w:id="2977" w:author="emmanuel blezes" w:date="2026-05-23T18:38:00Z" w16du:dateUtc="2026-05-23T16:38:00Z">
            <w:rPr/>
          </w:rPrChange>
        </w:rPr>
      </w:pPr>
      <w:r w:rsidRPr="008D3D5D">
        <w:rPr>
          <w:rStyle w:val="FootnoteReference"/>
          <w:sz w:val="16"/>
          <w:szCs w:val="16"/>
          <w:rPrChange w:id="2978" w:author="emmanuel blezes" w:date="2026-05-23T18:38:00Z" w16du:dateUtc="2026-05-23T16:38:00Z">
            <w:rPr>
              <w:rStyle w:val="FootnoteReference"/>
            </w:rPr>
          </w:rPrChange>
        </w:rPr>
        <w:footnoteRef/>
      </w:r>
      <w:r w:rsidRPr="008D3D5D">
        <w:rPr>
          <w:sz w:val="16"/>
          <w:szCs w:val="16"/>
          <w:rPrChange w:id="2979" w:author="emmanuel blezes" w:date="2026-05-23T18:38:00Z" w16du:dateUtc="2026-05-23T16:38: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8D3D5D">
        <w:rPr>
          <w:i/>
          <w:iCs/>
          <w:sz w:val="16"/>
          <w:szCs w:val="16"/>
          <w:rPrChange w:id="2980" w:author="emmanuel blezes" w:date="2026-05-23T18:38:00Z" w16du:dateUtc="2026-05-23T16:38:00Z">
            <w:rPr>
              <w:i/>
              <w:iCs/>
            </w:rPr>
          </w:rPrChange>
        </w:rPr>
        <w:t>Retraites en France : trente ans de réformes clés (1993-2023)</w:t>
      </w:r>
      <w:r w:rsidRPr="008D3D5D">
        <w:rPr>
          <w:sz w:val="16"/>
          <w:szCs w:val="16"/>
          <w:rPrChange w:id="2981" w:author="emmanuel blezes" w:date="2026-05-23T18:38:00Z" w16du:dateUtc="2026-05-23T16:38:00Z">
            <w:rPr/>
          </w:rPrChange>
        </w:rPr>
        <w:t>, 2023 (https://www.agipi.com/offre/far-per/retraites-30-ans-de-reformes/).</w:t>
      </w:r>
    </w:p>
  </w:footnote>
  <w:footnote w:id="80">
    <w:p w14:paraId="5F4410E1" w14:textId="77777777" w:rsidR="00B437D0" w:rsidRPr="008D3D5D" w:rsidRDefault="00000000">
      <w:pPr>
        <w:pStyle w:val="FootnoteText"/>
        <w:rPr>
          <w:sz w:val="16"/>
          <w:szCs w:val="16"/>
          <w:rPrChange w:id="2982" w:author="emmanuel blezes" w:date="2026-05-23T18:38:00Z" w16du:dateUtc="2026-05-23T16:38:00Z">
            <w:rPr/>
          </w:rPrChange>
        </w:rPr>
      </w:pPr>
      <w:r w:rsidRPr="008D3D5D">
        <w:rPr>
          <w:rStyle w:val="FootnoteReference"/>
          <w:sz w:val="16"/>
          <w:szCs w:val="16"/>
          <w:rPrChange w:id="2983" w:author="emmanuel blezes" w:date="2026-05-23T18:38:00Z" w16du:dateUtc="2026-05-23T16:38:00Z">
            <w:rPr>
              <w:rStyle w:val="FootnoteReference"/>
            </w:rPr>
          </w:rPrChange>
        </w:rPr>
        <w:footnoteRef/>
      </w:r>
      <w:r w:rsidRPr="008D3D5D">
        <w:rPr>
          <w:sz w:val="16"/>
          <w:szCs w:val="16"/>
          <w:rPrChange w:id="2984" w:author="emmanuel blezes" w:date="2026-05-23T18:38:00Z" w16du:dateUtc="2026-05-23T16:38:00Z">
            <w:rPr/>
          </w:rPrChange>
        </w:rPr>
        <w:t xml:space="preserve"> Loi n° 2003-775 du 21 août 2003 portant réforme des retraites (loi Fillon). Texte sur Légifrance. Sur la mobilisation très limitée comparée aux précédents mouvements : Bruno Palier, </w:t>
      </w:r>
      <w:r w:rsidRPr="008D3D5D">
        <w:rPr>
          <w:i/>
          <w:iCs/>
          <w:sz w:val="16"/>
          <w:szCs w:val="16"/>
          <w:rPrChange w:id="2985" w:author="emmanuel blezes" w:date="2026-05-23T18:38:00Z" w16du:dateUtc="2026-05-23T16:38:00Z">
            <w:rPr>
              <w:i/>
              <w:iCs/>
            </w:rPr>
          </w:rPrChange>
        </w:rPr>
        <w:t>Réformer les retraites</w:t>
      </w:r>
      <w:r w:rsidRPr="008D3D5D">
        <w:rPr>
          <w:sz w:val="16"/>
          <w:szCs w:val="16"/>
          <w:rPrChange w:id="2986" w:author="emmanuel blezes" w:date="2026-05-23T18:38:00Z" w16du:dateUtc="2026-05-23T16:38:00Z">
            <w:rPr/>
          </w:rPrChange>
        </w:rPr>
        <w:t>, op. cit.</w:t>
      </w:r>
    </w:p>
  </w:footnote>
  <w:footnote w:id="81">
    <w:p w14:paraId="51487043" w14:textId="77777777" w:rsidR="00B437D0" w:rsidRPr="008D3D5D" w:rsidRDefault="00000000">
      <w:pPr>
        <w:pStyle w:val="FootnoteText"/>
        <w:rPr>
          <w:sz w:val="16"/>
          <w:szCs w:val="16"/>
          <w:rPrChange w:id="2991" w:author="emmanuel blezes" w:date="2026-05-23T18:38:00Z" w16du:dateUtc="2026-05-23T16:38:00Z">
            <w:rPr/>
          </w:rPrChange>
        </w:rPr>
      </w:pPr>
      <w:r w:rsidRPr="008D3D5D">
        <w:rPr>
          <w:rStyle w:val="FootnoteReference"/>
          <w:sz w:val="16"/>
          <w:szCs w:val="16"/>
          <w:rPrChange w:id="2992" w:author="emmanuel blezes" w:date="2026-05-23T18:38:00Z" w16du:dateUtc="2026-05-23T16:38:00Z">
            <w:rPr>
              <w:rStyle w:val="FootnoteReference"/>
            </w:rPr>
          </w:rPrChange>
        </w:rPr>
        <w:footnoteRef/>
      </w:r>
      <w:r w:rsidRPr="008D3D5D">
        <w:rPr>
          <w:sz w:val="16"/>
          <w:szCs w:val="16"/>
          <w:rPrChange w:id="2993" w:author="emmanuel blezes" w:date="2026-05-23T18:38:00Z" w16du:dateUtc="2026-05-23T16:38:00Z">
            <w:rPr/>
          </w:rPrChange>
        </w:rPr>
        <w:t xml:space="preserve"> 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82">
    <w:p w14:paraId="6307A316" w14:textId="77777777" w:rsidR="00B437D0" w:rsidRPr="008D3D5D" w:rsidRDefault="00000000">
      <w:pPr>
        <w:pStyle w:val="FootnoteText"/>
        <w:rPr>
          <w:sz w:val="16"/>
          <w:szCs w:val="16"/>
          <w:rPrChange w:id="2994" w:author="emmanuel blezes" w:date="2026-05-23T18:38:00Z" w16du:dateUtc="2026-05-23T16:38:00Z">
            <w:rPr/>
          </w:rPrChange>
        </w:rPr>
      </w:pPr>
      <w:r w:rsidRPr="008D3D5D">
        <w:rPr>
          <w:rStyle w:val="FootnoteReference"/>
          <w:sz w:val="16"/>
          <w:szCs w:val="16"/>
          <w:rPrChange w:id="2995" w:author="emmanuel blezes" w:date="2026-05-23T18:38:00Z" w16du:dateUtc="2026-05-23T16:38:00Z">
            <w:rPr>
              <w:rStyle w:val="FootnoteReference"/>
            </w:rPr>
          </w:rPrChange>
        </w:rPr>
        <w:footnoteRef/>
      </w:r>
      <w:r w:rsidRPr="008D3D5D">
        <w:rPr>
          <w:sz w:val="16"/>
          <w:szCs w:val="16"/>
          <w:rPrChange w:id="2996" w:author="emmanuel blezes" w:date="2026-05-23T18:38:00Z" w16du:dateUtc="2026-05-23T16:38: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83">
    <w:p w14:paraId="370880A6" w14:textId="77777777" w:rsidR="00B437D0" w:rsidRPr="008D3D5D" w:rsidRDefault="00000000">
      <w:pPr>
        <w:pStyle w:val="FootnoteText"/>
        <w:rPr>
          <w:sz w:val="16"/>
          <w:szCs w:val="16"/>
          <w:rPrChange w:id="3003" w:author="emmanuel blezes" w:date="2026-05-23T18:38:00Z" w16du:dateUtc="2026-05-23T16:38:00Z">
            <w:rPr/>
          </w:rPrChange>
        </w:rPr>
      </w:pPr>
      <w:r w:rsidRPr="008D3D5D">
        <w:rPr>
          <w:rStyle w:val="FootnoteReference"/>
          <w:sz w:val="16"/>
          <w:szCs w:val="16"/>
          <w:rPrChange w:id="3004" w:author="emmanuel blezes" w:date="2026-05-23T18:38:00Z" w16du:dateUtc="2026-05-23T16:38:00Z">
            <w:rPr>
              <w:rStyle w:val="FootnoteReference"/>
            </w:rPr>
          </w:rPrChange>
        </w:rPr>
        <w:footnoteRef/>
      </w:r>
      <w:r w:rsidRPr="008D3D5D">
        <w:rPr>
          <w:sz w:val="16"/>
          <w:szCs w:val="16"/>
          <w:rPrChange w:id="3005" w:author="emmanuel blezes" w:date="2026-05-23T18:38:00Z" w16du:dateUtc="2026-05-23T16:38:00Z">
            <w:rPr/>
          </w:rPrChange>
        </w:rPr>
        <w:t xml:space="preserve"> </w:t>
      </w:r>
      <w:r w:rsidRPr="008D3D5D">
        <w:rPr>
          <w:i/>
          <w:iCs/>
          <w:sz w:val="16"/>
          <w:szCs w:val="16"/>
          <w:rPrChange w:id="3006" w:author="emmanuel blezes" w:date="2026-05-23T18:38:00Z" w16du:dateUtc="2026-05-23T16:38:00Z">
            <w:rPr>
              <w:i/>
              <w:iCs/>
            </w:rPr>
          </w:rPrChange>
        </w:rPr>
        <w:t>France Info</w:t>
      </w:r>
      <w:r w:rsidRPr="008D3D5D">
        <w:rPr>
          <w:sz w:val="16"/>
          <w:szCs w:val="16"/>
          <w:rPrChange w:id="3007" w:author="emmanuel blezes" w:date="2026-05-23T18:38:00Z" w16du:dateUtc="2026-05-23T16:38:00Z">
            <w:rPr/>
          </w:rPrChange>
        </w:rPr>
        <w:t xml:space="preserve">, </w:t>
      </w:r>
      <w:r w:rsidRPr="008D3D5D">
        <w:rPr>
          <w:i/>
          <w:iCs/>
          <w:sz w:val="16"/>
          <w:szCs w:val="16"/>
          <w:rPrChange w:id="3008" w:author="emmanuel blezes" w:date="2026-05-23T18:38:00Z" w16du:dateUtc="2026-05-23T16:38:00Z">
            <w:rPr>
              <w:i/>
              <w:iCs/>
            </w:rPr>
          </w:rPrChange>
        </w:rPr>
        <w:t>Grève du 7 mars contre la réforme des retraites : 1,28 million de manifestants comptabilisés par le ministère de l’Intérieur, 3,5 millions selon la CGT</w:t>
      </w:r>
      <w:r w:rsidRPr="008D3D5D">
        <w:rPr>
          <w:sz w:val="16"/>
          <w:szCs w:val="16"/>
          <w:rPrChange w:id="3009" w:author="emmanuel blezes" w:date="2026-05-23T18:38:00Z" w16du:dateUtc="2026-05-23T16:38: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84">
    <w:p w14:paraId="5C3C2B3B" w14:textId="77777777" w:rsidR="00B437D0" w:rsidRPr="008D3D5D" w:rsidRDefault="00000000">
      <w:pPr>
        <w:pStyle w:val="FootnoteText"/>
        <w:rPr>
          <w:sz w:val="16"/>
          <w:szCs w:val="16"/>
          <w:rPrChange w:id="3010" w:author="emmanuel blezes" w:date="2026-05-23T18:38:00Z" w16du:dateUtc="2026-05-23T16:38:00Z">
            <w:rPr/>
          </w:rPrChange>
        </w:rPr>
      </w:pPr>
      <w:r w:rsidRPr="008D3D5D">
        <w:rPr>
          <w:rStyle w:val="FootnoteReference"/>
          <w:sz w:val="16"/>
          <w:szCs w:val="16"/>
          <w:rPrChange w:id="3011" w:author="emmanuel blezes" w:date="2026-05-23T18:38:00Z" w16du:dateUtc="2026-05-23T16:38:00Z">
            <w:rPr>
              <w:rStyle w:val="FootnoteReference"/>
            </w:rPr>
          </w:rPrChange>
        </w:rPr>
        <w:footnoteRef/>
      </w:r>
      <w:r w:rsidRPr="008D3D5D">
        <w:rPr>
          <w:sz w:val="16"/>
          <w:szCs w:val="16"/>
          <w:rPrChange w:id="3012" w:author="emmanuel blezes" w:date="2026-05-23T18:38:00Z" w16du:dateUtc="2026-05-23T16:38:00Z">
            <w:rPr/>
          </w:rPrChange>
        </w:rPr>
        <w:t xml:space="preserve"> Sondage Elabe pour BFMTV, </w:t>
      </w:r>
      <w:r w:rsidRPr="008D3D5D">
        <w:rPr>
          <w:i/>
          <w:iCs/>
          <w:sz w:val="16"/>
          <w:szCs w:val="16"/>
          <w:rPrChange w:id="3013" w:author="emmanuel blezes" w:date="2026-05-23T18:38:00Z" w16du:dateUtc="2026-05-23T16:38:00Z">
            <w:rPr>
              <w:i/>
              <w:iCs/>
            </w:rPr>
          </w:rPrChange>
        </w:rPr>
        <w:t>Les Français et la réforme des retraites</w:t>
      </w:r>
      <w:r w:rsidRPr="008D3D5D">
        <w:rPr>
          <w:sz w:val="16"/>
          <w:szCs w:val="16"/>
          <w:rPrChange w:id="3014" w:author="emmanuel blezes" w:date="2026-05-23T18:38:00Z" w16du:dateUtc="2026-05-23T16:38:00Z">
            <w:rPr/>
          </w:rPrChange>
        </w:rPr>
        <w:t>, 11 janvier 2023 : 59 % des Français opposés à la réforme, 60 % soutenant les mobilisations syndicales. Réplication confirmée par les vagues OpinionWay et Ifop du premier trimestre 2023.</w:t>
      </w:r>
    </w:p>
  </w:footnote>
  <w:footnote w:id="85">
    <w:p w14:paraId="0B5368DA" w14:textId="77777777" w:rsidR="00B437D0" w:rsidRPr="008D3D5D" w:rsidRDefault="00000000">
      <w:pPr>
        <w:pStyle w:val="FootnoteText"/>
        <w:rPr>
          <w:sz w:val="16"/>
          <w:szCs w:val="16"/>
          <w:rPrChange w:id="3017" w:author="emmanuel blezes" w:date="2026-05-23T18:38:00Z" w16du:dateUtc="2026-05-23T16:38:00Z">
            <w:rPr/>
          </w:rPrChange>
        </w:rPr>
      </w:pPr>
      <w:r w:rsidRPr="008D3D5D">
        <w:rPr>
          <w:rStyle w:val="FootnoteReference"/>
          <w:sz w:val="16"/>
          <w:szCs w:val="16"/>
          <w:rPrChange w:id="3018" w:author="emmanuel blezes" w:date="2026-05-23T18:38:00Z" w16du:dateUtc="2026-05-23T16:38:00Z">
            <w:rPr>
              <w:rStyle w:val="FootnoteReference"/>
            </w:rPr>
          </w:rPrChange>
        </w:rPr>
        <w:footnoteRef/>
      </w:r>
      <w:r w:rsidRPr="008D3D5D">
        <w:rPr>
          <w:sz w:val="16"/>
          <w:szCs w:val="16"/>
          <w:rPrChange w:id="3019" w:author="emmanuel blezes" w:date="2026-05-23T18:38:00Z" w16du:dateUtc="2026-05-23T16:38:00Z">
            <w:rPr/>
          </w:rPrChange>
        </w:rPr>
        <w:t xml:space="preserve"> Accord politique automne 2025 entre le Parti socialiste et le gouvernement Bayrou. Voir Olivier Faure, secrétaire premier du PS, interview à </w:t>
      </w:r>
      <w:r w:rsidRPr="008D3D5D">
        <w:rPr>
          <w:i/>
          <w:iCs/>
          <w:sz w:val="16"/>
          <w:szCs w:val="16"/>
          <w:rPrChange w:id="3020" w:author="emmanuel blezes" w:date="2026-05-23T18:38:00Z" w16du:dateUtc="2026-05-23T16:38:00Z">
            <w:rPr>
              <w:i/>
              <w:iCs/>
            </w:rPr>
          </w:rPrChange>
        </w:rPr>
        <w:t>France Info</w:t>
      </w:r>
      <w:r w:rsidRPr="008D3D5D">
        <w:rPr>
          <w:sz w:val="16"/>
          <w:szCs w:val="16"/>
          <w:rPrChange w:id="3021" w:author="emmanuel blezes" w:date="2026-05-23T18:38:00Z" w16du:dateUtc="2026-05-23T16:38:00Z">
            <w:rPr/>
          </w:rPrChange>
        </w:rPr>
        <w:t>, octobre 2025 (https://www.franceinfo.fr/politique/ps/parti-socialiste-je-ne-vais-pas-maintenant-declencher-un-congres-en-plein-debat-budgetaire-lance-olivier-faure_6829541.html).</w:t>
      </w:r>
    </w:p>
  </w:footnote>
  <w:footnote w:id="86">
    <w:p w14:paraId="19EA34AF" w14:textId="77777777" w:rsidR="00B437D0" w:rsidRPr="008D3D5D" w:rsidRDefault="00000000">
      <w:pPr>
        <w:pStyle w:val="FootnoteText"/>
        <w:rPr>
          <w:sz w:val="16"/>
          <w:szCs w:val="16"/>
          <w:rPrChange w:id="3032" w:author="emmanuel blezes" w:date="2026-05-23T18:38:00Z" w16du:dateUtc="2026-05-23T16:38:00Z">
            <w:rPr/>
          </w:rPrChange>
        </w:rPr>
      </w:pPr>
      <w:r w:rsidRPr="008D3D5D">
        <w:rPr>
          <w:rStyle w:val="FootnoteReference"/>
          <w:sz w:val="16"/>
          <w:szCs w:val="16"/>
          <w:rPrChange w:id="3033" w:author="emmanuel blezes" w:date="2026-05-23T18:38:00Z" w16du:dateUtc="2026-05-23T16:38:00Z">
            <w:rPr>
              <w:rStyle w:val="FootnoteReference"/>
            </w:rPr>
          </w:rPrChange>
        </w:rPr>
        <w:footnoteRef/>
      </w:r>
      <w:r w:rsidRPr="008D3D5D">
        <w:rPr>
          <w:sz w:val="16"/>
          <w:szCs w:val="16"/>
          <w:rPrChange w:id="3034" w:author="emmanuel blezes" w:date="2026-05-23T18:38:00Z" w16du:dateUtc="2026-05-23T16:38:00Z">
            <w:rPr/>
          </w:rPrChange>
        </w:rPr>
        <w:t xml:space="preserve"> Olivier Blanchard, ancien chef économiste du FMI, professeur à la Paris School of Economics et au Peterson Institute, </w:t>
      </w:r>
      <w:r w:rsidRPr="008D3D5D">
        <w:rPr>
          <w:i/>
          <w:iCs/>
          <w:sz w:val="16"/>
          <w:szCs w:val="16"/>
          <w:rPrChange w:id="3035" w:author="emmanuel blezes" w:date="2026-05-23T18:38:00Z" w16du:dateUtc="2026-05-23T16:38:00Z">
            <w:rPr>
              <w:i/>
              <w:iCs/>
            </w:rPr>
          </w:rPrChange>
        </w:rPr>
        <w:t>Fiscal Policy Under Low Interest Rates</w:t>
      </w:r>
      <w:r w:rsidRPr="008D3D5D">
        <w:rPr>
          <w:sz w:val="16"/>
          <w:szCs w:val="16"/>
          <w:rPrChange w:id="3036" w:author="emmanuel blezes" w:date="2026-05-23T18:38:00Z" w16du:dateUtc="2026-05-23T16:38:00Z">
            <w:rPr/>
          </w:rPrChange>
        </w:rPr>
        <w:t xml:space="preserve"> (2023) et tribunes au </w:t>
      </w:r>
      <w:r w:rsidRPr="008D3D5D">
        <w:rPr>
          <w:i/>
          <w:iCs/>
          <w:sz w:val="16"/>
          <w:szCs w:val="16"/>
          <w:rPrChange w:id="3037" w:author="emmanuel blezes" w:date="2026-05-23T18:38:00Z" w16du:dateUtc="2026-05-23T16:38:00Z">
            <w:rPr>
              <w:i/>
              <w:iCs/>
            </w:rPr>
          </w:rPrChange>
        </w:rPr>
        <w:t>Financial Times</w:t>
      </w:r>
      <w:r w:rsidRPr="008D3D5D">
        <w:rPr>
          <w:sz w:val="16"/>
          <w:szCs w:val="16"/>
          <w:rPrChange w:id="3038" w:author="emmanuel blezes" w:date="2026-05-23T18:38:00Z" w16du:dateUtc="2026-05-23T16:38:00Z">
            <w:rPr/>
          </w:rPrChange>
        </w:rPr>
        <w:t xml:space="preserve"> / </w:t>
      </w:r>
      <w:r w:rsidRPr="008D3D5D">
        <w:rPr>
          <w:i/>
          <w:iCs/>
          <w:sz w:val="16"/>
          <w:szCs w:val="16"/>
          <w:rPrChange w:id="3039" w:author="emmanuel blezes" w:date="2026-05-23T18:38:00Z" w16du:dateUtc="2026-05-23T16:38:00Z">
            <w:rPr>
              <w:i/>
              <w:iCs/>
            </w:rPr>
          </w:rPrChange>
        </w:rPr>
        <w:t>Project Syndicate</w:t>
      </w:r>
      <w:r w:rsidRPr="008D3D5D">
        <w:rPr>
          <w:sz w:val="16"/>
          <w:szCs w:val="16"/>
          <w:rPrChange w:id="3040" w:author="emmanuel blezes" w:date="2026-05-23T18:38:00Z" w16du:dateUtc="2026-05-23T16:38:00Z">
            <w:rPr/>
          </w:rPrChange>
        </w:rPr>
        <w:t xml:space="preserve"> 2024-2025. L’estimation à environ 120 Md€ </w:t>
      </w:r>
      <w:del w:id="3041" w:author="emmanuel blezes" w:date="2026-05-18T20:04:00Z" w16du:dateUtc="2026-05-18T18:04:00Z">
        <w:r w:rsidRPr="008D3D5D" w:rsidDel="00146C66">
          <w:rPr>
            <w:sz w:val="16"/>
            <w:szCs w:val="16"/>
            <w:rPrChange w:id="3042" w:author="emmanuel blezes" w:date="2026-05-23T18:38:00Z" w16du:dateUtc="2026-05-23T16:38:00Z">
              <w:rPr/>
            </w:rPrChange>
          </w:rPr>
          <w:delText>—</w:delText>
        </w:r>
      </w:del>
      <w:ins w:id="3043" w:author="emmanuel blezes" w:date="2026-05-18T20:04:00Z" w16du:dateUtc="2026-05-18T18:04:00Z">
        <w:r w:rsidR="00146C66" w:rsidRPr="008D3D5D">
          <w:rPr>
            <w:sz w:val="16"/>
            <w:szCs w:val="16"/>
            <w:rPrChange w:id="3044" w:author="emmanuel blezes" w:date="2026-05-23T18:38:00Z" w16du:dateUtc="2026-05-23T16:38:00Z">
              <w:rPr/>
            </w:rPrChange>
          </w:rPr>
          <w:t>-</w:t>
        </w:r>
      </w:ins>
      <w:r w:rsidRPr="008D3D5D">
        <w:rPr>
          <w:sz w:val="16"/>
          <w:szCs w:val="16"/>
          <w:rPrChange w:id="3045" w:author="emmanuel blezes" w:date="2026-05-23T18:38:00Z" w16du:dateUtc="2026-05-23T16:38:00Z">
            <w:rPr/>
          </w:rPrChange>
        </w:rPr>
        <w:t xml:space="preserve"> quatre points de PIB </w:t>
      </w:r>
      <w:del w:id="3046" w:author="emmanuel blezes" w:date="2026-05-18T20:04:00Z" w16du:dateUtc="2026-05-18T18:04:00Z">
        <w:r w:rsidRPr="008D3D5D" w:rsidDel="00146C66">
          <w:rPr>
            <w:sz w:val="16"/>
            <w:szCs w:val="16"/>
            <w:rPrChange w:id="3047" w:author="emmanuel blezes" w:date="2026-05-23T18:38:00Z" w16du:dateUtc="2026-05-23T16:38:00Z">
              <w:rPr/>
            </w:rPrChange>
          </w:rPr>
          <w:delText>—</w:delText>
        </w:r>
      </w:del>
      <w:ins w:id="3048" w:author="emmanuel blezes" w:date="2026-05-18T20:04:00Z" w16du:dateUtc="2026-05-18T18:04:00Z">
        <w:r w:rsidR="00146C66" w:rsidRPr="008D3D5D">
          <w:rPr>
            <w:sz w:val="16"/>
            <w:szCs w:val="16"/>
            <w:rPrChange w:id="3049" w:author="emmanuel blezes" w:date="2026-05-23T18:38:00Z" w16du:dateUtc="2026-05-23T16:38:00Z">
              <w:rPr/>
            </w:rPrChange>
          </w:rPr>
          <w:t>-</w:t>
        </w:r>
      </w:ins>
      <w:r w:rsidRPr="008D3D5D">
        <w:rPr>
          <w:sz w:val="16"/>
          <w:szCs w:val="16"/>
          <w:rPrChange w:id="3050" w:author="emmanuel blezes" w:date="2026-05-23T18:38:00Z" w16du:dateUtc="2026-05-23T16:38:00Z">
            <w:rPr/>
          </w:rPrChange>
        </w:rPr>
        <w:t xml:space="preserve"> d’effort budgétaire structurel à fournir à horizon dix ans est cohérente avec les analyses du Haut Conseil des finances publiques et de la Commission européenne </w:t>
      </w:r>
      <w:r w:rsidRPr="008D3D5D">
        <w:rPr>
          <w:i/>
          <w:iCs/>
          <w:sz w:val="16"/>
          <w:szCs w:val="16"/>
          <w:rPrChange w:id="3051" w:author="emmanuel blezes" w:date="2026-05-23T18:38:00Z" w16du:dateUtc="2026-05-23T16:38:00Z">
            <w:rPr>
              <w:i/>
              <w:iCs/>
            </w:rPr>
          </w:rPrChange>
        </w:rPr>
        <w:t>Debt Sustainability Monitor 2025</w:t>
      </w:r>
      <w:r w:rsidRPr="008D3D5D">
        <w:rPr>
          <w:sz w:val="16"/>
          <w:szCs w:val="16"/>
          <w:rPrChange w:id="3052" w:author="emmanuel blezes" w:date="2026-05-23T18:38:00Z" w16du:dateUtc="2026-05-23T16:38:00Z">
            <w:rPr/>
          </w:rPrChange>
        </w:rPr>
        <w:t>.</w:t>
      </w:r>
    </w:p>
  </w:footnote>
  <w:footnote w:id="87">
    <w:p w14:paraId="48F3EDF9" w14:textId="77777777" w:rsidR="00B437D0" w:rsidRPr="008D3D5D" w:rsidRDefault="00000000">
      <w:pPr>
        <w:pStyle w:val="FootnoteText"/>
        <w:rPr>
          <w:sz w:val="16"/>
          <w:szCs w:val="16"/>
          <w:rPrChange w:id="3055" w:author="emmanuel blezes" w:date="2026-05-23T18:38:00Z" w16du:dateUtc="2026-05-23T16:38:00Z">
            <w:rPr/>
          </w:rPrChange>
        </w:rPr>
      </w:pPr>
      <w:r w:rsidRPr="008D3D5D">
        <w:rPr>
          <w:rStyle w:val="FootnoteReference"/>
          <w:sz w:val="16"/>
          <w:szCs w:val="16"/>
          <w:rPrChange w:id="3056" w:author="emmanuel blezes" w:date="2026-05-23T18:38:00Z" w16du:dateUtc="2026-05-23T16:38:00Z">
            <w:rPr>
              <w:rStyle w:val="FootnoteReference"/>
            </w:rPr>
          </w:rPrChange>
        </w:rPr>
        <w:footnoteRef/>
      </w:r>
      <w:r w:rsidRPr="008D3D5D">
        <w:rPr>
          <w:sz w:val="16"/>
          <w:szCs w:val="16"/>
          <w:rPrChange w:id="3057"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058" w:author="emmanuel blezes" w:date="2026-05-23T18:38:00Z" w16du:dateUtc="2026-05-23T16:38:00Z">
            <w:rPr>
              <w:i/>
              <w:iCs/>
            </w:rPr>
          </w:rPrChange>
        </w:rPr>
        <w:t>Économie et Statistique</w:t>
      </w:r>
      <w:r w:rsidRPr="008D3D5D">
        <w:rPr>
          <w:sz w:val="16"/>
          <w:szCs w:val="16"/>
          <w:rPrChange w:id="3059" w:author="emmanuel blezes" w:date="2026-05-23T18:38:00Z" w16du:dateUtc="2026-05-23T16:38:00Z">
            <w:rPr/>
          </w:rPrChange>
        </w:rPr>
        <w:t xml:space="preserve"> 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88">
    <w:p w14:paraId="50FD3F79" w14:textId="77777777" w:rsidR="00B437D0" w:rsidRPr="008D3D5D" w:rsidRDefault="00000000">
      <w:pPr>
        <w:pStyle w:val="FootnoteText"/>
        <w:rPr>
          <w:sz w:val="16"/>
          <w:szCs w:val="16"/>
          <w:rPrChange w:id="3064" w:author="emmanuel blezes" w:date="2026-05-23T18:38:00Z" w16du:dateUtc="2026-05-23T16:38:00Z">
            <w:rPr/>
          </w:rPrChange>
        </w:rPr>
      </w:pPr>
      <w:r w:rsidRPr="008D3D5D">
        <w:rPr>
          <w:rStyle w:val="FootnoteReference"/>
          <w:sz w:val="16"/>
          <w:szCs w:val="16"/>
          <w:rPrChange w:id="3065" w:author="emmanuel blezes" w:date="2026-05-23T18:38:00Z" w16du:dateUtc="2026-05-23T16:38:00Z">
            <w:rPr>
              <w:rStyle w:val="FootnoteReference"/>
            </w:rPr>
          </w:rPrChange>
        </w:rPr>
        <w:footnoteRef/>
      </w:r>
      <w:r w:rsidRPr="008D3D5D">
        <w:rPr>
          <w:sz w:val="16"/>
          <w:szCs w:val="16"/>
          <w:rPrChange w:id="3066" w:author="emmanuel blezes" w:date="2026-05-23T18:38:00Z" w16du:dateUtc="2026-05-23T16:38:00Z">
            <w:rPr/>
          </w:rPrChange>
        </w:rPr>
        <w:t xml:space="preserve"> </w:t>
      </w:r>
      <w:r w:rsidRPr="008D3D5D">
        <w:rPr>
          <w:i/>
          <w:iCs/>
          <w:sz w:val="16"/>
          <w:szCs w:val="16"/>
          <w:rPrChange w:id="3067" w:author="emmanuel blezes" w:date="2026-05-23T18:38:00Z" w16du:dateUtc="2026-05-23T16:38:00Z">
            <w:rPr>
              <w:i/>
              <w:iCs/>
            </w:rPr>
          </w:rPrChange>
        </w:rPr>
        <w:t>Évolution du rendement du système de retraite entre générations</w:t>
      </w:r>
      <w:r w:rsidRPr="008D3D5D">
        <w:rPr>
          <w:sz w:val="16"/>
          <w:szCs w:val="16"/>
          <w:rPrChange w:id="3068" w:author="emmanuel blezes" w:date="2026-05-23T18:38:00Z" w16du:dateUtc="2026-05-23T16:38:00Z">
            <w:rPr/>
          </w:rPrChange>
        </w:rPr>
        <w:t xml:space="preserve">, </w:t>
      </w:r>
      <w:r w:rsidRPr="008D3D5D">
        <w:rPr>
          <w:i/>
          <w:iCs/>
          <w:sz w:val="16"/>
          <w:szCs w:val="16"/>
          <w:rPrChange w:id="3069" w:author="emmanuel blezes" w:date="2026-05-23T18:38:00Z" w16du:dateUtc="2026-05-23T16:38:00Z">
            <w:rPr>
              <w:i/>
              <w:iCs/>
            </w:rPr>
          </w:rPrChange>
        </w:rPr>
        <w:t>Retraite et Société</w:t>
      </w:r>
      <w:r w:rsidRPr="008D3D5D">
        <w:rPr>
          <w:sz w:val="16"/>
          <w:szCs w:val="16"/>
          <w:rPrChange w:id="3070" w:author="emmanuel blezes" w:date="2026-05-23T18:38:00Z" w16du:dateUtc="2026-05-23T16:38:00Z">
            <w:rPr/>
          </w:rPrChange>
        </w:rPr>
        <w:t>,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89">
    <w:p w14:paraId="1E78F2E1" w14:textId="77777777" w:rsidR="00B437D0" w:rsidRPr="008D3D5D" w:rsidRDefault="00000000">
      <w:pPr>
        <w:pStyle w:val="FootnoteText"/>
        <w:rPr>
          <w:sz w:val="16"/>
          <w:szCs w:val="16"/>
          <w:rPrChange w:id="3073" w:author="emmanuel blezes" w:date="2026-05-23T18:38:00Z" w16du:dateUtc="2026-05-23T16:38:00Z">
            <w:rPr/>
          </w:rPrChange>
        </w:rPr>
      </w:pPr>
      <w:r w:rsidRPr="008D3D5D">
        <w:rPr>
          <w:rStyle w:val="FootnoteReference"/>
          <w:sz w:val="16"/>
          <w:szCs w:val="16"/>
          <w:rPrChange w:id="3074" w:author="emmanuel blezes" w:date="2026-05-23T18:38:00Z" w16du:dateUtc="2026-05-23T16:38:00Z">
            <w:rPr>
              <w:rStyle w:val="FootnoteReference"/>
            </w:rPr>
          </w:rPrChange>
        </w:rPr>
        <w:footnoteRef/>
      </w:r>
      <w:r w:rsidRPr="008D3D5D">
        <w:rPr>
          <w:sz w:val="16"/>
          <w:szCs w:val="16"/>
          <w:rPrChange w:id="3075" w:author="emmanuel blezes" w:date="2026-05-23T18:38:00Z" w16du:dateUtc="2026-05-23T16:38:00Z">
            <w:rPr/>
          </w:rPrChange>
        </w:rPr>
        <w:t xml:space="preserve"> Cleiss (Centre des liaisons européennes et internationales de sécurité sociale), </w:t>
      </w:r>
      <w:r w:rsidRPr="008D3D5D">
        <w:rPr>
          <w:i/>
          <w:iCs/>
          <w:sz w:val="16"/>
          <w:szCs w:val="16"/>
          <w:rPrChange w:id="3076" w:author="emmanuel blezes" w:date="2026-05-23T18:38:00Z" w16du:dateUtc="2026-05-23T16:38:00Z">
            <w:rPr>
              <w:i/>
              <w:iCs/>
            </w:rPr>
          </w:rPrChange>
        </w:rPr>
        <w:t xml:space="preserve">Régime français de sécurité sociale </w:t>
      </w:r>
      <w:del w:id="3077" w:author="emmanuel blezes" w:date="2026-05-18T20:04:00Z" w16du:dateUtc="2026-05-18T18:04:00Z">
        <w:r w:rsidRPr="008D3D5D" w:rsidDel="00146C66">
          <w:rPr>
            <w:i/>
            <w:iCs/>
            <w:sz w:val="16"/>
            <w:szCs w:val="16"/>
            <w:rPrChange w:id="3078" w:author="emmanuel blezes" w:date="2026-05-23T18:38:00Z" w16du:dateUtc="2026-05-23T16:38:00Z">
              <w:rPr>
                <w:i/>
                <w:iCs/>
              </w:rPr>
            </w:rPrChange>
          </w:rPr>
          <w:delText>—</w:delText>
        </w:r>
      </w:del>
      <w:ins w:id="3079" w:author="emmanuel blezes" w:date="2026-05-18T20:04:00Z" w16du:dateUtc="2026-05-18T18:04:00Z">
        <w:r w:rsidR="00146C66" w:rsidRPr="008D3D5D">
          <w:rPr>
            <w:i/>
            <w:iCs/>
            <w:sz w:val="16"/>
            <w:szCs w:val="16"/>
            <w:rPrChange w:id="3080" w:author="emmanuel blezes" w:date="2026-05-23T18:38:00Z" w16du:dateUtc="2026-05-23T16:38:00Z">
              <w:rPr>
                <w:i/>
                <w:iCs/>
              </w:rPr>
            </w:rPrChange>
          </w:rPr>
          <w:t>-</w:t>
        </w:r>
      </w:ins>
      <w:r w:rsidRPr="008D3D5D">
        <w:rPr>
          <w:i/>
          <w:iCs/>
          <w:sz w:val="16"/>
          <w:szCs w:val="16"/>
          <w:rPrChange w:id="3081" w:author="emmanuel blezes" w:date="2026-05-23T18:38:00Z" w16du:dateUtc="2026-05-23T16:38:00Z">
            <w:rPr>
              <w:i/>
              <w:iCs/>
            </w:rPr>
          </w:rPrChange>
        </w:rPr>
        <w:t xml:space="preserve"> Tableaux comparatifs</w:t>
      </w:r>
      <w:r w:rsidRPr="008D3D5D">
        <w:rPr>
          <w:sz w:val="16"/>
          <w:szCs w:val="16"/>
          <w:rPrChange w:id="3082" w:author="emmanuel blezes" w:date="2026-05-23T18:38:00Z" w16du:dateUtc="2026-05-23T16:38: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90">
    <w:p w14:paraId="210A6720" w14:textId="77777777" w:rsidR="00B437D0" w:rsidRPr="008D3D5D" w:rsidRDefault="00000000">
      <w:pPr>
        <w:pStyle w:val="FootnoteText"/>
        <w:rPr>
          <w:sz w:val="16"/>
          <w:szCs w:val="16"/>
          <w:rPrChange w:id="3085" w:author="emmanuel blezes" w:date="2026-05-23T18:38:00Z" w16du:dateUtc="2026-05-23T16:38:00Z">
            <w:rPr/>
          </w:rPrChange>
        </w:rPr>
      </w:pPr>
      <w:r w:rsidRPr="008D3D5D">
        <w:rPr>
          <w:rStyle w:val="FootnoteReference"/>
          <w:sz w:val="16"/>
          <w:szCs w:val="16"/>
          <w:rPrChange w:id="3086" w:author="emmanuel blezes" w:date="2026-05-23T18:38:00Z" w16du:dateUtc="2026-05-23T16:38:00Z">
            <w:rPr>
              <w:rStyle w:val="FootnoteReference"/>
            </w:rPr>
          </w:rPrChange>
        </w:rPr>
        <w:footnoteRef/>
      </w:r>
      <w:r w:rsidRPr="008D3D5D">
        <w:rPr>
          <w:sz w:val="16"/>
          <w:szCs w:val="16"/>
          <w:rPrChange w:id="3087" w:author="emmanuel blezes" w:date="2026-05-23T18:38:00Z" w16du:dateUtc="2026-05-23T16:38:00Z">
            <w:rPr/>
          </w:rPrChange>
        </w:rPr>
        <w:t xml:space="preserve"> 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91">
    <w:p w14:paraId="2722F1BF" w14:textId="77777777" w:rsidR="00B437D0" w:rsidRPr="008D3D5D" w:rsidRDefault="00000000">
      <w:pPr>
        <w:pStyle w:val="FootnoteText"/>
        <w:rPr>
          <w:sz w:val="16"/>
          <w:szCs w:val="16"/>
          <w:rPrChange w:id="3090" w:author="emmanuel blezes" w:date="2026-05-23T18:38:00Z" w16du:dateUtc="2026-05-23T16:38:00Z">
            <w:rPr/>
          </w:rPrChange>
        </w:rPr>
      </w:pPr>
      <w:r w:rsidRPr="008D3D5D">
        <w:rPr>
          <w:rStyle w:val="FootnoteReference"/>
          <w:sz w:val="16"/>
          <w:szCs w:val="16"/>
          <w:rPrChange w:id="3091" w:author="emmanuel blezes" w:date="2026-05-23T18:38:00Z" w16du:dateUtc="2026-05-23T16:38:00Z">
            <w:rPr>
              <w:rStyle w:val="FootnoteReference"/>
            </w:rPr>
          </w:rPrChange>
        </w:rPr>
        <w:footnoteRef/>
      </w:r>
      <w:r w:rsidRPr="008D3D5D">
        <w:rPr>
          <w:sz w:val="16"/>
          <w:szCs w:val="16"/>
          <w:rPrChange w:id="3092" w:author="emmanuel blezes" w:date="2026-05-23T18:38:00Z" w16du:dateUtc="2026-05-23T16:38:00Z">
            <w:rPr/>
          </w:rPrChange>
        </w:rPr>
        <w:t xml:space="preserve"> COR juin 2025, op. cit. Niveau de vie relatif des plus de 65 ans : 97 % du revenu moyen de la population en 2022, 87,5 % en 2070 (scénario central).</w:t>
      </w:r>
    </w:p>
  </w:footnote>
  <w:footnote w:id="92">
    <w:p w14:paraId="02A0EBEE" w14:textId="77777777" w:rsidR="00B437D0" w:rsidRPr="008D3D5D" w:rsidRDefault="00000000">
      <w:pPr>
        <w:pStyle w:val="FootnoteText"/>
        <w:rPr>
          <w:sz w:val="16"/>
          <w:szCs w:val="16"/>
          <w:rPrChange w:id="3097" w:author="emmanuel blezes" w:date="2026-05-23T18:38:00Z" w16du:dateUtc="2026-05-23T16:38:00Z">
            <w:rPr/>
          </w:rPrChange>
        </w:rPr>
      </w:pPr>
      <w:r w:rsidRPr="008D3D5D">
        <w:rPr>
          <w:rStyle w:val="FootnoteReference"/>
          <w:sz w:val="16"/>
          <w:szCs w:val="16"/>
          <w:rPrChange w:id="3098" w:author="emmanuel blezes" w:date="2026-05-23T18:38:00Z" w16du:dateUtc="2026-05-23T16:38:00Z">
            <w:rPr>
              <w:rStyle w:val="FootnoteReference"/>
            </w:rPr>
          </w:rPrChange>
        </w:rPr>
        <w:footnoteRef/>
      </w:r>
      <w:r w:rsidRPr="008D3D5D">
        <w:rPr>
          <w:sz w:val="16"/>
          <w:szCs w:val="16"/>
          <w:rPrChange w:id="3099" w:author="emmanuel blezes" w:date="2026-05-23T18:38:00Z" w16du:dateUtc="2026-05-23T16:38:00Z">
            <w:rPr/>
          </w:rPrChange>
        </w:rPr>
        <w:t xml:space="preserve"> Mercer CFA Institute, </w:t>
      </w:r>
      <w:r w:rsidRPr="008D3D5D">
        <w:rPr>
          <w:i/>
          <w:iCs/>
          <w:sz w:val="16"/>
          <w:szCs w:val="16"/>
          <w:rPrChange w:id="3100" w:author="emmanuel blezes" w:date="2026-05-23T18:38:00Z" w16du:dateUtc="2026-05-23T16:38:00Z">
            <w:rPr>
              <w:i/>
              <w:iCs/>
            </w:rPr>
          </w:rPrChange>
        </w:rPr>
        <w:t>Global Pension Index 2025</w:t>
      </w:r>
      <w:r w:rsidRPr="008D3D5D">
        <w:rPr>
          <w:sz w:val="16"/>
          <w:szCs w:val="16"/>
          <w:rPrChange w:id="3101" w:author="emmanuel blezes" w:date="2026-05-23T18:38:00Z" w16du:dateUtc="2026-05-23T16:38:00Z">
            <w:rPr/>
          </w:rPrChange>
        </w:rPr>
        <w:t>,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93">
    <w:p w14:paraId="7287BE22" w14:textId="77777777" w:rsidR="00B437D0" w:rsidRPr="008D3D5D" w:rsidRDefault="00000000">
      <w:pPr>
        <w:pStyle w:val="FootnoteText"/>
        <w:rPr>
          <w:sz w:val="16"/>
          <w:szCs w:val="16"/>
          <w:rPrChange w:id="3102" w:author="emmanuel blezes" w:date="2026-05-23T18:38:00Z" w16du:dateUtc="2026-05-23T16:38:00Z">
            <w:rPr/>
          </w:rPrChange>
        </w:rPr>
      </w:pPr>
      <w:r w:rsidRPr="008D3D5D">
        <w:rPr>
          <w:rStyle w:val="FootnoteReference"/>
          <w:sz w:val="16"/>
          <w:szCs w:val="16"/>
          <w:rPrChange w:id="3103" w:author="emmanuel blezes" w:date="2026-05-23T18:38:00Z" w16du:dateUtc="2026-05-23T16:38:00Z">
            <w:rPr>
              <w:rStyle w:val="FootnoteReference"/>
            </w:rPr>
          </w:rPrChange>
        </w:rPr>
        <w:footnoteRef/>
      </w:r>
      <w:r w:rsidRPr="008D3D5D">
        <w:rPr>
          <w:sz w:val="16"/>
          <w:szCs w:val="16"/>
          <w:lang w:val="en-GB"/>
          <w:rPrChange w:id="3104" w:author="emmanuel blezes" w:date="2026-05-23T18:38:00Z" w16du:dateUtc="2026-05-23T16:38:00Z">
            <w:rPr>
              <w:lang w:val="en-GB"/>
            </w:rPr>
          </w:rPrChange>
        </w:rPr>
        <w:t xml:space="preserve"> OCDE, </w:t>
      </w:r>
      <w:r w:rsidRPr="008D3D5D">
        <w:rPr>
          <w:i/>
          <w:iCs/>
          <w:sz w:val="16"/>
          <w:szCs w:val="16"/>
          <w:lang w:val="en-GB"/>
          <w:rPrChange w:id="3105" w:author="emmanuel blezes" w:date="2026-05-23T18:38:00Z" w16du:dateUtc="2026-05-23T16:38:00Z">
            <w:rPr>
              <w:i/>
              <w:iCs/>
              <w:lang w:val="en-GB"/>
            </w:rPr>
          </w:rPrChange>
        </w:rPr>
        <w:t xml:space="preserve">Longevity gains and the internal rate of return of PAYG pension plans </w:t>
      </w:r>
      <w:del w:id="3106" w:author="emmanuel blezes" w:date="2026-05-18T20:04:00Z" w16du:dateUtc="2026-05-18T18:04:00Z">
        <w:r w:rsidRPr="008D3D5D" w:rsidDel="00146C66">
          <w:rPr>
            <w:i/>
            <w:iCs/>
            <w:sz w:val="16"/>
            <w:szCs w:val="16"/>
            <w:lang w:val="en-GB"/>
            <w:rPrChange w:id="3107" w:author="emmanuel blezes" w:date="2026-05-23T18:38:00Z" w16du:dateUtc="2026-05-23T16:38:00Z">
              <w:rPr>
                <w:i/>
                <w:iCs/>
                <w:lang w:val="en-GB"/>
              </w:rPr>
            </w:rPrChange>
          </w:rPr>
          <w:delText>—</w:delText>
        </w:r>
      </w:del>
      <w:ins w:id="3108" w:author="emmanuel blezes" w:date="2026-05-18T20:04:00Z" w16du:dateUtc="2026-05-18T18:04:00Z">
        <w:r w:rsidR="00146C66" w:rsidRPr="008D3D5D">
          <w:rPr>
            <w:i/>
            <w:iCs/>
            <w:sz w:val="16"/>
            <w:szCs w:val="16"/>
            <w:lang w:val="en-GB"/>
            <w:rPrChange w:id="3109" w:author="emmanuel blezes" w:date="2026-05-23T18:38:00Z" w16du:dateUtc="2026-05-23T16:38:00Z">
              <w:rPr>
                <w:i/>
                <w:iCs/>
                <w:lang w:val="en-GB"/>
              </w:rPr>
            </w:rPrChange>
          </w:rPr>
          <w:t>-</w:t>
        </w:r>
      </w:ins>
      <w:r w:rsidRPr="008D3D5D">
        <w:rPr>
          <w:i/>
          <w:iCs/>
          <w:sz w:val="16"/>
          <w:szCs w:val="16"/>
          <w:lang w:val="en-GB"/>
          <w:rPrChange w:id="3110" w:author="emmanuel blezes" w:date="2026-05-23T18:38:00Z" w16du:dateUtc="2026-05-23T16:38:00Z">
            <w:rPr>
              <w:i/>
              <w:iCs/>
              <w:lang w:val="en-GB"/>
            </w:rPr>
          </w:rPrChange>
        </w:rPr>
        <w:t xml:space="preserve"> Evidence for 17 OECD countries</w:t>
      </w:r>
      <w:r w:rsidRPr="008D3D5D">
        <w:rPr>
          <w:sz w:val="16"/>
          <w:szCs w:val="16"/>
          <w:lang w:val="en-GB"/>
          <w:rPrChange w:id="3111" w:author="emmanuel blezes" w:date="2026-05-23T18:38:00Z" w16du:dateUtc="2026-05-23T16:38:00Z">
            <w:rPr>
              <w:lang w:val="en-GB"/>
            </w:rPr>
          </w:rPrChange>
        </w:rPr>
        <w:t xml:space="preserve">, </w:t>
      </w:r>
      <w:r w:rsidRPr="008D3D5D">
        <w:rPr>
          <w:i/>
          <w:iCs/>
          <w:sz w:val="16"/>
          <w:szCs w:val="16"/>
          <w:lang w:val="en-GB"/>
          <w:rPrChange w:id="3112" w:author="emmanuel blezes" w:date="2026-05-23T18:38:00Z" w16du:dateUtc="2026-05-23T16:38:00Z">
            <w:rPr>
              <w:i/>
              <w:iCs/>
              <w:lang w:val="en-GB"/>
            </w:rPr>
          </w:rPrChange>
        </w:rPr>
        <w:t>Journal of the Economics of Ageing</w:t>
      </w:r>
      <w:r w:rsidRPr="008D3D5D">
        <w:rPr>
          <w:sz w:val="16"/>
          <w:szCs w:val="16"/>
          <w:lang w:val="en-GB"/>
          <w:rPrChange w:id="3113" w:author="emmanuel blezes" w:date="2026-05-23T18:38:00Z" w16du:dateUtc="2026-05-23T16:38:00Z">
            <w:rPr>
              <w:lang w:val="en-GB"/>
            </w:rPr>
          </w:rPrChange>
        </w:rPr>
        <w:t xml:space="preserve">, 2025 (https://www.sciencedirect.com/science/article/pii/S2212828X25000222). </w:t>
      </w:r>
      <w:r w:rsidRPr="008D3D5D">
        <w:rPr>
          <w:sz w:val="16"/>
          <w:szCs w:val="16"/>
          <w:rPrChange w:id="3114" w:author="emmanuel blezes" w:date="2026-05-23T18:38:00Z" w16du:dateUtc="2026-05-23T16:38:00Z">
            <w:rPr/>
          </w:rPrChange>
        </w:rPr>
        <w:t>TRI moyen par pays pour les générations nées 1960-1970 : Suède 3,1 %, Pays-Bas 2,8 %, Australie 3,5 %, Canada 3,0 %, Allemagne 2,1 %, France 1,9 %, Italie 1,5 %.</w:t>
      </w:r>
    </w:p>
  </w:footnote>
  <w:footnote w:id="94">
    <w:p w14:paraId="5C9612CB" w14:textId="77777777" w:rsidR="00B437D0" w:rsidRPr="008D3D5D" w:rsidRDefault="00000000">
      <w:pPr>
        <w:pStyle w:val="FootnoteText"/>
        <w:rPr>
          <w:sz w:val="16"/>
          <w:szCs w:val="16"/>
          <w:rPrChange w:id="3117" w:author="emmanuel blezes" w:date="2026-05-23T18:38:00Z" w16du:dateUtc="2026-05-23T16:38:00Z">
            <w:rPr/>
          </w:rPrChange>
        </w:rPr>
      </w:pPr>
      <w:r w:rsidRPr="008D3D5D">
        <w:rPr>
          <w:rStyle w:val="FootnoteReference"/>
          <w:sz w:val="16"/>
          <w:szCs w:val="16"/>
          <w:rPrChange w:id="3118" w:author="emmanuel blezes" w:date="2026-05-23T18:38:00Z" w16du:dateUtc="2026-05-23T16:38:00Z">
            <w:rPr>
              <w:rStyle w:val="FootnoteReference"/>
            </w:rPr>
          </w:rPrChange>
        </w:rPr>
        <w:footnoteRef/>
      </w:r>
      <w:r w:rsidRPr="008D3D5D">
        <w:rPr>
          <w:sz w:val="16"/>
          <w:szCs w:val="16"/>
          <w:rPrChange w:id="3119" w:author="emmanuel blezes" w:date="2026-05-23T18:38:00Z" w16du:dateUtc="2026-05-23T16:38: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 </w:t>
      </w:r>
      <w:r w:rsidRPr="008D3D5D">
        <w:rPr>
          <w:i/>
          <w:iCs/>
          <w:sz w:val="16"/>
          <w:szCs w:val="16"/>
          <w:rPrChange w:id="3120" w:author="emmanuel blezes" w:date="2026-05-23T18:38:00Z" w16du:dateUtc="2026-05-23T16:38:00Z">
            <w:rPr>
              <w:i/>
              <w:iCs/>
            </w:rPr>
          </w:rPrChange>
        </w:rPr>
        <w:t>Pensions at a Glance 2025</w:t>
      </w:r>
      <w:r w:rsidRPr="008D3D5D">
        <w:rPr>
          <w:sz w:val="16"/>
          <w:szCs w:val="16"/>
          <w:rPrChange w:id="3121" w:author="emmanuel blezes" w:date="2026-05-23T18:38:00Z" w16du:dateUtc="2026-05-23T16:38:00Z">
            <w:rPr/>
          </w:rPrChange>
        </w:rPr>
        <w:t>, fiche pays Suède.</w:t>
      </w:r>
    </w:p>
  </w:footnote>
  <w:footnote w:id="95">
    <w:p w14:paraId="045BCA7E" w14:textId="77777777" w:rsidR="00B437D0" w:rsidRPr="008D3D5D" w:rsidRDefault="00000000">
      <w:pPr>
        <w:pStyle w:val="FootnoteText"/>
        <w:rPr>
          <w:sz w:val="16"/>
          <w:szCs w:val="16"/>
          <w:lang w:val="en-GB"/>
          <w:rPrChange w:id="3124" w:author="emmanuel blezes" w:date="2026-05-23T18:38:00Z" w16du:dateUtc="2026-05-23T16:38:00Z">
            <w:rPr>
              <w:lang w:val="en-GB"/>
            </w:rPr>
          </w:rPrChange>
        </w:rPr>
      </w:pPr>
      <w:r w:rsidRPr="008D3D5D">
        <w:rPr>
          <w:rStyle w:val="FootnoteReference"/>
          <w:sz w:val="16"/>
          <w:szCs w:val="16"/>
          <w:rPrChange w:id="3125" w:author="emmanuel blezes" w:date="2026-05-23T18:38:00Z" w16du:dateUtc="2026-05-23T16:38:00Z">
            <w:rPr>
              <w:rStyle w:val="FootnoteReference"/>
            </w:rPr>
          </w:rPrChange>
        </w:rPr>
        <w:footnoteRef/>
      </w:r>
      <w:r w:rsidRPr="008D3D5D">
        <w:rPr>
          <w:sz w:val="16"/>
          <w:szCs w:val="16"/>
          <w:rPrChange w:id="3126" w:author="emmanuel blezes" w:date="2026-05-23T18:38:00Z" w16du:dateUtc="2026-05-23T16:38:00Z">
            <w:rPr/>
          </w:rPrChange>
        </w:rPr>
        <w:t xml:space="preserve"> Baromètre Odoxa-Groupama, </w:t>
      </w:r>
      <w:r w:rsidRPr="008D3D5D">
        <w:rPr>
          <w:i/>
          <w:iCs/>
          <w:sz w:val="16"/>
          <w:szCs w:val="16"/>
          <w:rPrChange w:id="3127" w:author="emmanuel blezes" w:date="2026-05-23T18:38:00Z" w16du:dateUtc="2026-05-23T16:38:00Z">
            <w:rPr>
              <w:i/>
              <w:iCs/>
            </w:rPr>
          </w:rPrChange>
        </w:rPr>
        <w:t>Les Français et le système de retraite</w:t>
      </w:r>
      <w:r w:rsidRPr="008D3D5D">
        <w:rPr>
          <w:sz w:val="16"/>
          <w:szCs w:val="16"/>
          <w:rPrChange w:id="3128" w:author="emmanuel blezes" w:date="2026-05-23T18:38:00Z" w16du:dateUtc="2026-05-23T16:38:00Z">
            <w:rPr/>
          </w:rPrChange>
        </w:rPr>
        <w:t xml:space="preserve">, vague 5, communiqué du 5 novembre 2025 (terrain août-octobre 2025). </w:t>
      </w:r>
      <w:r w:rsidRPr="008D3D5D">
        <w:rPr>
          <w:sz w:val="16"/>
          <w:szCs w:val="16"/>
          <w:lang w:val="en-GB"/>
          <w:rPrChange w:id="3129" w:author="emmanuel blezes" w:date="2026-05-23T18:38:00Z" w16du:dateUtc="2026-05-23T16:38:00Z">
            <w:rPr>
              <w:lang w:val="en-GB"/>
            </w:rPr>
          </w:rPrChange>
        </w:rPr>
        <w:t>URL : https://www.odoxa.fr/wp-content/uploads/2025/11/CP-Groupama_barometre-retraite-Odoxa-05112025.pdf.</w:t>
      </w:r>
    </w:p>
  </w:footnote>
  <w:footnote w:id="96">
    <w:p w14:paraId="507407F5" w14:textId="77777777" w:rsidR="00B437D0" w:rsidRPr="008D3D5D" w:rsidRDefault="00000000">
      <w:pPr>
        <w:pStyle w:val="FootnoteText"/>
        <w:rPr>
          <w:sz w:val="16"/>
          <w:szCs w:val="16"/>
          <w:rPrChange w:id="3130" w:author="emmanuel blezes" w:date="2026-05-23T18:38:00Z" w16du:dateUtc="2026-05-23T16:38:00Z">
            <w:rPr/>
          </w:rPrChange>
        </w:rPr>
      </w:pPr>
      <w:r w:rsidRPr="008D3D5D">
        <w:rPr>
          <w:rStyle w:val="FootnoteReference"/>
          <w:sz w:val="16"/>
          <w:szCs w:val="16"/>
          <w:rPrChange w:id="3131" w:author="emmanuel blezes" w:date="2026-05-23T18:38:00Z" w16du:dateUtc="2026-05-23T16:38:00Z">
            <w:rPr>
              <w:rStyle w:val="FootnoteReference"/>
            </w:rPr>
          </w:rPrChange>
        </w:rPr>
        <w:footnoteRef/>
      </w:r>
      <w:r w:rsidRPr="008D3D5D">
        <w:rPr>
          <w:sz w:val="16"/>
          <w:szCs w:val="16"/>
          <w:rPrChange w:id="3132" w:author="emmanuel blezes" w:date="2026-05-23T18:38:00Z" w16du:dateUtc="2026-05-23T16:38:00Z">
            <w:rPr/>
          </w:rPrChange>
        </w:rPr>
        <w:t xml:space="preserve"> Cercle de l’Épargne, </w:t>
      </w:r>
      <w:r w:rsidRPr="008D3D5D">
        <w:rPr>
          <w:i/>
          <w:iCs/>
          <w:sz w:val="16"/>
          <w:szCs w:val="16"/>
          <w:rPrChange w:id="3133" w:author="emmanuel blezes" w:date="2026-05-23T18:38:00Z" w16du:dateUtc="2026-05-23T16:38:00Z">
            <w:rPr>
              <w:i/>
              <w:iCs/>
            </w:rPr>
          </w:rPrChange>
        </w:rPr>
        <w:t xml:space="preserve">Baromètre Cercle de l’Épargne </w:t>
      </w:r>
      <w:del w:id="3134" w:author="emmanuel blezes" w:date="2026-05-18T20:04:00Z" w16du:dateUtc="2026-05-18T18:04:00Z">
        <w:r w:rsidRPr="008D3D5D" w:rsidDel="00146C66">
          <w:rPr>
            <w:i/>
            <w:iCs/>
            <w:sz w:val="16"/>
            <w:szCs w:val="16"/>
            <w:rPrChange w:id="3135" w:author="emmanuel blezes" w:date="2026-05-23T18:38:00Z" w16du:dateUtc="2026-05-23T16:38:00Z">
              <w:rPr>
                <w:i/>
                <w:iCs/>
              </w:rPr>
            </w:rPrChange>
          </w:rPr>
          <w:delText>—</w:delText>
        </w:r>
      </w:del>
      <w:ins w:id="3136" w:author="emmanuel blezes" w:date="2026-05-18T20:04:00Z" w16du:dateUtc="2026-05-18T18:04:00Z">
        <w:r w:rsidR="00146C66" w:rsidRPr="008D3D5D">
          <w:rPr>
            <w:i/>
            <w:iCs/>
            <w:sz w:val="16"/>
            <w:szCs w:val="16"/>
            <w:rPrChange w:id="3137" w:author="emmanuel blezes" w:date="2026-05-23T18:38:00Z" w16du:dateUtc="2026-05-23T16:38:00Z">
              <w:rPr>
                <w:i/>
                <w:iCs/>
              </w:rPr>
            </w:rPrChange>
          </w:rPr>
          <w:t>-</w:t>
        </w:r>
      </w:ins>
      <w:r w:rsidRPr="008D3D5D">
        <w:rPr>
          <w:i/>
          <w:iCs/>
          <w:sz w:val="16"/>
          <w:szCs w:val="16"/>
          <w:rPrChange w:id="3138" w:author="emmanuel blezes" w:date="2026-05-23T18:38:00Z" w16du:dateUtc="2026-05-23T16:38:00Z">
            <w:rPr>
              <w:i/>
              <w:iCs/>
            </w:rPr>
          </w:rPrChange>
        </w:rPr>
        <w:t xml:space="preserve"> Amphitéa 2024</w:t>
      </w:r>
      <w:r w:rsidRPr="008D3D5D">
        <w:rPr>
          <w:sz w:val="16"/>
          <w:szCs w:val="16"/>
          <w:rPrChange w:id="3139" w:author="emmanuel blezes" w:date="2026-05-23T18:38:00Z" w16du:dateUtc="2026-05-23T16:38:00Z">
            <w:rPr/>
          </w:rPrChange>
        </w:rPr>
        <w:t xml:space="preserve">, et Institut Montaigne / Harris Interactive, </w:t>
      </w:r>
      <w:r w:rsidRPr="008D3D5D">
        <w:rPr>
          <w:i/>
          <w:iCs/>
          <w:sz w:val="16"/>
          <w:szCs w:val="16"/>
          <w:rPrChange w:id="3140" w:author="emmanuel blezes" w:date="2026-05-23T18:38:00Z" w16du:dateUtc="2026-05-23T16:38:00Z">
            <w:rPr>
              <w:i/>
              <w:iCs/>
            </w:rPr>
          </w:rPrChange>
        </w:rPr>
        <w:t>Les Français face à la retraite</w:t>
      </w:r>
      <w:r w:rsidRPr="008D3D5D">
        <w:rPr>
          <w:sz w:val="16"/>
          <w:szCs w:val="16"/>
          <w:rPrChange w:id="3141" w:author="emmanuel blezes" w:date="2026-05-23T18:38:00Z" w16du:dateUtc="2026-05-23T16:38:00Z">
            <w:rPr/>
          </w:rPrChange>
        </w:rPr>
        <w:t>, 2025. Voir Observatoire Hexagone (https://observatoire-hexagone.org/) pour la synthèse comparée.</w:t>
      </w:r>
    </w:p>
  </w:footnote>
  <w:footnote w:id="97">
    <w:p w14:paraId="0E622716" w14:textId="77777777" w:rsidR="00B437D0" w:rsidRPr="008D3D5D" w:rsidRDefault="00000000">
      <w:pPr>
        <w:pStyle w:val="FootnoteText"/>
        <w:rPr>
          <w:sz w:val="16"/>
          <w:szCs w:val="16"/>
          <w:rPrChange w:id="3144" w:author="emmanuel blezes" w:date="2026-05-23T18:38:00Z" w16du:dateUtc="2026-05-23T16:38:00Z">
            <w:rPr/>
          </w:rPrChange>
        </w:rPr>
      </w:pPr>
      <w:r w:rsidRPr="008D3D5D">
        <w:rPr>
          <w:rStyle w:val="FootnoteReference"/>
          <w:sz w:val="16"/>
          <w:szCs w:val="16"/>
          <w:rPrChange w:id="3145" w:author="emmanuel blezes" w:date="2026-05-23T18:38:00Z" w16du:dateUtc="2026-05-23T16:38:00Z">
            <w:rPr>
              <w:rStyle w:val="FootnoteReference"/>
            </w:rPr>
          </w:rPrChange>
        </w:rPr>
        <w:footnoteRef/>
      </w:r>
      <w:r w:rsidRPr="008D3D5D">
        <w:rPr>
          <w:sz w:val="16"/>
          <w:szCs w:val="16"/>
          <w:rPrChange w:id="3146" w:author="emmanuel blezes" w:date="2026-05-23T18:38:00Z" w16du:dateUtc="2026-05-23T16:38:00Z">
            <w:rPr/>
          </w:rPrChange>
        </w:rPr>
        <w:t xml:space="preserve"> OCDE, </w:t>
      </w:r>
      <w:r w:rsidRPr="008D3D5D">
        <w:rPr>
          <w:i/>
          <w:iCs/>
          <w:sz w:val="16"/>
          <w:szCs w:val="16"/>
          <w:rPrChange w:id="3147" w:author="emmanuel blezes" w:date="2026-05-23T18:38:00Z" w16du:dateUtc="2026-05-23T16:38:00Z">
            <w:rPr>
              <w:i/>
              <w:iCs/>
            </w:rPr>
          </w:rPrChange>
        </w:rPr>
        <w:t>Pensions at a Glance 2024</w:t>
      </w:r>
      <w:r w:rsidRPr="008D3D5D">
        <w:rPr>
          <w:sz w:val="16"/>
          <w:szCs w:val="16"/>
          <w:rPrChange w:id="3148" w:author="emmanuel blezes" w:date="2026-05-23T18:38:00Z" w16du:dateUtc="2026-05-23T16:38: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98">
    <w:p w14:paraId="66822BBD" w14:textId="77777777" w:rsidR="00B437D0" w:rsidRPr="008D3D5D" w:rsidRDefault="00000000">
      <w:pPr>
        <w:pStyle w:val="FootnoteText"/>
        <w:rPr>
          <w:sz w:val="16"/>
          <w:szCs w:val="16"/>
          <w:rPrChange w:id="3151" w:author="emmanuel blezes" w:date="2026-05-23T18:38:00Z" w16du:dateUtc="2026-05-23T16:38:00Z">
            <w:rPr/>
          </w:rPrChange>
        </w:rPr>
      </w:pPr>
      <w:r w:rsidRPr="008D3D5D">
        <w:rPr>
          <w:rStyle w:val="FootnoteReference"/>
          <w:sz w:val="16"/>
          <w:szCs w:val="16"/>
          <w:rPrChange w:id="3152" w:author="emmanuel blezes" w:date="2026-05-23T18:38:00Z" w16du:dateUtc="2026-05-23T16:38:00Z">
            <w:rPr>
              <w:rStyle w:val="FootnoteReference"/>
            </w:rPr>
          </w:rPrChange>
        </w:rPr>
        <w:footnoteRef/>
      </w:r>
      <w:r w:rsidRPr="008D3D5D">
        <w:rPr>
          <w:sz w:val="16"/>
          <w:szCs w:val="16"/>
          <w:rPrChange w:id="3153" w:author="emmanuel blezes" w:date="2026-05-23T18:38:00Z" w16du:dateUtc="2026-05-23T16:38:00Z">
            <w:rPr/>
          </w:rPrChange>
        </w:rPr>
        <w:t xml:space="preserve"> INSEE, </w:t>
      </w:r>
      <w:r w:rsidRPr="008D3D5D">
        <w:rPr>
          <w:i/>
          <w:iCs/>
          <w:sz w:val="16"/>
          <w:szCs w:val="16"/>
          <w:rPrChange w:id="3154" w:author="emmanuel blezes" w:date="2026-05-23T18:38:00Z" w16du:dateUtc="2026-05-23T16:38:00Z">
            <w:rPr>
              <w:i/>
              <w:iCs/>
            </w:rPr>
          </w:rPrChange>
        </w:rPr>
        <w:t xml:space="preserve">Emploi, chômage, revenus du travail </w:t>
      </w:r>
      <w:del w:id="3155" w:author="emmanuel blezes" w:date="2026-05-18T20:04:00Z" w16du:dateUtc="2026-05-18T18:04:00Z">
        <w:r w:rsidRPr="008D3D5D" w:rsidDel="00146C66">
          <w:rPr>
            <w:i/>
            <w:iCs/>
            <w:sz w:val="16"/>
            <w:szCs w:val="16"/>
            <w:rPrChange w:id="3156" w:author="emmanuel blezes" w:date="2026-05-23T18:38:00Z" w16du:dateUtc="2026-05-23T16:38:00Z">
              <w:rPr>
                <w:i/>
                <w:iCs/>
              </w:rPr>
            </w:rPrChange>
          </w:rPr>
          <w:delText>—</w:delText>
        </w:r>
      </w:del>
      <w:ins w:id="3157" w:author="emmanuel blezes" w:date="2026-05-18T20:04:00Z" w16du:dateUtc="2026-05-18T18:04:00Z">
        <w:r w:rsidR="00146C66" w:rsidRPr="008D3D5D">
          <w:rPr>
            <w:i/>
            <w:iCs/>
            <w:sz w:val="16"/>
            <w:szCs w:val="16"/>
            <w:rPrChange w:id="3158" w:author="emmanuel blezes" w:date="2026-05-23T18:38:00Z" w16du:dateUtc="2026-05-23T16:38:00Z">
              <w:rPr>
                <w:i/>
                <w:iCs/>
              </w:rPr>
            </w:rPrChange>
          </w:rPr>
          <w:t>-</w:t>
        </w:r>
      </w:ins>
      <w:r w:rsidRPr="008D3D5D">
        <w:rPr>
          <w:i/>
          <w:iCs/>
          <w:sz w:val="16"/>
          <w:szCs w:val="16"/>
          <w:rPrChange w:id="3159" w:author="emmanuel blezes" w:date="2026-05-23T18:38:00Z" w16du:dateUtc="2026-05-23T16:38:00Z">
            <w:rPr>
              <w:i/>
              <w:iCs/>
            </w:rPr>
          </w:rPrChange>
        </w:rPr>
        <w:t xml:space="preserve"> Édition 2024</w:t>
      </w:r>
      <w:r w:rsidRPr="008D3D5D">
        <w:rPr>
          <w:sz w:val="16"/>
          <w:szCs w:val="16"/>
          <w:rPrChange w:id="3160" w:author="emmanuel blezes" w:date="2026-05-23T18:38:00Z" w16du:dateUtc="2026-05-23T16:38:00Z">
            <w:rPr/>
          </w:rPrChange>
        </w:rPr>
        <w:t>, novembre 2024 (https://www.insee.fr/fr/statistiques/8351566). Taux d’emploi des 55-64 ans en 2024 : 60,4 %, dont 77,8 % pour les 55-59 ans et 42,4 % pour les 60-64 ans.</w:t>
      </w:r>
    </w:p>
  </w:footnote>
  <w:footnote w:id="99">
    <w:p w14:paraId="2AD4ED12" w14:textId="77777777" w:rsidR="00B437D0" w:rsidRPr="008D3D5D" w:rsidRDefault="00000000">
      <w:pPr>
        <w:pStyle w:val="FootnoteText"/>
        <w:rPr>
          <w:sz w:val="16"/>
          <w:szCs w:val="16"/>
          <w:rPrChange w:id="3161" w:author="emmanuel blezes" w:date="2026-05-23T18:38:00Z" w16du:dateUtc="2026-05-23T16:38:00Z">
            <w:rPr/>
          </w:rPrChange>
        </w:rPr>
      </w:pPr>
      <w:r w:rsidRPr="008D3D5D">
        <w:rPr>
          <w:rStyle w:val="FootnoteReference"/>
          <w:sz w:val="16"/>
          <w:szCs w:val="16"/>
          <w:rPrChange w:id="3162" w:author="emmanuel blezes" w:date="2026-05-23T18:38:00Z" w16du:dateUtc="2026-05-23T16:38:00Z">
            <w:rPr>
              <w:rStyle w:val="FootnoteReference"/>
            </w:rPr>
          </w:rPrChange>
        </w:rPr>
        <w:footnoteRef/>
      </w:r>
      <w:r w:rsidRPr="008D3D5D">
        <w:rPr>
          <w:sz w:val="16"/>
          <w:szCs w:val="16"/>
          <w:rPrChange w:id="3163" w:author="emmanuel blezes" w:date="2026-05-23T18:38:00Z" w16du:dateUtc="2026-05-23T16:38:00Z">
            <w:rPr/>
          </w:rPrChange>
        </w:rPr>
        <w:t xml:space="preserve"> France Travail / APEC, </w:t>
      </w:r>
      <w:r w:rsidRPr="008D3D5D">
        <w:rPr>
          <w:i/>
          <w:iCs/>
          <w:sz w:val="16"/>
          <w:szCs w:val="16"/>
          <w:rPrChange w:id="3164" w:author="emmanuel blezes" w:date="2026-05-23T18:38:00Z" w16du:dateUtc="2026-05-23T16:38:00Z">
            <w:rPr>
              <w:i/>
              <w:iCs/>
            </w:rPr>
          </w:rPrChange>
        </w:rPr>
        <w:t>26 % des cadres seniors en chômage de longue durée</w:t>
      </w:r>
      <w:r w:rsidRPr="008D3D5D">
        <w:rPr>
          <w:sz w:val="16"/>
          <w:szCs w:val="16"/>
          <w:rPrChange w:id="3165" w:author="emmanuel blezes" w:date="2026-05-23T18:38:00Z" w16du:dateUtc="2026-05-23T16:38:00Z">
            <w:rPr/>
          </w:rPrChange>
        </w:rPr>
        <w:t>, communiqué et étude conjointe, 2026 (https://www.francetravail.org/accueil/communiques/2026/26-des-cadres-seniors-en-chomage-de-longue-duree-l-apec-et-france-travail-dressent-un-constat-et-proposent-des-solutions.html).</w:t>
      </w:r>
    </w:p>
  </w:footnote>
  <w:footnote w:id="100">
    <w:p w14:paraId="4597853C" w14:textId="77777777" w:rsidR="00B437D0" w:rsidRPr="008D3D5D" w:rsidRDefault="00000000">
      <w:pPr>
        <w:pStyle w:val="FootnoteText"/>
        <w:rPr>
          <w:sz w:val="16"/>
          <w:szCs w:val="16"/>
          <w:rPrChange w:id="3166" w:author="emmanuel blezes" w:date="2026-05-23T18:38:00Z" w16du:dateUtc="2026-05-23T16:38:00Z">
            <w:rPr/>
          </w:rPrChange>
        </w:rPr>
      </w:pPr>
      <w:r w:rsidRPr="008D3D5D">
        <w:rPr>
          <w:rStyle w:val="FootnoteReference"/>
          <w:sz w:val="16"/>
          <w:szCs w:val="16"/>
          <w:rPrChange w:id="3167" w:author="emmanuel blezes" w:date="2026-05-23T18:38:00Z" w16du:dateUtc="2026-05-23T16:38:00Z">
            <w:rPr>
              <w:rStyle w:val="FootnoteReference"/>
            </w:rPr>
          </w:rPrChange>
        </w:rPr>
        <w:footnoteRef/>
      </w:r>
      <w:r w:rsidRPr="008D3D5D">
        <w:rPr>
          <w:sz w:val="16"/>
          <w:szCs w:val="16"/>
          <w:rPrChange w:id="3168" w:author="emmanuel blezes" w:date="2026-05-23T18:38:00Z" w16du:dateUtc="2026-05-23T16:38:00Z">
            <w:rPr/>
          </w:rPrChange>
        </w:rPr>
        <w:t xml:space="preserve"> Frédéric Souillot, secrétaire général de Force ouvrière, interview à </w:t>
      </w:r>
      <w:r w:rsidRPr="008D3D5D">
        <w:rPr>
          <w:i/>
          <w:iCs/>
          <w:sz w:val="16"/>
          <w:szCs w:val="16"/>
          <w:rPrChange w:id="3169" w:author="emmanuel blezes" w:date="2026-05-23T18:38:00Z" w16du:dateUtc="2026-05-23T16:38:00Z">
            <w:rPr>
              <w:i/>
              <w:iCs/>
            </w:rPr>
          </w:rPrChange>
        </w:rPr>
        <w:t>France Info</w:t>
      </w:r>
      <w:r w:rsidRPr="008D3D5D">
        <w:rPr>
          <w:sz w:val="16"/>
          <w:szCs w:val="16"/>
          <w:rPrChange w:id="3170" w:author="emmanuel blezes" w:date="2026-05-23T18:38:00Z" w16du:dateUtc="2026-05-23T16:38:00Z">
            <w:rPr/>
          </w:rPrChange>
        </w:rPr>
        <w:t>, février 2023 (https://www.franceinfo.fr/economie/retraite/reforme-des-retraites/reforme-des-retraites-est-ce-que-j-ai-l-air-de-vouloir-tourner-la-page-dit-frederic-souillot-fo-a-propos-de-la-suite-de-la-mobilisation_5871173.html).</w:t>
      </w:r>
    </w:p>
  </w:footnote>
  <w:footnote w:id="101">
    <w:p w14:paraId="60DF2364" w14:textId="77777777" w:rsidR="00B437D0" w:rsidRPr="008D3D5D" w:rsidRDefault="00000000">
      <w:pPr>
        <w:pStyle w:val="FootnoteText"/>
        <w:rPr>
          <w:sz w:val="16"/>
          <w:szCs w:val="16"/>
          <w:rPrChange w:id="3171" w:author="emmanuel blezes" w:date="2026-05-23T18:38:00Z" w16du:dateUtc="2026-05-23T16:38:00Z">
            <w:rPr/>
          </w:rPrChange>
        </w:rPr>
      </w:pPr>
      <w:r w:rsidRPr="008D3D5D">
        <w:rPr>
          <w:rStyle w:val="FootnoteReference"/>
          <w:sz w:val="16"/>
          <w:szCs w:val="16"/>
          <w:rPrChange w:id="3172" w:author="emmanuel blezes" w:date="2026-05-23T18:38:00Z" w16du:dateUtc="2026-05-23T16:38:00Z">
            <w:rPr>
              <w:rStyle w:val="FootnoteReference"/>
            </w:rPr>
          </w:rPrChange>
        </w:rPr>
        <w:footnoteRef/>
      </w:r>
      <w:r w:rsidRPr="008D3D5D">
        <w:rPr>
          <w:sz w:val="16"/>
          <w:szCs w:val="16"/>
          <w:rPrChange w:id="3173" w:author="emmanuel blezes" w:date="2026-05-23T18:38:00Z" w16du:dateUtc="2026-05-23T16:38:00Z">
            <w:rPr/>
          </w:rPrChange>
        </w:rPr>
        <w:t xml:space="preserve"> OCDE, </w:t>
      </w:r>
      <w:r w:rsidRPr="008D3D5D">
        <w:rPr>
          <w:i/>
          <w:iCs/>
          <w:sz w:val="16"/>
          <w:szCs w:val="16"/>
          <w:rPrChange w:id="3174" w:author="emmanuel blezes" w:date="2026-05-23T18:38:00Z" w16du:dateUtc="2026-05-23T16:38:00Z">
            <w:rPr>
              <w:i/>
              <w:iCs/>
            </w:rPr>
          </w:rPrChange>
        </w:rPr>
        <w:t>Pensions at a Glance 2024</w:t>
      </w:r>
      <w:r w:rsidRPr="008D3D5D">
        <w:rPr>
          <w:sz w:val="16"/>
          <w:szCs w:val="16"/>
          <w:rPrChange w:id="3175" w:author="emmanuel blezes" w:date="2026-05-23T18:38:00Z" w16du:dateUtc="2026-05-23T16:38:00Z">
            <w:rPr/>
          </w:rPrChange>
        </w:rPr>
        <w:t>,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02">
    <w:p w14:paraId="6B5D8FF0" w14:textId="77777777" w:rsidR="00B437D0" w:rsidRPr="008D3D5D" w:rsidRDefault="00000000">
      <w:pPr>
        <w:pStyle w:val="FootnoteText"/>
        <w:rPr>
          <w:sz w:val="16"/>
          <w:szCs w:val="16"/>
          <w:rPrChange w:id="3195" w:author="emmanuel blezes" w:date="2026-05-23T18:38:00Z" w16du:dateUtc="2026-05-23T16:38:00Z">
            <w:rPr/>
          </w:rPrChange>
        </w:rPr>
      </w:pPr>
      <w:r w:rsidRPr="008D3D5D">
        <w:rPr>
          <w:rStyle w:val="FootnoteReference"/>
          <w:sz w:val="16"/>
          <w:szCs w:val="16"/>
          <w:rPrChange w:id="3196" w:author="emmanuel blezes" w:date="2026-05-23T18:38:00Z" w16du:dateUtc="2026-05-23T16:38:00Z">
            <w:rPr>
              <w:rStyle w:val="FootnoteReference"/>
            </w:rPr>
          </w:rPrChange>
        </w:rPr>
        <w:footnoteRef/>
      </w:r>
      <w:r w:rsidRPr="008D3D5D">
        <w:rPr>
          <w:sz w:val="16"/>
          <w:szCs w:val="16"/>
          <w:rPrChange w:id="3197" w:author="emmanuel blezes" w:date="2026-05-23T18:38:00Z" w16du:dateUtc="2026-05-23T16:38:00Z">
            <w:rPr/>
          </w:rPrChange>
        </w:rPr>
        <w:t xml:space="preserve"> Définition standard mobilisée par l’ensemble des organismes internationaux. Voir OCDE, </w:t>
      </w:r>
      <w:r w:rsidRPr="008D3D5D">
        <w:rPr>
          <w:i/>
          <w:iCs/>
          <w:sz w:val="16"/>
          <w:szCs w:val="16"/>
          <w:rPrChange w:id="3198" w:author="emmanuel blezes" w:date="2026-05-23T18:38:00Z" w16du:dateUtc="2026-05-23T16:38:00Z">
            <w:rPr>
              <w:i/>
              <w:iCs/>
            </w:rPr>
          </w:rPrChange>
        </w:rPr>
        <w:t>Pensions at a Glance 2025</w:t>
      </w:r>
      <w:r w:rsidRPr="008D3D5D">
        <w:rPr>
          <w:sz w:val="16"/>
          <w:szCs w:val="16"/>
          <w:rPrChange w:id="3199" w:author="emmanuel blezes" w:date="2026-05-23T18:38:00Z" w16du:dateUtc="2026-05-23T16:38:00Z">
            <w:rPr/>
          </w:rPrChange>
        </w:rPr>
        <w:t xml:space="preserve">, novembre 2025, glossaire (https://www.oecd.org/en/publications/2025/11/pensions-at-a-glance-2025_76510fe4/). Pour une présentation francophone détaillée : Bertrand Martinot, </w:t>
      </w:r>
      <w:r w:rsidRPr="008D3D5D">
        <w:rPr>
          <w:i/>
          <w:iCs/>
          <w:sz w:val="16"/>
          <w:szCs w:val="16"/>
          <w:rPrChange w:id="3200" w:author="emmanuel blezes" w:date="2026-05-23T18:38:00Z" w16du:dateUtc="2026-05-23T16:38:00Z">
            <w:rPr>
              <w:i/>
              <w:iCs/>
            </w:rPr>
          </w:rPrChange>
        </w:rPr>
        <w:t>La capitalisation, un moyen de sortir par le haut de la crise des retraites ?</w:t>
      </w:r>
      <w:r w:rsidRPr="008D3D5D">
        <w:rPr>
          <w:sz w:val="16"/>
          <w:szCs w:val="16"/>
          <w:rPrChange w:id="3201" w:author="emmanuel blezes" w:date="2026-05-23T18:38:00Z" w16du:dateUtc="2026-05-23T16:38:00Z">
            <w:rPr/>
          </w:rPrChange>
        </w:rPr>
        <w:t>, Fondapol, note n°252, octobre 2024 (https://www.fondapol.org/etude/la-capitalisation-un-moyen-de-sortir-par-le-haut-de-la-crise-des-retraites/).</w:t>
      </w:r>
    </w:p>
  </w:footnote>
  <w:footnote w:id="103">
    <w:p w14:paraId="7F67D781" w14:textId="77777777" w:rsidR="00B437D0" w:rsidRPr="008D3D5D" w:rsidRDefault="00000000">
      <w:pPr>
        <w:pStyle w:val="FootnoteText"/>
        <w:rPr>
          <w:sz w:val="16"/>
          <w:szCs w:val="16"/>
          <w:rPrChange w:id="3202" w:author="emmanuel blezes" w:date="2026-05-23T18:38:00Z" w16du:dateUtc="2026-05-23T16:38:00Z">
            <w:rPr/>
          </w:rPrChange>
        </w:rPr>
      </w:pPr>
      <w:r w:rsidRPr="008D3D5D">
        <w:rPr>
          <w:rStyle w:val="FootnoteReference"/>
          <w:sz w:val="16"/>
          <w:szCs w:val="16"/>
          <w:rPrChange w:id="3203" w:author="emmanuel blezes" w:date="2026-05-23T18:38:00Z" w16du:dateUtc="2026-05-23T16:38:00Z">
            <w:rPr>
              <w:rStyle w:val="FootnoteReference"/>
            </w:rPr>
          </w:rPrChange>
        </w:rPr>
        <w:footnoteRef/>
      </w:r>
      <w:r w:rsidRPr="008D3D5D">
        <w:rPr>
          <w:sz w:val="16"/>
          <w:szCs w:val="16"/>
          <w:rPrChange w:id="3204" w:author="emmanuel blezes" w:date="2026-05-23T18:38:00Z" w16du:dateUtc="2026-05-23T16:38:00Z">
            <w:rPr/>
          </w:rPrChange>
        </w:rPr>
        <w:t xml:space="preserve"> Le principe est inscrit à l’article L. 111-1 du Code de la sécurité sociale et structuré par les ordonnances du 4 octobre 1945. Voir Bruno Palier, </w:t>
      </w:r>
      <w:r w:rsidRPr="008D3D5D">
        <w:rPr>
          <w:i/>
          <w:iCs/>
          <w:sz w:val="16"/>
          <w:szCs w:val="16"/>
          <w:rPrChange w:id="3205" w:author="emmanuel blezes" w:date="2026-05-23T18:38:00Z" w16du:dateUtc="2026-05-23T16:38:00Z">
            <w:rPr>
              <w:i/>
              <w:iCs/>
            </w:rPr>
          </w:rPrChange>
        </w:rPr>
        <w:t>Réformer les retraites</w:t>
      </w:r>
      <w:r w:rsidRPr="008D3D5D">
        <w:rPr>
          <w:sz w:val="16"/>
          <w:szCs w:val="16"/>
          <w:rPrChange w:id="3206" w:author="emmanuel blezes" w:date="2026-05-23T18:38:00Z" w16du:dateUtc="2026-05-23T16:38:00Z">
            <w:rPr/>
          </w:rPrChange>
        </w:rPr>
        <w:t xml:space="preserve">, Presses de Sciences Po, 2021, pour une histoire institutionnelle complète. Sur la mécanique des flux : COR, </w:t>
      </w:r>
      <w:r w:rsidRPr="008D3D5D">
        <w:rPr>
          <w:i/>
          <w:iCs/>
          <w:sz w:val="16"/>
          <w:szCs w:val="16"/>
          <w:rPrChange w:id="3207" w:author="emmanuel blezes" w:date="2026-05-23T18:38:00Z" w16du:dateUtc="2026-05-23T16:38:00Z">
            <w:rPr>
              <w:i/>
              <w:iCs/>
            </w:rPr>
          </w:rPrChange>
        </w:rPr>
        <w:t xml:space="preserve">Le système de retraite français </w:t>
      </w:r>
      <w:del w:id="3208" w:author="emmanuel blezes" w:date="2026-05-18T20:04:00Z" w16du:dateUtc="2026-05-18T18:04:00Z">
        <w:r w:rsidRPr="008D3D5D" w:rsidDel="00146C66">
          <w:rPr>
            <w:i/>
            <w:iCs/>
            <w:sz w:val="16"/>
            <w:szCs w:val="16"/>
            <w:rPrChange w:id="3209" w:author="emmanuel blezes" w:date="2026-05-23T18:38:00Z" w16du:dateUtc="2026-05-23T16:38:00Z">
              <w:rPr>
                <w:i/>
                <w:iCs/>
              </w:rPr>
            </w:rPrChange>
          </w:rPr>
          <w:delText>—</w:delText>
        </w:r>
      </w:del>
      <w:ins w:id="3210" w:author="emmanuel blezes" w:date="2026-05-18T20:04:00Z" w16du:dateUtc="2026-05-18T18:04:00Z">
        <w:r w:rsidR="00146C66" w:rsidRPr="008D3D5D">
          <w:rPr>
            <w:i/>
            <w:iCs/>
            <w:sz w:val="16"/>
            <w:szCs w:val="16"/>
            <w:rPrChange w:id="3211" w:author="emmanuel blezes" w:date="2026-05-23T18:38:00Z" w16du:dateUtc="2026-05-23T16:38:00Z">
              <w:rPr>
                <w:i/>
                <w:iCs/>
              </w:rPr>
            </w:rPrChange>
          </w:rPr>
          <w:t>-</w:t>
        </w:r>
      </w:ins>
      <w:r w:rsidRPr="008D3D5D">
        <w:rPr>
          <w:i/>
          <w:iCs/>
          <w:sz w:val="16"/>
          <w:szCs w:val="16"/>
          <w:rPrChange w:id="3212" w:author="emmanuel blezes" w:date="2026-05-23T18:38:00Z" w16du:dateUtc="2026-05-23T16:38:00Z">
            <w:rPr>
              <w:i/>
              <w:iCs/>
            </w:rPr>
          </w:rPrChange>
        </w:rPr>
        <w:t xml:space="preserve"> Note de présentation</w:t>
      </w:r>
      <w:r w:rsidRPr="008D3D5D">
        <w:rPr>
          <w:sz w:val="16"/>
          <w:szCs w:val="16"/>
          <w:rPrChange w:id="3213" w:author="emmanuel blezes" w:date="2026-05-23T18:38:00Z" w16du:dateUtc="2026-05-23T16:38:00Z">
            <w:rPr/>
          </w:rPrChange>
        </w:rPr>
        <w:t>, mise à jour 2025 (https://www.cor-retraites.fr).</w:t>
      </w:r>
    </w:p>
  </w:footnote>
  <w:footnote w:id="104">
    <w:p w14:paraId="4DC370AA" w14:textId="77777777" w:rsidR="00B437D0" w:rsidRPr="008D3D5D" w:rsidRDefault="00000000">
      <w:pPr>
        <w:pStyle w:val="FootnoteText"/>
        <w:rPr>
          <w:sz w:val="16"/>
          <w:szCs w:val="16"/>
          <w:rPrChange w:id="3223" w:author="emmanuel blezes" w:date="2026-05-23T18:38:00Z" w16du:dateUtc="2026-05-23T16:38:00Z">
            <w:rPr/>
          </w:rPrChange>
        </w:rPr>
      </w:pPr>
      <w:r w:rsidRPr="008D3D5D">
        <w:rPr>
          <w:rStyle w:val="FootnoteReference"/>
          <w:sz w:val="16"/>
          <w:szCs w:val="16"/>
          <w:rPrChange w:id="3224" w:author="emmanuel blezes" w:date="2026-05-23T18:38:00Z" w16du:dateUtc="2026-05-23T16:38:00Z">
            <w:rPr>
              <w:rStyle w:val="FootnoteReference"/>
            </w:rPr>
          </w:rPrChange>
        </w:rPr>
        <w:footnoteRef/>
      </w:r>
      <w:r w:rsidRPr="008D3D5D">
        <w:rPr>
          <w:sz w:val="16"/>
          <w:szCs w:val="16"/>
          <w:rPrChange w:id="3225" w:author="emmanuel blezes" w:date="2026-05-23T18:38:00Z" w16du:dateUtc="2026-05-23T16:38:00Z">
            <w:rPr/>
          </w:rPrChange>
        </w:rPr>
        <w:t xml:space="preserve"> Estimation issue de Yves Dubois et Anthony Marino, </w:t>
      </w:r>
      <w:r w:rsidRPr="008D3D5D">
        <w:rPr>
          <w:i/>
          <w:iCs/>
          <w:sz w:val="16"/>
          <w:szCs w:val="16"/>
          <w:rPrChange w:id="3226" w:author="emmanuel blezes" w:date="2026-05-23T18:38:00Z" w16du:dateUtc="2026-05-23T16:38:00Z">
            <w:rPr>
              <w:i/>
              <w:iCs/>
            </w:rPr>
          </w:rPrChange>
        </w:rPr>
        <w:t>Le taux de rendement interne du système de retraite français : quelle redistribution au sein d’une génération et quelle évolution entre générations ?</w:t>
      </w:r>
      <w:r w:rsidRPr="008D3D5D">
        <w:rPr>
          <w:sz w:val="16"/>
          <w:szCs w:val="16"/>
          <w:rPrChange w:id="3227" w:author="emmanuel blezes" w:date="2026-05-23T18:38:00Z" w16du:dateUtc="2026-05-23T16:38:00Z">
            <w:rPr/>
          </w:rPrChange>
        </w:rPr>
        <w:t xml:space="preserve">, INSEE, </w:t>
      </w:r>
      <w:r w:rsidRPr="008D3D5D">
        <w:rPr>
          <w:i/>
          <w:iCs/>
          <w:sz w:val="16"/>
          <w:szCs w:val="16"/>
          <w:rPrChange w:id="3228" w:author="emmanuel blezes" w:date="2026-05-23T18:38:00Z" w16du:dateUtc="2026-05-23T16:38:00Z">
            <w:rPr>
              <w:i/>
              <w:iCs/>
            </w:rPr>
          </w:rPrChange>
        </w:rPr>
        <w:t>Économie et Statistique</w:t>
      </w:r>
      <w:r w:rsidRPr="008D3D5D">
        <w:rPr>
          <w:sz w:val="16"/>
          <w:szCs w:val="16"/>
          <w:rPrChange w:id="3229" w:author="emmanuel blezes" w:date="2026-05-23T18:38:00Z" w16du:dateUtc="2026-05-23T16:38:00Z">
            <w:rPr/>
          </w:rPrChange>
        </w:rPr>
        <w:t xml:space="preserve"> n°481-482, 2015 (https://www.insee.fr/fr/statistiques/1305193). Le TRI estimé décline de 2-3 % pour la génération 1946 à environ 1,5 % pour la génération 1963 et à 1-1,5 % pour les générations 1975 et au-delà, à législation actuelle.</w:t>
      </w:r>
    </w:p>
  </w:footnote>
  <w:footnote w:id="105">
    <w:p w14:paraId="5DC60CE3" w14:textId="77777777" w:rsidR="00B437D0" w:rsidRPr="008D3D5D" w:rsidRDefault="00000000">
      <w:pPr>
        <w:pStyle w:val="FootnoteText"/>
        <w:rPr>
          <w:sz w:val="16"/>
          <w:szCs w:val="16"/>
          <w:rPrChange w:id="3236" w:author="emmanuel blezes" w:date="2026-05-23T18:38:00Z" w16du:dateUtc="2026-05-23T16:38:00Z">
            <w:rPr/>
          </w:rPrChange>
        </w:rPr>
      </w:pPr>
      <w:r w:rsidRPr="008D3D5D">
        <w:rPr>
          <w:rStyle w:val="FootnoteReference"/>
          <w:sz w:val="16"/>
          <w:szCs w:val="16"/>
          <w:rPrChange w:id="3237" w:author="emmanuel blezes" w:date="2026-05-23T18:38:00Z" w16du:dateUtc="2026-05-23T16:38:00Z">
            <w:rPr>
              <w:rStyle w:val="FootnoteReference"/>
            </w:rPr>
          </w:rPrChange>
        </w:rPr>
        <w:footnoteRef/>
      </w:r>
      <w:r w:rsidRPr="008D3D5D">
        <w:rPr>
          <w:sz w:val="16"/>
          <w:szCs w:val="16"/>
          <w:rPrChange w:id="3238" w:author="emmanuel blezes" w:date="2026-05-23T18:38:00Z" w16du:dateUtc="2026-05-23T16:38:00Z">
            <w:rPr/>
          </w:rPrChange>
        </w:rPr>
        <w:t xml:space="preserve"> Allocation type d’un grand fonds de pension public. Voir Norges Bank Investment Management, </w:t>
      </w:r>
      <w:r w:rsidRPr="008D3D5D">
        <w:rPr>
          <w:i/>
          <w:iCs/>
          <w:sz w:val="16"/>
          <w:szCs w:val="16"/>
          <w:rPrChange w:id="3239" w:author="emmanuel blezes" w:date="2026-05-23T18:38:00Z" w16du:dateUtc="2026-05-23T16:38:00Z">
            <w:rPr>
              <w:i/>
              <w:iCs/>
            </w:rPr>
          </w:rPrChange>
        </w:rPr>
        <w:t xml:space="preserve">Government Pension Fund Global </w:t>
      </w:r>
      <w:del w:id="3240" w:author="emmanuel blezes" w:date="2026-05-18T20:04:00Z" w16du:dateUtc="2026-05-18T18:04:00Z">
        <w:r w:rsidRPr="008D3D5D" w:rsidDel="00146C66">
          <w:rPr>
            <w:i/>
            <w:iCs/>
            <w:sz w:val="16"/>
            <w:szCs w:val="16"/>
            <w:rPrChange w:id="3241" w:author="emmanuel blezes" w:date="2026-05-23T18:38:00Z" w16du:dateUtc="2026-05-23T16:38:00Z">
              <w:rPr>
                <w:i/>
                <w:iCs/>
              </w:rPr>
            </w:rPrChange>
          </w:rPr>
          <w:delText>—</w:delText>
        </w:r>
      </w:del>
      <w:ins w:id="3242" w:author="emmanuel blezes" w:date="2026-05-18T20:04:00Z" w16du:dateUtc="2026-05-18T18:04:00Z">
        <w:r w:rsidR="00146C66" w:rsidRPr="008D3D5D">
          <w:rPr>
            <w:i/>
            <w:iCs/>
            <w:sz w:val="16"/>
            <w:szCs w:val="16"/>
            <w:rPrChange w:id="3243" w:author="emmanuel blezes" w:date="2026-05-23T18:38:00Z" w16du:dateUtc="2026-05-23T16:38:00Z">
              <w:rPr>
                <w:i/>
                <w:iCs/>
              </w:rPr>
            </w:rPrChange>
          </w:rPr>
          <w:t>-</w:t>
        </w:r>
      </w:ins>
      <w:r w:rsidRPr="008D3D5D">
        <w:rPr>
          <w:i/>
          <w:iCs/>
          <w:sz w:val="16"/>
          <w:szCs w:val="16"/>
          <w:rPrChange w:id="3244" w:author="emmanuel blezes" w:date="2026-05-23T18:38:00Z" w16du:dateUtc="2026-05-23T16:38:00Z">
            <w:rPr>
              <w:i/>
              <w:iCs/>
            </w:rPr>
          </w:rPrChange>
        </w:rPr>
        <w:t xml:space="preserve"> Annual Report 2024</w:t>
      </w:r>
      <w:r w:rsidRPr="008D3D5D">
        <w:rPr>
          <w:sz w:val="16"/>
          <w:szCs w:val="16"/>
          <w:rPrChange w:id="3245" w:author="emmanuel blezes" w:date="2026-05-23T18:38:00Z" w16du:dateUtc="2026-05-23T16:38:00Z">
            <w:rPr/>
          </w:rPrChange>
        </w:rPr>
        <w:t>, 2025 (https://www.nbim.no/en/news-and-insights/reports/2024/annual-report-2024/) : 71,4 % actions, 26,6 % obligations, 1,8 % immobilier, 0,1 % énergies renouvelables. Le GPFG investit dans environ 8 700 entreprises cotées à travers 70 pays.</w:t>
      </w:r>
    </w:p>
  </w:footnote>
  <w:footnote w:id="106">
    <w:p w14:paraId="11E94638" w14:textId="77777777" w:rsidR="00B437D0" w:rsidRPr="008D3D5D" w:rsidRDefault="00000000">
      <w:pPr>
        <w:pStyle w:val="FootnoteText"/>
        <w:rPr>
          <w:sz w:val="16"/>
          <w:szCs w:val="16"/>
          <w:lang w:val="en-GB"/>
          <w:rPrChange w:id="3250" w:author="emmanuel blezes" w:date="2026-05-23T18:38:00Z" w16du:dateUtc="2026-05-23T16:38:00Z">
            <w:rPr>
              <w:lang w:val="en-GB"/>
            </w:rPr>
          </w:rPrChange>
        </w:rPr>
      </w:pPr>
      <w:r w:rsidRPr="008D3D5D">
        <w:rPr>
          <w:rStyle w:val="FootnoteReference"/>
          <w:sz w:val="16"/>
          <w:szCs w:val="16"/>
          <w:rPrChange w:id="3251" w:author="emmanuel blezes" w:date="2026-05-23T18:38:00Z" w16du:dateUtc="2026-05-23T16:38:00Z">
            <w:rPr>
              <w:rStyle w:val="FootnoteReference"/>
            </w:rPr>
          </w:rPrChange>
        </w:rPr>
        <w:footnoteRef/>
      </w:r>
      <w:r w:rsidRPr="008D3D5D">
        <w:rPr>
          <w:sz w:val="16"/>
          <w:szCs w:val="16"/>
          <w:rPrChange w:id="3252" w:author="emmanuel blezes" w:date="2026-05-23T18:38:00Z" w16du:dateUtc="2026-05-23T16:38:00Z">
            <w:rPr/>
          </w:rPrChange>
        </w:rPr>
        <w:t xml:space="preserve"> Calcul de référence. À 4 % réel annuel sur 40 ans, un capital initial est multiplié par (1,04)^40 ≈ 4,80. À 3 %, par 3,26 ; à 5 %, par 7,04. La sensibilité de l’effet composé au taux et à la durée est la donnée centrale de ce chapitre </w:t>
      </w:r>
      <w:del w:id="3253" w:author="emmanuel blezes" w:date="2026-05-18T20:04:00Z" w16du:dateUtc="2026-05-18T18:04:00Z">
        <w:r w:rsidRPr="008D3D5D" w:rsidDel="00146C66">
          <w:rPr>
            <w:sz w:val="16"/>
            <w:szCs w:val="16"/>
            <w:rPrChange w:id="3254" w:author="emmanuel blezes" w:date="2026-05-23T18:38:00Z" w16du:dateUtc="2026-05-23T16:38:00Z">
              <w:rPr/>
            </w:rPrChange>
          </w:rPr>
          <w:delText>—</w:delText>
        </w:r>
      </w:del>
      <w:ins w:id="3255" w:author="emmanuel blezes" w:date="2026-05-18T20:04:00Z" w16du:dateUtc="2026-05-18T18:04:00Z">
        <w:r w:rsidR="00146C66" w:rsidRPr="008D3D5D">
          <w:rPr>
            <w:sz w:val="16"/>
            <w:szCs w:val="16"/>
            <w:rPrChange w:id="3256" w:author="emmanuel blezes" w:date="2026-05-23T18:38:00Z" w16du:dateUtc="2026-05-23T16:38:00Z">
              <w:rPr/>
            </w:rPrChange>
          </w:rPr>
          <w:t>-</w:t>
        </w:r>
      </w:ins>
      <w:r w:rsidRPr="008D3D5D">
        <w:rPr>
          <w:sz w:val="16"/>
          <w:szCs w:val="16"/>
          <w:rPrChange w:id="3257" w:author="emmanuel blezes" w:date="2026-05-23T18:38:00Z" w16du:dateUtc="2026-05-23T16:38:00Z">
            <w:rPr/>
          </w:rPrChange>
        </w:rPr>
        <w:t xml:space="preserve"> elle est documentée en détail dans la section 6 et l’annexe modélisation. </w:t>
      </w:r>
      <w:r w:rsidRPr="008D3D5D">
        <w:rPr>
          <w:sz w:val="16"/>
          <w:szCs w:val="16"/>
          <w:lang w:val="en-GB"/>
          <w:rPrChange w:id="3258" w:author="emmanuel blezes" w:date="2026-05-23T18:38:00Z" w16du:dateUtc="2026-05-23T16:38:00Z">
            <w:rPr>
              <w:lang w:val="en-GB"/>
            </w:rPr>
          </w:rPrChange>
        </w:rPr>
        <w:t xml:space="preserve">Sources de rendement long terme : Elroy Dimson, Paul Marsh, Mike Staunton, </w:t>
      </w:r>
      <w:r w:rsidRPr="008D3D5D">
        <w:rPr>
          <w:i/>
          <w:iCs/>
          <w:sz w:val="16"/>
          <w:szCs w:val="16"/>
          <w:lang w:val="en-GB"/>
          <w:rPrChange w:id="3259" w:author="emmanuel blezes" w:date="2026-05-23T18:38:00Z" w16du:dateUtc="2026-05-23T16:38:00Z">
            <w:rPr>
              <w:i/>
              <w:iCs/>
              <w:lang w:val="en-GB"/>
            </w:rPr>
          </w:rPrChange>
        </w:rPr>
        <w:t>Global Investment Returns Yearbook 2025</w:t>
      </w:r>
      <w:r w:rsidRPr="008D3D5D">
        <w:rPr>
          <w:sz w:val="16"/>
          <w:szCs w:val="16"/>
          <w:lang w:val="en-GB"/>
          <w:rPrChange w:id="3260" w:author="emmanuel blezes" w:date="2026-05-23T18:38:00Z" w16du:dateUtc="2026-05-23T16:38:00Z">
            <w:rPr>
              <w:lang w:val="en-GB"/>
            </w:rPr>
          </w:rPrChange>
        </w:rPr>
        <w:t>, UBS / London Business School, 2025 (https://www.ubs.com/global/en/investment-bank/insights-and-data/2025/global-investment-returns-yearbook-2025.html).</w:t>
      </w:r>
    </w:p>
  </w:footnote>
  <w:footnote w:id="107">
    <w:p w14:paraId="3D379F72" w14:textId="77777777" w:rsidR="00B437D0" w:rsidRPr="008D3D5D" w:rsidRDefault="00000000">
      <w:pPr>
        <w:pStyle w:val="FootnoteText"/>
        <w:rPr>
          <w:sz w:val="16"/>
          <w:szCs w:val="16"/>
          <w:rPrChange w:id="3261" w:author="emmanuel blezes" w:date="2026-05-23T18:38:00Z" w16du:dateUtc="2026-05-23T16:38:00Z">
            <w:rPr/>
          </w:rPrChange>
        </w:rPr>
      </w:pPr>
      <w:r w:rsidRPr="008D3D5D">
        <w:rPr>
          <w:rStyle w:val="FootnoteReference"/>
          <w:sz w:val="16"/>
          <w:szCs w:val="16"/>
          <w:rPrChange w:id="3262" w:author="emmanuel blezes" w:date="2026-05-23T18:38:00Z" w16du:dateUtc="2026-05-23T16:38:00Z">
            <w:rPr>
              <w:rStyle w:val="FootnoteReference"/>
            </w:rPr>
          </w:rPrChange>
        </w:rPr>
        <w:footnoteRef/>
      </w:r>
      <w:r w:rsidRPr="008D3D5D">
        <w:rPr>
          <w:sz w:val="16"/>
          <w:szCs w:val="16"/>
          <w:rPrChange w:id="3263" w:author="emmanuel blezes" w:date="2026-05-23T18:38:00Z" w16du:dateUtc="2026-05-23T16:38:00Z">
            <w:rPr/>
          </w:rPrChange>
        </w:rPr>
        <w:t xml:space="preserve"> Aucune trace primaire de cette citation n’a été retrouvée dans les écrits d’Albert Einstein. Voir notamment Stéphane Mintos, </w:t>
      </w:r>
      <w:r w:rsidRPr="008D3D5D">
        <w:rPr>
          <w:i/>
          <w:iCs/>
          <w:sz w:val="16"/>
          <w:szCs w:val="16"/>
          <w:rPrChange w:id="3264" w:author="emmanuel blezes" w:date="2026-05-23T18:38:00Z" w16du:dateUtc="2026-05-23T16:38:00Z">
            <w:rPr>
              <w:i/>
              <w:iCs/>
            </w:rPr>
          </w:rPrChange>
        </w:rPr>
        <w:t>Taux d’intérêt composé : la 8ème merveille du monde selon Einstein ?</w:t>
      </w:r>
      <w:r w:rsidRPr="008D3D5D">
        <w:rPr>
          <w:sz w:val="16"/>
          <w:szCs w:val="16"/>
          <w:rPrChange w:id="3265" w:author="emmanuel blezes" w:date="2026-05-23T18:38:00Z" w16du:dateUtc="2026-05-23T16:38:00Z">
            <w:rPr/>
          </w:rPrChange>
        </w:rPr>
        <w:t>, 2023 (https://www.mintos.com/blog/taux-interet-compose-8eme-merveille-du-monde-selon-einstein/). La citation est probablement apocryphe ; mieux vaut ne pas l’attribuer.</w:t>
      </w:r>
    </w:p>
  </w:footnote>
  <w:footnote w:id="108">
    <w:p w14:paraId="19ECAEBC" w14:textId="77777777" w:rsidR="00B437D0" w:rsidRPr="008D3D5D" w:rsidRDefault="00000000">
      <w:pPr>
        <w:pStyle w:val="FootnoteText"/>
        <w:rPr>
          <w:sz w:val="16"/>
          <w:szCs w:val="16"/>
          <w:rPrChange w:id="3272" w:author="emmanuel blezes" w:date="2026-05-23T18:38:00Z" w16du:dateUtc="2026-05-23T16:38:00Z">
            <w:rPr/>
          </w:rPrChange>
        </w:rPr>
      </w:pPr>
      <w:r w:rsidRPr="008D3D5D">
        <w:rPr>
          <w:rStyle w:val="FootnoteReference"/>
          <w:sz w:val="16"/>
          <w:szCs w:val="16"/>
          <w:rPrChange w:id="3273" w:author="emmanuel blezes" w:date="2026-05-23T18:38:00Z" w16du:dateUtc="2026-05-23T16:38:00Z">
            <w:rPr>
              <w:rStyle w:val="FootnoteReference"/>
            </w:rPr>
          </w:rPrChange>
        </w:rPr>
        <w:footnoteRef/>
      </w:r>
      <w:r w:rsidRPr="008D3D5D">
        <w:rPr>
          <w:sz w:val="16"/>
          <w:szCs w:val="16"/>
          <w:rPrChange w:id="3274" w:author="emmanuel blezes" w:date="2026-05-23T18:38:00Z" w16du:dateUtc="2026-05-23T16:38:00Z">
            <w:rPr/>
          </w:rPrChange>
        </w:rPr>
        <w:t xml:space="preserve"> Valeurs (1,04)^n : n=20 ⇒ 2,191 ; n=30 ⇒ 3,243 ; n=40 ⇒ 4,801 ; n=50 ⇒ 7,107. Pour une présentation pédagogique anglo-saxonne du même mécanisme appliqué aux retraites : Burton Malkiel, </w:t>
      </w:r>
      <w:r w:rsidRPr="008D3D5D">
        <w:rPr>
          <w:i/>
          <w:iCs/>
          <w:sz w:val="16"/>
          <w:szCs w:val="16"/>
          <w:rPrChange w:id="3275" w:author="emmanuel blezes" w:date="2026-05-23T18:38:00Z" w16du:dateUtc="2026-05-23T16:38:00Z">
            <w:rPr>
              <w:i/>
              <w:iCs/>
            </w:rPr>
          </w:rPrChange>
        </w:rPr>
        <w:t>A Random Walk Down Wall Street</w:t>
      </w:r>
      <w:r w:rsidRPr="008D3D5D">
        <w:rPr>
          <w:sz w:val="16"/>
          <w:szCs w:val="16"/>
          <w:rPrChange w:id="3276" w:author="emmanuel blezes" w:date="2026-05-23T18:38:00Z" w16du:dateUtc="2026-05-23T16:38:00Z">
            <w:rPr/>
          </w:rPrChange>
        </w:rPr>
        <w:t xml:space="preserve">, W. W. Norton, 12e éd. 2019, chap. 13 ; Charles Ellis, </w:t>
      </w:r>
      <w:r w:rsidRPr="008D3D5D">
        <w:rPr>
          <w:i/>
          <w:iCs/>
          <w:sz w:val="16"/>
          <w:szCs w:val="16"/>
          <w:rPrChange w:id="3277" w:author="emmanuel blezes" w:date="2026-05-23T18:38:00Z" w16du:dateUtc="2026-05-23T16:38:00Z">
            <w:rPr>
              <w:i/>
              <w:iCs/>
            </w:rPr>
          </w:rPrChange>
        </w:rPr>
        <w:t>Winning the Loser’s Game</w:t>
      </w:r>
      <w:r w:rsidRPr="008D3D5D">
        <w:rPr>
          <w:sz w:val="16"/>
          <w:szCs w:val="16"/>
          <w:rPrChange w:id="3278" w:author="emmanuel blezes" w:date="2026-05-23T18:38:00Z" w16du:dateUtc="2026-05-23T16:38:00Z">
            <w:rPr/>
          </w:rPrChange>
        </w:rPr>
        <w:t>, McGraw-Hill, 8e éd. 2021.</w:t>
      </w:r>
    </w:p>
  </w:footnote>
  <w:footnote w:id="109">
    <w:p w14:paraId="27F81F5D" w14:textId="77777777" w:rsidR="00B437D0" w:rsidRPr="008D3D5D" w:rsidRDefault="00000000">
      <w:pPr>
        <w:pStyle w:val="FootnoteText"/>
        <w:rPr>
          <w:sz w:val="16"/>
          <w:szCs w:val="16"/>
          <w:rPrChange w:id="3283" w:author="emmanuel blezes" w:date="2026-05-23T18:38:00Z" w16du:dateUtc="2026-05-23T16:38:00Z">
            <w:rPr/>
          </w:rPrChange>
        </w:rPr>
      </w:pPr>
      <w:r w:rsidRPr="008D3D5D">
        <w:rPr>
          <w:rStyle w:val="FootnoteReference"/>
          <w:sz w:val="16"/>
          <w:szCs w:val="16"/>
          <w:rPrChange w:id="3284" w:author="emmanuel blezes" w:date="2026-05-23T18:38:00Z" w16du:dateUtc="2026-05-23T16:38:00Z">
            <w:rPr>
              <w:rStyle w:val="FootnoteReference"/>
            </w:rPr>
          </w:rPrChange>
        </w:rPr>
        <w:footnoteRef/>
      </w:r>
      <w:r w:rsidRPr="008D3D5D">
        <w:rPr>
          <w:sz w:val="16"/>
          <w:szCs w:val="16"/>
          <w:rPrChange w:id="3285" w:author="emmanuel blezes" w:date="2026-05-23T18:38:00Z" w16du:dateUtc="2026-05-23T16:38:00Z">
            <w:rPr/>
          </w:rPrChange>
        </w:rPr>
        <w:t xml:space="preserve"> 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 </w:t>
      </w:r>
      <w:r w:rsidRPr="008D3D5D">
        <w:rPr>
          <w:i/>
          <w:iCs/>
          <w:sz w:val="16"/>
          <w:szCs w:val="16"/>
          <w:rPrChange w:id="3286" w:author="emmanuel blezes" w:date="2026-05-23T18:38:00Z" w16du:dateUtc="2026-05-23T16:38:00Z">
            <w:rPr>
              <w:i/>
              <w:iCs/>
            </w:rPr>
          </w:rPrChange>
        </w:rPr>
        <w:t>A Random Walk Down Wall Street</w:t>
      </w:r>
      <w:r w:rsidRPr="008D3D5D">
        <w:rPr>
          <w:sz w:val="16"/>
          <w:szCs w:val="16"/>
          <w:rPrChange w:id="3287" w:author="emmanuel blezes" w:date="2026-05-23T18:38:00Z" w16du:dateUtc="2026-05-23T16:38:00Z">
            <w:rPr/>
          </w:rPrChange>
        </w:rPr>
        <w:t xml:space="preserve">, W. W. Norton, 12e éd. 2019, chap. 13. Pour une discussion francophone : Jean Tirole, </w:t>
      </w:r>
      <w:r w:rsidRPr="008D3D5D">
        <w:rPr>
          <w:i/>
          <w:iCs/>
          <w:sz w:val="16"/>
          <w:szCs w:val="16"/>
          <w:rPrChange w:id="3288" w:author="emmanuel blezes" w:date="2026-05-23T18:38:00Z" w16du:dateUtc="2026-05-23T16:38:00Z">
            <w:rPr>
              <w:i/>
              <w:iCs/>
            </w:rPr>
          </w:rPrChange>
        </w:rPr>
        <w:t>Économie du bien commun</w:t>
      </w:r>
      <w:r w:rsidRPr="008D3D5D">
        <w:rPr>
          <w:sz w:val="16"/>
          <w:szCs w:val="16"/>
          <w:rPrChange w:id="3289" w:author="emmanuel blezes" w:date="2026-05-23T18:38:00Z" w16du:dateUtc="2026-05-23T16:38:00Z">
            <w:rPr/>
          </w:rPrChange>
        </w:rPr>
        <w:t>, PUF, 2016, chap. 8.</w:t>
      </w:r>
    </w:p>
  </w:footnote>
  <w:footnote w:id="110">
    <w:p w14:paraId="74D80E0B" w14:textId="77777777" w:rsidR="00B437D0" w:rsidRPr="008D3D5D" w:rsidRDefault="00000000">
      <w:pPr>
        <w:pStyle w:val="FootnoteText"/>
        <w:rPr>
          <w:sz w:val="16"/>
          <w:szCs w:val="16"/>
          <w:rPrChange w:id="3290" w:author="emmanuel blezes" w:date="2026-05-23T18:38:00Z" w16du:dateUtc="2026-05-23T16:38:00Z">
            <w:rPr/>
          </w:rPrChange>
        </w:rPr>
      </w:pPr>
      <w:r w:rsidRPr="008D3D5D">
        <w:rPr>
          <w:rStyle w:val="FootnoteReference"/>
          <w:sz w:val="16"/>
          <w:szCs w:val="16"/>
          <w:rPrChange w:id="3291" w:author="emmanuel blezes" w:date="2026-05-23T18:38:00Z" w16du:dateUtc="2026-05-23T16:38:00Z">
            <w:rPr>
              <w:rStyle w:val="FootnoteReference"/>
            </w:rPr>
          </w:rPrChange>
        </w:rPr>
        <w:footnoteRef/>
      </w:r>
      <w:r w:rsidRPr="008D3D5D">
        <w:rPr>
          <w:sz w:val="16"/>
          <w:szCs w:val="16"/>
          <w:rPrChange w:id="3292" w:author="emmanuel blezes" w:date="2026-05-23T18:38:00Z" w16du:dateUtc="2026-05-23T16:38:00Z">
            <w:rPr/>
          </w:rPrChange>
        </w:rPr>
        <w:t xml:space="preserve"> Thomas Piketty, </w:t>
      </w:r>
      <w:r w:rsidRPr="008D3D5D">
        <w:rPr>
          <w:i/>
          <w:iCs/>
          <w:sz w:val="16"/>
          <w:szCs w:val="16"/>
          <w:rPrChange w:id="3293" w:author="emmanuel blezes" w:date="2026-05-23T18:38:00Z" w16du:dateUtc="2026-05-23T16:38:00Z">
            <w:rPr>
              <w:i/>
              <w:iCs/>
            </w:rPr>
          </w:rPrChange>
        </w:rPr>
        <w:t>Le capital au XXIe siècle</w:t>
      </w:r>
      <w:r w:rsidRPr="008D3D5D">
        <w:rPr>
          <w:sz w:val="16"/>
          <w:szCs w:val="16"/>
          <w:rPrChange w:id="3294" w:author="emmanuel blezes" w:date="2026-05-23T18:38:00Z" w16du:dateUtc="2026-05-23T16:38:00Z">
            <w:rPr/>
          </w:rPrChange>
        </w:rP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11">
    <w:p w14:paraId="1F9FC558" w14:textId="77777777" w:rsidR="00B437D0" w:rsidRPr="008D3D5D" w:rsidRDefault="00000000">
      <w:pPr>
        <w:pStyle w:val="FootnoteText"/>
        <w:rPr>
          <w:sz w:val="16"/>
          <w:szCs w:val="16"/>
          <w:rPrChange w:id="3299" w:author="emmanuel blezes" w:date="2026-05-23T18:38:00Z" w16du:dateUtc="2026-05-23T16:38:00Z">
            <w:rPr/>
          </w:rPrChange>
        </w:rPr>
      </w:pPr>
      <w:r w:rsidRPr="008D3D5D">
        <w:rPr>
          <w:rStyle w:val="FootnoteReference"/>
          <w:sz w:val="16"/>
          <w:szCs w:val="16"/>
          <w:rPrChange w:id="3300" w:author="emmanuel blezes" w:date="2026-05-23T18:38:00Z" w16du:dateUtc="2026-05-23T16:38:00Z">
            <w:rPr>
              <w:rStyle w:val="FootnoteReference"/>
            </w:rPr>
          </w:rPrChange>
        </w:rPr>
        <w:footnoteRef/>
      </w:r>
      <w:r w:rsidRPr="008D3D5D">
        <w:rPr>
          <w:sz w:val="16"/>
          <w:szCs w:val="16"/>
          <w:lang w:val="en-GB"/>
          <w:rPrChange w:id="3301" w:author="emmanuel blezes" w:date="2026-05-23T18:38:00Z" w16du:dateUtc="2026-05-23T16:38:00Z">
            <w:rPr>
              <w:lang w:val="en-GB"/>
            </w:rPr>
          </w:rPrChange>
        </w:rPr>
        <w:t xml:space="preserve"> Elroy Dimson, Paul Marsh, Mike Staunton, </w:t>
      </w:r>
      <w:r w:rsidRPr="008D3D5D">
        <w:rPr>
          <w:i/>
          <w:iCs/>
          <w:sz w:val="16"/>
          <w:szCs w:val="16"/>
          <w:lang w:val="en-GB"/>
          <w:rPrChange w:id="3302" w:author="emmanuel blezes" w:date="2026-05-23T18:38:00Z" w16du:dateUtc="2026-05-23T16:38:00Z">
            <w:rPr>
              <w:i/>
              <w:iCs/>
              <w:lang w:val="en-GB"/>
            </w:rPr>
          </w:rPrChange>
        </w:rPr>
        <w:t>Global Investment Returns Yearbook 2025</w:t>
      </w:r>
      <w:r w:rsidRPr="008D3D5D">
        <w:rPr>
          <w:sz w:val="16"/>
          <w:szCs w:val="16"/>
          <w:lang w:val="en-GB"/>
          <w:rPrChange w:id="3303" w:author="emmanuel blezes" w:date="2026-05-23T18:38:00Z" w16du:dateUtc="2026-05-23T16:38:00Z">
            <w:rPr>
              <w:lang w:val="en-GB"/>
            </w:rPr>
          </w:rPrChange>
        </w:rPr>
        <w:t xml:space="preserve">, UBS Investment Bank / London Business School, 2025 (https://www.ubs.com/global/en/investment-bank/insights-and-data/2025/global-investment-returns-yearbook-2025.html). </w:t>
      </w:r>
      <w:r w:rsidRPr="008D3D5D">
        <w:rPr>
          <w:sz w:val="16"/>
          <w:szCs w:val="16"/>
          <w:rPrChange w:id="3304" w:author="emmanuel blezes" w:date="2026-05-23T18:38:00Z" w16du:dateUtc="2026-05-23T16:38:00Z">
            <w:rPr/>
          </w:rPrChange>
        </w:rPr>
        <w:t>Rendements réels annualisés mondiaux 1900-2024 : actions 5,2 %, obligations 1,7 %, bons du Trésor 0,5 %. Sur la période 2000-2024, actions mondiales 3,5 % réel ; prime de risque actions sur cash 4,3 points annualisés.</w:t>
      </w:r>
    </w:p>
  </w:footnote>
  <w:footnote w:id="112">
    <w:p w14:paraId="4F62727F" w14:textId="77777777" w:rsidR="00B437D0" w:rsidRPr="008D3D5D" w:rsidRDefault="00000000">
      <w:pPr>
        <w:pStyle w:val="FootnoteText"/>
        <w:rPr>
          <w:sz w:val="16"/>
          <w:szCs w:val="16"/>
          <w:rPrChange w:id="3317" w:author="emmanuel blezes" w:date="2026-05-23T18:38:00Z" w16du:dateUtc="2026-05-23T16:38:00Z">
            <w:rPr/>
          </w:rPrChange>
        </w:rPr>
      </w:pPr>
      <w:r w:rsidRPr="008D3D5D">
        <w:rPr>
          <w:rStyle w:val="FootnoteReference"/>
          <w:sz w:val="16"/>
          <w:szCs w:val="16"/>
          <w:rPrChange w:id="3318" w:author="emmanuel blezes" w:date="2026-05-23T18:38:00Z" w16du:dateUtc="2026-05-23T16:38:00Z">
            <w:rPr>
              <w:rStyle w:val="FootnoteReference"/>
            </w:rPr>
          </w:rPrChange>
        </w:rPr>
        <w:footnoteRef/>
      </w:r>
      <w:r w:rsidRPr="008D3D5D">
        <w:rPr>
          <w:sz w:val="16"/>
          <w:szCs w:val="16"/>
          <w:rPrChange w:id="3319" w:author="emmanuel blezes" w:date="2026-05-23T18:38:00Z" w16du:dateUtc="2026-05-23T16:38:00Z">
            <w:rPr/>
          </w:rPrChange>
        </w:rPr>
        <w:t xml:space="preserve"> Voir les règles de conversion en rente du </w:t>
      </w:r>
      <w:r w:rsidRPr="008D3D5D">
        <w:rPr>
          <w:i/>
          <w:iCs/>
          <w:sz w:val="16"/>
          <w:szCs w:val="16"/>
          <w:rPrChange w:id="3320" w:author="emmanuel blezes" w:date="2026-05-23T18:38:00Z" w16du:dateUtc="2026-05-23T16:38:00Z">
            <w:rPr>
              <w:i/>
              <w:iCs/>
            </w:rPr>
          </w:rPrChange>
        </w:rPr>
        <w:t>Premiepension</w:t>
      </w:r>
      <w:r w:rsidRPr="008D3D5D">
        <w:rPr>
          <w:sz w:val="16"/>
          <w:szCs w:val="16"/>
          <w:rPrChange w:id="3321" w:author="emmanuel blezes" w:date="2026-05-23T18:38:00Z" w16du:dateUtc="2026-05-23T16:38:00Z">
            <w:rPr/>
          </w:rPrChange>
        </w:rPr>
        <w:t xml:space="preserve"> 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w:t>
      </w:r>
      <w:del w:id="3322" w:author="emmanuel blezes" w:date="2026-05-18T20:04:00Z" w16du:dateUtc="2026-05-18T18:04:00Z">
        <w:r w:rsidRPr="008D3D5D" w:rsidDel="00146C66">
          <w:rPr>
            <w:sz w:val="16"/>
            <w:szCs w:val="16"/>
            <w:rPrChange w:id="3323" w:author="emmanuel blezes" w:date="2026-05-23T18:38:00Z" w16du:dateUtc="2026-05-23T16:38:00Z">
              <w:rPr/>
            </w:rPrChange>
          </w:rPr>
          <w:delText>—</w:delText>
        </w:r>
      </w:del>
      <w:ins w:id="3324" w:author="emmanuel blezes" w:date="2026-05-18T20:04:00Z" w16du:dateUtc="2026-05-18T18:04:00Z">
        <w:r w:rsidR="00146C66" w:rsidRPr="008D3D5D">
          <w:rPr>
            <w:sz w:val="16"/>
            <w:szCs w:val="16"/>
            <w:rPrChange w:id="3325" w:author="emmanuel blezes" w:date="2026-05-23T18:38:00Z" w16du:dateUtc="2026-05-23T16:38:00Z">
              <w:rPr/>
            </w:rPrChange>
          </w:rPr>
          <w:t>-</w:t>
        </w:r>
      </w:ins>
      <w:r w:rsidRPr="008D3D5D">
        <w:rPr>
          <w:sz w:val="16"/>
          <w:szCs w:val="16"/>
          <w:rPrChange w:id="3326" w:author="emmanuel blezes" w:date="2026-05-23T18:38:00Z" w16du:dateUtc="2026-05-23T16:38:00Z">
            <w:rPr/>
          </w:rPrChange>
        </w:rPr>
        <w:t xml:space="preserve"> d’où des débats internes sur la « </w:t>
      </w:r>
      <w:r w:rsidRPr="008D3D5D">
        <w:rPr>
          <w:i/>
          <w:iCs/>
          <w:sz w:val="16"/>
          <w:szCs w:val="16"/>
          <w:rPrChange w:id="3327" w:author="emmanuel blezes" w:date="2026-05-23T18:38:00Z" w16du:dateUtc="2026-05-23T16:38:00Z">
            <w:rPr>
              <w:i/>
              <w:iCs/>
            </w:rPr>
          </w:rPrChange>
        </w:rPr>
        <w:t>retirement income covenant</w:t>
      </w:r>
      <w:r w:rsidRPr="008D3D5D">
        <w:rPr>
          <w:sz w:val="16"/>
          <w:szCs w:val="16"/>
          <w:rPrChange w:id="3328" w:author="emmanuel blezes" w:date="2026-05-23T18:38:00Z" w16du:dateUtc="2026-05-23T16:38:00Z">
            <w:rPr/>
          </w:rPrChange>
        </w:rPr>
        <w:t xml:space="preserve"> » (APRA, </w:t>
      </w:r>
      <w:r w:rsidRPr="008D3D5D">
        <w:rPr>
          <w:i/>
          <w:iCs/>
          <w:sz w:val="16"/>
          <w:szCs w:val="16"/>
          <w:rPrChange w:id="3329" w:author="emmanuel blezes" w:date="2026-05-23T18:38:00Z" w16du:dateUtc="2026-05-23T16:38:00Z">
            <w:rPr>
              <w:i/>
              <w:iCs/>
            </w:rPr>
          </w:rPrChange>
        </w:rPr>
        <w:t>Quarterly superannuation performance statistics</w:t>
      </w:r>
      <w:r w:rsidRPr="008D3D5D">
        <w:rPr>
          <w:sz w:val="16"/>
          <w:szCs w:val="16"/>
          <w:rPrChange w:id="3330" w:author="emmanuel blezes" w:date="2026-05-23T18:38:00Z" w16du:dateUtc="2026-05-23T16:38:00Z">
            <w:rPr/>
          </w:rPrChange>
        </w:rPr>
        <w:t>, 2025).</w:t>
      </w:r>
    </w:p>
  </w:footnote>
  <w:footnote w:id="113">
    <w:p w14:paraId="0ECF4E74" w14:textId="77777777" w:rsidR="00B437D0" w:rsidRPr="008D3D5D" w:rsidRDefault="00000000">
      <w:pPr>
        <w:pStyle w:val="FootnoteText"/>
        <w:rPr>
          <w:sz w:val="16"/>
          <w:szCs w:val="16"/>
          <w:rPrChange w:id="3335" w:author="emmanuel blezes" w:date="2026-05-23T18:38:00Z" w16du:dateUtc="2026-05-23T16:38:00Z">
            <w:rPr/>
          </w:rPrChange>
        </w:rPr>
      </w:pPr>
      <w:r w:rsidRPr="008D3D5D">
        <w:rPr>
          <w:rStyle w:val="FootnoteReference"/>
          <w:sz w:val="16"/>
          <w:szCs w:val="16"/>
          <w:rPrChange w:id="3336" w:author="emmanuel blezes" w:date="2026-05-23T18:38:00Z" w16du:dateUtc="2026-05-23T16:38:00Z">
            <w:rPr>
              <w:rStyle w:val="FootnoteReference"/>
            </w:rPr>
          </w:rPrChange>
        </w:rPr>
        <w:footnoteRef/>
      </w:r>
      <w:r w:rsidRPr="008D3D5D">
        <w:rPr>
          <w:sz w:val="16"/>
          <w:szCs w:val="16"/>
          <w:rPrChange w:id="3337" w:author="emmanuel blezes" w:date="2026-05-23T18:38:00Z" w16du:dateUtc="2026-05-23T16:38:00Z">
            <w:rPr/>
          </w:rPrChange>
        </w:rPr>
        <w:t xml:space="preserve"> Pensionsmyndigheten, </w:t>
      </w:r>
      <w:r w:rsidRPr="008D3D5D">
        <w:rPr>
          <w:i/>
          <w:iCs/>
          <w:sz w:val="16"/>
          <w:szCs w:val="16"/>
          <w:rPrChange w:id="3338" w:author="emmanuel blezes" w:date="2026-05-23T18:38:00Z" w16du:dateUtc="2026-05-23T16:38:00Z">
            <w:rPr>
              <w:i/>
              <w:iCs/>
            </w:rPr>
          </w:rPrChange>
        </w:rPr>
        <w:t>Det svenska pensionssystemet</w:t>
      </w:r>
      <w:r w:rsidRPr="008D3D5D">
        <w:rPr>
          <w:sz w:val="16"/>
          <w:szCs w:val="16"/>
          <w:rPrChange w:id="3339" w:author="emmanuel blezes" w:date="2026-05-23T18:38:00Z" w16du:dateUtc="2026-05-23T16:38:00Z">
            <w:rPr/>
          </w:rPrChange>
        </w:rPr>
        <w:t xml:space="preserve">, 2024 (https://www.pensionsmyndigheten.se). Premier pilier suédois : 16,5 % de cotisation sur la pension </w:t>
      </w:r>
      <w:r w:rsidRPr="008D3D5D">
        <w:rPr>
          <w:i/>
          <w:iCs/>
          <w:sz w:val="16"/>
          <w:szCs w:val="16"/>
          <w:rPrChange w:id="3340" w:author="emmanuel blezes" w:date="2026-05-23T18:38:00Z" w16du:dateUtc="2026-05-23T16:38:00Z">
            <w:rPr>
              <w:i/>
              <w:iCs/>
            </w:rPr>
          </w:rPrChange>
        </w:rPr>
        <w:t>NDC</w:t>
      </w:r>
      <w:r w:rsidRPr="008D3D5D">
        <w:rPr>
          <w:sz w:val="16"/>
          <w:szCs w:val="16"/>
          <w:rPrChange w:id="3341" w:author="emmanuel blezes" w:date="2026-05-23T18:38:00Z" w16du:dateUtc="2026-05-23T16:38:00Z">
            <w:rPr/>
          </w:rPrChange>
        </w:rPr>
        <w:t xml:space="preserve"> à comptes notionnels et 2,5 % sur la </w:t>
      </w:r>
      <w:r w:rsidRPr="008D3D5D">
        <w:rPr>
          <w:i/>
          <w:iCs/>
          <w:sz w:val="16"/>
          <w:szCs w:val="16"/>
          <w:rPrChange w:id="3342" w:author="emmanuel blezes" w:date="2026-05-23T18:38:00Z" w16du:dateUtc="2026-05-23T16:38:00Z">
            <w:rPr>
              <w:i/>
              <w:iCs/>
            </w:rPr>
          </w:rPrChange>
        </w:rPr>
        <w:t>Premiepension</w:t>
      </w:r>
      <w:r w:rsidRPr="008D3D5D">
        <w:rPr>
          <w:sz w:val="16"/>
          <w:szCs w:val="16"/>
          <w:rPrChange w:id="3343" w:author="emmanuel blezes" w:date="2026-05-23T18:38:00Z" w16du:dateUtc="2026-05-23T16:38:00Z">
            <w:rPr/>
          </w:rPrChange>
        </w:rPr>
        <w:t xml:space="preserve"> capitalisée à comptes individuels, géré par le </w:t>
      </w:r>
      <w:r w:rsidRPr="008D3D5D">
        <w:rPr>
          <w:i/>
          <w:iCs/>
          <w:sz w:val="16"/>
          <w:szCs w:val="16"/>
          <w:rPrChange w:id="3344" w:author="emmanuel blezes" w:date="2026-05-23T18:38:00Z" w16du:dateUtc="2026-05-23T16:38:00Z">
            <w:rPr>
              <w:i/>
              <w:iCs/>
            </w:rPr>
          </w:rPrChange>
        </w:rPr>
        <w:t>Premiepensionsmyndigheten</w:t>
      </w:r>
      <w:r w:rsidRPr="008D3D5D">
        <w:rPr>
          <w:sz w:val="16"/>
          <w:szCs w:val="16"/>
          <w:rPrChange w:id="3345" w:author="emmanuel blezes" w:date="2026-05-23T18:38:00Z" w16du:dateUtc="2026-05-23T16:38:00Z">
            <w:rPr/>
          </w:rPrChange>
        </w:rPr>
        <w:t>. Pour le détail des accords professionnels (ITP, SAF-LO, KAP-KL) : Collectum et Alecta, rapports 2024.</w:t>
      </w:r>
    </w:p>
  </w:footnote>
  <w:footnote w:id="114">
    <w:p w14:paraId="42016339" w14:textId="77777777" w:rsidR="00B437D0" w:rsidRPr="008D3D5D" w:rsidRDefault="00000000">
      <w:pPr>
        <w:pStyle w:val="FootnoteText"/>
        <w:rPr>
          <w:sz w:val="16"/>
          <w:szCs w:val="16"/>
          <w:rPrChange w:id="3346" w:author="emmanuel blezes" w:date="2026-05-23T18:38:00Z" w16du:dateUtc="2026-05-23T16:38:00Z">
            <w:rPr/>
          </w:rPrChange>
        </w:rPr>
      </w:pPr>
      <w:r w:rsidRPr="008D3D5D">
        <w:rPr>
          <w:rStyle w:val="FootnoteReference"/>
          <w:sz w:val="16"/>
          <w:szCs w:val="16"/>
          <w:rPrChange w:id="3347" w:author="emmanuel blezes" w:date="2026-05-23T18:38:00Z" w16du:dateUtc="2026-05-23T16:38:00Z">
            <w:rPr>
              <w:rStyle w:val="FootnoteReference"/>
            </w:rPr>
          </w:rPrChange>
        </w:rPr>
        <w:footnoteRef/>
      </w:r>
      <w:r w:rsidRPr="008D3D5D">
        <w:rPr>
          <w:sz w:val="16"/>
          <w:szCs w:val="16"/>
          <w:rPrChange w:id="3348" w:author="emmanuel blezes" w:date="2026-05-23T18:38:00Z" w16du:dateUtc="2026-05-23T16:38:00Z">
            <w:rPr/>
          </w:rPrChange>
        </w:rPr>
        <w:t xml:space="preserve"> Sur la couverture du deuxième pilier néerlandais et la transition Pensioenwet 2023 : ministère néerlandais des Affaires sociales et de l’Emploi, </w:t>
      </w:r>
      <w:r w:rsidRPr="008D3D5D">
        <w:rPr>
          <w:i/>
          <w:iCs/>
          <w:sz w:val="16"/>
          <w:szCs w:val="16"/>
          <w:rPrChange w:id="3349" w:author="emmanuel blezes" w:date="2026-05-23T18:38:00Z" w16du:dateUtc="2026-05-23T16:38:00Z">
            <w:rPr>
              <w:i/>
              <w:iCs/>
            </w:rPr>
          </w:rPrChange>
        </w:rPr>
        <w:t>De nieuwe pensioenwet</w:t>
      </w:r>
      <w:r w:rsidRPr="008D3D5D">
        <w:rPr>
          <w:sz w:val="16"/>
          <w:szCs w:val="16"/>
          <w:rPrChange w:id="3350" w:author="emmanuel blezes" w:date="2026-05-23T18:38:00Z" w16du:dateUtc="2026-05-23T16:38:00Z">
            <w:rPr/>
          </w:rPrChange>
        </w:rPr>
        <w:t xml:space="preserve">, 2023 ; Bruno Palier, </w:t>
      </w:r>
      <w:r w:rsidRPr="008D3D5D">
        <w:rPr>
          <w:i/>
          <w:iCs/>
          <w:sz w:val="16"/>
          <w:szCs w:val="16"/>
          <w:rPrChange w:id="3351" w:author="emmanuel blezes" w:date="2026-05-23T18:38:00Z" w16du:dateUtc="2026-05-23T16:38:00Z">
            <w:rPr>
              <w:i/>
              <w:iCs/>
            </w:rPr>
          </w:rPrChange>
        </w:rPr>
        <w:t>Réformer les retraites</w:t>
      </w:r>
      <w:r w:rsidRPr="008D3D5D">
        <w:rPr>
          <w:sz w:val="16"/>
          <w:szCs w:val="16"/>
          <w:rPrChange w:id="3352" w:author="emmanuel blezes" w:date="2026-05-23T18:38:00Z" w16du:dateUtc="2026-05-23T16:38:00Z">
            <w:rPr/>
          </w:rPrChange>
        </w:rPr>
        <w:t xml:space="preserve">, Presses de Sciences Po, 2021, chap. 5. Le deuxième pilier néerlandais couvre environ 85 % des salariés du secteur privé via les fonds sectoriels obligatoires (ABP, PFZW, PMT, </w:t>
      </w:r>
      <w:r w:rsidRPr="008D3D5D">
        <w:rPr>
          <w:i/>
          <w:iCs/>
          <w:sz w:val="16"/>
          <w:szCs w:val="16"/>
          <w:rPrChange w:id="3353" w:author="emmanuel blezes" w:date="2026-05-23T18:38:00Z" w16du:dateUtc="2026-05-23T16:38:00Z">
            <w:rPr>
              <w:i/>
              <w:iCs/>
            </w:rPr>
          </w:rPrChange>
        </w:rPr>
        <w:t>Bedrijfstakpensioenfondsen</w:t>
      </w:r>
      <w:r w:rsidRPr="008D3D5D">
        <w:rPr>
          <w:sz w:val="16"/>
          <w:szCs w:val="16"/>
          <w:rPrChange w:id="3354" w:author="emmanuel blezes" w:date="2026-05-23T18:38:00Z" w16du:dateUtc="2026-05-23T16:38:00Z">
            <w:rPr/>
          </w:rPrChange>
        </w:rPr>
        <w:t>).</w:t>
      </w:r>
    </w:p>
  </w:footnote>
  <w:footnote w:id="115">
    <w:p w14:paraId="4A486C8E" w14:textId="77777777" w:rsidR="00B437D0" w:rsidRPr="008D3D5D" w:rsidRDefault="00000000">
      <w:pPr>
        <w:pStyle w:val="FootnoteText"/>
        <w:rPr>
          <w:sz w:val="16"/>
          <w:szCs w:val="16"/>
          <w:rPrChange w:id="3355" w:author="emmanuel blezes" w:date="2026-05-23T18:38:00Z" w16du:dateUtc="2026-05-23T16:38:00Z">
            <w:rPr/>
          </w:rPrChange>
        </w:rPr>
      </w:pPr>
      <w:r w:rsidRPr="008D3D5D">
        <w:rPr>
          <w:rStyle w:val="FootnoteReference"/>
          <w:sz w:val="16"/>
          <w:szCs w:val="16"/>
          <w:rPrChange w:id="3356" w:author="emmanuel blezes" w:date="2026-05-23T18:38:00Z" w16du:dateUtc="2026-05-23T16:38:00Z">
            <w:rPr>
              <w:rStyle w:val="FootnoteReference"/>
            </w:rPr>
          </w:rPrChange>
        </w:rPr>
        <w:footnoteRef/>
      </w:r>
      <w:r w:rsidRPr="008D3D5D">
        <w:rPr>
          <w:sz w:val="16"/>
          <w:szCs w:val="16"/>
          <w:lang w:val="en-GB"/>
          <w:rPrChange w:id="3357" w:author="emmanuel blezes" w:date="2026-05-23T18:38:00Z" w16du:dateUtc="2026-05-23T16:38:00Z">
            <w:rPr>
              <w:lang w:val="en-GB"/>
            </w:rPr>
          </w:rPrChange>
        </w:rPr>
        <w:t xml:space="preserve"> Données comparatives Thinking Ahead Institute, </w:t>
      </w:r>
      <w:r w:rsidRPr="008D3D5D">
        <w:rPr>
          <w:i/>
          <w:iCs/>
          <w:sz w:val="16"/>
          <w:szCs w:val="16"/>
          <w:lang w:val="en-GB"/>
          <w:rPrChange w:id="3358" w:author="emmanuel blezes" w:date="2026-05-23T18:38:00Z" w16du:dateUtc="2026-05-23T16:38:00Z">
            <w:rPr>
              <w:i/>
              <w:iCs/>
              <w:lang w:val="en-GB"/>
            </w:rPr>
          </w:rPrChange>
        </w:rPr>
        <w:t>Global Pension Assets Study 2025</w:t>
      </w:r>
      <w:r w:rsidRPr="008D3D5D">
        <w:rPr>
          <w:sz w:val="16"/>
          <w:szCs w:val="16"/>
          <w:lang w:val="en-GB"/>
          <w:rPrChange w:id="3359" w:author="emmanuel blezes" w:date="2026-05-23T18:38:00Z" w16du:dateUtc="2026-05-23T16:38:00Z">
            <w:rPr>
              <w:lang w:val="en-GB"/>
            </w:rPr>
          </w:rPrChange>
        </w:rPr>
        <w:t xml:space="preserve">, 2025 (https://www.thinkingaheadinstitute.org/research-papers/global-pension-assets-study-2025/). </w:t>
      </w:r>
      <w:r w:rsidRPr="008D3D5D">
        <w:rPr>
          <w:sz w:val="16"/>
          <w:szCs w:val="16"/>
          <w:rPrChange w:id="3360" w:author="emmanuel blezes" w:date="2026-05-23T18:38:00Z" w16du:dateUtc="2026-05-23T16:38:00Z">
            <w:rPr/>
          </w:rPrChange>
        </w:rPr>
        <w:t xml:space="preserve">Pour la </w:t>
      </w:r>
      <w:r w:rsidRPr="008D3D5D">
        <w:rPr>
          <w:i/>
          <w:iCs/>
          <w:sz w:val="16"/>
          <w:szCs w:val="16"/>
          <w:rPrChange w:id="3361" w:author="emmanuel blezes" w:date="2026-05-23T18:38:00Z" w16du:dateUtc="2026-05-23T16:38:00Z">
            <w:rPr>
              <w:i/>
              <w:iCs/>
            </w:rPr>
          </w:rPrChange>
        </w:rPr>
        <w:t>Superannuation Guarantee</w:t>
      </w:r>
      <w:r w:rsidRPr="008D3D5D">
        <w:rPr>
          <w:sz w:val="16"/>
          <w:szCs w:val="16"/>
          <w:rPrChange w:id="3362" w:author="emmanuel blezes" w:date="2026-05-23T18:38:00Z" w16du:dateUtc="2026-05-23T16:38:00Z">
            <w:rPr/>
          </w:rPrChange>
        </w:rPr>
        <w:t xml:space="preserve"> australienne : Australian Taxation Office, taux 11,5 % à compter du 1er juillet 2024, 12 % depuis le 1er juillet 2025.</w:t>
      </w:r>
    </w:p>
  </w:footnote>
  <w:footnote w:id="116">
    <w:p w14:paraId="57795E2C" w14:textId="77777777" w:rsidR="00B437D0" w:rsidRPr="008D3D5D" w:rsidRDefault="00000000">
      <w:pPr>
        <w:pStyle w:val="FootnoteText"/>
        <w:rPr>
          <w:sz w:val="16"/>
          <w:szCs w:val="16"/>
          <w:rPrChange w:id="3368" w:author="emmanuel blezes" w:date="2026-05-23T18:38:00Z" w16du:dateUtc="2026-05-23T16:38:00Z">
            <w:rPr/>
          </w:rPrChange>
        </w:rPr>
      </w:pPr>
      <w:r w:rsidRPr="008D3D5D">
        <w:rPr>
          <w:rStyle w:val="FootnoteReference"/>
          <w:sz w:val="16"/>
          <w:szCs w:val="16"/>
          <w:rPrChange w:id="3369" w:author="emmanuel blezes" w:date="2026-05-23T18:38:00Z" w16du:dateUtc="2026-05-23T16:38:00Z">
            <w:rPr>
              <w:rStyle w:val="FootnoteReference"/>
            </w:rPr>
          </w:rPrChange>
        </w:rPr>
        <w:footnoteRef/>
      </w:r>
      <w:r w:rsidRPr="008D3D5D">
        <w:rPr>
          <w:sz w:val="16"/>
          <w:szCs w:val="16"/>
          <w:rPrChange w:id="3370" w:author="emmanuel blezes" w:date="2026-05-23T18:38:00Z" w16du:dateUtc="2026-05-23T16:38:00Z">
            <w:rPr/>
          </w:rPrChange>
        </w:rPr>
        <w:t xml:space="preserve"> Autorité de contrôle prudentiel et de résolution, </w:t>
      </w:r>
      <w:r w:rsidRPr="008D3D5D">
        <w:rPr>
          <w:i/>
          <w:iCs/>
          <w:sz w:val="16"/>
          <w:szCs w:val="16"/>
          <w:rPrChange w:id="3371" w:author="emmanuel blezes" w:date="2026-05-23T18:38:00Z" w16du:dateUtc="2026-05-23T16:38:00Z">
            <w:rPr>
              <w:i/>
              <w:iCs/>
            </w:rPr>
          </w:rPrChange>
        </w:rPr>
        <w:t>Le marché de l’assurance-vie en 2024</w:t>
      </w:r>
      <w:r w:rsidRPr="008D3D5D">
        <w:rPr>
          <w:sz w:val="16"/>
          <w:szCs w:val="16"/>
          <w:rPrChange w:id="3372" w:author="emmanuel blezes" w:date="2026-05-23T18:38:00Z" w16du:dateUtc="2026-05-23T16:38:00Z">
            <w:rPr/>
          </w:rPrChange>
        </w:rPr>
        <w:t>, analyse n°170, mars 2025 (https://acpr.banque-france.fr/fr/publications-et-statistiques/publications/ndeg-170-le-marche-de-lassurance-vie-en-2024). Total assurance-vie environ 1 989 Md€ fin 2024 ; 1 178 Md€ en provisions mathématiques des fonds euros individuels.</w:t>
      </w:r>
    </w:p>
  </w:footnote>
  <w:footnote w:id="117">
    <w:p w14:paraId="661EAEF9" w14:textId="77777777" w:rsidR="00B437D0" w:rsidRPr="008D3D5D" w:rsidRDefault="00000000">
      <w:pPr>
        <w:pStyle w:val="FootnoteText"/>
        <w:rPr>
          <w:sz w:val="16"/>
          <w:szCs w:val="16"/>
          <w:rPrChange w:id="3373" w:author="emmanuel blezes" w:date="2026-05-23T18:38:00Z" w16du:dateUtc="2026-05-23T16:38:00Z">
            <w:rPr/>
          </w:rPrChange>
        </w:rPr>
      </w:pPr>
      <w:r w:rsidRPr="008D3D5D">
        <w:rPr>
          <w:rStyle w:val="FootnoteReference"/>
          <w:sz w:val="16"/>
          <w:szCs w:val="16"/>
          <w:rPrChange w:id="3374" w:author="emmanuel blezes" w:date="2026-05-23T18:38:00Z" w16du:dateUtc="2026-05-23T16:38:00Z">
            <w:rPr>
              <w:rStyle w:val="FootnoteReference"/>
            </w:rPr>
          </w:rPrChange>
        </w:rPr>
        <w:footnoteRef/>
      </w:r>
      <w:r w:rsidRPr="008D3D5D">
        <w:rPr>
          <w:sz w:val="16"/>
          <w:szCs w:val="16"/>
          <w:rPrChange w:id="3375" w:author="emmanuel blezes" w:date="2026-05-23T18:38:00Z" w16du:dateUtc="2026-05-23T16:38:00Z">
            <w:rPr/>
          </w:rPrChange>
        </w:rPr>
        <w:t xml:space="preserve"> Allocation typique des fonds euros : environ 70 % d’obligations souveraines (dont une part majoritaire de dette française et zone euro), 15-20 % de corporate investment grade, 5-10 % d’immobilier, marginal en actions. Voir ACPR, </w:t>
      </w:r>
      <w:r w:rsidRPr="008D3D5D">
        <w:rPr>
          <w:i/>
          <w:iCs/>
          <w:sz w:val="16"/>
          <w:szCs w:val="16"/>
          <w:rPrChange w:id="3376" w:author="emmanuel blezes" w:date="2026-05-23T18:38:00Z" w16du:dateUtc="2026-05-23T16:38:00Z">
            <w:rPr>
              <w:i/>
              <w:iCs/>
            </w:rPr>
          </w:rPrChange>
        </w:rPr>
        <w:t>Le marché de l’assurance-vie en 2024</w:t>
      </w:r>
      <w:r w:rsidRPr="008D3D5D">
        <w:rPr>
          <w:sz w:val="16"/>
          <w:szCs w:val="16"/>
          <w:rPrChange w:id="3377" w:author="emmanuel blezes" w:date="2026-05-23T18:38:00Z" w16du:dateUtc="2026-05-23T16:38:00Z">
            <w:rPr/>
          </w:rPrChange>
        </w:rPr>
        <w:t>, n°170, mars 2025.</w:t>
      </w:r>
    </w:p>
  </w:footnote>
  <w:footnote w:id="118">
    <w:p w14:paraId="422B835D" w14:textId="77777777" w:rsidR="00B437D0" w:rsidRPr="008D3D5D" w:rsidRDefault="00000000">
      <w:pPr>
        <w:pStyle w:val="FootnoteText"/>
        <w:rPr>
          <w:sz w:val="16"/>
          <w:szCs w:val="16"/>
          <w:rPrChange w:id="3378" w:author="emmanuel blezes" w:date="2026-05-23T18:38:00Z" w16du:dateUtc="2026-05-23T16:38:00Z">
            <w:rPr/>
          </w:rPrChange>
        </w:rPr>
      </w:pPr>
      <w:r w:rsidRPr="008D3D5D">
        <w:rPr>
          <w:rStyle w:val="FootnoteReference"/>
          <w:sz w:val="16"/>
          <w:szCs w:val="16"/>
          <w:rPrChange w:id="3379" w:author="emmanuel blezes" w:date="2026-05-23T18:38:00Z" w16du:dateUtc="2026-05-23T16:38:00Z">
            <w:rPr>
              <w:rStyle w:val="FootnoteReference"/>
            </w:rPr>
          </w:rPrChange>
        </w:rPr>
        <w:footnoteRef/>
      </w:r>
      <w:r w:rsidRPr="008D3D5D">
        <w:rPr>
          <w:sz w:val="16"/>
          <w:szCs w:val="16"/>
          <w:rPrChange w:id="3380" w:author="emmanuel blezes" w:date="2026-05-23T18:38:00Z" w16du:dateUtc="2026-05-23T16:38:00Z">
            <w:rPr/>
          </w:rPrChange>
        </w:rPr>
        <w:t xml:space="preserve"> ACPR / Banque de France, </w:t>
      </w:r>
      <w:r w:rsidRPr="008D3D5D">
        <w:rPr>
          <w:i/>
          <w:iCs/>
          <w:sz w:val="16"/>
          <w:szCs w:val="16"/>
          <w:rPrChange w:id="3381" w:author="emmanuel blezes" w:date="2026-05-23T18:38:00Z" w16du:dateUtc="2026-05-23T16:38:00Z">
            <w:rPr>
              <w:i/>
              <w:iCs/>
            </w:rPr>
          </w:rPrChange>
        </w:rPr>
        <w:t>Revalorisation 2024 des contrats d’assurance-vie et de capitalisation</w:t>
      </w:r>
      <w:r w:rsidRPr="008D3D5D">
        <w:rPr>
          <w:sz w:val="16"/>
          <w:szCs w:val="16"/>
          <w:rPrChange w:id="3382" w:author="emmanuel blezes" w:date="2026-05-23T18:38:00Z" w16du:dateUtc="2026-05-23T16:38:00Z">
            <w:rPr/>
          </w:rPrChange>
        </w:rPr>
        <w:t>, analyse et synthèse n°175, août 2025 (https://acpr.banque-france.fr/system/files/2025-08/20250804_AS175_Revalorisation_contrats_assurance_vie_2024.pdf). Rendement brut moyen de 2,63 % pour les contrats individuels, avant prélèvements sociaux.</w:t>
      </w:r>
    </w:p>
  </w:footnote>
  <w:footnote w:id="119">
    <w:p w14:paraId="1A5B58C2" w14:textId="77777777" w:rsidR="00B437D0" w:rsidRPr="008D3D5D" w:rsidRDefault="00000000">
      <w:pPr>
        <w:pStyle w:val="FootnoteText"/>
        <w:rPr>
          <w:sz w:val="16"/>
          <w:szCs w:val="16"/>
          <w:rPrChange w:id="3383" w:author="emmanuel blezes" w:date="2026-05-23T18:38:00Z" w16du:dateUtc="2026-05-23T16:38:00Z">
            <w:rPr/>
          </w:rPrChange>
        </w:rPr>
      </w:pPr>
      <w:r w:rsidRPr="008D3D5D">
        <w:rPr>
          <w:rStyle w:val="FootnoteReference"/>
          <w:sz w:val="16"/>
          <w:szCs w:val="16"/>
          <w:rPrChange w:id="3384" w:author="emmanuel blezes" w:date="2026-05-23T18:38:00Z" w16du:dateUtc="2026-05-23T16:38:00Z">
            <w:rPr>
              <w:rStyle w:val="FootnoteReference"/>
            </w:rPr>
          </w:rPrChange>
        </w:rPr>
        <w:footnoteRef/>
      </w:r>
      <w:r w:rsidRPr="008D3D5D">
        <w:rPr>
          <w:sz w:val="16"/>
          <w:szCs w:val="16"/>
          <w:rPrChange w:id="3385" w:author="emmanuel blezes" w:date="2026-05-23T18:38:00Z" w16du:dateUtc="2026-05-23T16:38:00Z">
            <w:rPr/>
          </w:rPrChange>
        </w:rP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sidRPr="008D3D5D">
        <w:rPr>
          <w:i/>
          <w:iCs/>
          <w:sz w:val="16"/>
          <w:szCs w:val="16"/>
          <w:rPrChange w:id="3386" w:author="emmanuel blezes" w:date="2026-05-23T18:38:00Z" w16du:dateUtc="2026-05-23T16:38:00Z">
            <w:rPr>
              <w:i/>
              <w:iCs/>
            </w:rPr>
          </w:rPrChange>
        </w:rPr>
        <w:t xml:space="preserve">L’épargne réglementée </w:t>
      </w:r>
      <w:del w:id="3387" w:author="emmanuel blezes" w:date="2026-05-18T20:04:00Z" w16du:dateUtc="2026-05-18T18:04:00Z">
        <w:r w:rsidRPr="008D3D5D" w:rsidDel="00146C66">
          <w:rPr>
            <w:i/>
            <w:iCs/>
            <w:sz w:val="16"/>
            <w:szCs w:val="16"/>
            <w:rPrChange w:id="3388" w:author="emmanuel blezes" w:date="2026-05-23T18:38:00Z" w16du:dateUtc="2026-05-23T16:38:00Z">
              <w:rPr>
                <w:i/>
                <w:iCs/>
              </w:rPr>
            </w:rPrChange>
          </w:rPr>
          <w:delText>—</w:delText>
        </w:r>
      </w:del>
      <w:ins w:id="3389" w:author="emmanuel blezes" w:date="2026-05-18T20:04:00Z" w16du:dateUtc="2026-05-18T18:04:00Z">
        <w:r w:rsidR="00146C66" w:rsidRPr="008D3D5D">
          <w:rPr>
            <w:i/>
            <w:iCs/>
            <w:sz w:val="16"/>
            <w:szCs w:val="16"/>
            <w:rPrChange w:id="3390" w:author="emmanuel blezes" w:date="2026-05-23T18:38:00Z" w16du:dateUtc="2026-05-23T16:38:00Z">
              <w:rPr>
                <w:i/>
                <w:iCs/>
              </w:rPr>
            </w:rPrChange>
          </w:rPr>
          <w:t>-</w:t>
        </w:r>
      </w:ins>
      <w:r w:rsidRPr="008D3D5D">
        <w:rPr>
          <w:i/>
          <w:iCs/>
          <w:sz w:val="16"/>
          <w:szCs w:val="16"/>
          <w:rPrChange w:id="3391" w:author="emmanuel blezes" w:date="2026-05-23T18:38:00Z" w16du:dateUtc="2026-05-23T16:38:00Z">
            <w:rPr>
              <w:i/>
              <w:iCs/>
            </w:rPr>
          </w:rPrChange>
        </w:rPr>
        <w:t xml:space="preserve"> Rapport annuel 2024</w:t>
      </w:r>
      <w:r w:rsidRPr="008D3D5D">
        <w:rPr>
          <w:sz w:val="16"/>
          <w:szCs w:val="16"/>
          <w:rPrChange w:id="3392" w:author="emmanuel blezes" w:date="2026-05-23T18:38:00Z" w16du:dateUtc="2026-05-23T16:38:00Z">
            <w:rPr/>
          </w:rPrChange>
        </w:rPr>
        <w:t>, 2025.</w:t>
      </w:r>
    </w:p>
  </w:footnote>
  <w:footnote w:id="120">
    <w:p w14:paraId="3D68D960" w14:textId="77777777" w:rsidR="00B437D0" w:rsidRPr="008D3D5D" w:rsidRDefault="00000000">
      <w:pPr>
        <w:pStyle w:val="FootnoteText"/>
        <w:rPr>
          <w:sz w:val="16"/>
          <w:szCs w:val="16"/>
          <w:rPrChange w:id="3393" w:author="emmanuel blezes" w:date="2026-05-23T18:38:00Z" w16du:dateUtc="2026-05-23T16:38:00Z">
            <w:rPr/>
          </w:rPrChange>
        </w:rPr>
      </w:pPr>
      <w:r w:rsidRPr="008D3D5D">
        <w:rPr>
          <w:rStyle w:val="FootnoteReference"/>
          <w:sz w:val="16"/>
          <w:szCs w:val="16"/>
          <w:rPrChange w:id="3394" w:author="emmanuel blezes" w:date="2026-05-23T18:38:00Z" w16du:dateUtc="2026-05-23T16:38:00Z">
            <w:rPr>
              <w:rStyle w:val="FootnoteReference"/>
            </w:rPr>
          </w:rPrChange>
        </w:rPr>
        <w:footnoteRef/>
      </w:r>
      <w:r w:rsidRPr="008D3D5D">
        <w:rPr>
          <w:sz w:val="16"/>
          <w:szCs w:val="16"/>
          <w:rPrChange w:id="3395" w:author="emmanuel blezes" w:date="2026-05-23T18:38:00Z" w16du:dateUtc="2026-05-23T16:38:00Z">
            <w:rPr/>
          </w:rPrChange>
        </w:rPr>
        <w:t xml:space="preserve"> Ministère de l’Économie, </w:t>
      </w:r>
      <w:r w:rsidRPr="008D3D5D">
        <w:rPr>
          <w:i/>
          <w:iCs/>
          <w:sz w:val="16"/>
          <w:szCs w:val="16"/>
          <w:rPrChange w:id="3396" w:author="emmanuel blezes" w:date="2026-05-23T18:38:00Z" w16du:dateUtc="2026-05-23T16:38:00Z">
            <w:rPr>
              <w:i/>
              <w:iCs/>
            </w:rPr>
          </w:rPrChange>
        </w:rPr>
        <w:t>Épargne retraite : déploiement du PER, plus de 11 millions de titulaires et près de 119 milliards d’encours au troisième trimestre 2024</w:t>
      </w:r>
      <w:r w:rsidRPr="008D3D5D">
        <w:rPr>
          <w:sz w:val="16"/>
          <w:szCs w:val="16"/>
          <w:rPrChange w:id="3397" w:author="emmanuel blezes" w:date="2026-05-23T18:38:00Z" w16du:dateUtc="2026-05-23T16:38:00Z">
            <w:rPr/>
          </w:rPrChange>
        </w:rP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21">
    <w:p w14:paraId="7A681BFA" w14:textId="77777777" w:rsidR="00B437D0" w:rsidRPr="008D3D5D" w:rsidRDefault="00000000">
      <w:pPr>
        <w:pStyle w:val="FootnoteText"/>
        <w:rPr>
          <w:sz w:val="16"/>
          <w:szCs w:val="16"/>
          <w:rPrChange w:id="3398" w:author="emmanuel blezes" w:date="2026-05-23T18:38:00Z" w16du:dateUtc="2026-05-23T16:38:00Z">
            <w:rPr/>
          </w:rPrChange>
        </w:rPr>
      </w:pPr>
      <w:r w:rsidRPr="008D3D5D">
        <w:rPr>
          <w:rStyle w:val="FootnoteReference"/>
          <w:sz w:val="16"/>
          <w:szCs w:val="16"/>
          <w:rPrChange w:id="3399" w:author="emmanuel blezes" w:date="2026-05-23T18:38:00Z" w16du:dateUtc="2026-05-23T16:38:00Z">
            <w:rPr>
              <w:rStyle w:val="FootnoteReference"/>
            </w:rPr>
          </w:rPrChange>
        </w:rPr>
        <w:footnoteRef/>
      </w:r>
      <w:r w:rsidRPr="008D3D5D">
        <w:rPr>
          <w:sz w:val="16"/>
          <w:szCs w:val="16"/>
          <w:rPrChange w:id="3400" w:author="emmanuel blezes" w:date="2026-05-23T18:38:00Z" w16du:dateUtc="2026-05-23T16:38:00Z">
            <w:rPr/>
          </w:rPrChange>
        </w:rPr>
        <w:t xml:space="preserve"> Pour les comparaisons : APRA (Australie), </w:t>
      </w:r>
      <w:r w:rsidRPr="008D3D5D">
        <w:rPr>
          <w:i/>
          <w:iCs/>
          <w:sz w:val="16"/>
          <w:szCs w:val="16"/>
          <w:rPrChange w:id="3401" w:author="emmanuel blezes" w:date="2026-05-23T18:38:00Z" w16du:dateUtc="2026-05-23T16:38:00Z">
            <w:rPr>
              <w:i/>
              <w:iCs/>
            </w:rPr>
          </w:rPrChange>
        </w:rPr>
        <w:t>Quarterly superannuation performance statistics</w:t>
      </w:r>
      <w:r w:rsidRPr="008D3D5D">
        <w:rPr>
          <w:sz w:val="16"/>
          <w:szCs w:val="16"/>
          <w:rPrChange w:id="3402" w:author="emmanuel blezes" w:date="2026-05-23T18:38:00Z" w16du:dateUtc="2026-05-23T16:38:00Z">
            <w:rPr/>
          </w:rPrChange>
        </w:rPr>
        <w:t xml:space="preserve">, décembre 2024 </w:t>
      </w:r>
      <w:del w:id="3403" w:author="emmanuel blezes" w:date="2026-05-18T20:04:00Z" w16du:dateUtc="2026-05-18T18:04:00Z">
        <w:r w:rsidRPr="008D3D5D" w:rsidDel="00146C66">
          <w:rPr>
            <w:sz w:val="16"/>
            <w:szCs w:val="16"/>
            <w:rPrChange w:id="3404" w:author="emmanuel blezes" w:date="2026-05-23T18:38:00Z" w16du:dateUtc="2026-05-23T16:38:00Z">
              <w:rPr/>
            </w:rPrChange>
          </w:rPr>
          <w:delText>—</w:delText>
        </w:r>
      </w:del>
      <w:ins w:id="3405" w:author="emmanuel blezes" w:date="2026-05-18T20:04:00Z" w16du:dateUtc="2026-05-18T18:04:00Z">
        <w:r w:rsidR="00146C66" w:rsidRPr="008D3D5D">
          <w:rPr>
            <w:sz w:val="16"/>
            <w:szCs w:val="16"/>
            <w:rPrChange w:id="3406" w:author="emmanuel blezes" w:date="2026-05-23T18:38:00Z" w16du:dateUtc="2026-05-23T16:38:00Z">
              <w:rPr/>
            </w:rPrChange>
          </w:rPr>
          <w:t>-</w:t>
        </w:r>
      </w:ins>
      <w:r w:rsidRPr="008D3D5D">
        <w:rPr>
          <w:sz w:val="16"/>
          <w:szCs w:val="16"/>
          <w:rPrChange w:id="3407" w:author="emmanuel blezes" w:date="2026-05-23T18:38:00Z" w16du:dateUtc="2026-05-23T16:38:00Z">
            <w:rPr/>
          </w:rPrChange>
        </w:rPr>
        <w:t xml:space="preserve"> 4,2 trillions AUD d’actifs ; National Employment Savings Trust (Royaume-Uni), </w:t>
      </w:r>
      <w:r w:rsidRPr="008D3D5D">
        <w:rPr>
          <w:i/>
          <w:iCs/>
          <w:sz w:val="16"/>
          <w:szCs w:val="16"/>
          <w:rPrChange w:id="3408" w:author="emmanuel blezes" w:date="2026-05-23T18:38:00Z" w16du:dateUtc="2026-05-23T16:38:00Z">
            <w:rPr>
              <w:i/>
              <w:iCs/>
            </w:rPr>
          </w:rPrChange>
        </w:rPr>
        <w:t>Annual Report and Accounts 2024-25</w:t>
      </w:r>
      <w:r w:rsidRPr="008D3D5D">
        <w:rPr>
          <w:sz w:val="16"/>
          <w:szCs w:val="16"/>
          <w:rPrChange w:id="3409" w:author="emmanuel blezes" w:date="2026-05-23T18:38:00Z" w16du:dateUtc="2026-05-23T16:38:00Z">
            <w:rPr/>
          </w:rPrChange>
        </w:rPr>
        <w:t xml:space="preserve">, 13,8 M membres et 49,7 Md GBP d’actifs au 31 mars 2025 ; ABP (Pays-Bas), </w:t>
      </w:r>
      <w:r w:rsidRPr="008D3D5D">
        <w:rPr>
          <w:i/>
          <w:iCs/>
          <w:sz w:val="16"/>
          <w:szCs w:val="16"/>
          <w:rPrChange w:id="3410" w:author="emmanuel blezes" w:date="2026-05-23T18:38:00Z" w16du:dateUtc="2026-05-23T16:38:00Z">
            <w:rPr>
              <w:i/>
              <w:iCs/>
            </w:rPr>
          </w:rPrChange>
        </w:rPr>
        <w:t>Annual Report 2024</w:t>
      </w:r>
      <w:r w:rsidRPr="008D3D5D">
        <w:rPr>
          <w:sz w:val="16"/>
          <w:szCs w:val="16"/>
          <w:rPrChange w:id="3411" w:author="emmanuel blezes" w:date="2026-05-23T18:38:00Z" w16du:dateUtc="2026-05-23T16:38:00Z">
            <w:rPr/>
          </w:rPrChange>
        </w:rPr>
        <w:t>, 542 Md€ d’actifs (https://www.abp.nl).</w:t>
      </w:r>
    </w:p>
  </w:footnote>
  <w:footnote w:id="122">
    <w:p w14:paraId="07063970" w14:textId="77777777" w:rsidR="00B437D0" w:rsidRPr="008D3D5D" w:rsidRDefault="00000000">
      <w:pPr>
        <w:pStyle w:val="FootnoteText"/>
        <w:rPr>
          <w:sz w:val="16"/>
          <w:szCs w:val="16"/>
          <w:rPrChange w:id="3414" w:author="emmanuel blezes" w:date="2026-05-23T18:38:00Z" w16du:dateUtc="2026-05-23T16:38:00Z">
            <w:rPr/>
          </w:rPrChange>
        </w:rPr>
      </w:pPr>
      <w:r w:rsidRPr="008D3D5D">
        <w:rPr>
          <w:rStyle w:val="FootnoteReference"/>
          <w:sz w:val="16"/>
          <w:szCs w:val="16"/>
          <w:rPrChange w:id="3415" w:author="emmanuel blezes" w:date="2026-05-23T18:38:00Z" w16du:dateUtc="2026-05-23T16:38:00Z">
            <w:rPr>
              <w:rStyle w:val="FootnoteReference"/>
            </w:rPr>
          </w:rPrChange>
        </w:rPr>
        <w:footnoteRef/>
      </w:r>
      <w:r w:rsidRPr="008D3D5D">
        <w:rPr>
          <w:sz w:val="16"/>
          <w:szCs w:val="16"/>
          <w:rPrChange w:id="3416" w:author="emmanuel blezes" w:date="2026-05-23T18:38:00Z" w16du:dateUtc="2026-05-23T16:38:00Z">
            <w:rPr/>
          </w:rPrChange>
        </w:rPr>
        <w:t xml:space="preserve"> Le GPFG norvégien détient des participations dans environ 8 700 entreprises cotées à travers 70 pays (NBIM, </w:t>
      </w:r>
      <w:r w:rsidRPr="008D3D5D">
        <w:rPr>
          <w:i/>
          <w:iCs/>
          <w:sz w:val="16"/>
          <w:szCs w:val="16"/>
          <w:rPrChange w:id="3417" w:author="emmanuel blezes" w:date="2026-05-23T18:38:00Z" w16du:dateUtc="2026-05-23T16:38:00Z">
            <w:rPr>
              <w:i/>
              <w:iCs/>
            </w:rPr>
          </w:rPrChange>
        </w:rPr>
        <w:t>Annual Report 2024</w:t>
      </w:r>
      <w:r w:rsidRPr="008D3D5D">
        <w:rPr>
          <w:sz w:val="16"/>
          <w:szCs w:val="16"/>
          <w:rPrChange w:id="3418" w:author="emmanuel blezes" w:date="2026-05-23T18:38:00Z" w16du:dateUtc="2026-05-23T16:38:00Z">
            <w:rPr/>
          </w:rPrChange>
        </w:rPr>
        <w:t xml:space="preserve">, 2025). Les fonds publics et paritaires modernes détiennent typiquement plusieurs milliers de lignes individuelles, complétées par des fonds indiciels qui multiplient l’exposition diversifiée. Voir Thinking Ahead Institute, </w:t>
      </w:r>
      <w:r w:rsidRPr="008D3D5D">
        <w:rPr>
          <w:i/>
          <w:iCs/>
          <w:sz w:val="16"/>
          <w:szCs w:val="16"/>
          <w:rPrChange w:id="3419" w:author="emmanuel blezes" w:date="2026-05-23T18:38:00Z" w16du:dateUtc="2026-05-23T16:38:00Z">
            <w:rPr>
              <w:i/>
              <w:iCs/>
            </w:rPr>
          </w:rPrChange>
        </w:rPr>
        <w:t>Global Pension Assets Study 2025</w:t>
      </w:r>
      <w:r w:rsidRPr="008D3D5D">
        <w:rPr>
          <w:sz w:val="16"/>
          <w:szCs w:val="16"/>
          <w:rPrChange w:id="3420" w:author="emmanuel blezes" w:date="2026-05-23T18:38:00Z" w16du:dateUtc="2026-05-23T16:38:00Z">
            <w:rPr/>
          </w:rPrChange>
        </w:rPr>
        <w:t>, 2025, sur la diversification typique des grands fonds publics.</w:t>
      </w:r>
    </w:p>
  </w:footnote>
  <w:footnote w:id="123">
    <w:p w14:paraId="14D63BA8" w14:textId="77777777" w:rsidR="00B437D0" w:rsidRPr="008D3D5D" w:rsidRDefault="00000000">
      <w:pPr>
        <w:pStyle w:val="FootnoteText"/>
        <w:rPr>
          <w:sz w:val="16"/>
          <w:szCs w:val="16"/>
          <w:rPrChange w:id="3423" w:author="emmanuel blezes" w:date="2026-05-23T18:38:00Z" w16du:dateUtc="2026-05-23T16:38:00Z">
            <w:rPr/>
          </w:rPrChange>
        </w:rPr>
      </w:pPr>
      <w:r w:rsidRPr="008D3D5D">
        <w:rPr>
          <w:rStyle w:val="FootnoteReference"/>
          <w:sz w:val="16"/>
          <w:szCs w:val="16"/>
          <w:rPrChange w:id="3424" w:author="emmanuel blezes" w:date="2026-05-23T18:38:00Z" w16du:dateUtc="2026-05-23T16:38:00Z">
            <w:rPr>
              <w:rStyle w:val="FootnoteReference"/>
            </w:rPr>
          </w:rPrChange>
        </w:rPr>
        <w:footnoteRef/>
      </w:r>
      <w:r w:rsidRPr="008D3D5D">
        <w:rPr>
          <w:sz w:val="16"/>
          <w:szCs w:val="16"/>
          <w:rPrChange w:id="3425" w:author="emmanuel blezes" w:date="2026-05-23T18:38:00Z" w16du:dateUtc="2026-05-23T16:38:00Z">
            <w:rPr/>
          </w:rPrChange>
        </w:rP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24">
    <w:p w14:paraId="79BB57D2" w14:textId="77777777" w:rsidR="00B437D0" w:rsidRPr="008D3D5D" w:rsidRDefault="00000000">
      <w:pPr>
        <w:pStyle w:val="FootnoteText"/>
        <w:rPr>
          <w:sz w:val="16"/>
          <w:szCs w:val="16"/>
          <w:lang w:val="en-GB"/>
          <w:rPrChange w:id="3426" w:author="emmanuel blezes" w:date="2026-05-23T18:38:00Z" w16du:dateUtc="2026-05-23T16:38:00Z">
            <w:rPr>
              <w:lang w:val="en-GB"/>
            </w:rPr>
          </w:rPrChange>
        </w:rPr>
      </w:pPr>
      <w:r w:rsidRPr="008D3D5D">
        <w:rPr>
          <w:rStyle w:val="FootnoteReference"/>
          <w:sz w:val="16"/>
          <w:szCs w:val="16"/>
          <w:rPrChange w:id="3427" w:author="emmanuel blezes" w:date="2026-05-23T18:38:00Z" w16du:dateUtc="2026-05-23T16:38:00Z">
            <w:rPr>
              <w:rStyle w:val="FootnoteReference"/>
            </w:rPr>
          </w:rPrChange>
        </w:rPr>
        <w:footnoteRef/>
      </w:r>
      <w:r w:rsidRPr="008D3D5D">
        <w:rPr>
          <w:sz w:val="16"/>
          <w:szCs w:val="16"/>
          <w:lang w:val="en-GB"/>
          <w:rPrChange w:id="3428" w:author="emmanuel blezes" w:date="2026-05-23T18:38:00Z" w16du:dateUtc="2026-05-23T16:38:00Z">
            <w:rPr>
              <w:lang w:val="en-GB"/>
            </w:rPr>
          </w:rPrChange>
        </w:rPr>
        <w:t xml:space="preserve"> AP7, </w:t>
      </w:r>
      <w:r w:rsidRPr="008D3D5D">
        <w:rPr>
          <w:i/>
          <w:iCs/>
          <w:sz w:val="16"/>
          <w:szCs w:val="16"/>
          <w:lang w:val="en-GB"/>
          <w:rPrChange w:id="3429" w:author="emmanuel blezes" w:date="2026-05-23T18:38:00Z" w16du:dateUtc="2026-05-23T16:38:00Z">
            <w:rPr>
              <w:i/>
              <w:iCs/>
              <w:lang w:val="en-GB"/>
            </w:rPr>
          </w:rPrChange>
        </w:rPr>
        <w:t>Annual and Sustainability Report 2024</w:t>
      </w:r>
      <w:r w:rsidRPr="008D3D5D">
        <w:rPr>
          <w:sz w:val="16"/>
          <w:szCs w:val="16"/>
          <w:lang w:val="en-GB"/>
          <w:rPrChange w:id="3430" w:author="emmanuel blezes" w:date="2026-05-23T18:38:00Z" w16du:dateUtc="2026-05-23T16:38:00Z">
            <w:rPr>
              <w:lang w:val="en-GB"/>
            </w:rPr>
          </w:rPrChange>
        </w:rPr>
        <w:t xml:space="preserve">, 2025 (https://www.ap7.se). Frais de gestion : 0,05 % pour AP7 Equity Fund, 0,04 % pour AP7 Fixed Income Fund. Pour la NBIM : Norges Bank Investment Management, </w:t>
      </w:r>
      <w:r w:rsidRPr="008D3D5D">
        <w:rPr>
          <w:i/>
          <w:iCs/>
          <w:sz w:val="16"/>
          <w:szCs w:val="16"/>
          <w:lang w:val="en-GB"/>
          <w:rPrChange w:id="3431" w:author="emmanuel blezes" w:date="2026-05-23T18:38:00Z" w16du:dateUtc="2026-05-23T16:38:00Z">
            <w:rPr>
              <w:i/>
              <w:iCs/>
              <w:lang w:val="en-GB"/>
            </w:rPr>
          </w:rPrChange>
        </w:rPr>
        <w:t>Annual Report 2024</w:t>
      </w:r>
      <w:r w:rsidRPr="008D3D5D">
        <w:rPr>
          <w:sz w:val="16"/>
          <w:szCs w:val="16"/>
          <w:lang w:val="en-GB"/>
          <w:rPrChange w:id="3432" w:author="emmanuel blezes" w:date="2026-05-23T18:38:00Z" w16du:dateUtc="2026-05-23T16:38:00Z">
            <w:rPr>
              <w:lang w:val="en-GB"/>
            </w:rPr>
          </w:rPrChange>
        </w:rPr>
        <w:t>, 2025 (https://www.nbim.no).</w:t>
      </w:r>
    </w:p>
  </w:footnote>
  <w:footnote w:id="125">
    <w:p w14:paraId="2325118C" w14:textId="77777777" w:rsidR="00B437D0" w:rsidRPr="008D3D5D" w:rsidDel="00ED4993" w:rsidRDefault="00000000">
      <w:pPr>
        <w:pStyle w:val="FootnoteText"/>
        <w:rPr>
          <w:del w:id="3465" w:author="emmanuel blezes" w:date="2026-05-24T19:42:00Z" w16du:dateUtc="2026-05-24T17:42:00Z"/>
          <w:sz w:val="16"/>
          <w:szCs w:val="16"/>
          <w:rPrChange w:id="3466" w:author="emmanuel blezes" w:date="2026-05-23T18:38:00Z" w16du:dateUtc="2026-05-23T16:38:00Z">
            <w:rPr>
              <w:del w:id="3467" w:author="emmanuel blezes" w:date="2026-05-24T19:42:00Z" w16du:dateUtc="2026-05-24T17:42:00Z"/>
            </w:rPr>
          </w:rPrChange>
        </w:rPr>
      </w:pPr>
      <w:del w:id="3468" w:author="emmanuel blezes" w:date="2026-05-24T19:42:00Z" w16du:dateUtc="2026-05-24T17:42:00Z">
        <w:r w:rsidRPr="008D3D5D" w:rsidDel="00ED4993">
          <w:rPr>
            <w:rStyle w:val="FootnoteReference"/>
            <w:sz w:val="16"/>
            <w:szCs w:val="16"/>
            <w:rPrChange w:id="3469" w:author="emmanuel blezes" w:date="2026-05-23T18:38:00Z" w16du:dateUtc="2026-05-23T16:38:00Z">
              <w:rPr>
                <w:rStyle w:val="FootnoteReference"/>
              </w:rPr>
            </w:rPrChange>
          </w:rPr>
          <w:footnoteRef/>
        </w:r>
        <w:r w:rsidRPr="008D3D5D" w:rsidDel="00ED4993">
          <w:rPr>
            <w:sz w:val="16"/>
            <w:szCs w:val="16"/>
            <w:lang w:val="en-GB"/>
            <w:rPrChange w:id="3470" w:author="emmanuel blezes" w:date="2026-05-23T18:38:00Z" w16du:dateUtc="2026-05-23T16:38:00Z">
              <w:rPr>
                <w:lang w:val="en-GB"/>
              </w:rPr>
            </w:rPrChange>
          </w:rPr>
          <w:delText xml:space="preserve"> NBIM, </w:delText>
        </w:r>
        <w:r w:rsidRPr="008D3D5D" w:rsidDel="00ED4993">
          <w:rPr>
            <w:i/>
            <w:iCs/>
            <w:sz w:val="16"/>
            <w:szCs w:val="16"/>
            <w:lang w:val="en-GB"/>
            <w:rPrChange w:id="3471" w:author="emmanuel blezes" w:date="2026-05-23T18:38:00Z" w16du:dateUtc="2026-05-23T16:38:00Z">
              <w:rPr>
                <w:i/>
                <w:iCs/>
                <w:lang w:val="en-GB"/>
              </w:rPr>
            </w:rPrChange>
          </w:rPr>
          <w:delText>Annual Report 2024</w:delText>
        </w:r>
        <w:r w:rsidRPr="008D3D5D" w:rsidDel="00ED4993">
          <w:rPr>
            <w:sz w:val="16"/>
            <w:szCs w:val="16"/>
            <w:lang w:val="en-GB"/>
            <w:rPrChange w:id="3472" w:author="emmanuel blezes" w:date="2026-05-23T18:38:00Z" w16du:dateUtc="2026-05-23T16:38:00Z">
              <w:rPr>
                <w:lang w:val="en-GB"/>
              </w:rPr>
            </w:rPrChange>
          </w:rPr>
          <w:delText xml:space="preserve">, 2025. Rendement 2024 : 13,1 % (record). </w:delText>
        </w:r>
        <w:r w:rsidRPr="008D3D5D" w:rsidDel="00ED4993">
          <w:rPr>
            <w:sz w:val="16"/>
            <w:szCs w:val="16"/>
            <w:rPrChange w:id="3473" w:author="emmanuel blezes" w:date="2026-05-23T18:38:00Z" w16du:dateUtc="2026-05-23T16:38:00Z">
              <w:rPr/>
            </w:rPrChange>
          </w:rPr>
          <w:delText>Allocation : 71,4 % actions, 26,6 % obligations, 1,8 % immobilier, 0,1 % énergies renouvelables. Le rendement réel net 4,1 % est mesuré après inflation et frais sur l’ensemble de la période 1998-2024.</w:delText>
        </w:r>
      </w:del>
    </w:p>
  </w:footnote>
  <w:footnote w:id="126">
    <w:p w14:paraId="601EDDE2" w14:textId="77777777" w:rsidR="00B437D0" w:rsidRPr="008D3D5D" w:rsidDel="00ED4993" w:rsidRDefault="00000000">
      <w:pPr>
        <w:pStyle w:val="FootnoteText"/>
        <w:rPr>
          <w:del w:id="3476" w:author="emmanuel blezes" w:date="2026-05-24T19:42:00Z" w16du:dateUtc="2026-05-24T17:42:00Z"/>
          <w:sz w:val="16"/>
          <w:szCs w:val="16"/>
          <w:rPrChange w:id="3477" w:author="emmanuel blezes" w:date="2026-05-23T18:38:00Z" w16du:dateUtc="2026-05-23T16:38:00Z">
            <w:rPr>
              <w:del w:id="3478" w:author="emmanuel blezes" w:date="2026-05-24T19:42:00Z" w16du:dateUtc="2026-05-24T17:42:00Z"/>
            </w:rPr>
          </w:rPrChange>
        </w:rPr>
      </w:pPr>
      <w:del w:id="3479" w:author="emmanuel blezes" w:date="2026-05-24T19:42:00Z" w16du:dateUtc="2026-05-24T17:42:00Z">
        <w:r w:rsidRPr="008D3D5D" w:rsidDel="00ED4993">
          <w:rPr>
            <w:rStyle w:val="FootnoteReference"/>
            <w:sz w:val="16"/>
            <w:szCs w:val="16"/>
            <w:rPrChange w:id="3480" w:author="emmanuel blezes" w:date="2026-05-23T18:38:00Z" w16du:dateUtc="2026-05-23T16:38:00Z">
              <w:rPr>
                <w:rStyle w:val="FootnoteReference"/>
              </w:rPr>
            </w:rPrChange>
          </w:rPr>
          <w:footnoteRef/>
        </w:r>
        <w:r w:rsidRPr="008D3D5D" w:rsidDel="00ED4993">
          <w:rPr>
            <w:sz w:val="16"/>
            <w:szCs w:val="16"/>
            <w:rPrChange w:id="3481" w:author="emmanuel blezes" w:date="2026-05-23T18:38:00Z" w16du:dateUtc="2026-05-23T16:38:00Z">
              <w:rPr/>
            </w:rPrChange>
          </w:rPr>
          <w:delText xml:space="preserve"> Caisse de dépôt et placement du Québec, </w:delText>
        </w:r>
        <w:r w:rsidRPr="008D3D5D" w:rsidDel="00ED4993">
          <w:rPr>
            <w:i/>
            <w:iCs/>
            <w:sz w:val="16"/>
            <w:szCs w:val="16"/>
            <w:rPrChange w:id="3482" w:author="emmanuel blezes" w:date="2026-05-23T18:38:00Z" w16du:dateUtc="2026-05-23T16:38:00Z">
              <w:rPr>
                <w:i/>
                <w:iCs/>
              </w:rPr>
            </w:rPrChange>
          </w:rPr>
          <w:delText>Rapport annuel 2024</w:delText>
        </w:r>
        <w:r w:rsidRPr="008D3D5D" w:rsidDel="00ED4993">
          <w:rPr>
            <w:sz w:val="16"/>
            <w:szCs w:val="16"/>
            <w:rPrChange w:id="3483" w:author="emmanuel blezes" w:date="2026-05-23T18:38:00Z" w16du:dateUtc="2026-05-23T16:38:00Z">
              <w:rPr/>
            </w:rPrChange>
          </w:rPr>
          <w:delText>, 2025 (https://www.cdpq.com/en/performance/annual-reports/2024). Rendement 2024 : 9,4 % ; 5 ans : 6,2 % annualisé ; 10 ans : 7,1 % annualisé.</w:delText>
        </w:r>
      </w:del>
    </w:p>
  </w:footnote>
  <w:footnote w:id="127">
    <w:p w14:paraId="1B32FF85" w14:textId="77777777" w:rsidR="00B437D0" w:rsidRPr="008D3D5D" w:rsidDel="00ED4993" w:rsidRDefault="00000000">
      <w:pPr>
        <w:pStyle w:val="FootnoteText"/>
        <w:rPr>
          <w:del w:id="3492" w:author="emmanuel blezes" w:date="2026-05-24T19:42:00Z" w16du:dateUtc="2026-05-24T17:42:00Z"/>
          <w:sz w:val="16"/>
          <w:szCs w:val="16"/>
          <w:rPrChange w:id="3493" w:author="emmanuel blezes" w:date="2026-05-23T18:38:00Z" w16du:dateUtc="2026-05-23T16:38:00Z">
            <w:rPr>
              <w:del w:id="3494" w:author="emmanuel blezes" w:date="2026-05-24T19:42:00Z" w16du:dateUtc="2026-05-24T17:42:00Z"/>
            </w:rPr>
          </w:rPrChange>
        </w:rPr>
      </w:pPr>
      <w:del w:id="3495" w:author="emmanuel blezes" w:date="2026-05-24T19:42:00Z" w16du:dateUtc="2026-05-24T17:42:00Z">
        <w:r w:rsidRPr="008D3D5D" w:rsidDel="00ED4993">
          <w:rPr>
            <w:rStyle w:val="FootnoteReference"/>
            <w:sz w:val="16"/>
            <w:szCs w:val="16"/>
            <w:rPrChange w:id="3496" w:author="emmanuel blezes" w:date="2026-05-23T18:38:00Z" w16du:dateUtc="2026-05-23T16:38:00Z">
              <w:rPr>
                <w:rStyle w:val="FootnoteReference"/>
              </w:rPr>
            </w:rPrChange>
          </w:rPr>
          <w:footnoteRef/>
        </w:r>
        <w:r w:rsidRPr="008D3D5D" w:rsidDel="00ED4993">
          <w:rPr>
            <w:sz w:val="16"/>
            <w:szCs w:val="16"/>
            <w:rPrChange w:id="3497" w:author="emmanuel blezes" w:date="2026-05-23T18:38:00Z" w16du:dateUtc="2026-05-23T16:38:00Z">
              <w:rPr/>
            </w:rPrChange>
          </w:rPr>
          <w:delText xml:space="preserve"> AP-fonderna (Suède), </w:delText>
        </w:r>
        <w:r w:rsidRPr="008D3D5D" w:rsidDel="00ED4993">
          <w:rPr>
            <w:i/>
            <w:iCs/>
            <w:sz w:val="16"/>
            <w:szCs w:val="16"/>
            <w:rPrChange w:id="3498" w:author="emmanuel blezes" w:date="2026-05-23T18:38:00Z" w16du:dateUtc="2026-05-23T16:38:00Z">
              <w:rPr>
                <w:i/>
                <w:iCs/>
              </w:rPr>
            </w:rPrChange>
          </w:rPr>
          <w:delText>Joint communiqué —</w:delText>
        </w:r>
      </w:del>
      <w:ins w:id="3499" w:author="emmanuel blezes" w:date="2026-05-18T20:04:00Z" w16du:dateUtc="2026-05-18T18:04:00Z">
        <w:del w:id="3500" w:author="emmanuel blezes" w:date="2026-05-24T19:42:00Z" w16du:dateUtc="2026-05-24T17:42:00Z">
          <w:r w:rsidR="00146C66" w:rsidRPr="008D3D5D" w:rsidDel="00ED4993">
            <w:rPr>
              <w:i/>
              <w:iCs/>
              <w:sz w:val="16"/>
              <w:szCs w:val="16"/>
              <w:rPrChange w:id="3501" w:author="emmanuel blezes" w:date="2026-05-23T18:38:00Z" w16du:dateUtc="2026-05-23T16:38:00Z">
                <w:rPr>
                  <w:i/>
                  <w:iCs/>
                </w:rPr>
              </w:rPrChange>
            </w:rPr>
            <w:delText>-</w:delText>
          </w:r>
        </w:del>
      </w:ins>
      <w:del w:id="3502" w:author="emmanuel blezes" w:date="2026-05-24T19:42:00Z" w16du:dateUtc="2026-05-24T17:42:00Z">
        <w:r w:rsidRPr="008D3D5D" w:rsidDel="00ED4993">
          <w:rPr>
            <w:i/>
            <w:iCs/>
            <w:sz w:val="16"/>
            <w:szCs w:val="16"/>
            <w:rPrChange w:id="3503" w:author="emmanuel blezes" w:date="2026-05-23T18:38:00Z" w16du:dateUtc="2026-05-23T16:38:00Z">
              <w:rPr>
                <w:i/>
                <w:iCs/>
              </w:rPr>
            </w:rPrChange>
          </w:rPr>
          <w:delText xml:space="preserve"> résultats 2024</w:delText>
        </w:r>
        <w:r w:rsidRPr="008D3D5D" w:rsidDel="00ED4993">
          <w:rPr>
            <w:sz w:val="16"/>
            <w:szCs w:val="16"/>
            <w:rPrChange w:id="3504" w:author="emmanuel blezes" w:date="2026-05-23T18:38:00Z" w16du:dateUtc="2026-05-23T16:38:00Z">
              <w:rPr/>
            </w:rPrChange>
          </w:rPr>
          <w:delText>, mars 2025 (https://www.ap3.se). Actifs combinés AP1-AP4 et AP6 : environ 2 100 milliards SEK fin 2024 ; rendement moyen annualisé 7,6 % sur 10 ans pour AP1-AP4.</w:delText>
        </w:r>
      </w:del>
    </w:p>
  </w:footnote>
  <w:footnote w:id="128">
    <w:p w14:paraId="0E8151AF" w14:textId="77777777" w:rsidR="00B437D0" w:rsidRPr="008D3D5D" w:rsidDel="00ED4993" w:rsidRDefault="00000000">
      <w:pPr>
        <w:pStyle w:val="FootnoteText"/>
        <w:rPr>
          <w:del w:id="3505" w:author="emmanuel blezes" w:date="2026-05-24T19:42:00Z" w16du:dateUtc="2026-05-24T17:42:00Z"/>
          <w:sz w:val="16"/>
          <w:szCs w:val="16"/>
          <w:rPrChange w:id="3506" w:author="emmanuel blezes" w:date="2026-05-23T18:38:00Z" w16du:dateUtc="2026-05-23T16:38:00Z">
            <w:rPr>
              <w:del w:id="3507" w:author="emmanuel blezes" w:date="2026-05-24T19:42:00Z" w16du:dateUtc="2026-05-24T17:42:00Z"/>
            </w:rPr>
          </w:rPrChange>
        </w:rPr>
      </w:pPr>
      <w:del w:id="3508" w:author="emmanuel blezes" w:date="2026-05-24T19:42:00Z" w16du:dateUtc="2026-05-24T17:42:00Z">
        <w:r w:rsidRPr="008D3D5D" w:rsidDel="00ED4993">
          <w:rPr>
            <w:rStyle w:val="FootnoteReference"/>
            <w:sz w:val="16"/>
            <w:szCs w:val="16"/>
            <w:rPrChange w:id="3509" w:author="emmanuel blezes" w:date="2026-05-23T18:38:00Z" w16du:dateUtc="2026-05-23T16:38:00Z">
              <w:rPr>
                <w:rStyle w:val="FootnoteReference"/>
              </w:rPr>
            </w:rPrChange>
          </w:rPr>
          <w:footnoteRef/>
        </w:r>
        <w:r w:rsidRPr="008D3D5D" w:rsidDel="00ED4993">
          <w:rPr>
            <w:sz w:val="16"/>
            <w:szCs w:val="16"/>
            <w:lang w:val="en-GB"/>
            <w:rPrChange w:id="3510" w:author="emmanuel blezes" w:date="2026-05-23T18:38:00Z" w16du:dateUtc="2026-05-23T16:38:00Z">
              <w:rPr>
                <w:lang w:val="en-GB"/>
              </w:rPr>
            </w:rPrChange>
          </w:rPr>
          <w:delText xml:space="preserve"> CPP Investments, </w:delText>
        </w:r>
        <w:r w:rsidRPr="008D3D5D" w:rsidDel="00ED4993">
          <w:rPr>
            <w:i/>
            <w:iCs/>
            <w:sz w:val="16"/>
            <w:szCs w:val="16"/>
            <w:lang w:val="en-GB"/>
            <w:rPrChange w:id="3511" w:author="emmanuel blezes" w:date="2026-05-23T18:38:00Z" w16du:dateUtc="2026-05-23T16:38:00Z">
              <w:rPr>
                <w:i/>
                <w:iCs/>
                <w:lang w:val="en-GB"/>
              </w:rPr>
            </w:rPrChange>
          </w:rPr>
          <w:delText>Fiscal 2025 Annual Report</w:delText>
        </w:r>
        <w:r w:rsidRPr="008D3D5D" w:rsidDel="00ED4993">
          <w:rPr>
            <w:sz w:val="16"/>
            <w:szCs w:val="16"/>
            <w:lang w:val="en-GB"/>
            <w:rPrChange w:id="3512" w:author="emmanuel blezes" w:date="2026-05-23T18:38:00Z" w16du:dateUtc="2026-05-23T16:38:00Z">
              <w:rPr>
                <w:lang w:val="en-GB"/>
              </w:rPr>
            </w:rPrChange>
          </w:rPr>
          <w:delText xml:space="preserve">, 2025 (https://www.cppinvestments.com). </w:delText>
        </w:r>
        <w:r w:rsidRPr="008D3D5D" w:rsidDel="00ED4993">
          <w:rPr>
            <w:sz w:val="16"/>
            <w:szCs w:val="16"/>
            <w:rPrChange w:id="3513" w:author="emmanuel blezes" w:date="2026-05-23T18:38:00Z" w16du:dateUtc="2026-05-23T16:38:00Z">
              <w:rPr/>
            </w:rPrChange>
          </w:rPr>
          <w:delText>Actifs : 714,4 Md CAD au 31 mars 2025 ; rendement net annualisé sur 10 ans : 8,3 %.</w:delText>
        </w:r>
      </w:del>
    </w:p>
  </w:footnote>
  <w:footnote w:id="129">
    <w:p w14:paraId="12275B2D" w14:textId="77777777" w:rsidR="00B437D0" w:rsidRPr="008D3D5D" w:rsidDel="00ED4993" w:rsidRDefault="00000000">
      <w:pPr>
        <w:pStyle w:val="FootnoteText"/>
        <w:rPr>
          <w:del w:id="3522" w:author="emmanuel blezes" w:date="2026-05-24T19:42:00Z" w16du:dateUtc="2026-05-24T17:42:00Z"/>
          <w:sz w:val="16"/>
          <w:szCs w:val="16"/>
          <w:rPrChange w:id="3523" w:author="emmanuel blezes" w:date="2026-05-23T18:38:00Z" w16du:dateUtc="2026-05-23T16:38:00Z">
            <w:rPr>
              <w:del w:id="3524" w:author="emmanuel blezes" w:date="2026-05-24T19:42:00Z" w16du:dateUtc="2026-05-24T17:42:00Z"/>
            </w:rPr>
          </w:rPrChange>
        </w:rPr>
      </w:pPr>
      <w:del w:id="3525" w:author="emmanuel blezes" w:date="2026-05-24T19:42:00Z" w16du:dateUtc="2026-05-24T17:42:00Z">
        <w:r w:rsidRPr="008D3D5D" w:rsidDel="00ED4993">
          <w:rPr>
            <w:rStyle w:val="FootnoteReference"/>
            <w:sz w:val="16"/>
            <w:szCs w:val="16"/>
            <w:rPrChange w:id="3526" w:author="emmanuel blezes" w:date="2026-05-23T18:38:00Z" w16du:dateUtc="2026-05-23T16:38:00Z">
              <w:rPr>
                <w:rStyle w:val="FootnoteReference"/>
              </w:rPr>
            </w:rPrChange>
          </w:rPr>
          <w:footnoteRef/>
        </w:r>
        <w:r w:rsidRPr="008D3D5D" w:rsidDel="00ED4993">
          <w:rPr>
            <w:sz w:val="16"/>
            <w:szCs w:val="16"/>
            <w:lang w:val="en-GB"/>
            <w:rPrChange w:id="3527" w:author="emmanuel blezes" w:date="2026-05-23T18:38:00Z" w16du:dateUtc="2026-05-23T16:38:00Z">
              <w:rPr>
                <w:lang w:val="en-GB"/>
              </w:rPr>
            </w:rPrChange>
          </w:rPr>
          <w:delText xml:space="preserve"> European Pensions, </w:delText>
        </w:r>
        <w:r w:rsidRPr="008D3D5D" w:rsidDel="00ED4993">
          <w:rPr>
            <w:i/>
            <w:iCs/>
            <w:sz w:val="16"/>
            <w:szCs w:val="16"/>
            <w:lang w:val="en-GB"/>
            <w:rPrChange w:id="3528" w:author="emmanuel blezes" w:date="2026-05-23T18:38:00Z" w16du:dateUtc="2026-05-23T16:38:00Z">
              <w:rPr>
                <w:i/>
                <w:iCs/>
                <w:lang w:val="en-GB"/>
              </w:rPr>
            </w:rPrChange>
          </w:rPr>
          <w:delText>Dutch pension fund ABP achieves 8.6 per cent investment return in 2024</w:delText>
        </w:r>
        <w:r w:rsidRPr="008D3D5D" w:rsidDel="00ED4993">
          <w:rPr>
            <w:sz w:val="16"/>
            <w:szCs w:val="16"/>
            <w:lang w:val="en-GB"/>
            <w:rPrChange w:id="3529" w:author="emmanuel blezes" w:date="2026-05-23T18:38:00Z" w16du:dateUtc="2026-05-23T16:38:00Z">
              <w:rPr>
                <w:lang w:val="en-GB"/>
              </w:rPr>
            </w:rPrChange>
          </w:rPr>
          <w:delText xml:space="preserve">, 2025 (https://www.europeanpensions.net) et </w:delText>
        </w:r>
        <w:r w:rsidRPr="008D3D5D" w:rsidDel="00ED4993">
          <w:rPr>
            <w:i/>
            <w:iCs/>
            <w:sz w:val="16"/>
            <w:szCs w:val="16"/>
            <w:lang w:val="en-GB"/>
            <w:rPrChange w:id="3530" w:author="emmanuel blezes" w:date="2026-05-23T18:38:00Z" w16du:dateUtc="2026-05-23T16:38:00Z">
              <w:rPr>
                <w:i/>
                <w:iCs/>
                <w:lang w:val="en-GB"/>
              </w:rPr>
            </w:rPrChange>
          </w:rPr>
          <w:delText>Dutch pension giants post solid 2024 returns despite bond market headwinds</w:delText>
        </w:r>
        <w:r w:rsidRPr="008D3D5D" w:rsidDel="00ED4993">
          <w:rPr>
            <w:sz w:val="16"/>
            <w:szCs w:val="16"/>
            <w:lang w:val="en-GB"/>
            <w:rPrChange w:id="3531" w:author="emmanuel blezes" w:date="2026-05-23T18:38:00Z" w16du:dateUtc="2026-05-23T16:38:00Z">
              <w:rPr>
                <w:lang w:val="en-GB"/>
              </w:rPr>
            </w:rPrChange>
          </w:rPr>
          <w:delText xml:space="preserve">, 2025. </w:delText>
        </w:r>
        <w:r w:rsidRPr="008D3D5D" w:rsidDel="00ED4993">
          <w:rPr>
            <w:sz w:val="16"/>
            <w:szCs w:val="16"/>
            <w:rPrChange w:id="3532" w:author="emmanuel blezes" w:date="2026-05-23T18:38:00Z" w16du:dateUtc="2026-05-23T16:38:00Z">
              <w:rPr/>
            </w:rPrChange>
          </w:rPr>
          <w:delText xml:space="preserve">Pour PFZW : </w:delText>
        </w:r>
        <w:r w:rsidRPr="008D3D5D" w:rsidDel="00ED4993">
          <w:rPr>
            <w:i/>
            <w:iCs/>
            <w:sz w:val="16"/>
            <w:szCs w:val="16"/>
            <w:rPrChange w:id="3533" w:author="emmanuel blezes" w:date="2026-05-23T18:38:00Z" w16du:dateUtc="2026-05-23T16:38:00Z">
              <w:rPr>
                <w:i/>
                <w:iCs/>
              </w:rPr>
            </w:rPrChange>
          </w:rPr>
          <w:delText>Annual Report 2024</w:delText>
        </w:r>
        <w:r w:rsidRPr="008D3D5D" w:rsidDel="00ED4993">
          <w:rPr>
            <w:sz w:val="16"/>
            <w:szCs w:val="16"/>
            <w:rPrChange w:id="3534" w:author="emmanuel blezes" w:date="2026-05-23T18:38:00Z" w16du:dateUtc="2026-05-23T16:38:00Z">
              <w:rPr/>
            </w:rPrChange>
          </w:rPr>
          <w:delText>, 8 % de rendement, 259 Md€ d’actifs (https://www.pfzw.nl).</w:delText>
        </w:r>
      </w:del>
    </w:p>
  </w:footnote>
  <w:footnote w:id="130">
    <w:p w14:paraId="0AE19475" w14:textId="77777777" w:rsidR="00B437D0" w:rsidRPr="008D3D5D" w:rsidDel="00ED4993" w:rsidRDefault="00000000">
      <w:pPr>
        <w:pStyle w:val="FootnoteText"/>
        <w:rPr>
          <w:del w:id="3535" w:author="emmanuel blezes" w:date="2026-05-24T19:42:00Z" w16du:dateUtc="2026-05-24T17:42:00Z"/>
          <w:sz w:val="16"/>
          <w:szCs w:val="16"/>
          <w:rPrChange w:id="3536" w:author="emmanuel blezes" w:date="2026-05-23T18:38:00Z" w16du:dateUtc="2026-05-23T16:38:00Z">
            <w:rPr>
              <w:del w:id="3537" w:author="emmanuel blezes" w:date="2026-05-24T19:42:00Z" w16du:dateUtc="2026-05-24T17:42:00Z"/>
            </w:rPr>
          </w:rPrChange>
        </w:rPr>
      </w:pPr>
      <w:del w:id="3538" w:author="emmanuel blezes" w:date="2026-05-24T19:42:00Z" w16du:dateUtc="2026-05-24T17:42:00Z">
        <w:r w:rsidRPr="008D3D5D" w:rsidDel="00ED4993">
          <w:rPr>
            <w:rStyle w:val="FootnoteReference"/>
            <w:sz w:val="16"/>
            <w:szCs w:val="16"/>
            <w:rPrChange w:id="3539" w:author="emmanuel blezes" w:date="2026-05-23T18:38:00Z" w16du:dateUtc="2026-05-23T16:38:00Z">
              <w:rPr>
                <w:rStyle w:val="FootnoteReference"/>
              </w:rPr>
            </w:rPrChange>
          </w:rPr>
          <w:footnoteRef/>
        </w:r>
        <w:r w:rsidRPr="008D3D5D" w:rsidDel="00ED4993">
          <w:rPr>
            <w:sz w:val="16"/>
            <w:szCs w:val="16"/>
            <w:rPrChange w:id="3540" w:author="emmanuel blezes" w:date="2026-05-23T18:38:00Z" w16du:dateUtc="2026-05-23T16:38:00Z">
              <w:rPr/>
            </w:rPrChange>
          </w:rPr>
          <w:delText xml:space="preserve"> Industriens Pension, </w:delText>
        </w:r>
        <w:r w:rsidRPr="008D3D5D" w:rsidDel="00ED4993">
          <w:rPr>
            <w:i/>
            <w:iCs/>
            <w:sz w:val="16"/>
            <w:szCs w:val="16"/>
            <w:rPrChange w:id="3541" w:author="emmanuel blezes" w:date="2026-05-23T18:38:00Z" w16du:dateUtc="2026-05-23T16:38:00Z">
              <w:rPr>
                <w:i/>
                <w:iCs/>
              </w:rPr>
            </w:rPrChange>
          </w:rPr>
          <w:delText>Annual Report 2024</w:delText>
        </w:r>
        <w:r w:rsidRPr="008D3D5D" w:rsidDel="00ED4993">
          <w:rPr>
            <w:sz w:val="16"/>
            <w:szCs w:val="16"/>
            <w:rPrChange w:id="3542" w:author="emmanuel blezes" w:date="2026-05-23T18:38:00Z" w16du:dateUtc="2026-05-23T16:38:00Z">
              <w:rPr/>
            </w:rPrChange>
          </w:rPr>
          <w:delText>, 2025 (https://www.industrienspension.dk). Actifs : 255 Md DKK ; rendement 2024 : 6,3 % (équivalent à 14,4 Md DKK de profit) ; 447 000 membres.</w:delText>
        </w:r>
      </w:del>
    </w:p>
  </w:footnote>
  <w:footnote w:id="131">
    <w:p w14:paraId="0B090E72" w14:textId="77777777" w:rsidR="00B437D0" w:rsidRPr="008D3D5D" w:rsidDel="00ED4993" w:rsidRDefault="00000000">
      <w:pPr>
        <w:pStyle w:val="FootnoteText"/>
        <w:rPr>
          <w:del w:id="3543" w:author="emmanuel blezes" w:date="2026-05-24T19:42:00Z" w16du:dateUtc="2026-05-24T17:42:00Z"/>
          <w:sz w:val="16"/>
          <w:szCs w:val="16"/>
          <w:rPrChange w:id="3544" w:author="emmanuel blezes" w:date="2026-05-23T18:38:00Z" w16du:dateUtc="2026-05-23T16:38:00Z">
            <w:rPr>
              <w:del w:id="3545" w:author="emmanuel blezes" w:date="2026-05-24T19:42:00Z" w16du:dateUtc="2026-05-24T17:42:00Z"/>
            </w:rPr>
          </w:rPrChange>
        </w:rPr>
      </w:pPr>
      <w:del w:id="3546" w:author="emmanuel blezes" w:date="2026-05-24T19:42:00Z" w16du:dateUtc="2026-05-24T17:42:00Z">
        <w:r w:rsidRPr="008D3D5D" w:rsidDel="00ED4993">
          <w:rPr>
            <w:rStyle w:val="FootnoteReference"/>
            <w:sz w:val="16"/>
            <w:szCs w:val="16"/>
            <w:rPrChange w:id="3547" w:author="emmanuel blezes" w:date="2026-05-23T18:38:00Z" w16du:dateUtc="2026-05-23T16:38:00Z">
              <w:rPr>
                <w:rStyle w:val="FootnoteReference"/>
              </w:rPr>
            </w:rPrChange>
          </w:rPr>
          <w:footnoteRef/>
        </w:r>
        <w:r w:rsidRPr="008D3D5D" w:rsidDel="00ED4993">
          <w:rPr>
            <w:sz w:val="16"/>
            <w:szCs w:val="16"/>
            <w:rPrChange w:id="3548" w:author="emmanuel blezes" w:date="2026-05-23T18:38:00Z" w16du:dateUtc="2026-05-23T16:38:00Z">
              <w:rPr/>
            </w:rPrChange>
          </w:rPr>
          <w:delText xml:space="preserve"> Mercer CFA Institute, </w:delText>
        </w:r>
        <w:r w:rsidRPr="008D3D5D" w:rsidDel="00ED4993">
          <w:rPr>
            <w:i/>
            <w:iCs/>
            <w:sz w:val="16"/>
            <w:szCs w:val="16"/>
            <w:rPrChange w:id="3549" w:author="emmanuel blezes" w:date="2026-05-23T18:38:00Z" w16du:dateUtc="2026-05-23T16:38:00Z">
              <w:rPr>
                <w:i/>
                <w:iCs/>
              </w:rPr>
            </w:rPrChange>
          </w:rPr>
          <w:delText>Global Pension Index 2025</w:delText>
        </w:r>
        <w:r w:rsidRPr="008D3D5D" w:rsidDel="00ED4993">
          <w:rPr>
            <w:sz w:val="16"/>
            <w:szCs w:val="16"/>
            <w:rPrChange w:id="3550" w:author="emmanuel blezes" w:date="2026-05-23T18:38:00Z" w16du:dateUtc="2026-05-23T16:38:00Z">
              <w:rPr/>
            </w:rPrChange>
          </w:rPr>
          <w:delTex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delText>
        </w:r>
      </w:del>
    </w:p>
  </w:footnote>
  <w:footnote w:id="132">
    <w:p w14:paraId="757BD8E5" w14:textId="77777777" w:rsidR="00B437D0" w:rsidRPr="008D3D5D" w:rsidDel="00ED4993" w:rsidRDefault="00000000">
      <w:pPr>
        <w:pStyle w:val="FootnoteText"/>
        <w:rPr>
          <w:del w:id="3559" w:author="emmanuel blezes" w:date="2026-05-24T19:42:00Z" w16du:dateUtc="2026-05-24T17:42:00Z"/>
          <w:sz w:val="16"/>
          <w:szCs w:val="16"/>
          <w:lang w:val="en-GB"/>
          <w:rPrChange w:id="3560" w:author="emmanuel blezes" w:date="2026-05-23T18:38:00Z" w16du:dateUtc="2026-05-23T16:38:00Z">
            <w:rPr>
              <w:del w:id="3561" w:author="emmanuel blezes" w:date="2026-05-24T19:42:00Z" w16du:dateUtc="2026-05-24T17:42:00Z"/>
              <w:lang w:val="en-GB"/>
            </w:rPr>
          </w:rPrChange>
        </w:rPr>
      </w:pPr>
      <w:del w:id="3562" w:author="emmanuel blezes" w:date="2026-05-24T19:42:00Z" w16du:dateUtc="2026-05-24T17:42:00Z">
        <w:r w:rsidRPr="008D3D5D" w:rsidDel="00ED4993">
          <w:rPr>
            <w:rStyle w:val="FootnoteReference"/>
            <w:sz w:val="16"/>
            <w:szCs w:val="16"/>
            <w:rPrChange w:id="3563" w:author="emmanuel blezes" w:date="2026-05-23T18:38:00Z" w16du:dateUtc="2026-05-23T16:38:00Z">
              <w:rPr>
                <w:rStyle w:val="FootnoteReference"/>
              </w:rPr>
            </w:rPrChange>
          </w:rPr>
          <w:footnoteRef/>
        </w:r>
        <w:r w:rsidRPr="008D3D5D" w:rsidDel="00ED4993">
          <w:rPr>
            <w:sz w:val="16"/>
            <w:szCs w:val="16"/>
            <w:lang w:val="en-GB"/>
            <w:rPrChange w:id="3564" w:author="emmanuel blezes" w:date="2026-05-23T18:38:00Z" w16du:dateUtc="2026-05-23T16:38:00Z">
              <w:rPr>
                <w:lang w:val="en-GB"/>
              </w:rPr>
            </w:rPrChange>
          </w:rPr>
          <w:delText xml:space="preserve"> Department for Work and Pensions (Royaume-Uni), </w:delText>
        </w:r>
        <w:r w:rsidRPr="008D3D5D" w:rsidDel="00ED4993">
          <w:rPr>
            <w:i/>
            <w:iCs/>
            <w:sz w:val="16"/>
            <w:szCs w:val="16"/>
            <w:lang w:val="en-GB"/>
            <w:rPrChange w:id="3565" w:author="emmanuel blezes" w:date="2026-05-23T18:38:00Z" w16du:dateUtc="2026-05-23T16:38:00Z">
              <w:rPr>
                <w:i/>
                <w:iCs/>
                <w:lang w:val="en-GB"/>
              </w:rPr>
            </w:rPrChange>
          </w:rPr>
          <w:delText>Workplace pensions: participation and savings trends 2024</w:delText>
        </w:r>
        <w:r w:rsidRPr="008D3D5D" w:rsidDel="00ED4993">
          <w:rPr>
            <w:sz w:val="16"/>
            <w:szCs w:val="16"/>
            <w:lang w:val="en-GB"/>
            <w:rPrChange w:id="3566" w:author="emmanuel blezes" w:date="2026-05-23T18:38:00Z" w16du:dateUtc="2026-05-23T16:38:00Z">
              <w:rPr>
                <w:lang w:val="en-GB"/>
              </w:rPr>
            </w:rPrChange>
          </w:rPr>
          <w:delText xml:space="preserve">, 2024 (https://www.gov.uk). Taux de maintien dans l’auto-enrolment proche de 90 % depuis 2015 ; corroborated par DWP, </w:delText>
        </w:r>
        <w:r w:rsidRPr="008D3D5D" w:rsidDel="00ED4993">
          <w:rPr>
            <w:i/>
            <w:iCs/>
            <w:sz w:val="16"/>
            <w:szCs w:val="16"/>
            <w:lang w:val="en-GB"/>
            <w:rPrChange w:id="3567" w:author="emmanuel blezes" w:date="2026-05-23T18:38:00Z" w16du:dateUtc="2026-05-23T16:38:00Z">
              <w:rPr>
                <w:i/>
                <w:iCs/>
                <w:lang w:val="en-GB"/>
              </w:rPr>
            </w:rPrChange>
          </w:rPr>
          <w:delText>Ten years of automatic enrolment in workplace pensions</w:delText>
        </w:r>
        <w:r w:rsidRPr="008D3D5D" w:rsidDel="00ED4993">
          <w:rPr>
            <w:sz w:val="16"/>
            <w:szCs w:val="16"/>
            <w:lang w:val="en-GB"/>
            <w:rPrChange w:id="3568" w:author="emmanuel blezes" w:date="2026-05-23T18:38:00Z" w16du:dateUtc="2026-05-23T16:38:00Z">
              <w:rPr>
                <w:lang w:val="en-GB"/>
              </w:rPr>
            </w:rPrChange>
          </w:rPr>
          <w:delText>, 2022.</w:delText>
        </w:r>
      </w:del>
    </w:p>
  </w:footnote>
  <w:footnote w:id="133">
    <w:p w14:paraId="2B3CACD9" w14:textId="77777777" w:rsidR="00B437D0" w:rsidRPr="008D3D5D" w:rsidDel="00ED4993" w:rsidRDefault="00000000">
      <w:pPr>
        <w:pStyle w:val="FootnoteText"/>
        <w:rPr>
          <w:del w:id="3569" w:author="emmanuel blezes" w:date="2026-05-24T19:42:00Z" w16du:dateUtc="2026-05-24T17:42:00Z"/>
          <w:sz w:val="16"/>
          <w:szCs w:val="16"/>
          <w:rPrChange w:id="3570" w:author="emmanuel blezes" w:date="2026-05-23T18:38:00Z" w16du:dateUtc="2026-05-23T16:38:00Z">
            <w:rPr>
              <w:del w:id="3571" w:author="emmanuel blezes" w:date="2026-05-24T19:42:00Z" w16du:dateUtc="2026-05-24T17:42:00Z"/>
            </w:rPr>
          </w:rPrChange>
        </w:rPr>
      </w:pPr>
      <w:del w:id="3572" w:author="emmanuel blezes" w:date="2026-05-24T19:42:00Z" w16du:dateUtc="2026-05-24T17:42:00Z">
        <w:r w:rsidRPr="008D3D5D" w:rsidDel="00ED4993">
          <w:rPr>
            <w:rStyle w:val="FootnoteReference"/>
            <w:sz w:val="16"/>
            <w:szCs w:val="16"/>
            <w:rPrChange w:id="3573" w:author="emmanuel blezes" w:date="2026-05-23T18:38:00Z" w16du:dateUtc="2026-05-23T16:38:00Z">
              <w:rPr>
                <w:rStyle w:val="FootnoteReference"/>
              </w:rPr>
            </w:rPrChange>
          </w:rPr>
          <w:footnoteRef/>
        </w:r>
        <w:r w:rsidRPr="008D3D5D" w:rsidDel="00ED4993">
          <w:rPr>
            <w:sz w:val="16"/>
            <w:szCs w:val="16"/>
            <w:lang w:val="en-GB"/>
            <w:rPrChange w:id="3574" w:author="emmanuel blezes" w:date="2026-05-23T18:38:00Z" w16du:dateUtc="2026-05-23T16:38:00Z">
              <w:rPr>
                <w:lang w:val="en-GB"/>
              </w:rPr>
            </w:rPrChange>
          </w:rPr>
          <w:delText xml:space="preserve"> NEST, </w:delText>
        </w:r>
        <w:r w:rsidRPr="008D3D5D" w:rsidDel="00ED4993">
          <w:rPr>
            <w:i/>
            <w:iCs/>
            <w:sz w:val="16"/>
            <w:szCs w:val="16"/>
            <w:lang w:val="en-GB"/>
            <w:rPrChange w:id="3575" w:author="emmanuel blezes" w:date="2026-05-23T18:38:00Z" w16du:dateUtc="2026-05-23T16:38:00Z">
              <w:rPr>
                <w:i/>
                <w:iCs/>
                <w:lang w:val="en-GB"/>
              </w:rPr>
            </w:rPrChange>
          </w:rPr>
          <w:delText>Annual Report and Accounts 2024-25</w:delText>
        </w:r>
        <w:r w:rsidRPr="008D3D5D" w:rsidDel="00ED4993">
          <w:rPr>
            <w:sz w:val="16"/>
            <w:szCs w:val="16"/>
            <w:lang w:val="en-GB"/>
            <w:rPrChange w:id="3576" w:author="emmanuel blezes" w:date="2026-05-23T18:38:00Z" w16du:dateUtc="2026-05-23T16:38:00Z">
              <w:rPr>
                <w:lang w:val="en-GB"/>
              </w:rPr>
            </w:rPrChange>
          </w:rPr>
          <w:delText xml:space="preserve">, 2025 (https://www.nestpensions.org.uk). </w:delText>
        </w:r>
        <w:r w:rsidRPr="008D3D5D" w:rsidDel="00ED4993">
          <w:rPr>
            <w:sz w:val="16"/>
            <w:szCs w:val="16"/>
            <w:rPrChange w:id="3577" w:author="emmanuel blezes" w:date="2026-05-23T18:38:00Z" w16du:dateUtc="2026-05-23T16:38:00Z">
              <w:rPr/>
            </w:rPrChange>
          </w:rPr>
          <w:delText>Actifs : 49,7 Md GBP au 31 mars 2025 ; membres : 13,8 M ; contributions mensuelles moyennes : 663 M GBP ; rendement du fonds 2045 par défaut : 9,9 % annualisés sur cinq ans.</w:delText>
        </w:r>
      </w:del>
    </w:p>
  </w:footnote>
  <w:footnote w:id="134">
    <w:p w14:paraId="51BFCAA3" w14:textId="77777777" w:rsidR="00B437D0" w:rsidRPr="008D3D5D" w:rsidDel="00ED4993" w:rsidRDefault="00000000">
      <w:pPr>
        <w:pStyle w:val="FootnoteText"/>
        <w:rPr>
          <w:del w:id="3582" w:author="emmanuel blezes" w:date="2026-05-24T19:42:00Z" w16du:dateUtc="2026-05-24T17:42:00Z"/>
          <w:sz w:val="16"/>
          <w:szCs w:val="16"/>
          <w:rPrChange w:id="3583" w:author="emmanuel blezes" w:date="2026-05-23T18:38:00Z" w16du:dateUtc="2026-05-23T16:38:00Z">
            <w:rPr>
              <w:del w:id="3584" w:author="emmanuel blezes" w:date="2026-05-24T19:42:00Z" w16du:dateUtc="2026-05-24T17:42:00Z"/>
            </w:rPr>
          </w:rPrChange>
        </w:rPr>
      </w:pPr>
      <w:del w:id="3585" w:author="emmanuel blezes" w:date="2026-05-24T19:42:00Z" w16du:dateUtc="2026-05-24T17:42:00Z">
        <w:r w:rsidRPr="008D3D5D" w:rsidDel="00ED4993">
          <w:rPr>
            <w:rStyle w:val="FootnoteReference"/>
            <w:sz w:val="16"/>
            <w:szCs w:val="16"/>
            <w:rPrChange w:id="3586" w:author="emmanuel blezes" w:date="2026-05-23T18:38:00Z" w16du:dateUtc="2026-05-23T16:38:00Z">
              <w:rPr>
                <w:rStyle w:val="FootnoteReference"/>
              </w:rPr>
            </w:rPrChange>
          </w:rPr>
          <w:footnoteRef/>
        </w:r>
        <w:r w:rsidRPr="008D3D5D" w:rsidDel="00ED4993">
          <w:rPr>
            <w:sz w:val="16"/>
            <w:szCs w:val="16"/>
            <w:rPrChange w:id="3587" w:author="emmanuel blezes" w:date="2026-05-23T18:38:00Z" w16du:dateUtc="2026-05-23T16:38:00Z">
              <w:rPr/>
            </w:rPrChange>
          </w:rPr>
          <w:delText xml:space="preserve"> APRA, </w:delText>
        </w:r>
        <w:r w:rsidRPr="008D3D5D" w:rsidDel="00ED4993">
          <w:rPr>
            <w:i/>
            <w:iCs/>
            <w:sz w:val="16"/>
            <w:szCs w:val="16"/>
            <w:rPrChange w:id="3588" w:author="emmanuel blezes" w:date="2026-05-23T18:38:00Z" w16du:dateUtc="2026-05-23T16:38:00Z">
              <w:rPr>
                <w:i/>
                <w:iCs/>
              </w:rPr>
            </w:rPrChange>
          </w:rPr>
          <w:delText>Quarterly superannuation performance statistics</w:delText>
        </w:r>
        <w:r w:rsidRPr="008D3D5D" w:rsidDel="00ED4993">
          <w:rPr>
            <w:sz w:val="16"/>
            <w:szCs w:val="16"/>
            <w:rPrChange w:id="3589" w:author="emmanuel blezes" w:date="2026-05-23T18:38:00Z" w16du:dateUtc="2026-05-23T16:38:00Z">
              <w:rPr/>
            </w:rPrChange>
          </w:rPr>
          <w:delText xml:space="preserve">, T4 2024, 2025 (https://www.apra.gov.au/industries/superannuation). Actifs totaux </w:delText>
        </w:r>
        <w:r w:rsidRPr="008D3D5D" w:rsidDel="00ED4993">
          <w:rPr>
            <w:i/>
            <w:iCs/>
            <w:sz w:val="16"/>
            <w:szCs w:val="16"/>
            <w:rPrChange w:id="3590" w:author="emmanuel blezes" w:date="2026-05-23T18:38:00Z" w16du:dateUtc="2026-05-23T16:38:00Z">
              <w:rPr>
                <w:i/>
                <w:iCs/>
              </w:rPr>
            </w:rPrChange>
          </w:rPr>
          <w:delText>Superannuation</w:delText>
        </w:r>
        <w:r w:rsidRPr="008D3D5D" w:rsidDel="00ED4993">
          <w:rPr>
            <w:sz w:val="16"/>
            <w:szCs w:val="16"/>
            <w:rPrChange w:id="3591" w:author="emmanuel blezes" w:date="2026-05-23T18:38:00Z" w16du:dateUtc="2026-05-23T16:38:00Z">
              <w:rPr/>
            </w:rPrChange>
          </w:rPr>
          <w:delText xml:space="preserve"> : 4,2 trillions AUD fin 2024 ; environ 16 millions de comptes actifs. Pour la trajectoire historique de la </w:delText>
        </w:r>
        <w:r w:rsidRPr="008D3D5D" w:rsidDel="00ED4993">
          <w:rPr>
            <w:i/>
            <w:iCs/>
            <w:sz w:val="16"/>
            <w:szCs w:val="16"/>
            <w:rPrChange w:id="3592" w:author="emmanuel blezes" w:date="2026-05-23T18:38:00Z" w16du:dateUtc="2026-05-23T16:38:00Z">
              <w:rPr>
                <w:i/>
                <w:iCs/>
              </w:rPr>
            </w:rPrChange>
          </w:rPr>
          <w:delText>Superannuation Guarantee</w:delText>
        </w:r>
        <w:r w:rsidRPr="008D3D5D" w:rsidDel="00ED4993">
          <w:rPr>
            <w:sz w:val="16"/>
            <w:szCs w:val="16"/>
            <w:rPrChange w:id="3593" w:author="emmanuel blezes" w:date="2026-05-23T18:38:00Z" w16du:dateUtc="2026-05-23T16:38:00Z">
              <w:rPr/>
            </w:rPrChange>
          </w:rPr>
          <w:delText xml:space="preserve"> (3 % en 1992 à 12 % en 2025) : Australian Government, </w:delText>
        </w:r>
        <w:r w:rsidRPr="008D3D5D" w:rsidDel="00ED4993">
          <w:rPr>
            <w:i/>
            <w:iCs/>
            <w:sz w:val="16"/>
            <w:szCs w:val="16"/>
            <w:rPrChange w:id="3594" w:author="emmanuel blezes" w:date="2026-05-23T18:38:00Z" w16du:dateUtc="2026-05-23T16:38:00Z">
              <w:rPr>
                <w:i/>
                <w:iCs/>
              </w:rPr>
            </w:rPrChange>
          </w:rPr>
          <w:delText>Superannuation Guarantee</w:delText>
        </w:r>
        <w:r w:rsidRPr="008D3D5D" w:rsidDel="00ED4993">
          <w:rPr>
            <w:sz w:val="16"/>
            <w:szCs w:val="16"/>
            <w:rPrChange w:id="3595" w:author="emmanuel blezes" w:date="2026-05-23T18:38:00Z" w16du:dateUtc="2026-05-23T16:38:00Z">
              <w:rPr/>
            </w:rPrChange>
          </w:rPr>
          <w:delText>, données historiques 2024-2025.</w:delText>
        </w:r>
      </w:del>
    </w:p>
  </w:footnote>
  <w:footnote w:id="135">
    <w:p w14:paraId="45CDA5D5" w14:textId="77777777" w:rsidR="00B437D0" w:rsidRPr="008D3D5D" w:rsidDel="00ED4993" w:rsidRDefault="00000000">
      <w:pPr>
        <w:pStyle w:val="FootnoteText"/>
        <w:rPr>
          <w:del w:id="3596" w:author="emmanuel blezes" w:date="2026-05-24T19:42:00Z" w16du:dateUtc="2026-05-24T17:42:00Z"/>
          <w:sz w:val="16"/>
          <w:szCs w:val="16"/>
          <w:rPrChange w:id="3597" w:author="emmanuel blezes" w:date="2026-05-23T18:38:00Z" w16du:dateUtc="2026-05-23T16:38:00Z">
            <w:rPr>
              <w:del w:id="3598" w:author="emmanuel blezes" w:date="2026-05-24T19:42:00Z" w16du:dateUtc="2026-05-24T17:42:00Z"/>
            </w:rPr>
          </w:rPrChange>
        </w:rPr>
      </w:pPr>
      <w:del w:id="3599" w:author="emmanuel blezes" w:date="2026-05-24T19:42:00Z" w16du:dateUtc="2026-05-24T17:42:00Z">
        <w:r w:rsidRPr="008D3D5D" w:rsidDel="00ED4993">
          <w:rPr>
            <w:rStyle w:val="FootnoteReference"/>
            <w:sz w:val="16"/>
            <w:szCs w:val="16"/>
            <w:rPrChange w:id="3600" w:author="emmanuel blezes" w:date="2026-05-23T18:38:00Z" w16du:dateUtc="2026-05-23T16:38:00Z">
              <w:rPr>
                <w:rStyle w:val="FootnoteReference"/>
              </w:rPr>
            </w:rPrChange>
          </w:rPr>
          <w:footnoteRef/>
        </w:r>
        <w:r w:rsidRPr="008D3D5D" w:rsidDel="00ED4993">
          <w:rPr>
            <w:sz w:val="16"/>
            <w:szCs w:val="16"/>
            <w:lang w:val="en-GB"/>
            <w:rPrChange w:id="3601" w:author="emmanuel blezes" w:date="2026-05-23T18:38:00Z" w16du:dateUtc="2026-05-23T16:38:00Z">
              <w:rPr>
                <w:lang w:val="en-GB"/>
              </w:rPr>
            </w:rPrChange>
          </w:rPr>
          <w:delText xml:space="preserve"> AustralianSuper, </w:delText>
        </w:r>
        <w:r w:rsidRPr="008D3D5D" w:rsidDel="00ED4993">
          <w:rPr>
            <w:i/>
            <w:iCs/>
            <w:sz w:val="16"/>
            <w:szCs w:val="16"/>
            <w:lang w:val="en-GB"/>
            <w:rPrChange w:id="3602" w:author="emmanuel blezes" w:date="2026-05-23T18:38:00Z" w16du:dateUtc="2026-05-23T16:38:00Z">
              <w:rPr>
                <w:i/>
                <w:iCs/>
                <w:lang w:val="en-GB"/>
              </w:rPr>
            </w:rPrChange>
          </w:rPr>
          <w:delText>Annual Report 2025</w:delText>
        </w:r>
        <w:r w:rsidRPr="008D3D5D" w:rsidDel="00ED4993">
          <w:rPr>
            <w:sz w:val="16"/>
            <w:szCs w:val="16"/>
            <w:lang w:val="en-GB"/>
            <w:rPrChange w:id="3603" w:author="emmanuel blezes" w:date="2026-05-23T18:38:00Z" w16du:dateUtc="2026-05-23T16:38:00Z">
              <w:rPr>
                <w:lang w:val="en-GB"/>
              </w:rPr>
            </w:rPrChange>
          </w:rPr>
          <w:delText xml:space="preserve">, 2025 (https://www.australiansuper.com). </w:delText>
        </w:r>
        <w:r w:rsidRPr="008D3D5D" w:rsidDel="00ED4993">
          <w:rPr>
            <w:sz w:val="16"/>
            <w:szCs w:val="16"/>
            <w:rPrChange w:id="3604" w:author="emmanuel blezes" w:date="2026-05-23T18:38:00Z" w16du:dateUtc="2026-05-23T16:38:00Z">
              <w:rPr/>
            </w:rPrChange>
          </w:rPr>
          <w:delText>Rendement Balanced Option net de frais : 7,94 % sur 10 ans au 30 juin 2025. Pour KiwiSaver : Financial Markets Authority et Retirement Commission, données 2024-2025 (https://retirement.govt.nz).</w:delText>
        </w:r>
      </w:del>
    </w:p>
  </w:footnote>
  <w:footnote w:id="136">
    <w:p w14:paraId="7D5FB551" w14:textId="77777777" w:rsidR="00B437D0" w:rsidRPr="008D3D5D" w:rsidDel="00ED4993" w:rsidRDefault="00000000">
      <w:pPr>
        <w:pStyle w:val="FootnoteText"/>
        <w:rPr>
          <w:del w:id="3621" w:author="emmanuel blezes" w:date="2026-05-24T19:42:00Z" w16du:dateUtc="2026-05-24T17:42:00Z"/>
          <w:sz w:val="16"/>
          <w:szCs w:val="16"/>
          <w:rPrChange w:id="3622" w:author="emmanuel blezes" w:date="2026-05-23T18:38:00Z" w16du:dateUtc="2026-05-23T16:38:00Z">
            <w:rPr>
              <w:del w:id="3623" w:author="emmanuel blezes" w:date="2026-05-24T19:42:00Z" w16du:dateUtc="2026-05-24T17:42:00Z"/>
            </w:rPr>
          </w:rPrChange>
        </w:rPr>
      </w:pPr>
      <w:del w:id="3624" w:author="emmanuel blezes" w:date="2026-05-24T19:42:00Z" w16du:dateUtc="2026-05-24T17:42:00Z">
        <w:r w:rsidRPr="008D3D5D" w:rsidDel="00ED4993">
          <w:rPr>
            <w:rStyle w:val="FootnoteReference"/>
            <w:sz w:val="16"/>
            <w:szCs w:val="16"/>
            <w:rPrChange w:id="3625" w:author="emmanuel blezes" w:date="2026-05-23T18:38:00Z" w16du:dateUtc="2026-05-23T16:38:00Z">
              <w:rPr>
                <w:rStyle w:val="FootnoteReference"/>
              </w:rPr>
            </w:rPrChange>
          </w:rPr>
          <w:footnoteRef/>
        </w:r>
        <w:r w:rsidRPr="008D3D5D" w:rsidDel="00ED4993">
          <w:rPr>
            <w:sz w:val="16"/>
            <w:szCs w:val="16"/>
            <w:rPrChange w:id="3626" w:author="emmanuel blezes" w:date="2026-05-23T18:38:00Z" w16du:dateUtc="2026-05-23T16:38:00Z">
              <w:rPr/>
            </w:rPrChange>
          </w:rPr>
          <w:delText xml:space="preserve"> Voir Bruno Palier, </w:delText>
        </w:r>
        <w:r w:rsidRPr="008D3D5D" w:rsidDel="00ED4993">
          <w:rPr>
            <w:i/>
            <w:iCs/>
            <w:sz w:val="16"/>
            <w:szCs w:val="16"/>
            <w:rPrChange w:id="3627" w:author="emmanuel blezes" w:date="2026-05-23T18:38:00Z" w16du:dateUtc="2026-05-23T16:38:00Z">
              <w:rPr>
                <w:i/>
                <w:iCs/>
              </w:rPr>
            </w:rPrChange>
          </w:rPr>
          <w:delText>Réformer les retraites</w:delText>
        </w:r>
        <w:r w:rsidRPr="008D3D5D" w:rsidDel="00ED4993">
          <w:rPr>
            <w:sz w:val="16"/>
            <w:szCs w:val="16"/>
            <w:rPrChange w:id="3628" w:author="emmanuel blezes" w:date="2026-05-23T18:38:00Z" w16du:dateUtc="2026-05-23T16:38:00Z">
              <w:rPr/>
            </w:rPrChange>
          </w:rPr>
          <w:delTex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delText>
        </w:r>
      </w:del>
    </w:p>
  </w:footnote>
  <w:footnote w:id="137">
    <w:p w14:paraId="5BBBD591" w14:textId="77777777" w:rsidR="00B437D0" w:rsidRPr="008D3D5D" w:rsidRDefault="00000000">
      <w:pPr>
        <w:pStyle w:val="FootnoteText"/>
        <w:rPr>
          <w:sz w:val="16"/>
          <w:szCs w:val="16"/>
          <w:rPrChange w:id="3642" w:author="emmanuel blezes" w:date="2026-05-23T18:38:00Z" w16du:dateUtc="2026-05-23T16:38:00Z">
            <w:rPr/>
          </w:rPrChange>
        </w:rPr>
      </w:pPr>
      <w:r w:rsidRPr="008D3D5D">
        <w:rPr>
          <w:rStyle w:val="FootnoteReference"/>
          <w:sz w:val="16"/>
          <w:szCs w:val="16"/>
          <w:rPrChange w:id="3643" w:author="emmanuel blezes" w:date="2026-05-23T18:38:00Z" w16du:dateUtc="2026-05-23T16:38:00Z">
            <w:rPr>
              <w:rStyle w:val="FootnoteReference"/>
            </w:rPr>
          </w:rPrChange>
        </w:rPr>
        <w:footnoteRef/>
      </w:r>
      <w:r w:rsidRPr="008D3D5D">
        <w:rPr>
          <w:sz w:val="16"/>
          <w:szCs w:val="16"/>
          <w:rPrChange w:id="3644" w:author="emmanuel blezes" w:date="2026-05-23T18:38:00Z" w16du:dateUtc="2026-05-23T16:38:00Z">
            <w:rPr/>
          </w:rPrChange>
        </w:rPr>
        <w:t xml:space="preserve"> DARES, </w:t>
      </w:r>
      <w:r w:rsidRPr="008D3D5D">
        <w:rPr>
          <w:i/>
          <w:iCs/>
          <w:sz w:val="16"/>
          <w:szCs w:val="16"/>
          <w:rPrChange w:id="3645" w:author="emmanuel blezes" w:date="2026-05-23T18:38:00Z" w16du:dateUtc="2026-05-23T16:38:00Z">
            <w:rPr>
              <w:i/>
              <w:iCs/>
            </w:rPr>
          </w:rPrChange>
        </w:rPr>
        <w:t>Le salaire moyen en France</w:t>
      </w:r>
      <w:r w:rsidRPr="008D3D5D">
        <w:rPr>
          <w:sz w:val="16"/>
          <w:szCs w:val="16"/>
          <w:rPrChange w:id="3646" w:author="emmanuel blezes" w:date="2026-05-23T18:38:00Z" w16du:dateUtc="2026-05-23T16:38:00Z">
            <w:rPr/>
          </w:rPrChange>
        </w:rPr>
        <w:t xml:space="preserve">, 2024. Salaire moyen brut annuel proche de 37 000 € ; le choix de 35 000 € constitue une approximation légèrement conservatrice. Hypothèses détaillées dans la modélisation accompagnant ce chapitre : </w:t>
      </w:r>
      <w:r w:rsidRPr="008D3D5D">
        <w:rPr>
          <w:i/>
          <w:iCs/>
          <w:sz w:val="16"/>
          <w:szCs w:val="16"/>
          <w:rPrChange w:id="3647" w:author="emmanuel blezes" w:date="2026-05-23T18:38:00Z" w16du:dateUtc="2026-05-23T16:38:00Z">
            <w:rPr>
              <w:i/>
              <w:iCs/>
            </w:rPr>
          </w:rPrChange>
        </w:rPr>
        <w:t xml:space="preserve">Modélisation Ch. 2 </w:t>
      </w:r>
      <w:del w:id="3648" w:author="emmanuel blezes" w:date="2026-05-18T20:04:00Z" w16du:dateUtc="2026-05-18T18:04:00Z">
        <w:r w:rsidRPr="008D3D5D" w:rsidDel="00146C66">
          <w:rPr>
            <w:i/>
            <w:iCs/>
            <w:sz w:val="16"/>
            <w:szCs w:val="16"/>
            <w:rPrChange w:id="3649" w:author="emmanuel blezes" w:date="2026-05-23T18:38:00Z" w16du:dateUtc="2026-05-23T16:38:00Z">
              <w:rPr>
                <w:i/>
                <w:iCs/>
              </w:rPr>
            </w:rPrChange>
          </w:rPr>
          <w:delText>—</w:delText>
        </w:r>
      </w:del>
      <w:ins w:id="3650" w:author="emmanuel blezes" w:date="2026-05-18T20:04:00Z" w16du:dateUtc="2026-05-18T18:04:00Z">
        <w:r w:rsidR="00146C66" w:rsidRPr="008D3D5D">
          <w:rPr>
            <w:i/>
            <w:iCs/>
            <w:sz w:val="16"/>
            <w:szCs w:val="16"/>
            <w:rPrChange w:id="3651" w:author="emmanuel blezes" w:date="2026-05-23T18:38:00Z" w16du:dateUtc="2026-05-23T16:38:00Z">
              <w:rPr>
                <w:i/>
                <w:iCs/>
              </w:rPr>
            </w:rPrChange>
          </w:rPr>
          <w:t>-</w:t>
        </w:r>
      </w:ins>
      <w:r w:rsidRPr="008D3D5D">
        <w:rPr>
          <w:i/>
          <w:iCs/>
          <w:sz w:val="16"/>
          <w:szCs w:val="16"/>
          <w:rPrChange w:id="3652" w:author="emmanuel blezes" w:date="2026-05-23T18:38:00Z" w16du:dateUtc="2026-05-23T16:38:00Z">
            <w:rPr>
              <w:i/>
              <w:iCs/>
            </w:rPr>
          </w:rPrChange>
        </w:rPr>
        <w:t xml:space="preserve"> Capitalisons, fiche méthodologique complète</w:t>
      </w:r>
      <w:r w:rsidRPr="008D3D5D">
        <w:rPr>
          <w:sz w:val="16"/>
          <w:szCs w:val="16"/>
          <w:rPrChange w:id="3653" w:author="emmanuel blezes" w:date="2026-05-23T18:38:00Z" w16du:dateUtc="2026-05-23T16:38:00Z">
            <w:rPr/>
          </w:rPrChange>
        </w:rPr>
        <w:t>, mai 2026.</w:t>
      </w:r>
    </w:p>
  </w:footnote>
  <w:footnote w:id="138">
    <w:p w14:paraId="4FFD0027" w14:textId="77777777" w:rsidR="00B437D0" w:rsidRPr="008D3D5D" w:rsidRDefault="00000000">
      <w:pPr>
        <w:pStyle w:val="FootnoteText"/>
        <w:rPr>
          <w:sz w:val="16"/>
          <w:szCs w:val="16"/>
          <w:rPrChange w:id="3654" w:author="emmanuel blezes" w:date="2026-05-23T18:38:00Z" w16du:dateUtc="2026-05-23T16:38:00Z">
            <w:rPr/>
          </w:rPrChange>
        </w:rPr>
      </w:pPr>
      <w:r w:rsidRPr="008D3D5D">
        <w:rPr>
          <w:rStyle w:val="FootnoteReference"/>
          <w:sz w:val="16"/>
          <w:szCs w:val="16"/>
          <w:rPrChange w:id="3655" w:author="emmanuel blezes" w:date="2026-05-23T18:38:00Z" w16du:dateUtc="2026-05-23T16:38:00Z">
            <w:rPr>
              <w:rStyle w:val="FootnoteReference"/>
            </w:rPr>
          </w:rPrChange>
        </w:rPr>
        <w:footnoteRef/>
      </w:r>
      <w:r w:rsidRPr="008D3D5D">
        <w:rPr>
          <w:sz w:val="16"/>
          <w:szCs w:val="16"/>
          <w:rPrChange w:id="3656" w:author="emmanuel blezes" w:date="2026-05-23T18:38:00Z" w16du:dateUtc="2026-05-23T16:38:00Z">
            <w:rPr/>
          </w:rPrChange>
        </w:rPr>
        <w:t xml:space="preserve"> Direction de la sécurité sociale, </w:t>
      </w:r>
      <w:r w:rsidRPr="008D3D5D">
        <w:rPr>
          <w:i/>
          <w:iCs/>
          <w:sz w:val="16"/>
          <w:szCs w:val="16"/>
          <w:rPrChange w:id="3657" w:author="emmanuel blezes" w:date="2026-05-23T18:38:00Z" w16du:dateUtc="2026-05-23T16:38:00Z">
            <w:rPr>
              <w:i/>
              <w:iCs/>
            </w:rPr>
          </w:rPrChange>
        </w:rPr>
        <w:t>Compte de la protection sociale 2024</w:t>
      </w:r>
      <w:r w:rsidRPr="008D3D5D">
        <w:rPr>
          <w:sz w:val="16"/>
          <w:szCs w:val="16"/>
          <w:rPrChange w:id="3658" w:author="emmanuel blezes" w:date="2026-05-23T18:38:00Z" w16du:dateUtc="2026-05-23T16:38:00Z">
            <w:rPr/>
          </w:rPrChange>
        </w:rPr>
        <w:t xml:space="preserve">, 2025. Cotisation vieillesse globale (régime général 16,9 % + AGIRC-ARRCO en moyenne 7,7 % + autres composantes) approximée à 28 % du brut. Hypothèse de croissance salariale réelle à 0,5 % par an : COR, </w:t>
      </w:r>
      <w:r w:rsidRPr="008D3D5D">
        <w:rPr>
          <w:i/>
          <w:iCs/>
          <w:sz w:val="16"/>
          <w:szCs w:val="16"/>
          <w:rPrChange w:id="3659" w:author="emmanuel blezes" w:date="2026-05-23T18:38:00Z" w16du:dateUtc="2026-05-23T16:38:00Z">
            <w:rPr>
              <w:i/>
              <w:iCs/>
            </w:rPr>
          </w:rPrChange>
        </w:rPr>
        <w:t>Rapport annuel 2025</w:t>
      </w:r>
      <w:r w:rsidRPr="008D3D5D">
        <w:rPr>
          <w:sz w:val="16"/>
          <w:szCs w:val="16"/>
          <w:rPrChange w:id="3660" w:author="emmanuel blezes" w:date="2026-05-23T18:38:00Z" w16du:dateUtc="2026-05-23T16:38:00Z">
            <w:rPr/>
          </w:rPrChange>
        </w:rPr>
        <w:t>, juin 2025, p. 42 (scénario médian 1 % de croissance de la masse salariale).</w:t>
      </w:r>
    </w:p>
  </w:footnote>
  <w:footnote w:id="139">
    <w:p w14:paraId="37FBC843" w14:textId="77777777" w:rsidR="00B437D0" w:rsidRPr="008D3D5D" w:rsidRDefault="00000000">
      <w:pPr>
        <w:pStyle w:val="FootnoteText"/>
        <w:rPr>
          <w:sz w:val="16"/>
          <w:szCs w:val="16"/>
          <w:rPrChange w:id="3661" w:author="emmanuel blezes" w:date="2026-05-23T18:38:00Z" w16du:dateUtc="2026-05-23T16:38:00Z">
            <w:rPr/>
          </w:rPrChange>
        </w:rPr>
      </w:pPr>
      <w:r w:rsidRPr="008D3D5D">
        <w:rPr>
          <w:rStyle w:val="FootnoteReference"/>
          <w:sz w:val="16"/>
          <w:szCs w:val="16"/>
          <w:rPrChange w:id="3662" w:author="emmanuel blezes" w:date="2026-05-23T18:38:00Z" w16du:dateUtc="2026-05-23T16:38:00Z">
            <w:rPr>
              <w:rStyle w:val="FootnoteReference"/>
            </w:rPr>
          </w:rPrChange>
        </w:rPr>
        <w:footnoteRef/>
      </w:r>
      <w:r w:rsidRPr="008D3D5D">
        <w:rPr>
          <w:sz w:val="16"/>
          <w:szCs w:val="16"/>
          <w:rPrChange w:id="3663" w:author="emmanuel blezes" w:date="2026-05-23T18:38:00Z" w16du:dateUtc="2026-05-23T16:38:00Z">
            <w:rPr/>
          </w:rPrChange>
        </w:rPr>
        <w:t xml:space="preserve"> COR, </w:t>
      </w:r>
      <w:r w:rsidRPr="008D3D5D">
        <w:rPr>
          <w:i/>
          <w:iCs/>
          <w:sz w:val="16"/>
          <w:szCs w:val="16"/>
          <w:rPrChange w:id="3664" w:author="emmanuel blezes" w:date="2026-05-23T18:38:00Z" w16du:dateUtc="2026-05-23T16:38:00Z">
            <w:rPr>
              <w:i/>
              <w:iCs/>
            </w:rPr>
          </w:rPrChange>
        </w:rPr>
        <w:t xml:space="preserve">Évolutions et perspectives des retraites en France </w:t>
      </w:r>
      <w:del w:id="3665" w:author="emmanuel blezes" w:date="2026-05-18T20:04:00Z" w16du:dateUtc="2026-05-18T18:04:00Z">
        <w:r w:rsidRPr="008D3D5D" w:rsidDel="00146C66">
          <w:rPr>
            <w:i/>
            <w:iCs/>
            <w:sz w:val="16"/>
            <w:szCs w:val="16"/>
            <w:rPrChange w:id="3666" w:author="emmanuel blezes" w:date="2026-05-23T18:38:00Z" w16du:dateUtc="2026-05-23T16:38:00Z">
              <w:rPr>
                <w:i/>
                <w:iCs/>
              </w:rPr>
            </w:rPrChange>
          </w:rPr>
          <w:delText>—</w:delText>
        </w:r>
      </w:del>
      <w:ins w:id="3667" w:author="emmanuel blezes" w:date="2026-05-18T20:04:00Z" w16du:dateUtc="2026-05-18T18:04:00Z">
        <w:r w:rsidR="00146C66" w:rsidRPr="008D3D5D">
          <w:rPr>
            <w:i/>
            <w:iCs/>
            <w:sz w:val="16"/>
            <w:szCs w:val="16"/>
            <w:rPrChange w:id="3668" w:author="emmanuel blezes" w:date="2026-05-23T18:38:00Z" w16du:dateUtc="2026-05-23T16:38:00Z">
              <w:rPr>
                <w:i/>
                <w:iCs/>
              </w:rPr>
            </w:rPrChange>
          </w:rPr>
          <w:t>-</w:t>
        </w:r>
      </w:ins>
      <w:r w:rsidRPr="008D3D5D">
        <w:rPr>
          <w:i/>
          <w:iCs/>
          <w:sz w:val="16"/>
          <w:szCs w:val="16"/>
          <w:rPrChange w:id="3669" w:author="emmanuel blezes" w:date="2026-05-23T18:38:00Z" w16du:dateUtc="2026-05-23T16:38:00Z">
            <w:rPr>
              <w:i/>
              <w:iCs/>
            </w:rPr>
          </w:rPrChange>
        </w:rPr>
        <w:t xml:space="preserve"> Rapport annuel 2025</w:t>
      </w:r>
      <w:r w:rsidRPr="008D3D5D">
        <w:rPr>
          <w:sz w:val="16"/>
          <w:szCs w:val="16"/>
          <w:rPrChange w:id="3670" w:author="emmanuel blezes" w:date="2026-05-23T18:38:00Z" w16du:dateUtc="2026-05-23T16:38:00Z">
            <w:rPr/>
          </w:rPrChange>
        </w:rPr>
        <w:t>,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40">
    <w:p w14:paraId="513E81FD" w14:textId="77777777" w:rsidR="00B437D0" w:rsidRPr="008D3D5D" w:rsidRDefault="00000000">
      <w:pPr>
        <w:pStyle w:val="FootnoteText"/>
        <w:rPr>
          <w:sz w:val="16"/>
          <w:szCs w:val="16"/>
          <w:rPrChange w:id="3673" w:author="emmanuel blezes" w:date="2026-05-23T18:38:00Z" w16du:dateUtc="2026-05-23T16:38:00Z">
            <w:rPr/>
          </w:rPrChange>
        </w:rPr>
      </w:pPr>
      <w:r w:rsidRPr="008D3D5D">
        <w:rPr>
          <w:rStyle w:val="FootnoteReference"/>
          <w:sz w:val="16"/>
          <w:szCs w:val="16"/>
          <w:rPrChange w:id="3674" w:author="emmanuel blezes" w:date="2026-05-23T18:38:00Z" w16du:dateUtc="2026-05-23T16:38:00Z">
            <w:rPr>
              <w:rStyle w:val="FootnoteReference"/>
            </w:rPr>
          </w:rPrChange>
        </w:rPr>
        <w:footnoteRef/>
      </w:r>
      <w:r w:rsidRPr="008D3D5D">
        <w:rPr>
          <w:sz w:val="16"/>
          <w:szCs w:val="16"/>
          <w:rPrChange w:id="3675" w:author="emmanuel blezes" w:date="2026-05-23T18:38:00Z" w16du:dateUtc="2026-05-23T16:38:00Z">
            <w:rPr/>
          </w:rPrChange>
        </w:rPr>
        <w:t xml:space="preserve"> 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 </w:t>
      </w:r>
      <w:r w:rsidRPr="008D3D5D">
        <w:rPr>
          <w:i/>
          <w:iCs/>
          <w:sz w:val="16"/>
          <w:szCs w:val="16"/>
          <w:rPrChange w:id="3676" w:author="emmanuel blezes" w:date="2026-05-23T18:38:00Z" w16du:dateUtc="2026-05-23T16:38:00Z">
            <w:rPr>
              <w:i/>
              <w:iCs/>
            </w:rPr>
          </w:rPrChange>
        </w:rPr>
        <w:t xml:space="preserve">Les retraités et les retraites </w:t>
      </w:r>
      <w:del w:id="3677" w:author="emmanuel blezes" w:date="2026-05-18T20:04:00Z" w16du:dateUtc="2026-05-18T18:04:00Z">
        <w:r w:rsidRPr="008D3D5D" w:rsidDel="00146C66">
          <w:rPr>
            <w:i/>
            <w:iCs/>
            <w:sz w:val="16"/>
            <w:szCs w:val="16"/>
            <w:rPrChange w:id="3678" w:author="emmanuel blezes" w:date="2026-05-23T18:38:00Z" w16du:dateUtc="2026-05-23T16:38:00Z">
              <w:rPr>
                <w:i/>
                <w:iCs/>
              </w:rPr>
            </w:rPrChange>
          </w:rPr>
          <w:delText>—</w:delText>
        </w:r>
      </w:del>
      <w:ins w:id="3679" w:author="emmanuel blezes" w:date="2026-05-18T20:04:00Z" w16du:dateUtc="2026-05-18T18:04:00Z">
        <w:r w:rsidR="00146C66" w:rsidRPr="008D3D5D">
          <w:rPr>
            <w:i/>
            <w:iCs/>
            <w:sz w:val="16"/>
            <w:szCs w:val="16"/>
            <w:rPrChange w:id="3680" w:author="emmanuel blezes" w:date="2026-05-23T18:38:00Z" w16du:dateUtc="2026-05-23T16:38:00Z">
              <w:rPr>
                <w:i/>
                <w:iCs/>
              </w:rPr>
            </w:rPrChange>
          </w:rPr>
          <w:t>-</w:t>
        </w:r>
      </w:ins>
      <w:r w:rsidRPr="008D3D5D">
        <w:rPr>
          <w:i/>
          <w:iCs/>
          <w:sz w:val="16"/>
          <w:szCs w:val="16"/>
          <w:rPrChange w:id="3681" w:author="emmanuel blezes" w:date="2026-05-23T18:38:00Z" w16du:dateUtc="2026-05-23T16:38:00Z">
            <w:rPr>
              <w:i/>
              <w:iCs/>
            </w:rPr>
          </w:rPrChange>
        </w:rPr>
        <w:t xml:space="preserve"> édition 2025</w:t>
      </w:r>
      <w:r w:rsidRPr="008D3D5D">
        <w:rPr>
          <w:sz w:val="16"/>
          <w:szCs w:val="16"/>
          <w:rPrChange w:id="3682" w:author="emmanuel blezes" w:date="2026-05-23T18:38:00Z" w16du:dateUtc="2026-05-23T16:38:00Z">
            <w:rPr/>
          </w:rPrChange>
        </w:rPr>
        <w:t>, 2025.</w:t>
      </w:r>
    </w:p>
  </w:footnote>
  <w:footnote w:id="141">
    <w:p w14:paraId="660DA3F8" w14:textId="77777777" w:rsidR="00B437D0" w:rsidRPr="008D3D5D" w:rsidRDefault="00000000">
      <w:pPr>
        <w:pStyle w:val="FootnoteText"/>
        <w:rPr>
          <w:sz w:val="16"/>
          <w:szCs w:val="16"/>
          <w:rPrChange w:id="3685" w:author="emmanuel blezes" w:date="2026-05-23T18:38:00Z" w16du:dateUtc="2026-05-23T16:38:00Z">
            <w:rPr/>
          </w:rPrChange>
        </w:rPr>
      </w:pPr>
      <w:r w:rsidRPr="008D3D5D">
        <w:rPr>
          <w:rStyle w:val="FootnoteReference"/>
          <w:sz w:val="16"/>
          <w:szCs w:val="16"/>
          <w:rPrChange w:id="3686" w:author="emmanuel blezes" w:date="2026-05-23T18:38:00Z" w16du:dateUtc="2026-05-23T16:38:00Z">
            <w:rPr>
              <w:rStyle w:val="FootnoteReference"/>
            </w:rPr>
          </w:rPrChange>
        </w:rPr>
        <w:footnoteRef/>
      </w:r>
      <w:r w:rsidRPr="008D3D5D">
        <w:rPr>
          <w:sz w:val="16"/>
          <w:szCs w:val="16"/>
          <w:rPrChange w:id="3687" w:author="emmanuel blezes" w:date="2026-05-23T18:38:00Z" w16du:dateUtc="2026-05-23T16:38:00Z">
            <w:rPr/>
          </w:rPrChange>
        </w:rPr>
        <w:t xml:space="preserve"> Hypothèse de frais de gestion : 0,30 % par an. À comparer aux 0,07 % d’AP7 (Suède, fonds par défaut public) et aux environ 0,25 % d’ABP (Pays-Bas). Voir AP7, </w:t>
      </w:r>
      <w:r w:rsidRPr="008D3D5D">
        <w:rPr>
          <w:i/>
          <w:iCs/>
          <w:sz w:val="16"/>
          <w:szCs w:val="16"/>
          <w:rPrChange w:id="3688" w:author="emmanuel blezes" w:date="2026-05-23T18:38:00Z" w16du:dateUtc="2026-05-23T16:38:00Z">
            <w:rPr>
              <w:i/>
              <w:iCs/>
            </w:rPr>
          </w:rPrChange>
        </w:rPr>
        <w:t>Annual Report 2024</w:t>
      </w:r>
      <w:r w:rsidRPr="008D3D5D">
        <w:rPr>
          <w:sz w:val="16"/>
          <w:szCs w:val="16"/>
          <w:rPrChange w:id="3689" w:author="emmanuel blezes" w:date="2026-05-23T18:38:00Z" w16du:dateUtc="2026-05-23T16:38:00Z">
            <w:rPr/>
          </w:rPrChange>
        </w:rPr>
        <w:t xml:space="preserve">, 2025 ; et ABP, </w:t>
      </w:r>
      <w:r w:rsidRPr="008D3D5D">
        <w:rPr>
          <w:i/>
          <w:iCs/>
          <w:sz w:val="16"/>
          <w:szCs w:val="16"/>
          <w:rPrChange w:id="3690" w:author="emmanuel blezes" w:date="2026-05-23T18:38:00Z" w16du:dateUtc="2026-05-23T16:38:00Z">
            <w:rPr>
              <w:i/>
              <w:iCs/>
            </w:rPr>
          </w:rPrChange>
        </w:rPr>
        <w:t>Annual Report 2024</w:t>
      </w:r>
      <w:r w:rsidRPr="008D3D5D">
        <w:rPr>
          <w:sz w:val="16"/>
          <w:szCs w:val="16"/>
          <w:rPrChange w:id="3691" w:author="emmanuel blezes" w:date="2026-05-23T18:38:00Z" w16du:dateUtc="2026-05-23T16:38:00Z">
            <w:rPr/>
          </w:rPrChange>
        </w:rPr>
        <w:t xml:space="preserve">, 2025. L’hypothèse retenue ici est délibérément prudente </w:t>
      </w:r>
      <w:del w:id="3692" w:author="emmanuel blezes" w:date="2026-05-18T20:04:00Z" w16du:dateUtc="2026-05-18T18:04:00Z">
        <w:r w:rsidRPr="008D3D5D" w:rsidDel="00146C66">
          <w:rPr>
            <w:sz w:val="16"/>
            <w:szCs w:val="16"/>
            <w:rPrChange w:id="3693" w:author="emmanuel blezes" w:date="2026-05-23T18:38:00Z" w16du:dateUtc="2026-05-23T16:38:00Z">
              <w:rPr/>
            </w:rPrChange>
          </w:rPr>
          <w:delText>—</w:delText>
        </w:r>
      </w:del>
      <w:ins w:id="3694" w:author="emmanuel blezes" w:date="2026-05-18T20:04:00Z" w16du:dateUtc="2026-05-18T18:04:00Z">
        <w:r w:rsidR="00146C66" w:rsidRPr="008D3D5D">
          <w:rPr>
            <w:sz w:val="16"/>
            <w:szCs w:val="16"/>
            <w:rPrChange w:id="3695" w:author="emmanuel blezes" w:date="2026-05-23T18:38:00Z" w16du:dateUtc="2026-05-23T16:38:00Z">
              <w:rPr/>
            </w:rPrChange>
          </w:rPr>
          <w:t>-</w:t>
        </w:r>
      </w:ins>
      <w:r w:rsidRPr="008D3D5D">
        <w:rPr>
          <w:sz w:val="16"/>
          <w:szCs w:val="16"/>
          <w:rPrChange w:id="3696" w:author="emmanuel blezes" w:date="2026-05-23T18:38:00Z" w16du:dateUtc="2026-05-23T16:38:00Z">
            <w:rPr/>
          </w:rPrChange>
        </w:rPr>
        <w:t xml:space="preserve"> elle conduit à un rendement réel net de 3,7 % au lieu de 4 % réel brut.</w:t>
      </w:r>
    </w:p>
  </w:footnote>
  <w:footnote w:id="142">
    <w:p w14:paraId="345851DD" w14:textId="77777777" w:rsidR="00B437D0" w:rsidRPr="008D3D5D" w:rsidRDefault="00000000">
      <w:pPr>
        <w:pStyle w:val="FootnoteText"/>
        <w:rPr>
          <w:sz w:val="16"/>
          <w:szCs w:val="16"/>
          <w:rPrChange w:id="3703" w:author="emmanuel blezes" w:date="2026-05-23T18:38:00Z" w16du:dateUtc="2026-05-23T16:38:00Z">
            <w:rPr/>
          </w:rPrChange>
        </w:rPr>
      </w:pPr>
      <w:r w:rsidRPr="008D3D5D">
        <w:rPr>
          <w:rStyle w:val="FootnoteReference"/>
          <w:sz w:val="16"/>
          <w:szCs w:val="16"/>
          <w:rPrChange w:id="3704" w:author="emmanuel blezes" w:date="2026-05-23T18:38:00Z" w16du:dateUtc="2026-05-23T16:38:00Z">
            <w:rPr>
              <w:rStyle w:val="FootnoteReference"/>
            </w:rPr>
          </w:rPrChange>
        </w:rPr>
        <w:footnoteRef/>
      </w:r>
      <w:r w:rsidRPr="008D3D5D">
        <w:rPr>
          <w:sz w:val="16"/>
          <w:szCs w:val="16"/>
          <w:rPrChange w:id="3705" w:author="emmanuel blezes" w:date="2026-05-23T18:38:00Z" w16du:dateUtc="2026-05-23T16:38:00Z">
            <w:rPr/>
          </w:rPrChange>
        </w:rPr>
        <w:t xml:space="preserve"> Cohérence des ordres de grandeur avec la littérature publiée. Voir Bertrand Martinot, </w:t>
      </w:r>
      <w:r w:rsidRPr="008D3D5D">
        <w:rPr>
          <w:i/>
          <w:iCs/>
          <w:sz w:val="16"/>
          <w:szCs w:val="16"/>
          <w:rPrChange w:id="3706" w:author="emmanuel blezes" w:date="2026-05-23T18:38:00Z" w16du:dateUtc="2026-05-23T16:38:00Z">
            <w:rPr>
              <w:i/>
              <w:iCs/>
            </w:rPr>
          </w:rPrChange>
        </w:rPr>
        <w:t>La capitalisation, un moyen de sortir par le haut de la crise des retraites ?</w:t>
      </w:r>
      <w:r w:rsidRPr="008D3D5D">
        <w:rPr>
          <w:sz w:val="16"/>
          <w:szCs w:val="16"/>
          <w:rPrChange w:id="3707" w:author="emmanuel blezes" w:date="2026-05-23T18:38:00Z" w16du:dateUtc="2026-05-23T16:38:00Z">
            <w:rPr/>
          </w:rPrChange>
        </w:rPr>
        <w:t xml:space="preserve">, Fondapol, note n°252, octobre 2024 ; et Bertrand Martinot, Pierre Gravier, Romain Muret, </w:t>
      </w:r>
      <w:r w:rsidRPr="008D3D5D">
        <w:rPr>
          <w:i/>
          <w:iCs/>
          <w:sz w:val="16"/>
          <w:szCs w:val="16"/>
          <w:rPrChange w:id="3708" w:author="emmanuel blezes" w:date="2026-05-23T18:38:00Z" w16du:dateUtc="2026-05-23T16:38:00Z">
            <w:rPr>
              <w:i/>
              <w:iCs/>
            </w:rPr>
          </w:rPrChange>
        </w:rPr>
        <w:t>Retraites : optimiser les dépenses, introduire une part de capitalisation</w:t>
      </w:r>
      <w:r w:rsidRPr="008D3D5D">
        <w:rPr>
          <w:sz w:val="16"/>
          <w:szCs w:val="16"/>
          <w:rPrChange w:id="3709" w:author="emmanuel blezes" w:date="2026-05-23T18:38:00Z" w16du:dateUtc="2026-05-23T16:38:00Z">
            <w:rPr/>
          </w:rPrChange>
        </w:rPr>
        <w:t>,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43">
    <w:p w14:paraId="3B494CEC" w14:textId="77777777" w:rsidR="00B437D0" w:rsidRPr="008D3D5D" w:rsidRDefault="00000000">
      <w:pPr>
        <w:pStyle w:val="FootnoteText"/>
        <w:rPr>
          <w:sz w:val="16"/>
          <w:szCs w:val="16"/>
          <w:rPrChange w:id="3712" w:author="emmanuel blezes" w:date="2026-05-23T18:38:00Z" w16du:dateUtc="2026-05-23T16:38:00Z">
            <w:rPr/>
          </w:rPrChange>
        </w:rPr>
      </w:pPr>
      <w:r w:rsidRPr="008D3D5D">
        <w:rPr>
          <w:rStyle w:val="FootnoteReference"/>
          <w:sz w:val="16"/>
          <w:szCs w:val="16"/>
          <w:rPrChange w:id="3713" w:author="emmanuel blezes" w:date="2026-05-23T18:38:00Z" w16du:dateUtc="2026-05-23T16:38:00Z">
            <w:rPr>
              <w:rStyle w:val="FootnoteReference"/>
            </w:rPr>
          </w:rPrChange>
        </w:rPr>
        <w:footnoteRef/>
      </w:r>
      <w:r w:rsidRPr="008D3D5D">
        <w:rPr>
          <w:sz w:val="16"/>
          <w:szCs w:val="16"/>
          <w:rPrChange w:id="3714" w:author="emmanuel blezes" w:date="2026-05-23T18:38:00Z" w16du:dateUtc="2026-05-23T16:38:00Z">
            <w:rPr/>
          </w:rPrChange>
        </w:rPr>
        <w:t xml:space="preserve"> Cumul de cotisations capitalisées en scénario B sur 43 ans, en euros constants 2026, croissance salariale 0,5 % par an : 1 960 € × Σ(1,005)^k pour k allant de 0 à 42, soit environ 93 766 €. Modélisation détaillée dans </w:t>
      </w:r>
      <w:r w:rsidRPr="008D3D5D">
        <w:rPr>
          <w:i/>
          <w:iCs/>
          <w:sz w:val="16"/>
          <w:szCs w:val="16"/>
          <w:rPrChange w:id="3715" w:author="emmanuel blezes" w:date="2026-05-23T18:38:00Z" w16du:dateUtc="2026-05-23T16:38:00Z">
            <w:rPr>
              <w:i/>
              <w:iCs/>
            </w:rPr>
          </w:rPrChange>
        </w:rPr>
        <w:t xml:space="preserve">Modélisation Ch. 2 </w:t>
      </w:r>
      <w:del w:id="3716" w:author="emmanuel blezes" w:date="2026-05-18T20:04:00Z" w16du:dateUtc="2026-05-18T18:04:00Z">
        <w:r w:rsidRPr="008D3D5D" w:rsidDel="00146C66">
          <w:rPr>
            <w:i/>
            <w:iCs/>
            <w:sz w:val="16"/>
            <w:szCs w:val="16"/>
            <w:rPrChange w:id="3717" w:author="emmanuel blezes" w:date="2026-05-23T18:38:00Z" w16du:dateUtc="2026-05-23T16:38:00Z">
              <w:rPr>
                <w:i/>
                <w:iCs/>
              </w:rPr>
            </w:rPrChange>
          </w:rPr>
          <w:delText>—</w:delText>
        </w:r>
      </w:del>
      <w:ins w:id="3718" w:author="emmanuel blezes" w:date="2026-05-18T20:04:00Z" w16du:dateUtc="2026-05-18T18:04:00Z">
        <w:r w:rsidR="00146C66" w:rsidRPr="008D3D5D">
          <w:rPr>
            <w:i/>
            <w:iCs/>
            <w:sz w:val="16"/>
            <w:szCs w:val="16"/>
            <w:rPrChange w:id="3719" w:author="emmanuel blezes" w:date="2026-05-23T18:38:00Z" w16du:dateUtc="2026-05-23T16:38:00Z">
              <w:rPr>
                <w:i/>
                <w:iCs/>
              </w:rPr>
            </w:rPrChange>
          </w:rPr>
          <w:t>-</w:t>
        </w:r>
      </w:ins>
      <w:r w:rsidRPr="008D3D5D">
        <w:rPr>
          <w:i/>
          <w:iCs/>
          <w:sz w:val="16"/>
          <w:szCs w:val="16"/>
          <w:rPrChange w:id="3720" w:author="emmanuel blezes" w:date="2026-05-23T18:38:00Z" w16du:dateUtc="2026-05-23T16:38:00Z">
            <w:rPr>
              <w:i/>
              <w:iCs/>
            </w:rPr>
          </w:rPrChange>
        </w:rPr>
        <w:t xml:space="preserve"> Capitalisons</w:t>
      </w:r>
      <w:r w:rsidRPr="008D3D5D">
        <w:rPr>
          <w:sz w:val="16"/>
          <w:szCs w:val="16"/>
          <w:rPrChange w:id="3721" w:author="emmanuel blezes" w:date="2026-05-23T18:38:00Z" w16du:dateUtc="2026-05-23T16:38:00Z">
            <w:rPr/>
          </w:rPrChange>
        </w:rPr>
        <w:t>, fichier annexe ch2_rapport_modelisation.md, 2026.</w:t>
      </w:r>
    </w:p>
  </w:footnote>
  <w:footnote w:id="144">
    <w:p w14:paraId="0618D813" w14:textId="77777777" w:rsidR="00B437D0" w:rsidRPr="008D3D5D" w:rsidRDefault="00000000">
      <w:pPr>
        <w:pStyle w:val="FootnoteText"/>
        <w:rPr>
          <w:sz w:val="16"/>
          <w:szCs w:val="16"/>
          <w:rPrChange w:id="3732" w:author="emmanuel blezes" w:date="2026-05-23T18:38:00Z" w16du:dateUtc="2026-05-23T16:38:00Z">
            <w:rPr/>
          </w:rPrChange>
        </w:rPr>
      </w:pPr>
      <w:r w:rsidRPr="008D3D5D">
        <w:rPr>
          <w:rStyle w:val="FootnoteReference"/>
          <w:sz w:val="16"/>
          <w:szCs w:val="16"/>
          <w:rPrChange w:id="3733" w:author="emmanuel blezes" w:date="2026-05-23T18:38:00Z" w16du:dateUtc="2026-05-23T16:38:00Z">
            <w:rPr>
              <w:rStyle w:val="FootnoteReference"/>
            </w:rPr>
          </w:rPrChange>
        </w:rPr>
        <w:footnoteRef/>
      </w:r>
      <w:r w:rsidRPr="008D3D5D">
        <w:rPr>
          <w:sz w:val="16"/>
          <w:szCs w:val="16"/>
          <w:rPrChange w:id="3734" w:author="emmanuel blezes" w:date="2026-05-23T18:38:00Z" w16du:dateUtc="2026-05-23T16:38:00Z">
            <w:rPr/>
          </w:rPrChange>
        </w:rPr>
        <w:t xml:space="preserve"> Rendements de référence : GPFG 4,1 % réel net annualisé sur 1998-2024 (NBIM, </w:t>
      </w:r>
      <w:r w:rsidRPr="008D3D5D">
        <w:rPr>
          <w:i/>
          <w:iCs/>
          <w:sz w:val="16"/>
          <w:szCs w:val="16"/>
          <w:rPrChange w:id="3735" w:author="emmanuel blezes" w:date="2026-05-23T18:38:00Z" w16du:dateUtc="2026-05-23T16:38:00Z">
            <w:rPr>
              <w:i/>
              <w:iCs/>
            </w:rPr>
          </w:rPrChange>
        </w:rPr>
        <w:t>Annual Report 2024</w:t>
      </w:r>
      <w:r w:rsidRPr="008D3D5D">
        <w:rPr>
          <w:sz w:val="16"/>
          <w:szCs w:val="16"/>
          <w:rPrChange w:id="3736" w:author="emmanuel blezes" w:date="2026-05-23T18:38:00Z" w16du:dateUtc="2026-05-23T16:38:00Z">
            <w:rPr/>
          </w:rPrChange>
        </w:rPr>
        <w:t>) ; CPPIB 8,3 % net annualisé sur 10 ans au 31 mars 2025 (</w:t>
      </w:r>
      <w:r w:rsidRPr="008D3D5D">
        <w:rPr>
          <w:i/>
          <w:iCs/>
          <w:sz w:val="16"/>
          <w:szCs w:val="16"/>
          <w:rPrChange w:id="3737" w:author="emmanuel blezes" w:date="2026-05-23T18:38:00Z" w16du:dateUtc="2026-05-23T16:38:00Z">
            <w:rPr>
              <w:i/>
              <w:iCs/>
            </w:rPr>
          </w:rPrChange>
        </w:rPr>
        <w:t>Fiscal 2025 Annual Report</w:t>
      </w:r>
      <w:r w:rsidRPr="008D3D5D">
        <w:rPr>
          <w:sz w:val="16"/>
          <w:szCs w:val="16"/>
          <w:rPrChange w:id="3738" w:author="emmanuel blezes" w:date="2026-05-23T18:38:00Z" w16du:dateUtc="2026-05-23T16:38:00Z">
            <w:rPr/>
          </w:rPrChange>
        </w:rPr>
        <w:t>) ; AustralianSuper 7,94 % net annualisé sur 10 ans au 30 juin 2025 (</w:t>
      </w:r>
      <w:r w:rsidRPr="008D3D5D">
        <w:rPr>
          <w:i/>
          <w:iCs/>
          <w:sz w:val="16"/>
          <w:szCs w:val="16"/>
          <w:rPrChange w:id="3739" w:author="emmanuel blezes" w:date="2026-05-23T18:38:00Z" w16du:dateUtc="2026-05-23T16:38:00Z">
            <w:rPr>
              <w:i/>
              <w:iCs/>
            </w:rPr>
          </w:rPrChange>
        </w:rPr>
        <w:t>Annual Report 2025</w:t>
      </w:r>
      <w:r w:rsidRPr="008D3D5D">
        <w:rPr>
          <w:sz w:val="16"/>
          <w:szCs w:val="16"/>
          <w:rPrChange w:id="3740" w:author="emmanuel blezes" w:date="2026-05-23T18:38:00Z" w16du:dateUtc="2026-05-23T16:38:00Z">
            <w:rPr/>
          </w:rPrChange>
        </w:rPr>
        <w:t>) ; AP7 environ 14 % nominal annualisé depuis mai 2010 (sources European Pensions, AP7 officiel).</w:t>
      </w:r>
    </w:p>
  </w:footnote>
  <w:footnote w:id="145">
    <w:p w14:paraId="6E184023" w14:textId="77777777" w:rsidR="003E7B75" w:rsidRDefault="003E7B75" w:rsidP="003E7B75">
      <w:pPr>
        <w:rPr>
          <w:ins w:id="3754" w:author="emmanuel blezes" w:date="2026-05-24T19:44:00Z" w16du:dateUtc="2026-05-24T17:44:00Z"/>
        </w:rPr>
      </w:pPr>
    </w:p>
    <w:p w14:paraId="33616C7C" w14:textId="77777777" w:rsidR="003E7B75" w:rsidRDefault="003E7B75" w:rsidP="003E7B75">
      <w:pPr>
        <w:rPr>
          <w:ins w:id="3755" w:author="emmanuel blezes" w:date="2026-05-24T19:44:00Z" w16du:dateUtc="2026-05-24T17:44:00Z"/>
        </w:rPr>
      </w:pPr>
    </w:p>
  </w:footnote>
  <w:footnote w:id="146">
    <w:p w14:paraId="3B8BAEEF" w14:textId="77777777" w:rsidR="003E7B75" w:rsidRDefault="003E7B75" w:rsidP="003E7B75">
      <w:pPr>
        <w:rPr>
          <w:ins w:id="3760" w:author="emmanuel blezes" w:date="2026-05-24T19:44:00Z" w16du:dateUtc="2026-05-24T17:44:00Z"/>
        </w:rPr>
      </w:pPr>
    </w:p>
    <w:p w14:paraId="78C2D126" w14:textId="77777777" w:rsidR="003E7B75" w:rsidRDefault="003E7B75" w:rsidP="003E7B75">
      <w:pPr>
        <w:rPr>
          <w:ins w:id="3761" w:author="emmanuel blezes" w:date="2026-05-24T19:44:00Z" w16du:dateUtc="2026-05-24T17:44:00Z"/>
        </w:rPr>
      </w:pPr>
    </w:p>
  </w:footnote>
  <w:footnote w:id="147">
    <w:p w14:paraId="0225F852" w14:textId="77777777" w:rsidR="009725E0" w:rsidDel="00397AE4" w:rsidRDefault="009725E0">
      <w:pPr>
        <w:rPr>
          <w:del w:id="3780" w:author="emmanuel blezes" w:date="2026-05-24T20:02:00Z" w16du:dateUtc="2026-05-24T18:02:00Z"/>
        </w:rPr>
      </w:pPr>
    </w:p>
    <w:p w14:paraId="05B403BC" w14:textId="77777777" w:rsidR="0070421A" w:rsidDel="00397AE4" w:rsidRDefault="0070421A">
      <w:pPr>
        <w:rPr>
          <w:del w:id="3781" w:author="emmanuel blezes" w:date="2026-05-24T20:02:00Z" w16du:dateUtc="2026-05-24T18:02:00Z"/>
        </w:rPr>
      </w:pPr>
    </w:p>
  </w:footnote>
  <w:footnote w:id="148">
    <w:p w14:paraId="660001A3" w14:textId="77777777" w:rsidR="009725E0" w:rsidDel="00397AE4" w:rsidRDefault="009725E0">
      <w:pPr>
        <w:rPr>
          <w:del w:id="3786" w:author="emmanuel blezes" w:date="2026-05-24T20:02:00Z" w16du:dateUtc="2026-05-24T18:02:00Z"/>
        </w:rPr>
      </w:pPr>
    </w:p>
    <w:p w14:paraId="294BBFD9" w14:textId="77777777" w:rsidR="0070421A" w:rsidDel="00397AE4" w:rsidRDefault="0070421A">
      <w:pPr>
        <w:rPr>
          <w:del w:id="3787" w:author="emmanuel blezes" w:date="2026-05-24T20:02:00Z" w16du:dateUtc="2026-05-24T18:02:00Z"/>
        </w:rPr>
      </w:pPr>
    </w:p>
  </w:footnote>
  <w:footnote w:id="149">
    <w:p w14:paraId="5A0BC0C5" w14:textId="77777777" w:rsidR="009725E0" w:rsidDel="00397AE4" w:rsidRDefault="009725E0">
      <w:pPr>
        <w:rPr>
          <w:del w:id="3790" w:author="emmanuel blezes" w:date="2026-05-24T20:02:00Z" w16du:dateUtc="2026-05-24T18:02:00Z"/>
        </w:rPr>
      </w:pPr>
    </w:p>
    <w:p w14:paraId="0FEF36B6" w14:textId="77777777" w:rsidR="0070421A" w:rsidDel="00397AE4" w:rsidRDefault="0070421A">
      <w:pPr>
        <w:rPr>
          <w:del w:id="3791" w:author="emmanuel blezes" w:date="2026-05-24T20:02:00Z" w16du:dateUtc="2026-05-24T18:02:00Z"/>
        </w:rPr>
      </w:pPr>
    </w:p>
  </w:footnote>
  <w:footnote w:id="150">
    <w:p w14:paraId="6712A23B" w14:textId="77777777" w:rsidR="009725E0" w:rsidDel="003E7B75" w:rsidRDefault="009725E0">
      <w:pPr>
        <w:rPr>
          <w:del w:id="3797" w:author="emmanuel blezes" w:date="2026-05-24T19:44:00Z" w16du:dateUtc="2026-05-24T17:44:00Z"/>
        </w:rPr>
      </w:pPr>
    </w:p>
    <w:p w14:paraId="50E6A187" w14:textId="77777777" w:rsidR="0070421A" w:rsidDel="003E7B75" w:rsidRDefault="0070421A">
      <w:pPr>
        <w:rPr>
          <w:del w:id="3798" w:author="emmanuel blezes" w:date="2026-05-24T19:44:00Z" w16du:dateUtc="2026-05-24T17:44:00Z"/>
        </w:rPr>
      </w:pPr>
    </w:p>
  </w:footnote>
  <w:footnote w:id="151">
    <w:p w14:paraId="3ACF87B1" w14:textId="77777777" w:rsidR="009725E0" w:rsidDel="003E7B75" w:rsidRDefault="009725E0">
      <w:pPr>
        <w:rPr>
          <w:del w:id="3803" w:author="emmanuel blezes" w:date="2026-05-24T19:44:00Z" w16du:dateUtc="2026-05-24T17:44:00Z"/>
        </w:rPr>
      </w:pPr>
    </w:p>
    <w:p w14:paraId="46956E5D" w14:textId="77777777" w:rsidR="0070421A" w:rsidDel="003E7B75" w:rsidRDefault="0070421A">
      <w:pPr>
        <w:rPr>
          <w:del w:id="3804" w:author="emmanuel blezes" w:date="2026-05-24T19:44:00Z" w16du:dateUtc="2026-05-24T17:44:00Z"/>
        </w:rPr>
      </w:pPr>
    </w:p>
  </w:footnote>
  <w:footnote w:id="152">
    <w:p w14:paraId="6DB7B030" w14:textId="77777777" w:rsidR="009725E0" w:rsidDel="00397AE4" w:rsidRDefault="009725E0">
      <w:pPr>
        <w:rPr>
          <w:del w:id="3816" w:author="emmanuel blezes" w:date="2026-05-24T20:02:00Z" w16du:dateUtc="2026-05-24T18:02:00Z"/>
        </w:rPr>
      </w:pPr>
    </w:p>
    <w:p w14:paraId="3AEF0970" w14:textId="77777777" w:rsidR="0070421A" w:rsidDel="00397AE4" w:rsidRDefault="0070421A">
      <w:pPr>
        <w:rPr>
          <w:del w:id="3817" w:author="emmanuel blezes" w:date="2026-05-24T20:02:00Z" w16du:dateUtc="2026-05-24T18:02:00Z"/>
        </w:rPr>
      </w:pPr>
    </w:p>
  </w:footnote>
  <w:footnote w:id="153">
    <w:p w14:paraId="7F49EC05" w14:textId="77777777" w:rsidR="009725E0" w:rsidDel="00397AE4" w:rsidRDefault="009725E0">
      <w:pPr>
        <w:rPr>
          <w:del w:id="3825" w:author="emmanuel blezes" w:date="2026-05-24T20:02:00Z" w16du:dateUtc="2026-05-24T18:02:00Z"/>
        </w:rPr>
      </w:pPr>
    </w:p>
    <w:p w14:paraId="51F06FF4" w14:textId="77777777" w:rsidR="0070421A" w:rsidDel="00397AE4" w:rsidRDefault="0070421A">
      <w:pPr>
        <w:rPr>
          <w:del w:id="3826" w:author="emmanuel blezes" w:date="2026-05-24T20:02:00Z" w16du:dateUtc="2026-05-24T18:02:00Z"/>
        </w:rPr>
      </w:pPr>
    </w:p>
  </w:footnote>
  <w:footnote w:id="154">
    <w:p w14:paraId="341DBE86" w14:textId="77777777" w:rsidR="00ED4993" w:rsidRPr="003052EB" w:rsidRDefault="00ED4993" w:rsidP="00ED4993">
      <w:pPr>
        <w:pStyle w:val="FootnoteText"/>
        <w:rPr>
          <w:ins w:id="3866" w:author="emmanuel blezes" w:date="2026-05-24T19:40:00Z" w16du:dateUtc="2026-05-24T17:40:00Z"/>
          <w:sz w:val="16"/>
          <w:szCs w:val="16"/>
        </w:rPr>
      </w:pPr>
      <w:ins w:id="3867" w:author="emmanuel blezes" w:date="2026-05-24T19:40:00Z" w16du:dateUtc="2026-05-24T17:40:00Z">
        <w:r w:rsidRPr="003052EB">
          <w:rPr>
            <w:rStyle w:val="FootnoteReference"/>
            <w:sz w:val="16"/>
            <w:szCs w:val="16"/>
          </w:rPr>
          <w:footnoteRef/>
        </w:r>
        <w:r w:rsidRPr="003052EB">
          <w:rPr>
            <w:sz w:val="16"/>
            <w:szCs w:val="16"/>
            <w:lang w:val="en-GB"/>
          </w:rPr>
          <w:t xml:space="preserve"> NBIM, </w:t>
        </w:r>
        <w:r w:rsidRPr="003052EB">
          <w:rPr>
            <w:i/>
            <w:iCs/>
            <w:sz w:val="16"/>
            <w:szCs w:val="16"/>
            <w:lang w:val="en-GB"/>
          </w:rPr>
          <w:t>Annual Report 2024</w:t>
        </w:r>
        <w:r w:rsidRPr="003052EB">
          <w:rPr>
            <w:sz w:val="16"/>
            <w:szCs w:val="16"/>
            <w:lang w:val="en-GB"/>
          </w:rPr>
          <w:t xml:space="preserve">, 2025. Rendement 2024 : 13,1 % (record). </w:t>
        </w:r>
        <w:r w:rsidRPr="003052EB">
          <w:rPr>
            <w:sz w:val="16"/>
            <w:szCs w:val="16"/>
          </w:rPr>
          <w:t>Allocation : 71,4 % actions, 26,6 % obligations, 1,8 % immobilier, 0,1 % énergies renouvelables. Le rendement réel net 4,1 % est mesuré après inflation et frais sur l’ensemble de la période 1998-2024.</w:t>
        </w:r>
      </w:ins>
    </w:p>
  </w:footnote>
  <w:footnote w:id="155">
    <w:p w14:paraId="7422FAA9" w14:textId="77777777" w:rsidR="00ED4993" w:rsidRPr="003052EB" w:rsidRDefault="00ED4993" w:rsidP="00ED4993">
      <w:pPr>
        <w:pStyle w:val="FootnoteText"/>
        <w:rPr>
          <w:ins w:id="3868" w:author="emmanuel blezes" w:date="2026-05-24T19:40:00Z" w16du:dateUtc="2026-05-24T17:40:00Z"/>
          <w:sz w:val="16"/>
          <w:szCs w:val="16"/>
        </w:rPr>
      </w:pPr>
      <w:ins w:id="3869" w:author="emmanuel blezes" w:date="2026-05-24T19:40:00Z" w16du:dateUtc="2026-05-24T17:40:00Z">
        <w:r w:rsidRPr="003052EB">
          <w:rPr>
            <w:rStyle w:val="FootnoteReference"/>
            <w:sz w:val="16"/>
            <w:szCs w:val="16"/>
          </w:rPr>
          <w:footnoteRef/>
        </w:r>
        <w:r w:rsidRPr="003052EB">
          <w:rPr>
            <w:sz w:val="16"/>
            <w:szCs w:val="16"/>
          </w:rPr>
          <w:t xml:space="preserve"> Caisse de dépôt et placement du Québec, </w:t>
        </w:r>
        <w:r w:rsidRPr="003052EB">
          <w:rPr>
            <w:i/>
            <w:iCs/>
            <w:sz w:val="16"/>
            <w:szCs w:val="16"/>
          </w:rPr>
          <w:t>Rapport annuel 2024</w:t>
        </w:r>
        <w:r w:rsidRPr="003052EB">
          <w:rPr>
            <w:sz w:val="16"/>
            <w:szCs w:val="16"/>
          </w:rPr>
          <w:t>, 2025 (https://www.cdpq.com/en/performance/annual-reports/2024). Rendement 2024 : 9,4 % ; 5 ans : 6,2 % annualisé ; 10 ans : 7,1 % annualisé.</w:t>
        </w:r>
      </w:ins>
    </w:p>
  </w:footnote>
  <w:footnote w:id="156">
    <w:p w14:paraId="7CF71961" w14:textId="77777777" w:rsidR="00ED4993" w:rsidRPr="003052EB" w:rsidRDefault="00ED4993" w:rsidP="00ED4993">
      <w:pPr>
        <w:pStyle w:val="FootnoteText"/>
        <w:rPr>
          <w:ins w:id="3872" w:author="emmanuel blezes" w:date="2026-05-24T19:40:00Z" w16du:dateUtc="2026-05-24T17:40:00Z"/>
          <w:sz w:val="16"/>
          <w:szCs w:val="16"/>
        </w:rPr>
      </w:pPr>
      <w:ins w:id="3873" w:author="emmanuel blezes" w:date="2026-05-24T19:40:00Z" w16du:dateUtc="2026-05-24T17:40:00Z">
        <w:r w:rsidRPr="003052EB">
          <w:rPr>
            <w:rStyle w:val="FootnoteReference"/>
            <w:sz w:val="16"/>
            <w:szCs w:val="16"/>
          </w:rPr>
          <w:footnoteRef/>
        </w:r>
        <w:r w:rsidRPr="003052EB">
          <w:rPr>
            <w:sz w:val="16"/>
            <w:szCs w:val="16"/>
          </w:rPr>
          <w:t xml:space="preserve"> AP-fonderna (Suède), </w:t>
        </w:r>
        <w:r w:rsidRPr="003052EB">
          <w:rPr>
            <w:i/>
            <w:iCs/>
            <w:sz w:val="16"/>
            <w:szCs w:val="16"/>
          </w:rPr>
          <w:t>Joint communiqué - résultats 2024</w:t>
        </w:r>
        <w:r w:rsidRPr="003052EB">
          <w:rPr>
            <w:sz w:val="16"/>
            <w:szCs w:val="16"/>
          </w:rPr>
          <w:t>, mars 2025 (https://www.ap3.se). Actifs combinés AP1-AP4 et AP6 : environ 2 100 milliards SEK fin 2024 ; rendement moyen annualisé 7,6 % sur 10 ans pour AP1-AP4.</w:t>
        </w:r>
      </w:ins>
    </w:p>
  </w:footnote>
  <w:footnote w:id="157">
    <w:p w14:paraId="2E95A556" w14:textId="77777777" w:rsidR="00ED4993" w:rsidRPr="003052EB" w:rsidRDefault="00ED4993" w:rsidP="00ED4993">
      <w:pPr>
        <w:pStyle w:val="FootnoteText"/>
        <w:rPr>
          <w:ins w:id="3874" w:author="emmanuel blezes" w:date="2026-05-24T19:40:00Z" w16du:dateUtc="2026-05-24T17:40:00Z"/>
          <w:sz w:val="16"/>
          <w:szCs w:val="16"/>
        </w:rPr>
      </w:pPr>
      <w:ins w:id="3875" w:author="emmanuel blezes" w:date="2026-05-24T19:40:00Z" w16du:dateUtc="2026-05-24T17:40:00Z">
        <w:r w:rsidRPr="003052EB">
          <w:rPr>
            <w:rStyle w:val="FootnoteReference"/>
            <w:sz w:val="16"/>
            <w:szCs w:val="16"/>
          </w:rPr>
          <w:footnoteRef/>
        </w:r>
        <w:r w:rsidRPr="003052EB">
          <w:rPr>
            <w:sz w:val="16"/>
            <w:szCs w:val="16"/>
            <w:lang w:val="en-GB"/>
          </w:rPr>
          <w:t xml:space="preserve"> CPP Investments, </w:t>
        </w:r>
        <w:r w:rsidRPr="003052EB">
          <w:rPr>
            <w:i/>
            <w:iCs/>
            <w:sz w:val="16"/>
            <w:szCs w:val="16"/>
            <w:lang w:val="en-GB"/>
          </w:rPr>
          <w:t>Fiscal 2025 Annual Report</w:t>
        </w:r>
        <w:r w:rsidRPr="003052EB">
          <w:rPr>
            <w:sz w:val="16"/>
            <w:szCs w:val="16"/>
            <w:lang w:val="en-GB"/>
          </w:rPr>
          <w:t xml:space="preserve">, 2025 (https://www.cppinvestments.com). </w:t>
        </w:r>
        <w:r w:rsidRPr="003052EB">
          <w:rPr>
            <w:sz w:val="16"/>
            <w:szCs w:val="16"/>
          </w:rPr>
          <w:t>Actifs : 714,4 Md CAD au 31 mars 2025 ; rendement net annualisé sur 10 ans : 8,3 %.</w:t>
        </w:r>
      </w:ins>
    </w:p>
  </w:footnote>
  <w:footnote w:id="158">
    <w:p w14:paraId="3DF49AE6" w14:textId="77777777" w:rsidR="00ED4993" w:rsidRPr="003052EB" w:rsidRDefault="00ED4993" w:rsidP="00ED4993">
      <w:pPr>
        <w:pStyle w:val="FootnoteText"/>
        <w:rPr>
          <w:ins w:id="3878" w:author="emmanuel blezes" w:date="2026-05-24T19:40:00Z" w16du:dateUtc="2026-05-24T17:40:00Z"/>
          <w:sz w:val="16"/>
          <w:szCs w:val="16"/>
        </w:rPr>
      </w:pPr>
      <w:ins w:id="3879" w:author="emmanuel blezes" w:date="2026-05-24T19:40:00Z" w16du:dateUtc="2026-05-24T17:40:00Z">
        <w:r w:rsidRPr="003052EB">
          <w:rPr>
            <w:rStyle w:val="FootnoteReference"/>
            <w:sz w:val="16"/>
            <w:szCs w:val="16"/>
          </w:rPr>
          <w:footnoteRef/>
        </w:r>
        <w:r w:rsidRPr="003052EB">
          <w:rPr>
            <w:sz w:val="16"/>
            <w:szCs w:val="16"/>
            <w:lang w:val="en-GB"/>
          </w:rPr>
          <w:t xml:space="preserve"> European Pensions, </w:t>
        </w:r>
        <w:r w:rsidRPr="003052EB">
          <w:rPr>
            <w:i/>
            <w:iCs/>
            <w:sz w:val="16"/>
            <w:szCs w:val="16"/>
            <w:lang w:val="en-GB"/>
          </w:rPr>
          <w:t>Dutch pension fund ABP achieves 8.6 per cent investment return in 2024</w:t>
        </w:r>
        <w:r w:rsidRPr="003052EB">
          <w:rPr>
            <w:sz w:val="16"/>
            <w:szCs w:val="16"/>
            <w:lang w:val="en-GB"/>
          </w:rPr>
          <w:t xml:space="preserve">, 2025 (https://www.europeanpensions.net) et </w:t>
        </w:r>
        <w:r w:rsidRPr="003052EB">
          <w:rPr>
            <w:i/>
            <w:iCs/>
            <w:sz w:val="16"/>
            <w:szCs w:val="16"/>
            <w:lang w:val="en-GB"/>
          </w:rPr>
          <w:t>Dutch pension giants post solid 2024 returns despite bond market headwinds</w:t>
        </w:r>
        <w:r w:rsidRPr="003052EB">
          <w:rPr>
            <w:sz w:val="16"/>
            <w:szCs w:val="16"/>
            <w:lang w:val="en-GB"/>
          </w:rPr>
          <w:t xml:space="preserve">, 2025. </w:t>
        </w:r>
        <w:r w:rsidRPr="003052EB">
          <w:rPr>
            <w:sz w:val="16"/>
            <w:szCs w:val="16"/>
          </w:rPr>
          <w:t xml:space="preserve">Pour PFZW : </w:t>
        </w:r>
        <w:r w:rsidRPr="003052EB">
          <w:rPr>
            <w:i/>
            <w:iCs/>
            <w:sz w:val="16"/>
            <w:szCs w:val="16"/>
          </w:rPr>
          <w:t>Annual Report 2024</w:t>
        </w:r>
        <w:r w:rsidRPr="003052EB">
          <w:rPr>
            <w:sz w:val="16"/>
            <w:szCs w:val="16"/>
          </w:rPr>
          <w:t>, 8 % de rendement, 259 Md€ d’actifs (https://www.pfzw.nl).</w:t>
        </w:r>
      </w:ins>
    </w:p>
  </w:footnote>
  <w:footnote w:id="159">
    <w:p w14:paraId="6BE74E68" w14:textId="77777777" w:rsidR="00ED4993" w:rsidRPr="003052EB" w:rsidRDefault="00ED4993" w:rsidP="00ED4993">
      <w:pPr>
        <w:pStyle w:val="FootnoteText"/>
        <w:rPr>
          <w:ins w:id="3880" w:author="emmanuel blezes" w:date="2026-05-24T19:40:00Z" w16du:dateUtc="2026-05-24T17:40:00Z"/>
          <w:sz w:val="16"/>
          <w:szCs w:val="16"/>
        </w:rPr>
      </w:pPr>
      <w:ins w:id="3881" w:author="emmanuel blezes" w:date="2026-05-24T19:40:00Z" w16du:dateUtc="2026-05-24T17:40:00Z">
        <w:r w:rsidRPr="003052EB">
          <w:rPr>
            <w:rStyle w:val="FootnoteReference"/>
            <w:sz w:val="16"/>
            <w:szCs w:val="16"/>
          </w:rPr>
          <w:footnoteRef/>
        </w:r>
        <w:r w:rsidRPr="003052EB">
          <w:rPr>
            <w:sz w:val="16"/>
            <w:szCs w:val="16"/>
          </w:rPr>
          <w:t xml:space="preserve"> Industriens Pension, </w:t>
        </w:r>
        <w:r w:rsidRPr="003052EB">
          <w:rPr>
            <w:i/>
            <w:iCs/>
            <w:sz w:val="16"/>
            <w:szCs w:val="16"/>
          </w:rPr>
          <w:t>Annual Report 2024</w:t>
        </w:r>
        <w:r w:rsidRPr="003052EB">
          <w:rPr>
            <w:sz w:val="16"/>
            <w:szCs w:val="16"/>
          </w:rPr>
          <w:t>, 2025 (https://www.industrienspension.dk). Actifs : 255 Md DKK ; rendement 2024 : 6,3 % (équivalent à 14,4 Md DKK de profit) ; 447 000 membres.</w:t>
        </w:r>
      </w:ins>
    </w:p>
  </w:footnote>
  <w:footnote w:id="160">
    <w:p w14:paraId="23B7D85B" w14:textId="77777777" w:rsidR="00ED4993" w:rsidRPr="003052EB" w:rsidRDefault="00ED4993" w:rsidP="00ED4993">
      <w:pPr>
        <w:pStyle w:val="FootnoteText"/>
        <w:rPr>
          <w:ins w:id="3882" w:author="emmanuel blezes" w:date="2026-05-24T19:40:00Z" w16du:dateUtc="2026-05-24T17:40:00Z"/>
          <w:sz w:val="16"/>
          <w:szCs w:val="16"/>
        </w:rPr>
      </w:pPr>
      <w:ins w:id="3883" w:author="emmanuel blezes" w:date="2026-05-24T19:40:00Z" w16du:dateUtc="2026-05-24T17:40:00Z">
        <w:r w:rsidRPr="003052EB">
          <w:rPr>
            <w:rStyle w:val="FootnoteReference"/>
            <w:sz w:val="16"/>
            <w:szCs w:val="16"/>
          </w:rPr>
          <w:footnoteRef/>
        </w:r>
        <w:r w:rsidRPr="003052EB">
          <w:rPr>
            <w:sz w:val="16"/>
            <w:szCs w:val="16"/>
          </w:rPr>
          <w:t xml:space="preserve"> Mercer CFA Institute, </w:t>
        </w:r>
        <w:r w:rsidRPr="003052EB">
          <w:rPr>
            <w:i/>
            <w:iCs/>
            <w:sz w:val="16"/>
            <w:szCs w:val="16"/>
          </w:rPr>
          <w:t>Global Pension Index 2025</w:t>
        </w:r>
        <w:r w:rsidRPr="003052EB">
          <w:rPr>
            <w:sz w:val="16"/>
            <w:szCs w:val="16"/>
          </w:rP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ins>
    </w:p>
  </w:footnote>
  <w:footnote w:id="161">
    <w:p w14:paraId="5EF3D62D" w14:textId="77777777" w:rsidR="00ED4993" w:rsidRPr="003052EB" w:rsidRDefault="00ED4993" w:rsidP="00ED4993">
      <w:pPr>
        <w:pStyle w:val="FootnoteText"/>
        <w:rPr>
          <w:ins w:id="3886" w:author="emmanuel blezes" w:date="2026-05-24T19:40:00Z" w16du:dateUtc="2026-05-24T17:40:00Z"/>
          <w:sz w:val="16"/>
          <w:szCs w:val="16"/>
          <w:lang w:val="en-GB"/>
        </w:rPr>
      </w:pPr>
      <w:ins w:id="3887" w:author="emmanuel blezes" w:date="2026-05-24T19:40:00Z" w16du:dateUtc="2026-05-24T17:40:00Z">
        <w:r w:rsidRPr="003052EB">
          <w:rPr>
            <w:rStyle w:val="FootnoteReference"/>
            <w:sz w:val="16"/>
            <w:szCs w:val="16"/>
          </w:rPr>
          <w:footnoteRef/>
        </w:r>
        <w:r w:rsidRPr="003052EB">
          <w:rPr>
            <w:sz w:val="16"/>
            <w:szCs w:val="16"/>
            <w:lang w:val="en-GB"/>
          </w:rPr>
          <w:t xml:space="preserve"> Department for Work and Pensions (Royaume-Uni), </w:t>
        </w:r>
        <w:r w:rsidRPr="003052EB">
          <w:rPr>
            <w:i/>
            <w:iCs/>
            <w:sz w:val="16"/>
            <w:szCs w:val="16"/>
            <w:lang w:val="en-GB"/>
          </w:rPr>
          <w:t>Workplace pensions: participation and savings trends 2024</w:t>
        </w:r>
        <w:r w:rsidRPr="003052EB">
          <w:rPr>
            <w:sz w:val="16"/>
            <w:szCs w:val="16"/>
            <w:lang w:val="en-GB"/>
          </w:rPr>
          <w:t xml:space="preserve">, 2024 (https://www.gov.uk). Taux de maintien dans l’auto-enrolment proche de 90 % depuis 2015 ; corroborated par DWP, </w:t>
        </w:r>
        <w:r w:rsidRPr="003052EB">
          <w:rPr>
            <w:i/>
            <w:iCs/>
            <w:sz w:val="16"/>
            <w:szCs w:val="16"/>
            <w:lang w:val="en-GB"/>
          </w:rPr>
          <w:t>Ten years of automatic enrolment in workplace pensions</w:t>
        </w:r>
        <w:r w:rsidRPr="003052EB">
          <w:rPr>
            <w:sz w:val="16"/>
            <w:szCs w:val="16"/>
            <w:lang w:val="en-GB"/>
          </w:rPr>
          <w:t>, 2022.</w:t>
        </w:r>
      </w:ins>
    </w:p>
  </w:footnote>
  <w:footnote w:id="162">
    <w:p w14:paraId="4B6C6240" w14:textId="77777777" w:rsidR="00ED4993" w:rsidRPr="003052EB" w:rsidRDefault="00ED4993" w:rsidP="00ED4993">
      <w:pPr>
        <w:pStyle w:val="FootnoteText"/>
        <w:rPr>
          <w:ins w:id="3888" w:author="emmanuel blezes" w:date="2026-05-24T19:40:00Z" w16du:dateUtc="2026-05-24T17:40:00Z"/>
          <w:sz w:val="16"/>
          <w:szCs w:val="16"/>
        </w:rPr>
      </w:pPr>
      <w:ins w:id="3889" w:author="emmanuel blezes" w:date="2026-05-24T19:40:00Z" w16du:dateUtc="2026-05-24T17:40:00Z">
        <w:r w:rsidRPr="003052EB">
          <w:rPr>
            <w:rStyle w:val="FootnoteReference"/>
            <w:sz w:val="16"/>
            <w:szCs w:val="16"/>
          </w:rPr>
          <w:footnoteRef/>
        </w:r>
        <w:r w:rsidRPr="003052EB">
          <w:rPr>
            <w:sz w:val="16"/>
            <w:szCs w:val="16"/>
            <w:lang w:val="en-GB"/>
          </w:rPr>
          <w:t xml:space="preserve"> NEST, </w:t>
        </w:r>
        <w:r w:rsidRPr="003052EB">
          <w:rPr>
            <w:i/>
            <w:iCs/>
            <w:sz w:val="16"/>
            <w:szCs w:val="16"/>
            <w:lang w:val="en-GB"/>
          </w:rPr>
          <w:t>Annual Report and Accounts 2024-25</w:t>
        </w:r>
        <w:r w:rsidRPr="003052EB">
          <w:rPr>
            <w:sz w:val="16"/>
            <w:szCs w:val="16"/>
            <w:lang w:val="en-GB"/>
          </w:rPr>
          <w:t xml:space="preserve">, 2025 (https://www.nestpensions.org.uk). </w:t>
        </w:r>
        <w:r w:rsidRPr="003052EB">
          <w:rPr>
            <w:sz w:val="16"/>
            <w:szCs w:val="16"/>
          </w:rPr>
          <w:t>Actifs : 49,7 Md GBP au 31 mars 2025 ; membres : 13,8 M ; contributions mensuelles moyennes : 663 M GBP ; rendement du fonds 2045 par défaut : 9,9 % annualisés sur cinq ans.</w:t>
        </w:r>
      </w:ins>
    </w:p>
  </w:footnote>
  <w:footnote w:id="163">
    <w:p w14:paraId="18020C4A" w14:textId="77777777" w:rsidR="00ED4993" w:rsidRPr="003052EB" w:rsidRDefault="00ED4993" w:rsidP="00ED4993">
      <w:pPr>
        <w:pStyle w:val="FootnoteText"/>
        <w:rPr>
          <w:ins w:id="3890" w:author="emmanuel blezes" w:date="2026-05-24T19:40:00Z" w16du:dateUtc="2026-05-24T17:40:00Z"/>
          <w:sz w:val="16"/>
          <w:szCs w:val="16"/>
        </w:rPr>
      </w:pPr>
      <w:ins w:id="3891" w:author="emmanuel blezes" w:date="2026-05-24T19:40:00Z" w16du:dateUtc="2026-05-24T17:40:00Z">
        <w:r w:rsidRPr="003052EB">
          <w:rPr>
            <w:rStyle w:val="FootnoteReference"/>
            <w:sz w:val="16"/>
            <w:szCs w:val="16"/>
          </w:rPr>
          <w:footnoteRef/>
        </w:r>
        <w:r w:rsidRPr="003052EB">
          <w:rPr>
            <w:sz w:val="16"/>
            <w:szCs w:val="16"/>
          </w:rPr>
          <w:t xml:space="preserve"> APRA, </w:t>
        </w:r>
        <w:r w:rsidRPr="003052EB">
          <w:rPr>
            <w:i/>
            <w:iCs/>
            <w:sz w:val="16"/>
            <w:szCs w:val="16"/>
          </w:rPr>
          <w:t>Quarterly superannuation performance statistics</w:t>
        </w:r>
        <w:r w:rsidRPr="003052EB">
          <w:rPr>
            <w:sz w:val="16"/>
            <w:szCs w:val="16"/>
          </w:rPr>
          <w:t xml:space="preserve">, T4 2024, 2025 (https://www.apra.gov.au/industries/superannuation). Actifs totaux </w:t>
        </w:r>
        <w:r w:rsidRPr="003052EB">
          <w:rPr>
            <w:i/>
            <w:iCs/>
            <w:sz w:val="16"/>
            <w:szCs w:val="16"/>
          </w:rPr>
          <w:t>Superannuation</w:t>
        </w:r>
        <w:r w:rsidRPr="003052EB">
          <w:rPr>
            <w:sz w:val="16"/>
            <w:szCs w:val="16"/>
          </w:rPr>
          <w:t xml:space="preserve"> : 4,2 trillions AUD fin 2024 ; environ 16 millions de comptes actifs. Pour la trajectoire historique de la </w:t>
        </w:r>
        <w:r w:rsidRPr="003052EB">
          <w:rPr>
            <w:i/>
            <w:iCs/>
            <w:sz w:val="16"/>
            <w:szCs w:val="16"/>
          </w:rPr>
          <w:t>Superannuation Guarantee</w:t>
        </w:r>
        <w:r w:rsidRPr="003052EB">
          <w:rPr>
            <w:sz w:val="16"/>
            <w:szCs w:val="16"/>
          </w:rPr>
          <w:t xml:space="preserve"> (3 % en 1992 à 12 % en 2025) : Australian Government, </w:t>
        </w:r>
        <w:r w:rsidRPr="003052EB">
          <w:rPr>
            <w:i/>
            <w:iCs/>
            <w:sz w:val="16"/>
            <w:szCs w:val="16"/>
          </w:rPr>
          <w:t>Superannuation Guarantee</w:t>
        </w:r>
        <w:r w:rsidRPr="003052EB">
          <w:rPr>
            <w:sz w:val="16"/>
            <w:szCs w:val="16"/>
          </w:rPr>
          <w:t>, données historiques 2024-2025.</w:t>
        </w:r>
      </w:ins>
    </w:p>
  </w:footnote>
  <w:footnote w:id="164">
    <w:p w14:paraId="219E40F6" w14:textId="77777777" w:rsidR="00ED4993" w:rsidRPr="003052EB" w:rsidRDefault="00ED4993" w:rsidP="00ED4993">
      <w:pPr>
        <w:pStyle w:val="FootnoteText"/>
        <w:rPr>
          <w:ins w:id="3892" w:author="emmanuel blezes" w:date="2026-05-24T19:40:00Z" w16du:dateUtc="2026-05-24T17:40:00Z"/>
          <w:sz w:val="16"/>
          <w:szCs w:val="16"/>
        </w:rPr>
      </w:pPr>
      <w:ins w:id="3893" w:author="emmanuel blezes" w:date="2026-05-24T19:40:00Z" w16du:dateUtc="2026-05-24T17:40:00Z">
        <w:r w:rsidRPr="003052EB">
          <w:rPr>
            <w:rStyle w:val="FootnoteReference"/>
            <w:sz w:val="16"/>
            <w:szCs w:val="16"/>
          </w:rPr>
          <w:footnoteRef/>
        </w:r>
        <w:r w:rsidRPr="003052EB">
          <w:rPr>
            <w:sz w:val="16"/>
            <w:szCs w:val="16"/>
            <w:lang w:val="en-GB"/>
          </w:rPr>
          <w:t xml:space="preserve"> AustralianSuper, </w:t>
        </w:r>
        <w:r w:rsidRPr="003052EB">
          <w:rPr>
            <w:i/>
            <w:iCs/>
            <w:sz w:val="16"/>
            <w:szCs w:val="16"/>
            <w:lang w:val="en-GB"/>
          </w:rPr>
          <w:t>Annual Report 2025</w:t>
        </w:r>
        <w:r w:rsidRPr="003052EB">
          <w:rPr>
            <w:sz w:val="16"/>
            <w:szCs w:val="16"/>
            <w:lang w:val="en-GB"/>
          </w:rPr>
          <w:t xml:space="preserve">, 2025 (https://www.australiansuper.com). </w:t>
        </w:r>
        <w:r w:rsidRPr="003052EB">
          <w:rPr>
            <w:sz w:val="16"/>
            <w:szCs w:val="16"/>
          </w:rPr>
          <w:t>Rendement Balanced Option net de frais : 7,94 % sur 10 ans au 30 juin 2025. Pour KiwiSaver : Financial Markets Authority et Retirement Commission, données 2024-2025 (https://retirement.govt.nz).</w:t>
        </w:r>
      </w:ins>
    </w:p>
  </w:footnote>
  <w:footnote w:id="165">
    <w:p w14:paraId="4F2EDB2F" w14:textId="77777777" w:rsidR="00ED4993" w:rsidRPr="003052EB" w:rsidRDefault="00ED4993" w:rsidP="00ED4993">
      <w:pPr>
        <w:pStyle w:val="FootnoteText"/>
        <w:rPr>
          <w:ins w:id="3898" w:author="emmanuel blezes" w:date="2026-05-24T19:40:00Z" w16du:dateUtc="2026-05-24T17:40:00Z"/>
          <w:sz w:val="16"/>
          <w:szCs w:val="16"/>
        </w:rPr>
      </w:pPr>
      <w:ins w:id="3899" w:author="emmanuel blezes" w:date="2026-05-24T19:40:00Z" w16du:dateUtc="2026-05-24T17:40:00Z">
        <w:r w:rsidRPr="003052EB">
          <w:rPr>
            <w:rStyle w:val="FootnoteReference"/>
            <w:sz w:val="16"/>
            <w:szCs w:val="16"/>
          </w:rPr>
          <w:footnoteRef/>
        </w:r>
        <w:r w:rsidRPr="003052EB">
          <w:rPr>
            <w:sz w:val="16"/>
            <w:szCs w:val="16"/>
          </w:rPr>
          <w:t xml:space="preserve"> Voir Bruno Palier, </w:t>
        </w:r>
        <w:r w:rsidRPr="003052EB">
          <w:rPr>
            <w:i/>
            <w:iCs/>
            <w:sz w:val="16"/>
            <w:szCs w:val="16"/>
          </w:rPr>
          <w:t>Réformer les retraites</w:t>
        </w:r>
        <w:r w:rsidRPr="003052EB">
          <w:rPr>
            <w:sz w:val="16"/>
            <w:szCs w:val="16"/>
          </w:rPr>
          <w: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ins>
    </w:p>
  </w:footnote>
  <w:footnote w:id="166">
    <w:p w14:paraId="1003D250" w14:textId="77777777" w:rsidR="00B437D0" w:rsidRPr="008D3D5D" w:rsidRDefault="00000000">
      <w:pPr>
        <w:pStyle w:val="FootnoteText"/>
        <w:rPr>
          <w:sz w:val="16"/>
          <w:szCs w:val="16"/>
          <w:rPrChange w:id="3914" w:author="emmanuel blezes" w:date="2026-05-23T18:38:00Z" w16du:dateUtc="2026-05-23T16:38:00Z">
            <w:rPr/>
          </w:rPrChange>
        </w:rPr>
      </w:pPr>
      <w:r w:rsidRPr="008D3D5D">
        <w:rPr>
          <w:rStyle w:val="FootnoteReference"/>
          <w:sz w:val="16"/>
          <w:szCs w:val="16"/>
          <w:rPrChange w:id="3915" w:author="emmanuel blezes" w:date="2026-05-23T18:38:00Z" w16du:dateUtc="2026-05-23T16:38:00Z">
            <w:rPr>
              <w:rStyle w:val="FootnoteReference"/>
            </w:rPr>
          </w:rPrChange>
        </w:rPr>
        <w:footnoteRef/>
      </w:r>
      <w:r w:rsidRPr="008D3D5D">
        <w:rPr>
          <w:sz w:val="16"/>
          <w:szCs w:val="16"/>
          <w:rPrChange w:id="3916" w:author="emmanuel blezes" w:date="2026-05-23T18:38:00Z" w16du:dateUtc="2026-05-23T16:38:00Z">
            <w:rPr/>
          </w:rPrChange>
        </w:rPr>
        <w:t xml:space="preserve"> INSEE, </w:t>
      </w:r>
      <w:r w:rsidRPr="008D3D5D">
        <w:rPr>
          <w:i/>
          <w:iCs/>
          <w:sz w:val="16"/>
          <w:szCs w:val="16"/>
          <w:rPrChange w:id="3917" w:author="emmanuel blezes" w:date="2026-05-23T18:38:00Z" w16du:dateUtc="2026-05-23T16:38:00Z">
            <w:rPr>
              <w:i/>
              <w:iCs/>
            </w:rPr>
          </w:rPrChange>
        </w:rPr>
        <w:t xml:space="preserve">Comptes nationaux trimestriels </w:t>
      </w:r>
      <w:del w:id="3918" w:author="emmanuel blezes" w:date="2026-05-18T20:04:00Z" w16du:dateUtc="2026-05-18T18:04:00Z">
        <w:r w:rsidRPr="008D3D5D" w:rsidDel="00146C66">
          <w:rPr>
            <w:i/>
            <w:iCs/>
            <w:sz w:val="16"/>
            <w:szCs w:val="16"/>
            <w:rPrChange w:id="3919" w:author="emmanuel blezes" w:date="2026-05-23T18:38:00Z" w16du:dateUtc="2026-05-23T16:38:00Z">
              <w:rPr>
                <w:i/>
                <w:iCs/>
              </w:rPr>
            </w:rPrChange>
          </w:rPr>
          <w:delText>—</w:delText>
        </w:r>
      </w:del>
      <w:ins w:id="3920" w:author="emmanuel blezes" w:date="2026-05-18T20:04:00Z" w16du:dateUtc="2026-05-18T18:04:00Z">
        <w:r w:rsidR="00146C66" w:rsidRPr="008D3D5D">
          <w:rPr>
            <w:i/>
            <w:iCs/>
            <w:sz w:val="16"/>
            <w:szCs w:val="16"/>
            <w:rPrChange w:id="3921" w:author="emmanuel blezes" w:date="2026-05-23T18:38:00Z" w16du:dateUtc="2026-05-23T16:38:00Z">
              <w:rPr>
                <w:i/>
                <w:iCs/>
              </w:rPr>
            </w:rPrChange>
          </w:rPr>
          <w:t>-</w:t>
        </w:r>
      </w:ins>
      <w:r w:rsidRPr="008D3D5D">
        <w:rPr>
          <w:i/>
          <w:iCs/>
          <w:sz w:val="16"/>
          <w:szCs w:val="16"/>
          <w:rPrChange w:id="3922" w:author="emmanuel blezes" w:date="2026-05-23T18:38:00Z" w16du:dateUtc="2026-05-23T16:38:00Z">
            <w:rPr>
              <w:i/>
              <w:iCs/>
            </w:rPr>
          </w:rPrChange>
        </w:rPr>
        <w:t xml:space="preserve"> T2 2025</w:t>
      </w:r>
      <w:r w:rsidRPr="008D3D5D">
        <w:rPr>
          <w:sz w:val="16"/>
          <w:szCs w:val="16"/>
          <w:rPrChange w:id="3923" w:author="emmanuel blezes" w:date="2026-05-23T18:38:00Z" w16du:dateUtc="2026-05-23T16:38:00Z">
            <w:rPr/>
          </w:rPrChange>
        </w:rPr>
        <w:t xml:space="preserve">, septembre 2025. Le taux d’épargne brute des ménages a atteint 18,9 % du revenu disponible au deuxième trimestre 2025, un record depuis les années 1970 hors épisode covid. Voir aussi Banque de France, </w:t>
      </w:r>
      <w:r w:rsidRPr="008D3D5D">
        <w:rPr>
          <w:i/>
          <w:iCs/>
          <w:sz w:val="16"/>
          <w:szCs w:val="16"/>
          <w:rPrChange w:id="3924" w:author="emmanuel blezes" w:date="2026-05-23T18:38:00Z" w16du:dateUtc="2026-05-23T16:38:00Z">
            <w:rPr>
              <w:i/>
              <w:iCs/>
            </w:rPr>
          </w:rPrChange>
        </w:rPr>
        <w:t xml:space="preserve">Épargne des ménages </w:t>
      </w:r>
      <w:del w:id="3925" w:author="emmanuel blezes" w:date="2026-05-18T20:04:00Z" w16du:dateUtc="2026-05-18T18:04:00Z">
        <w:r w:rsidRPr="008D3D5D" w:rsidDel="00146C66">
          <w:rPr>
            <w:i/>
            <w:iCs/>
            <w:sz w:val="16"/>
            <w:szCs w:val="16"/>
            <w:rPrChange w:id="3926" w:author="emmanuel blezes" w:date="2026-05-23T18:38:00Z" w16du:dateUtc="2026-05-23T16:38:00Z">
              <w:rPr>
                <w:i/>
                <w:iCs/>
              </w:rPr>
            </w:rPrChange>
          </w:rPr>
          <w:delText>—</w:delText>
        </w:r>
      </w:del>
      <w:ins w:id="3927" w:author="emmanuel blezes" w:date="2026-05-18T20:04:00Z" w16du:dateUtc="2026-05-18T18:04:00Z">
        <w:r w:rsidR="00146C66" w:rsidRPr="008D3D5D">
          <w:rPr>
            <w:i/>
            <w:iCs/>
            <w:sz w:val="16"/>
            <w:szCs w:val="16"/>
            <w:rPrChange w:id="3928" w:author="emmanuel blezes" w:date="2026-05-23T18:38:00Z" w16du:dateUtc="2026-05-23T16:38:00Z">
              <w:rPr>
                <w:i/>
                <w:iCs/>
              </w:rPr>
            </w:rPrChange>
          </w:rPr>
          <w:t>-</w:t>
        </w:r>
      </w:ins>
      <w:r w:rsidRPr="008D3D5D">
        <w:rPr>
          <w:i/>
          <w:iCs/>
          <w:sz w:val="16"/>
          <w:szCs w:val="16"/>
          <w:rPrChange w:id="3929" w:author="emmanuel blezes" w:date="2026-05-23T18:38:00Z" w16du:dateUtc="2026-05-23T16:38:00Z">
            <w:rPr>
              <w:i/>
              <w:iCs/>
            </w:rPr>
          </w:rPrChange>
        </w:rPr>
        <w:t xml:space="preserve"> T4 2024</w:t>
      </w:r>
      <w:r w:rsidRPr="008D3D5D">
        <w:rPr>
          <w:sz w:val="16"/>
          <w:szCs w:val="16"/>
          <w:rPrChange w:id="3930" w:author="emmanuel blezes" w:date="2026-05-23T18:38:00Z" w16du:dateUtc="2026-05-23T16:38:00Z">
            <w:rPr/>
          </w:rPrChange>
        </w:rPr>
        <w:t>, mars 2025. Le taux moyen annuel 2024 s’établit à 18,2 % (INSEE, comptes nationaux annuels), contre 15,3 % pour la moyenne de la zone euro (Eurostat).</w:t>
      </w:r>
    </w:p>
  </w:footnote>
  <w:footnote w:id="167">
    <w:p w14:paraId="7DA80566" w14:textId="77777777" w:rsidR="00B437D0" w:rsidRPr="008D3D5D" w:rsidRDefault="00000000">
      <w:pPr>
        <w:pStyle w:val="FootnoteText"/>
        <w:rPr>
          <w:sz w:val="16"/>
          <w:szCs w:val="16"/>
          <w:rPrChange w:id="3935" w:author="emmanuel blezes" w:date="2026-05-23T18:38:00Z" w16du:dateUtc="2026-05-23T16:38:00Z">
            <w:rPr/>
          </w:rPrChange>
        </w:rPr>
      </w:pPr>
      <w:r w:rsidRPr="008D3D5D">
        <w:rPr>
          <w:rStyle w:val="FootnoteReference"/>
          <w:sz w:val="16"/>
          <w:szCs w:val="16"/>
          <w:rPrChange w:id="3936" w:author="emmanuel blezes" w:date="2026-05-23T18:38:00Z" w16du:dateUtc="2026-05-23T16:38:00Z">
            <w:rPr>
              <w:rStyle w:val="FootnoteReference"/>
            </w:rPr>
          </w:rPrChange>
        </w:rPr>
        <w:footnoteRef/>
      </w:r>
      <w:r w:rsidRPr="008D3D5D">
        <w:rPr>
          <w:sz w:val="16"/>
          <w:szCs w:val="16"/>
          <w:rPrChange w:id="3937" w:author="emmanuel blezes" w:date="2026-05-23T18:38:00Z" w16du:dateUtc="2026-05-23T16:38:00Z">
            <w:rPr/>
          </w:rPrChange>
        </w:rPr>
        <w:t xml:space="preserve"> Cible 25 ans : 50 % du PIB, soit environ 1 500 Md€ pour un PIB français de ~3 000 Md€. Position intermédiaire comparable au Canada à mi-parcours de sa transition CPP. Cible 50 ans (régime stationnaire) : ~100 % du PIB, soit ~3 000 Md€, moyenne pondérée OCDE selon Thinking Ahead Institute, </w:t>
      </w:r>
      <w:r w:rsidRPr="008D3D5D">
        <w:rPr>
          <w:i/>
          <w:iCs/>
          <w:sz w:val="16"/>
          <w:szCs w:val="16"/>
          <w:rPrChange w:id="3938" w:author="emmanuel blezes" w:date="2026-05-23T18:38:00Z" w16du:dateUtc="2026-05-23T16:38:00Z">
            <w:rPr>
              <w:i/>
              <w:iCs/>
            </w:rPr>
          </w:rPrChange>
        </w:rPr>
        <w:t>Global Pension Assets Study 2025</w:t>
      </w:r>
      <w:r w:rsidRPr="008D3D5D">
        <w:rPr>
          <w:sz w:val="16"/>
          <w:szCs w:val="16"/>
          <w:rPrChange w:id="3939" w:author="emmanuel blezes" w:date="2026-05-23T18:38:00Z" w16du:dateUtc="2026-05-23T16:38:00Z">
            <w:rPr/>
          </w:rPrChange>
        </w:rPr>
        <w:t xml:space="preserve">, Willis Towers Watson, 2025 (https://www.thinkingaheadinstitute.org/research-papers/global-pension-assets-study-2025/). Voir aussi Institut Montaigne, </w:t>
      </w:r>
      <w:r w:rsidRPr="008D3D5D">
        <w:rPr>
          <w:i/>
          <w:iCs/>
          <w:sz w:val="16"/>
          <w:szCs w:val="16"/>
          <w:rPrChange w:id="3940" w:author="emmanuel blezes" w:date="2026-05-23T18:38:00Z" w16du:dateUtc="2026-05-23T16:38:00Z">
            <w:rPr>
              <w:i/>
              <w:iCs/>
            </w:rPr>
          </w:rPrChange>
        </w:rPr>
        <w:t>Les fonds de pension et le financement du long terme en France</w:t>
      </w:r>
      <w:r w:rsidRPr="008D3D5D">
        <w:rPr>
          <w:sz w:val="16"/>
          <w:szCs w:val="16"/>
          <w:rPrChange w:id="3941" w:author="emmanuel blezes" w:date="2026-05-23T18:38:00Z" w16du:dateUtc="2026-05-23T16:38:00Z">
            <w:rPr/>
          </w:rPrChange>
        </w:rPr>
        <w:t>, 2024 (https://www.institutmontaigne.org/expressions/les-fonds-de-pension-et-le-financement-du-long-terme-en-france). À titre de comparaison : Pays-Bas ~220 % du PIB, Suisse ~170 %, États-Unis ~130 %, Royaume-Uni ~120 %, France actuelle ~7 %.</w:t>
      </w:r>
    </w:p>
  </w:footnote>
  <w:footnote w:id="168">
    <w:p w14:paraId="31E41F0E" w14:textId="77777777" w:rsidR="00B437D0" w:rsidRPr="008D3D5D" w:rsidRDefault="00000000">
      <w:pPr>
        <w:pStyle w:val="FootnoteText"/>
        <w:rPr>
          <w:sz w:val="16"/>
          <w:szCs w:val="16"/>
          <w:rPrChange w:id="3955" w:author="emmanuel blezes" w:date="2026-05-23T18:38:00Z" w16du:dateUtc="2026-05-23T16:38:00Z">
            <w:rPr/>
          </w:rPrChange>
        </w:rPr>
      </w:pPr>
      <w:r w:rsidRPr="008D3D5D">
        <w:rPr>
          <w:rStyle w:val="FootnoteReference"/>
          <w:sz w:val="16"/>
          <w:szCs w:val="16"/>
          <w:rPrChange w:id="3956" w:author="emmanuel blezes" w:date="2026-05-23T18:38:00Z" w16du:dateUtc="2026-05-23T16:38:00Z">
            <w:rPr>
              <w:rStyle w:val="FootnoteReference"/>
            </w:rPr>
          </w:rPrChange>
        </w:rPr>
        <w:footnoteRef/>
      </w:r>
      <w:r w:rsidRPr="008D3D5D">
        <w:rPr>
          <w:sz w:val="16"/>
          <w:szCs w:val="16"/>
          <w:rPrChange w:id="3957" w:author="emmanuel blezes" w:date="2026-05-23T18:38:00Z" w16du:dateUtc="2026-05-23T16:38:00Z">
            <w:rPr/>
          </w:rPrChange>
        </w:rPr>
        <w:t xml:space="preserve"> Banque de France, </w:t>
      </w:r>
      <w:r w:rsidRPr="008D3D5D">
        <w:rPr>
          <w:i/>
          <w:iCs/>
          <w:sz w:val="16"/>
          <w:szCs w:val="16"/>
          <w:rPrChange w:id="3958" w:author="emmanuel blezes" w:date="2026-05-23T18:38:00Z" w16du:dateUtc="2026-05-23T16:38:00Z">
            <w:rPr>
              <w:i/>
              <w:iCs/>
            </w:rPr>
          </w:rPrChange>
        </w:rPr>
        <w:t xml:space="preserve">Épargne des ménages </w:t>
      </w:r>
      <w:del w:id="3959" w:author="emmanuel blezes" w:date="2026-05-18T20:04:00Z" w16du:dateUtc="2026-05-18T18:04:00Z">
        <w:r w:rsidRPr="008D3D5D" w:rsidDel="00146C66">
          <w:rPr>
            <w:i/>
            <w:iCs/>
            <w:sz w:val="16"/>
            <w:szCs w:val="16"/>
            <w:rPrChange w:id="3960" w:author="emmanuel blezes" w:date="2026-05-23T18:38:00Z" w16du:dateUtc="2026-05-23T16:38:00Z">
              <w:rPr>
                <w:i/>
                <w:iCs/>
              </w:rPr>
            </w:rPrChange>
          </w:rPr>
          <w:delText>—</w:delText>
        </w:r>
      </w:del>
      <w:ins w:id="3961" w:author="emmanuel blezes" w:date="2026-05-18T20:04:00Z" w16du:dateUtc="2026-05-18T18:04:00Z">
        <w:r w:rsidR="00146C66" w:rsidRPr="008D3D5D">
          <w:rPr>
            <w:i/>
            <w:iCs/>
            <w:sz w:val="16"/>
            <w:szCs w:val="16"/>
            <w:rPrChange w:id="3962" w:author="emmanuel blezes" w:date="2026-05-23T18:38:00Z" w16du:dateUtc="2026-05-23T16:38:00Z">
              <w:rPr>
                <w:i/>
                <w:iCs/>
              </w:rPr>
            </w:rPrChange>
          </w:rPr>
          <w:t>-</w:t>
        </w:r>
      </w:ins>
      <w:r w:rsidRPr="008D3D5D">
        <w:rPr>
          <w:i/>
          <w:iCs/>
          <w:sz w:val="16"/>
          <w:szCs w:val="16"/>
          <w:rPrChange w:id="3963" w:author="emmanuel blezes" w:date="2026-05-23T18:38:00Z" w16du:dateUtc="2026-05-23T16:38:00Z">
            <w:rPr>
              <w:i/>
              <w:iCs/>
            </w:rPr>
          </w:rPrChange>
        </w:rPr>
        <w:t xml:space="preserve"> Statistiques T4 2024</w:t>
      </w:r>
      <w:r w:rsidRPr="008D3D5D">
        <w:rPr>
          <w:sz w:val="16"/>
          <w:szCs w:val="16"/>
          <w:rPrChange w:id="3964" w:author="emmanuel blezes" w:date="2026-05-23T18:38:00Z" w16du:dateUtc="2026-05-23T16:38:00Z">
            <w:rPr/>
          </w:rPrChange>
        </w:rPr>
        <w:t>, mars 2025 (https://www.banque-france.fr/fr/statistiques/epargne/epargne-des-menages-2024-q4). Le patrimoine financier brut s’élève à 6 356,4 Md€ fin 2024 ; les flux nets de l’année représentent +112,8 Md€.</w:t>
      </w:r>
    </w:p>
  </w:footnote>
  <w:footnote w:id="169">
    <w:p w14:paraId="17881F73" w14:textId="77777777" w:rsidR="00B437D0" w:rsidRPr="008D3D5D" w:rsidRDefault="00000000">
      <w:pPr>
        <w:pStyle w:val="FootnoteText"/>
        <w:rPr>
          <w:sz w:val="16"/>
          <w:szCs w:val="16"/>
          <w:rPrChange w:id="3971" w:author="emmanuel blezes" w:date="2026-05-23T18:38:00Z" w16du:dateUtc="2026-05-23T16:38:00Z">
            <w:rPr/>
          </w:rPrChange>
        </w:rPr>
      </w:pPr>
      <w:r w:rsidRPr="008D3D5D">
        <w:rPr>
          <w:rStyle w:val="FootnoteReference"/>
          <w:sz w:val="16"/>
          <w:szCs w:val="16"/>
          <w:rPrChange w:id="3972" w:author="emmanuel blezes" w:date="2026-05-23T18:38:00Z" w16du:dateUtc="2026-05-23T16:38:00Z">
            <w:rPr>
              <w:rStyle w:val="FootnoteReference"/>
            </w:rPr>
          </w:rPrChange>
        </w:rPr>
        <w:footnoteRef/>
      </w:r>
      <w:r w:rsidRPr="008D3D5D">
        <w:rPr>
          <w:sz w:val="16"/>
          <w:szCs w:val="16"/>
          <w:rPrChange w:id="3973" w:author="emmanuel blezes" w:date="2026-05-23T18:38:00Z" w16du:dateUtc="2026-05-23T16:38:00Z">
            <w:rPr/>
          </w:rPrChange>
        </w:rPr>
        <w:t xml:space="preserve"> ACPR, </w:t>
      </w:r>
      <w:r w:rsidRPr="008D3D5D">
        <w:rPr>
          <w:i/>
          <w:iCs/>
          <w:sz w:val="16"/>
          <w:szCs w:val="16"/>
          <w:rPrChange w:id="3974" w:author="emmanuel blezes" w:date="2026-05-23T18:38:00Z" w16du:dateUtc="2026-05-23T16:38:00Z">
            <w:rPr>
              <w:i/>
              <w:iCs/>
            </w:rPr>
          </w:rPrChange>
        </w:rPr>
        <w:t>Le marché de l’assurance-vie en 2024</w:t>
      </w:r>
      <w:r w:rsidRPr="008D3D5D">
        <w:rPr>
          <w:sz w:val="16"/>
          <w:szCs w:val="16"/>
          <w:rPrChange w:id="3975" w:author="emmanuel blezes" w:date="2026-05-23T18:38:00Z" w16du:dateUtc="2026-05-23T16:38:00Z">
            <w:rPr/>
          </w:rPrChange>
        </w:rPr>
        <w:t>,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70">
    <w:p w14:paraId="5C2B3D91" w14:textId="77777777" w:rsidR="00B437D0" w:rsidRPr="008D3D5D" w:rsidRDefault="00000000">
      <w:pPr>
        <w:pStyle w:val="FootnoteText"/>
        <w:rPr>
          <w:sz w:val="16"/>
          <w:szCs w:val="16"/>
          <w:rPrChange w:id="3980" w:author="emmanuel blezes" w:date="2026-05-23T18:38:00Z" w16du:dateUtc="2026-05-23T16:38:00Z">
            <w:rPr/>
          </w:rPrChange>
        </w:rPr>
      </w:pPr>
      <w:r w:rsidRPr="008D3D5D">
        <w:rPr>
          <w:rStyle w:val="FootnoteReference"/>
          <w:sz w:val="16"/>
          <w:szCs w:val="16"/>
          <w:rPrChange w:id="3981" w:author="emmanuel blezes" w:date="2026-05-23T18:38:00Z" w16du:dateUtc="2026-05-23T16:38:00Z">
            <w:rPr>
              <w:rStyle w:val="FootnoteReference"/>
            </w:rPr>
          </w:rPrChange>
        </w:rPr>
        <w:footnoteRef/>
      </w:r>
      <w:r w:rsidRPr="008D3D5D">
        <w:rPr>
          <w:sz w:val="16"/>
          <w:szCs w:val="16"/>
          <w:rPrChange w:id="3982" w:author="emmanuel blezes" w:date="2026-05-23T18:38:00Z" w16du:dateUtc="2026-05-23T16:38:00Z">
            <w:rPr/>
          </w:rPrChange>
        </w:rPr>
        <w:t xml:space="preserve"> Décomposition Banque de France et AFG (Association française de la gestion financière), </w:t>
      </w:r>
      <w:r w:rsidRPr="008D3D5D">
        <w:rPr>
          <w:i/>
          <w:iCs/>
          <w:sz w:val="16"/>
          <w:szCs w:val="16"/>
          <w:rPrChange w:id="3983" w:author="emmanuel blezes" w:date="2026-05-23T18:38:00Z" w16du:dateUtc="2026-05-23T16:38:00Z">
            <w:rPr>
              <w:i/>
              <w:iCs/>
            </w:rPr>
          </w:rPrChange>
        </w:rPr>
        <w:t>Indice de performance de l’épargne financière des ménages français</w:t>
      </w:r>
      <w:r w:rsidRPr="008D3D5D">
        <w:rPr>
          <w:sz w:val="16"/>
          <w:szCs w:val="16"/>
          <w:rPrChange w:id="3984" w:author="emmanuel blezes" w:date="2026-05-23T18:38:00Z" w16du:dateUtc="2026-05-23T16:38:00Z">
            <w:rPr/>
          </w:rPrChange>
        </w:rPr>
        <w:t>, T4 2024. Détail : dépôts à vue ~2 100 Md€, assurance-vie 1 988 Md€, actions et OPC actions ~1 715 Md€, livrets réglementés (Livret A + LDDS + LEP) 695 Md€ début 2026, PEA 114 Md€, PER 119 Md€, épargne logement et autres ~270 Md€.</w:t>
      </w:r>
    </w:p>
  </w:footnote>
  <w:footnote w:id="171">
    <w:p w14:paraId="01E5C5C3" w14:textId="77777777" w:rsidR="00B437D0" w:rsidRPr="008D3D5D" w:rsidRDefault="00000000">
      <w:pPr>
        <w:pStyle w:val="FootnoteText"/>
        <w:rPr>
          <w:sz w:val="16"/>
          <w:szCs w:val="16"/>
          <w:rPrChange w:id="3985" w:author="emmanuel blezes" w:date="2026-05-23T18:38:00Z" w16du:dateUtc="2026-05-23T16:38:00Z">
            <w:rPr/>
          </w:rPrChange>
        </w:rPr>
      </w:pPr>
      <w:r w:rsidRPr="008D3D5D">
        <w:rPr>
          <w:rStyle w:val="FootnoteReference"/>
          <w:sz w:val="16"/>
          <w:szCs w:val="16"/>
          <w:rPrChange w:id="3986" w:author="emmanuel blezes" w:date="2026-05-23T18:38:00Z" w16du:dateUtc="2026-05-23T16:38:00Z">
            <w:rPr>
              <w:rStyle w:val="FootnoteReference"/>
            </w:rPr>
          </w:rPrChange>
        </w:rPr>
        <w:footnoteRef/>
      </w:r>
      <w:r w:rsidRPr="008D3D5D">
        <w:rPr>
          <w:sz w:val="16"/>
          <w:szCs w:val="16"/>
          <w:rPrChange w:id="3987" w:author="emmanuel blezes" w:date="2026-05-23T18:38:00Z" w16du:dateUtc="2026-05-23T16:38:00Z">
            <w:rPr/>
          </w:rPrChange>
        </w:rPr>
        <w:t xml:space="preserve"> ACPR, </w:t>
      </w:r>
      <w:r w:rsidRPr="008D3D5D">
        <w:rPr>
          <w:i/>
          <w:iCs/>
          <w:sz w:val="16"/>
          <w:szCs w:val="16"/>
          <w:rPrChange w:id="3988" w:author="emmanuel blezes" w:date="2026-05-23T18:38:00Z" w16du:dateUtc="2026-05-23T16:38:00Z">
            <w:rPr>
              <w:i/>
              <w:iCs/>
            </w:rPr>
          </w:rPrChange>
        </w:rPr>
        <w:t>Revalorisation 2024 des contrats d’assurance-vie et de capitalisation</w:t>
      </w:r>
      <w:r w:rsidRPr="008D3D5D">
        <w:rPr>
          <w:sz w:val="16"/>
          <w:szCs w:val="16"/>
          <w:rPrChange w:id="3989" w:author="emmanuel blezes" w:date="2026-05-23T18:38:00Z" w16du:dateUtc="2026-05-23T16:38:00Z">
            <w:rPr/>
          </w:rPrChange>
        </w:rPr>
        <w:t>, analyse et synthèse n°175, août 2025 (https://acpr.banque-france.fr/system/files/2025-08/20250804_AS175_Revalorisation_contrats_assurance_vie_2024.pdf). Rendement brut moyen 2,63 % pour les contrats individuels en 2024.</w:t>
      </w:r>
    </w:p>
  </w:footnote>
  <w:footnote w:id="172">
    <w:p w14:paraId="66E07466" w14:textId="77777777" w:rsidR="00B437D0" w:rsidRPr="008D3D5D" w:rsidRDefault="00000000">
      <w:pPr>
        <w:pStyle w:val="FootnoteText"/>
        <w:rPr>
          <w:sz w:val="16"/>
          <w:szCs w:val="16"/>
          <w:rPrChange w:id="3992" w:author="emmanuel blezes" w:date="2026-05-23T18:38:00Z" w16du:dateUtc="2026-05-23T16:38:00Z">
            <w:rPr/>
          </w:rPrChange>
        </w:rPr>
      </w:pPr>
      <w:r w:rsidRPr="008D3D5D">
        <w:rPr>
          <w:rStyle w:val="FootnoteReference"/>
          <w:sz w:val="16"/>
          <w:szCs w:val="16"/>
          <w:rPrChange w:id="3993" w:author="emmanuel blezes" w:date="2026-05-23T18:38:00Z" w16du:dateUtc="2026-05-23T16:38:00Z">
            <w:rPr>
              <w:rStyle w:val="FootnoteReference"/>
            </w:rPr>
          </w:rPrChange>
        </w:rPr>
        <w:footnoteRef/>
      </w:r>
      <w:r w:rsidRPr="008D3D5D">
        <w:rPr>
          <w:sz w:val="16"/>
          <w:szCs w:val="16"/>
          <w:rPrChange w:id="3994" w:author="emmanuel blezes" w:date="2026-05-23T18:38:00Z" w16du:dateUtc="2026-05-23T16:38:00Z">
            <w:rPr/>
          </w:rPrChange>
        </w:rPr>
        <w:t xml:space="preserve"> France Assureurs, </w:t>
      </w:r>
      <w:r w:rsidRPr="008D3D5D">
        <w:rPr>
          <w:i/>
          <w:iCs/>
          <w:sz w:val="16"/>
          <w:szCs w:val="16"/>
          <w:rPrChange w:id="3995" w:author="emmanuel blezes" w:date="2026-05-23T18:38:00Z" w16du:dateUtc="2026-05-23T16:38:00Z">
            <w:rPr>
              <w:i/>
              <w:iCs/>
            </w:rPr>
          </w:rPrChange>
        </w:rPr>
        <w:t>Bilan 2024 du marché de l’assurance-vie</w:t>
      </w:r>
      <w:r w:rsidRPr="008D3D5D">
        <w:rPr>
          <w:sz w:val="16"/>
          <w:szCs w:val="16"/>
          <w:rPrChange w:id="3996" w:author="emmanuel blezes" w:date="2026-05-23T18:38:00Z" w16du:dateUtc="2026-05-23T16:38:00Z">
            <w:rPr/>
          </w:rPrChange>
        </w:rPr>
        <w:t>,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73">
    <w:p w14:paraId="4BDE4D7D" w14:textId="77777777" w:rsidR="00B437D0" w:rsidRPr="008D3D5D" w:rsidRDefault="00000000">
      <w:pPr>
        <w:pStyle w:val="FootnoteText"/>
        <w:rPr>
          <w:sz w:val="16"/>
          <w:szCs w:val="16"/>
          <w:rPrChange w:id="4041" w:author="emmanuel blezes" w:date="2026-05-23T18:38:00Z" w16du:dateUtc="2026-05-23T16:38:00Z">
            <w:rPr/>
          </w:rPrChange>
        </w:rPr>
      </w:pPr>
      <w:r w:rsidRPr="008D3D5D">
        <w:rPr>
          <w:rStyle w:val="FootnoteReference"/>
          <w:sz w:val="16"/>
          <w:szCs w:val="16"/>
          <w:rPrChange w:id="4042" w:author="emmanuel blezes" w:date="2026-05-23T18:38:00Z" w16du:dateUtc="2026-05-23T16:38:00Z">
            <w:rPr>
              <w:rStyle w:val="FootnoteReference"/>
            </w:rPr>
          </w:rPrChange>
        </w:rPr>
        <w:footnoteRef/>
      </w:r>
      <w:r w:rsidRPr="008D3D5D">
        <w:rPr>
          <w:sz w:val="16"/>
          <w:szCs w:val="16"/>
          <w:rPrChange w:id="4043" w:author="emmanuel blezes" w:date="2026-05-23T18:38:00Z" w16du:dateUtc="2026-05-23T16:38:00Z">
            <w:rPr/>
          </w:rPrChange>
        </w:rPr>
        <w:t xml:space="preserve"> Données historiques composites : indice MSCI World en euros (rendement total réinvesti), indices obligataires Bloomberg Euro Aggregate et rendement annuel moyen pondéré des fonds euros publié par France Assureurs. Voir aussi BNP Paribas Wealth Management, </w:t>
      </w:r>
      <w:r w:rsidRPr="008D3D5D">
        <w:rPr>
          <w:i/>
          <w:iCs/>
          <w:sz w:val="16"/>
          <w:szCs w:val="16"/>
          <w:rPrChange w:id="4044" w:author="emmanuel blezes" w:date="2026-05-23T18:38:00Z" w16du:dateUtc="2026-05-23T16:38:00Z">
            <w:rPr>
              <w:i/>
              <w:iCs/>
            </w:rPr>
          </w:rPrChange>
        </w:rPr>
        <w:t>Rendements long-terme attendus par classe d’actifs</w:t>
      </w:r>
      <w:r w:rsidRPr="008D3D5D">
        <w:rPr>
          <w:sz w:val="16"/>
          <w:szCs w:val="16"/>
          <w:rPrChange w:id="4045" w:author="emmanuel blezes" w:date="2026-05-23T18:38:00Z" w16du:dateUtc="2026-05-23T16:38:00Z">
            <w:rPr/>
          </w:rPrChange>
        </w:rPr>
        <w:t>, novembre 2023.</w:t>
      </w:r>
    </w:p>
  </w:footnote>
  <w:footnote w:id="174">
    <w:p w14:paraId="2A4F9C7D" w14:textId="77777777" w:rsidR="00B437D0" w:rsidRPr="008D3D5D" w:rsidRDefault="00000000">
      <w:pPr>
        <w:pStyle w:val="FootnoteText"/>
        <w:rPr>
          <w:sz w:val="16"/>
          <w:szCs w:val="16"/>
          <w:rPrChange w:id="4050" w:author="emmanuel blezes" w:date="2026-05-23T18:38:00Z" w16du:dateUtc="2026-05-23T16:38:00Z">
            <w:rPr/>
          </w:rPrChange>
        </w:rPr>
      </w:pPr>
      <w:r w:rsidRPr="008D3D5D">
        <w:rPr>
          <w:rStyle w:val="FootnoteReference"/>
          <w:sz w:val="16"/>
          <w:szCs w:val="16"/>
          <w:rPrChange w:id="4051" w:author="emmanuel blezes" w:date="2026-05-23T18:38:00Z" w16du:dateUtc="2026-05-23T16:38:00Z">
            <w:rPr>
              <w:rStyle w:val="FootnoteReference"/>
            </w:rPr>
          </w:rPrChange>
        </w:rPr>
        <w:footnoteRef/>
      </w:r>
      <w:r w:rsidRPr="008D3D5D">
        <w:rPr>
          <w:sz w:val="16"/>
          <w:szCs w:val="16"/>
          <w:rPrChange w:id="4052" w:author="emmanuel blezes" w:date="2026-05-23T18:38:00Z" w16du:dateUtc="2026-05-23T16:38:00Z">
            <w:rPr/>
          </w:rPrChange>
        </w:rPr>
        <w:t xml:space="preserve"> ACPR, </w:t>
      </w:r>
      <w:r w:rsidRPr="008D3D5D">
        <w:rPr>
          <w:i/>
          <w:iCs/>
          <w:sz w:val="16"/>
          <w:szCs w:val="16"/>
          <w:rPrChange w:id="4053" w:author="emmanuel blezes" w:date="2026-05-23T18:38:00Z" w16du:dateUtc="2026-05-23T16:38:00Z">
            <w:rPr>
              <w:i/>
              <w:iCs/>
            </w:rPr>
          </w:rPrChange>
        </w:rPr>
        <w:t>Le marché de l’assurance-vie en 2024</w:t>
      </w:r>
      <w:r w:rsidRPr="008D3D5D">
        <w:rPr>
          <w:sz w:val="16"/>
          <w:szCs w:val="16"/>
          <w:rPrChange w:id="4054" w:author="emmanuel blezes" w:date="2026-05-23T18:38:00Z" w16du:dateUtc="2026-05-23T16:38:00Z">
            <w:rPr/>
          </w:rPrChange>
        </w:rPr>
        <w:t>, n°170, mars 2025. Allocation typique des fonds euros : 35-45 % en obligations souveraines, 15-25 % en obligations corporate investment grade, 5-15 % en immobilier et diversification, exposition marginale aux actions cotées.</w:t>
      </w:r>
    </w:p>
  </w:footnote>
  <w:footnote w:id="175">
    <w:p w14:paraId="4B332659" w14:textId="77777777" w:rsidR="00B437D0" w:rsidRPr="008D3D5D" w:rsidRDefault="00000000">
      <w:pPr>
        <w:pStyle w:val="FootnoteText"/>
        <w:rPr>
          <w:sz w:val="16"/>
          <w:szCs w:val="16"/>
          <w:rPrChange w:id="4055" w:author="emmanuel blezes" w:date="2026-05-23T18:38:00Z" w16du:dateUtc="2026-05-23T16:38:00Z">
            <w:rPr/>
          </w:rPrChange>
        </w:rPr>
      </w:pPr>
      <w:r w:rsidRPr="008D3D5D">
        <w:rPr>
          <w:rStyle w:val="FootnoteReference"/>
          <w:sz w:val="16"/>
          <w:szCs w:val="16"/>
          <w:rPrChange w:id="4056" w:author="emmanuel blezes" w:date="2026-05-23T18:38:00Z" w16du:dateUtc="2026-05-23T16:38:00Z">
            <w:rPr>
              <w:rStyle w:val="FootnoteReference"/>
            </w:rPr>
          </w:rPrChange>
        </w:rPr>
        <w:footnoteRef/>
      </w:r>
      <w:r w:rsidRPr="008D3D5D">
        <w:rPr>
          <w:sz w:val="16"/>
          <w:szCs w:val="16"/>
          <w:rPrChange w:id="4057" w:author="emmanuel blezes" w:date="2026-05-23T18:38:00Z" w16du:dateUtc="2026-05-23T16:38:00Z">
            <w:rPr/>
          </w:rPrChange>
        </w:rPr>
        <w:t xml:space="preserve"> Cercle de l’Épargne, </w:t>
      </w:r>
      <w:r w:rsidRPr="008D3D5D">
        <w:rPr>
          <w:i/>
          <w:iCs/>
          <w:sz w:val="16"/>
          <w:szCs w:val="16"/>
          <w:rPrChange w:id="4058" w:author="emmanuel blezes" w:date="2026-05-23T18:38:00Z" w16du:dateUtc="2026-05-23T16:38:00Z">
            <w:rPr>
              <w:i/>
              <w:iCs/>
            </w:rPr>
          </w:rPrChange>
        </w:rPr>
        <w:t>Le Livret A : 200 ans d’histoire bien remplie</w:t>
      </w:r>
      <w:r w:rsidRPr="008D3D5D">
        <w:rPr>
          <w:sz w:val="16"/>
          <w:szCs w:val="16"/>
          <w:rPrChange w:id="4059" w:author="emmanuel blezes" w:date="2026-05-23T18:38:00Z" w16du:dateUtc="2026-05-23T16:38:00Z">
            <w:rPr/>
          </w:rPrChange>
        </w:rPr>
        <w:t>, dossier mars 2018. La caisse d’épargne et de prévoyance fondée le 22 mai 1818 est officialisée par l’ordonnance royale du 29 juillet 1818.</w:t>
      </w:r>
    </w:p>
  </w:footnote>
  <w:footnote w:id="176">
    <w:p w14:paraId="0453145B" w14:textId="77777777" w:rsidR="00B437D0" w:rsidRPr="008D3D5D" w:rsidRDefault="00000000">
      <w:pPr>
        <w:pStyle w:val="FootnoteText"/>
        <w:rPr>
          <w:sz w:val="16"/>
          <w:szCs w:val="16"/>
          <w:rPrChange w:id="4066" w:author="emmanuel blezes" w:date="2026-05-23T18:38:00Z" w16du:dateUtc="2026-05-23T16:38:00Z">
            <w:rPr/>
          </w:rPrChange>
        </w:rPr>
      </w:pPr>
      <w:r w:rsidRPr="008D3D5D">
        <w:rPr>
          <w:rStyle w:val="FootnoteReference"/>
          <w:sz w:val="16"/>
          <w:szCs w:val="16"/>
          <w:rPrChange w:id="4067" w:author="emmanuel blezes" w:date="2026-05-23T18:38:00Z" w16du:dateUtc="2026-05-23T16:38:00Z">
            <w:rPr>
              <w:rStyle w:val="FootnoteReference"/>
            </w:rPr>
          </w:rPrChange>
        </w:rPr>
        <w:footnoteRef/>
      </w:r>
      <w:r w:rsidRPr="008D3D5D">
        <w:rPr>
          <w:sz w:val="16"/>
          <w:szCs w:val="16"/>
          <w:lang w:val="en-GB"/>
          <w:rPrChange w:id="4068" w:author="emmanuel blezes" w:date="2026-05-23T18:38:00Z" w16du:dateUtc="2026-05-23T16:38:00Z">
            <w:rPr>
              <w:lang w:val="en-GB"/>
            </w:rPr>
          </w:rPrChange>
        </w:rPr>
        <w:t xml:space="preserve"> Elroy Dimson, Paul Marsh, Mike Staunton, </w:t>
      </w:r>
      <w:r w:rsidRPr="008D3D5D">
        <w:rPr>
          <w:i/>
          <w:iCs/>
          <w:sz w:val="16"/>
          <w:szCs w:val="16"/>
          <w:lang w:val="en-GB"/>
          <w:rPrChange w:id="4069" w:author="emmanuel blezes" w:date="2026-05-23T18:38:00Z" w16du:dateUtc="2026-05-23T16:38:00Z">
            <w:rPr>
              <w:i/>
              <w:iCs/>
              <w:lang w:val="en-GB"/>
            </w:rPr>
          </w:rPrChange>
        </w:rPr>
        <w:t>Global Investment Returns Yearbook 2025</w:t>
      </w:r>
      <w:r w:rsidRPr="008D3D5D">
        <w:rPr>
          <w:sz w:val="16"/>
          <w:szCs w:val="16"/>
          <w:lang w:val="en-GB"/>
          <w:rPrChange w:id="4070" w:author="emmanuel blezes" w:date="2026-05-23T18:38:00Z" w16du:dateUtc="2026-05-23T16:38:00Z">
            <w:rPr>
              <w:lang w:val="en-GB"/>
            </w:rPr>
          </w:rPrChange>
        </w:rPr>
        <w:t xml:space="preserve">, UBS Investment Bank et London Business School, 2025. </w:t>
      </w:r>
      <w:r w:rsidRPr="008D3D5D">
        <w:rPr>
          <w:sz w:val="16"/>
          <w:szCs w:val="16"/>
          <w:rPrChange w:id="4071" w:author="emmanuel blezes" w:date="2026-05-23T18:38:00Z" w16du:dateUtc="2026-05-23T16:38:00Z">
            <w:rPr/>
          </w:rPrChange>
        </w:rPr>
        <w:t>Rendements réels mondiaux annualisés 1900-2024 : actions 5,2 %, obligations 1,7 %, bons du Trésor 0,5 %. La probabilité de perte réelle décroît rapidement avec l’horizon : 30 % à 1 an, &lt; 5 % à 20 ans pour un portefeuille diversifié.</w:t>
      </w:r>
    </w:p>
  </w:footnote>
  <w:footnote w:id="177">
    <w:p w14:paraId="02408961" w14:textId="77777777" w:rsidR="00B437D0" w:rsidRPr="008D3D5D" w:rsidRDefault="00000000">
      <w:pPr>
        <w:pStyle w:val="FootnoteText"/>
        <w:rPr>
          <w:sz w:val="16"/>
          <w:szCs w:val="16"/>
          <w:rPrChange w:id="4074" w:author="emmanuel blezes" w:date="2026-05-23T18:38:00Z" w16du:dateUtc="2026-05-23T16:38:00Z">
            <w:rPr/>
          </w:rPrChange>
        </w:rPr>
      </w:pPr>
      <w:r w:rsidRPr="008D3D5D">
        <w:rPr>
          <w:rStyle w:val="FootnoteReference"/>
          <w:sz w:val="16"/>
          <w:szCs w:val="16"/>
          <w:rPrChange w:id="4075" w:author="emmanuel blezes" w:date="2026-05-23T18:38:00Z" w16du:dateUtc="2026-05-23T16:38:00Z">
            <w:rPr>
              <w:rStyle w:val="FootnoteReference"/>
            </w:rPr>
          </w:rPrChange>
        </w:rPr>
        <w:footnoteRef/>
      </w:r>
      <w:r w:rsidRPr="008D3D5D">
        <w:rPr>
          <w:sz w:val="16"/>
          <w:szCs w:val="16"/>
          <w:rPrChange w:id="4076" w:author="emmanuel blezes" w:date="2026-05-23T18:38:00Z" w16du:dateUtc="2026-05-23T16:38:00Z">
            <w:rPr/>
          </w:rPrChange>
        </w:rPr>
        <w:t xml:space="preserve"> Banque mondiale, </w:t>
      </w:r>
      <w:r w:rsidRPr="008D3D5D">
        <w:rPr>
          <w:i/>
          <w:iCs/>
          <w:sz w:val="16"/>
          <w:szCs w:val="16"/>
          <w:rPrChange w:id="4077" w:author="emmanuel blezes" w:date="2026-05-23T18:38:00Z" w16du:dateUtc="2026-05-23T16:38:00Z">
            <w:rPr>
              <w:i/>
              <w:iCs/>
            </w:rPr>
          </w:rPrChange>
        </w:rPr>
        <w:t>Market capitalization of listed domestic companies (% of GDP)</w:t>
      </w:r>
      <w:r w:rsidRPr="008D3D5D">
        <w:rPr>
          <w:sz w:val="16"/>
          <w:szCs w:val="16"/>
          <w:rPrChange w:id="4078" w:author="emmanuel blezes" w:date="2026-05-23T18:38:00Z" w16du:dateUtc="2026-05-23T16:38:00Z">
            <w:rPr/>
          </w:rPrChange>
        </w:rPr>
        <w:t xml:space="preserve">, indicateur CM.MKT.LCAP.GD.ZS, données 2023 actualisées 2024 ; OCDE, </w:t>
      </w:r>
      <w:r w:rsidRPr="008D3D5D">
        <w:rPr>
          <w:i/>
          <w:iCs/>
          <w:sz w:val="16"/>
          <w:szCs w:val="16"/>
          <w:rPrChange w:id="4079" w:author="emmanuel blezes" w:date="2026-05-23T18:38:00Z" w16du:dateUtc="2026-05-23T16:38:00Z">
            <w:rPr>
              <w:i/>
              <w:iCs/>
            </w:rPr>
          </w:rPrChange>
        </w:rPr>
        <w:t>Panorama de la gouvernance d’entreprise 2025</w:t>
      </w:r>
      <w:r w:rsidRPr="008D3D5D">
        <w:rPr>
          <w:sz w:val="16"/>
          <w:szCs w:val="16"/>
          <w:rPrChange w:id="4080" w:author="emmanuel blezes" w:date="2026-05-23T18:38:00Z" w16du:dateUtc="2026-05-23T16:38:00Z">
            <w:rPr/>
          </w:rPrChange>
        </w:rPr>
        <w:t xml:space="preserve">. Les ratios oscillent fortement avec les valorisations annuelles </w:t>
      </w:r>
      <w:del w:id="4081" w:author="emmanuel blezes" w:date="2026-05-18T20:04:00Z" w16du:dateUtc="2026-05-18T18:04:00Z">
        <w:r w:rsidRPr="008D3D5D" w:rsidDel="00146C66">
          <w:rPr>
            <w:sz w:val="16"/>
            <w:szCs w:val="16"/>
            <w:rPrChange w:id="4082" w:author="emmanuel blezes" w:date="2026-05-23T18:38:00Z" w16du:dateUtc="2026-05-23T16:38:00Z">
              <w:rPr/>
            </w:rPrChange>
          </w:rPr>
          <w:delText>—</w:delText>
        </w:r>
      </w:del>
      <w:ins w:id="4083" w:author="emmanuel blezes" w:date="2026-05-18T20:04:00Z" w16du:dateUtc="2026-05-18T18:04:00Z">
        <w:r w:rsidR="00146C66" w:rsidRPr="008D3D5D">
          <w:rPr>
            <w:sz w:val="16"/>
            <w:szCs w:val="16"/>
            <w:rPrChange w:id="4084" w:author="emmanuel blezes" w:date="2026-05-23T18:38:00Z" w16du:dateUtc="2026-05-23T16:38:00Z">
              <w:rPr/>
            </w:rPrChange>
          </w:rPr>
          <w:t>-</w:t>
        </w:r>
      </w:ins>
      <w:r w:rsidRPr="008D3D5D">
        <w:rPr>
          <w:sz w:val="16"/>
          <w:szCs w:val="16"/>
          <w:rPrChange w:id="4085" w:author="emmanuel blezes" w:date="2026-05-23T18:38:00Z" w16du:dateUtc="2026-05-23T16:38:00Z">
            <w:rPr/>
          </w:rPrChange>
        </w:rPr>
        <w:t xml:space="preserve"> la fourchette 103-124 % pour la France 2024 reflète cette amplitude. Aux Pays-Bas, la capitalisation rapportée au PIB dépasse régulièrement 200 %.</w:t>
      </w:r>
    </w:p>
  </w:footnote>
  <w:footnote w:id="178">
    <w:p w14:paraId="00E30910" w14:textId="77777777" w:rsidR="00B437D0" w:rsidRPr="008D3D5D" w:rsidRDefault="00000000">
      <w:pPr>
        <w:pStyle w:val="FootnoteText"/>
        <w:rPr>
          <w:sz w:val="16"/>
          <w:szCs w:val="16"/>
          <w:rPrChange w:id="4086" w:author="emmanuel blezes" w:date="2026-05-23T18:38:00Z" w16du:dateUtc="2026-05-23T16:38:00Z">
            <w:rPr/>
          </w:rPrChange>
        </w:rPr>
      </w:pPr>
      <w:r w:rsidRPr="008D3D5D">
        <w:rPr>
          <w:rStyle w:val="FootnoteReference"/>
          <w:sz w:val="16"/>
          <w:szCs w:val="16"/>
          <w:rPrChange w:id="4087" w:author="emmanuel blezes" w:date="2026-05-23T18:38:00Z" w16du:dateUtc="2026-05-23T16:38:00Z">
            <w:rPr>
              <w:rStyle w:val="FootnoteReference"/>
            </w:rPr>
          </w:rPrChange>
        </w:rPr>
        <w:footnoteRef/>
      </w:r>
      <w:r w:rsidRPr="008D3D5D">
        <w:rPr>
          <w:sz w:val="16"/>
          <w:szCs w:val="16"/>
          <w:rPrChange w:id="4088" w:author="emmanuel blezes" w:date="2026-05-23T18:38:00Z" w16du:dateUtc="2026-05-23T16:38:00Z">
            <w:rPr/>
          </w:rPrChange>
        </w:rPr>
        <w:t xml:space="preserve"> EY, </w:t>
      </w:r>
      <w:r w:rsidRPr="008D3D5D">
        <w:rPr>
          <w:i/>
          <w:iCs/>
          <w:sz w:val="16"/>
          <w:szCs w:val="16"/>
          <w:rPrChange w:id="4089" w:author="emmanuel blezes" w:date="2026-05-23T18:38:00Z" w16du:dateUtc="2026-05-23T16:38:00Z">
            <w:rPr>
              <w:i/>
              <w:iCs/>
            </w:rPr>
          </w:rPrChange>
        </w:rPr>
        <w:t>Observatoire des opérations de marché 2024-2025</w:t>
      </w:r>
      <w:r w:rsidRPr="008D3D5D">
        <w:rPr>
          <w:sz w:val="16"/>
          <w:szCs w:val="16"/>
          <w:rPrChange w:id="4090" w:author="emmanuel blezes" w:date="2026-05-23T18:38:00Z" w16du:dateUtc="2026-05-23T16:38:00Z">
            <w:rPr/>
          </w:rPrChange>
        </w:rPr>
        <w:t xml:space="preserve">, février 2025 ; Euronext, </w:t>
      </w:r>
      <w:r w:rsidRPr="008D3D5D">
        <w:rPr>
          <w:i/>
          <w:iCs/>
          <w:sz w:val="16"/>
          <w:szCs w:val="16"/>
          <w:rPrChange w:id="4091" w:author="emmanuel blezes" w:date="2026-05-23T18:38:00Z" w16du:dateUtc="2026-05-23T16:38:00Z">
            <w:rPr>
              <w:i/>
              <w:iCs/>
            </w:rPr>
          </w:rPrChange>
        </w:rPr>
        <w:t>Annual Statistics 2024-2025</w:t>
      </w:r>
      <w:r w:rsidRPr="008D3D5D">
        <w:rPr>
          <w:sz w:val="16"/>
          <w:szCs w:val="16"/>
          <w:rPrChange w:id="4092" w:author="emmanuel blezes" w:date="2026-05-23T18:38:00Z" w16du:dateUtc="2026-05-23T16:38:00Z">
            <w:rPr/>
          </w:rPrChange>
        </w:rPr>
        <w:t>. Le décompte 2024 inclut les transferts depuis Euronext Access et les introductions d’Euronext Growth (32 sur 47).</w:t>
      </w:r>
    </w:p>
  </w:footnote>
  <w:footnote w:id="179">
    <w:p w14:paraId="20DF4E7C" w14:textId="77777777" w:rsidR="00B437D0" w:rsidRPr="008D3D5D" w:rsidRDefault="00000000">
      <w:pPr>
        <w:pStyle w:val="FootnoteText"/>
        <w:rPr>
          <w:sz w:val="16"/>
          <w:szCs w:val="16"/>
          <w:rPrChange w:id="4095" w:author="emmanuel blezes" w:date="2026-05-23T18:38:00Z" w16du:dateUtc="2026-05-23T16:38:00Z">
            <w:rPr/>
          </w:rPrChange>
        </w:rPr>
      </w:pPr>
      <w:r w:rsidRPr="008D3D5D">
        <w:rPr>
          <w:rStyle w:val="FootnoteReference"/>
          <w:sz w:val="16"/>
          <w:szCs w:val="16"/>
          <w:rPrChange w:id="4096" w:author="emmanuel blezes" w:date="2026-05-23T18:38:00Z" w16du:dateUtc="2026-05-23T16:38:00Z">
            <w:rPr>
              <w:rStyle w:val="FootnoteReference"/>
            </w:rPr>
          </w:rPrChange>
        </w:rPr>
        <w:footnoteRef/>
      </w:r>
      <w:r w:rsidRPr="008D3D5D">
        <w:rPr>
          <w:sz w:val="16"/>
          <w:szCs w:val="16"/>
          <w:rPrChange w:id="4097" w:author="emmanuel blezes" w:date="2026-05-23T18:38:00Z" w16du:dateUtc="2026-05-23T16:38:00Z">
            <w:rPr/>
          </w:rPrChange>
        </w:rPr>
        <w:t xml:space="preserve"> Vivendi, </w:t>
      </w:r>
      <w:r w:rsidRPr="008D3D5D">
        <w:rPr>
          <w:i/>
          <w:iCs/>
          <w:sz w:val="16"/>
          <w:szCs w:val="16"/>
          <w:rPrChange w:id="4098" w:author="emmanuel blezes" w:date="2026-05-23T18:38:00Z" w16du:dateUtc="2026-05-23T16:38:00Z">
            <w:rPr>
              <w:i/>
              <w:iCs/>
            </w:rPr>
          </w:rPrChange>
        </w:rPr>
        <w:t>Communiqué sur l’approbation du projet de scission</w:t>
      </w:r>
      <w:r w:rsidRPr="008D3D5D">
        <w:rPr>
          <w:sz w:val="16"/>
          <w:szCs w:val="16"/>
          <w:rPrChange w:id="4099" w:author="emmanuel blezes" w:date="2026-05-23T18:38:00Z" w16du:dateUtc="2026-05-23T16:38:00Z">
            <w:rPr/>
          </w:rPrChange>
        </w:rPr>
        <w:t xml:space="preserve">, 9 décembre 2024. Iliad : </w:t>
      </w:r>
      <w:r w:rsidRPr="008D3D5D">
        <w:rPr>
          <w:i/>
          <w:iCs/>
          <w:sz w:val="16"/>
          <w:szCs w:val="16"/>
          <w:rPrChange w:id="4100" w:author="emmanuel blezes" w:date="2026-05-23T18:38:00Z" w16du:dateUtc="2026-05-23T16:38:00Z">
            <w:rPr>
              <w:i/>
              <w:iCs/>
            </w:rPr>
          </w:rPrChange>
        </w:rPr>
        <w:t>Communiqué OPA de retrait juillet 2021</w:t>
      </w:r>
      <w:r w:rsidRPr="008D3D5D">
        <w:rPr>
          <w:sz w:val="16"/>
          <w:szCs w:val="16"/>
          <w:rPrChange w:id="4101" w:author="emmanuel blezes" w:date="2026-05-23T18:38:00Z" w16du:dateUtc="2026-05-23T16:38:00Z">
            <w:rPr/>
          </w:rPrChange>
        </w:rPr>
        <w:t xml:space="preserve"> ; </w:t>
      </w:r>
      <w:r w:rsidRPr="008D3D5D">
        <w:rPr>
          <w:i/>
          <w:iCs/>
          <w:sz w:val="16"/>
          <w:szCs w:val="16"/>
          <w:rPrChange w:id="4102" w:author="emmanuel blezes" w:date="2026-05-23T18:38:00Z" w16du:dateUtc="2026-05-23T16:38:00Z">
            <w:rPr>
              <w:i/>
              <w:iCs/>
            </w:rPr>
          </w:rPrChange>
        </w:rPr>
        <w:t>Le Monde Informatique</w:t>
      </w:r>
      <w:r w:rsidRPr="008D3D5D">
        <w:rPr>
          <w:sz w:val="16"/>
          <w:szCs w:val="16"/>
          <w:rPrChange w:id="4103" w:author="emmanuel blezes" w:date="2026-05-23T18:38:00Z" w16du:dateUtc="2026-05-23T16:38:00Z">
            <w:rPr/>
          </w:rPrChange>
        </w:rPr>
        <w:t xml:space="preserve">, </w:t>
      </w:r>
      <w:r w:rsidRPr="008D3D5D">
        <w:rPr>
          <w:i/>
          <w:iCs/>
          <w:sz w:val="16"/>
          <w:szCs w:val="16"/>
          <w:rPrChange w:id="4104" w:author="emmanuel blezes" w:date="2026-05-23T18:38:00Z" w16du:dateUtc="2026-05-23T16:38:00Z">
            <w:rPr>
              <w:i/>
              <w:iCs/>
            </w:rPr>
          </w:rPrChange>
        </w:rPr>
        <w:t>Iliad rachète ses actions pour se retirer de la Bourse</w:t>
      </w:r>
      <w:r w:rsidRPr="008D3D5D">
        <w:rPr>
          <w:sz w:val="16"/>
          <w:szCs w:val="16"/>
          <w:rPrChange w:id="4105" w:author="emmanuel blezes" w:date="2026-05-23T18:38:00Z" w16du:dateUtc="2026-05-23T16:38:00Z">
            <w:rPr/>
          </w:rPrChange>
        </w:rPr>
        <w:t>, juillet 2021.</w:t>
      </w:r>
    </w:p>
  </w:footnote>
  <w:footnote w:id="180">
    <w:p w14:paraId="31D2A0D7" w14:textId="77777777" w:rsidR="00B437D0" w:rsidRPr="008D3D5D" w:rsidRDefault="00000000">
      <w:pPr>
        <w:pStyle w:val="FootnoteText"/>
        <w:rPr>
          <w:sz w:val="16"/>
          <w:szCs w:val="16"/>
          <w:lang w:val="en-GB"/>
          <w:rPrChange w:id="4106" w:author="emmanuel blezes" w:date="2026-05-23T18:38:00Z" w16du:dateUtc="2026-05-23T16:38:00Z">
            <w:rPr>
              <w:lang w:val="en-GB"/>
            </w:rPr>
          </w:rPrChange>
        </w:rPr>
      </w:pPr>
      <w:r w:rsidRPr="008D3D5D">
        <w:rPr>
          <w:rStyle w:val="FootnoteReference"/>
          <w:sz w:val="16"/>
          <w:szCs w:val="16"/>
          <w:rPrChange w:id="4107" w:author="emmanuel blezes" w:date="2026-05-23T18:38:00Z" w16du:dateUtc="2026-05-23T16:38:00Z">
            <w:rPr>
              <w:rStyle w:val="FootnoteReference"/>
            </w:rPr>
          </w:rPrChange>
        </w:rPr>
        <w:footnoteRef/>
      </w:r>
      <w:r w:rsidRPr="008D3D5D">
        <w:rPr>
          <w:sz w:val="16"/>
          <w:szCs w:val="16"/>
          <w:rPrChange w:id="4108" w:author="emmanuel blezes" w:date="2026-05-23T18:38:00Z" w16du:dateUtc="2026-05-23T16:38:00Z">
            <w:rPr/>
          </w:rPrChange>
        </w:rPr>
        <w:t xml:space="preserve"> Euronext, </w:t>
      </w:r>
      <w:r w:rsidRPr="008D3D5D">
        <w:rPr>
          <w:i/>
          <w:iCs/>
          <w:sz w:val="16"/>
          <w:szCs w:val="16"/>
          <w:rPrChange w:id="4109" w:author="emmanuel blezes" w:date="2026-05-23T18:38:00Z" w16du:dateUtc="2026-05-23T16:38:00Z">
            <w:rPr>
              <w:i/>
              <w:iCs/>
            </w:rPr>
          </w:rPrChange>
        </w:rPr>
        <w:t>Market overview Paris</w:t>
      </w:r>
      <w:r w:rsidRPr="008D3D5D">
        <w:rPr>
          <w:sz w:val="16"/>
          <w:szCs w:val="16"/>
          <w:rPrChange w:id="4110" w:author="emmanuel blezes" w:date="2026-05-23T18:38:00Z" w16du:dateUtc="2026-05-23T16:38:00Z">
            <w:rPr/>
          </w:rPrChange>
        </w:rPr>
        <w:t xml:space="preserve">, 2025. Décompte par compartiment fin 2024 : marché réglementé 318 sociétés, Euronext Growth 384, Euronext Access et autres une trentaine. </w:t>
      </w:r>
      <w:r w:rsidRPr="008D3D5D">
        <w:rPr>
          <w:sz w:val="16"/>
          <w:szCs w:val="16"/>
          <w:lang w:val="en-GB"/>
          <w:rPrChange w:id="4111" w:author="emmanuel blezes" w:date="2026-05-23T18:38:00Z" w16du:dateUtc="2026-05-23T16:38:00Z">
            <w:rPr>
              <w:lang w:val="en-GB"/>
            </w:rPr>
          </w:rPrChange>
        </w:rPr>
        <w:t>Comparaisons : NYSE 2 400+, Nasdaq 3 200+, London Stock Exchange 1 900 (World Federation of Exchanges, 2024).</w:t>
      </w:r>
    </w:p>
  </w:footnote>
  <w:footnote w:id="181">
    <w:p w14:paraId="78712EDF" w14:textId="77777777" w:rsidR="00B437D0" w:rsidRPr="008D3D5D" w:rsidRDefault="00000000">
      <w:pPr>
        <w:pStyle w:val="FootnoteText"/>
        <w:rPr>
          <w:sz w:val="16"/>
          <w:szCs w:val="16"/>
          <w:rPrChange w:id="4120" w:author="emmanuel blezes" w:date="2026-05-23T18:38:00Z" w16du:dateUtc="2026-05-23T16:38:00Z">
            <w:rPr/>
          </w:rPrChange>
        </w:rPr>
      </w:pPr>
      <w:r w:rsidRPr="008D3D5D">
        <w:rPr>
          <w:rStyle w:val="FootnoteReference"/>
          <w:sz w:val="16"/>
          <w:szCs w:val="16"/>
          <w:rPrChange w:id="4121" w:author="emmanuel blezes" w:date="2026-05-23T18:38:00Z" w16du:dateUtc="2026-05-23T16:38:00Z">
            <w:rPr>
              <w:rStyle w:val="FootnoteReference"/>
            </w:rPr>
          </w:rPrChange>
        </w:rPr>
        <w:footnoteRef/>
      </w:r>
      <w:r w:rsidRPr="008D3D5D">
        <w:rPr>
          <w:sz w:val="16"/>
          <w:szCs w:val="16"/>
          <w:rPrChange w:id="4122" w:author="emmanuel blezes" w:date="2026-05-23T18:38:00Z" w16du:dateUtc="2026-05-23T16:38:00Z">
            <w:rPr/>
          </w:rPrChange>
        </w:rPr>
        <w:t xml:space="preserve"> INSEE, </w:t>
      </w:r>
      <w:r w:rsidRPr="008D3D5D">
        <w:rPr>
          <w:i/>
          <w:iCs/>
          <w:sz w:val="16"/>
          <w:szCs w:val="16"/>
          <w:rPrChange w:id="4123" w:author="emmanuel blezes" w:date="2026-05-23T18:38:00Z" w16du:dateUtc="2026-05-23T16:38:00Z">
            <w:rPr>
              <w:i/>
              <w:iCs/>
            </w:rPr>
          </w:rPrChange>
        </w:rPr>
        <w:t xml:space="preserve">Patrimoine des ménages 2024 </w:t>
      </w:r>
      <w:del w:id="4124" w:author="emmanuel blezes" w:date="2026-05-18T20:04:00Z" w16du:dateUtc="2026-05-18T18:04:00Z">
        <w:r w:rsidRPr="008D3D5D" w:rsidDel="00146C66">
          <w:rPr>
            <w:i/>
            <w:iCs/>
            <w:sz w:val="16"/>
            <w:szCs w:val="16"/>
            <w:rPrChange w:id="4125" w:author="emmanuel blezes" w:date="2026-05-23T18:38:00Z" w16du:dateUtc="2026-05-23T16:38:00Z">
              <w:rPr>
                <w:i/>
                <w:iCs/>
              </w:rPr>
            </w:rPrChange>
          </w:rPr>
          <w:delText>—</w:delText>
        </w:r>
      </w:del>
      <w:ins w:id="4126" w:author="emmanuel blezes" w:date="2026-05-18T20:04:00Z" w16du:dateUtc="2026-05-18T18:04:00Z">
        <w:r w:rsidR="00146C66" w:rsidRPr="008D3D5D">
          <w:rPr>
            <w:i/>
            <w:iCs/>
            <w:sz w:val="16"/>
            <w:szCs w:val="16"/>
            <w:rPrChange w:id="4127" w:author="emmanuel blezes" w:date="2026-05-23T18:38:00Z" w16du:dateUtc="2026-05-23T16:38:00Z">
              <w:rPr>
                <w:i/>
                <w:iCs/>
              </w:rPr>
            </w:rPrChange>
          </w:rPr>
          <w:t>-</w:t>
        </w:r>
      </w:ins>
      <w:r w:rsidRPr="008D3D5D">
        <w:rPr>
          <w:i/>
          <w:iCs/>
          <w:sz w:val="16"/>
          <w:szCs w:val="16"/>
          <w:rPrChange w:id="4128" w:author="emmanuel blezes" w:date="2026-05-23T18:38:00Z" w16du:dateUtc="2026-05-23T16:38:00Z">
            <w:rPr>
              <w:i/>
              <w:iCs/>
            </w:rPr>
          </w:rPrChange>
        </w:rPr>
        <w:t xml:space="preserve"> Focus n°354</w:t>
      </w:r>
      <w:r w:rsidRPr="008D3D5D">
        <w:rPr>
          <w:sz w:val="16"/>
          <w:szCs w:val="16"/>
          <w:rPrChange w:id="4129" w:author="emmanuel blezes" w:date="2026-05-23T18:38:00Z" w16du:dateUtc="2026-05-23T16:38:00Z">
            <w:rPr/>
          </w:rPrChange>
        </w:rPr>
        <w:t xml:space="preserve">, mai 2025. En 2024, 17,4 % des ménages français détiennent des valeurs mobilières, dont 9,8 % en PEA et 9,6 % en compte-titres ordinaire ; la détention d’actions cotées en direct progresse depuis 6,9 % en 2020 vers environ 12,5 % en 2024. BCE, </w:t>
      </w:r>
      <w:r w:rsidRPr="008D3D5D">
        <w:rPr>
          <w:i/>
          <w:iCs/>
          <w:sz w:val="16"/>
          <w:szCs w:val="16"/>
          <w:rPrChange w:id="4130" w:author="emmanuel blezes" w:date="2026-05-23T18:38:00Z" w16du:dateUtc="2026-05-23T16:38:00Z">
            <w:rPr>
              <w:i/>
              <w:iCs/>
            </w:rPr>
          </w:rPrChange>
        </w:rPr>
        <w:t>Household Finance and Consumption Survey Wave 4</w:t>
      </w:r>
      <w:r w:rsidRPr="008D3D5D">
        <w:rPr>
          <w:sz w:val="16"/>
          <w:szCs w:val="16"/>
          <w:rPrChange w:id="4131" w:author="emmanuel blezes" w:date="2026-05-23T18:38:00Z" w16du:dateUtc="2026-05-23T16:38:00Z">
            <w:rPr/>
          </w:rPrChange>
        </w:rPr>
        <w:t xml:space="preserve">, données 2021 publiées 2023, pour la comparaison européenne ; Federal Reserve, </w:t>
      </w:r>
      <w:r w:rsidRPr="008D3D5D">
        <w:rPr>
          <w:i/>
          <w:iCs/>
          <w:sz w:val="16"/>
          <w:szCs w:val="16"/>
          <w:rPrChange w:id="4132" w:author="emmanuel blezes" w:date="2026-05-23T18:38:00Z" w16du:dateUtc="2026-05-23T16:38:00Z">
            <w:rPr>
              <w:i/>
              <w:iCs/>
            </w:rPr>
          </w:rPrChange>
        </w:rPr>
        <w:t>Survey of Consumer Finances 2022</w:t>
      </w:r>
      <w:r w:rsidRPr="008D3D5D">
        <w:rPr>
          <w:sz w:val="16"/>
          <w:szCs w:val="16"/>
          <w:rPrChange w:id="4133" w:author="emmanuel blezes" w:date="2026-05-23T18:38:00Z" w16du:dateUtc="2026-05-23T16:38:00Z">
            <w:rPr/>
          </w:rPrChange>
        </w:rPr>
        <w:t>, octobre 2023, pour les États-Unis.</w:t>
      </w:r>
    </w:p>
  </w:footnote>
  <w:footnote w:id="182">
    <w:p w14:paraId="292007E4" w14:textId="77777777" w:rsidR="00B437D0" w:rsidRPr="008D3D5D" w:rsidRDefault="00000000">
      <w:pPr>
        <w:pStyle w:val="FootnoteText"/>
        <w:rPr>
          <w:sz w:val="16"/>
          <w:szCs w:val="16"/>
          <w:rPrChange w:id="4134" w:author="emmanuel blezes" w:date="2026-05-23T18:38:00Z" w16du:dateUtc="2026-05-23T16:38:00Z">
            <w:rPr/>
          </w:rPrChange>
        </w:rPr>
      </w:pPr>
      <w:r w:rsidRPr="008D3D5D">
        <w:rPr>
          <w:rStyle w:val="FootnoteReference"/>
          <w:sz w:val="16"/>
          <w:szCs w:val="16"/>
          <w:rPrChange w:id="4135" w:author="emmanuel blezes" w:date="2026-05-23T18:38:00Z" w16du:dateUtc="2026-05-23T16:38:00Z">
            <w:rPr>
              <w:rStyle w:val="FootnoteReference"/>
            </w:rPr>
          </w:rPrChange>
        </w:rPr>
        <w:footnoteRef/>
      </w:r>
      <w:r w:rsidRPr="008D3D5D">
        <w:rPr>
          <w:sz w:val="16"/>
          <w:szCs w:val="16"/>
          <w:rPrChange w:id="4136" w:author="emmanuel blezes" w:date="2026-05-23T18:38:00Z" w16du:dateUtc="2026-05-23T16:38:00Z">
            <w:rPr/>
          </w:rPrChange>
        </w:rPr>
        <w:t xml:space="preserve"> 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83">
    <w:p w14:paraId="4CDB7870" w14:textId="77777777" w:rsidR="00B437D0" w:rsidRPr="008D3D5D" w:rsidRDefault="00000000">
      <w:pPr>
        <w:pStyle w:val="FootnoteText"/>
        <w:rPr>
          <w:sz w:val="16"/>
          <w:szCs w:val="16"/>
          <w:rPrChange w:id="4145" w:author="emmanuel blezes" w:date="2026-05-23T18:38:00Z" w16du:dateUtc="2026-05-23T16:38:00Z">
            <w:rPr/>
          </w:rPrChange>
        </w:rPr>
      </w:pPr>
      <w:r w:rsidRPr="008D3D5D">
        <w:rPr>
          <w:rStyle w:val="FootnoteReference"/>
          <w:sz w:val="16"/>
          <w:szCs w:val="16"/>
          <w:rPrChange w:id="4146" w:author="emmanuel blezes" w:date="2026-05-23T18:38:00Z" w16du:dateUtc="2026-05-23T16:38:00Z">
            <w:rPr>
              <w:rStyle w:val="FootnoteReference"/>
            </w:rPr>
          </w:rPrChange>
        </w:rPr>
        <w:footnoteRef/>
      </w:r>
      <w:r w:rsidRPr="008D3D5D">
        <w:rPr>
          <w:sz w:val="16"/>
          <w:szCs w:val="16"/>
          <w:rPrChange w:id="4147" w:author="emmanuel blezes" w:date="2026-05-23T18:38:00Z" w16du:dateUtc="2026-05-23T16:38:00Z">
            <w:rPr/>
          </w:rPrChange>
        </w:rPr>
        <w:t xml:space="preserve"> BPI France Le Lab, </w:t>
      </w:r>
      <w:r w:rsidRPr="008D3D5D">
        <w:rPr>
          <w:i/>
          <w:iCs/>
          <w:sz w:val="16"/>
          <w:szCs w:val="16"/>
          <w:rPrChange w:id="4148" w:author="emmanuel blezes" w:date="2026-05-23T18:38:00Z" w16du:dateUtc="2026-05-23T16:38:00Z">
            <w:rPr>
              <w:i/>
              <w:iCs/>
            </w:rPr>
          </w:rPrChange>
        </w:rPr>
        <w:t>Transmission en France : un marché de 370 000 entreprises d’ici 2030</w:t>
      </w:r>
      <w:r w:rsidRPr="008D3D5D">
        <w:rPr>
          <w:sz w:val="16"/>
          <w:szCs w:val="16"/>
          <w:rPrChange w:id="4149" w:author="emmanuel blezes" w:date="2026-05-23T18:38:00Z" w16du:dateUtc="2026-05-23T16:38:00Z">
            <w:rPr/>
          </w:rPrChange>
        </w:rPr>
        <w:t>, 2024 (https://lelab.bpifrance.fr/Etudes/transmission-en-france-un-marche-de-370-000-entreprises-d-ici-2030). Décomposition : 310 000 TPE, 58 000 PME, 1 200 ETI.</w:t>
      </w:r>
    </w:p>
  </w:footnote>
  <w:footnote w:id="184">
    <w:p w14:paraId="1AA84CE3" w14:textId="77777777" w:rsidR="00B437D0" w:rsidRPr="008D3D5D" w:rsidRDefault="00000000">
      <w:pPr>
        <w:pStyle w:val="FootnoteText"/>
        <w:rPr>
          <w:sz w:val="16"/>
          <w:szCs w:val="16"/>
          <w:rPrChange w:id="4152" w:author="emmanuel blezes" w:date="2026-05-23T18:38:00Z" w16du:dateUtc="2026-05-23T16:38:00Z">
            <w:rPr/>
          </w:rPrChange>
        </w:rPr>
      </w:pPr>
      <w:r w:rsidRPr="008D3D5D">
        <w:rPr>
          <w:rStyle w:val="FootnoteReference"/>
          <w:sz w:val="16"/>
          <w:szCs w:val="16"/>
          <w:rPrChange w:id="4153" w:author="emmanuel blezes" w:date="2026-05-23T18:38:00Z" w16du:dateUtc="2026-05-23T16:38:00Z">
            <w:rPr>
              <w:rStyle w:val="FootnoteReference"/>
            </w:rPr>
          </w:rPrChange>
        </w:rPr>
        <w:footnoteRef/>
      </w:r>
      <w:r w:rsidRPr="008D3D5D">
        <w:rPr>
          <w:sz w:val="16"/>
          <w:szCs w:val="16"/>
          <w:rPrChange w:id="4154" w:author="emmanuel blezes" w:date="2026-05-23T18:38:00Z" w16du:dateUtc="2026-05-23T16:38:00Z">
            <w:rPr/>
          </w:rPrChange>
        </w:rPr>
        <w:t xml:space="preserve"> BPI France, </w:t>
      </w:r>
      <w:r w:rsidRPr="008D3D5D">
        <w:rPr>
          <w:i/>
          <w:iCs/>
          <w:sz w:val="16"/>
          <w:szCs w:val="16"/>
          <w:rPrChange w:id="4155" w:author="emmanuel blezes" w:date="2026-05-23T18:38:00Z" w16du:dateUtc="2026-05-23T16:38:00Z">
            <w:rPr>
              <w:i/>
              <w:iCs/>
            </w:rPr>
          </w:rPrChange>
        </w:rPr>
        <w:t>Plan Transmission PME-ETI</w:t>
      </w:r>
      <w:r w:rsidRPr="008D3D5D">
        <w:rPr>
          <w:sz w:val="16"/>
          <w:szCs w:val="16"/>
          <w:rPrChange w:id="4156" w:author="emmanuel blezes" w:date="2026-05-23T18:38:00Z" w16du:dateUtc="2026-05-23T16:38:00Z">
            <w:rPr/>
          </w:rPrChange>
        </w:rPr>
        <w:t>, 2024. En 2024, 26 000 transmissions effectives ; en 2023, 37 000 (rebond post-covid). Le ratio transmissions réalisées sur potentielles oscille entre 27 % et 35 % en France, contre 60-70 % en Allemagne et au Royaume-Uni.</w:t>
      </w:r>
    </w:p>
  </w:footnote>
  <w:footnote w:id="185">
    <w:p w14:paraId="459A5F08" w14:textId="77777777" w:rsidR="00B437D0" w:rsidRPr="008D3D5D" w:rsidRDefault="00000000">
      <w:pPr>
        <w:pStyle w:val="FootnoteText"/>
        <w:rPr>
          <w:sz w:val="16"/>
          <w:szCs w:val="16"/>
          <w:rPrChange w:id="4157" w:author="emmanuel blezes" w:date="2026-05-23T18:38:00Z" w16du:dateUtc="2026-05-23T16:38:00Z">
            <w:rPr/>
          </w:rPrChange>
        </w:rPr>
      </w:pPr>
      <w:r w:rsidRPr="008D3D5D">
        <w:rPr>
          <w:rStyle w:val="FootnoteReference"/>
          <w:sz w:val="16"/>
          <w:szCs w:val="16"/>
          <w:rPrChange w:id="4158" w:author="emmanuel blezes" w:date="2026-05-23T18:38:00Z" w16du:dateUtc="2026-05-23T16:38:00Z">
            <w:rPr>
              <w:rStyle w:val="FootnoteReference"/>
            </w:rPr>
          </w:rPrChange>
        </w:rPr>
        <w:footnoteRef/>
      </w:r>
      <w:r w:rsidRPr="008D3D5D">
        <w:rPr>
          <w:sz w:val="16"/>
          <w:szCs w:val="16"/>
          <w:rPrChange w:id="4159" w:author="emmanuel blezes" w:date="2026-05-23T18:38:00Z" w16du:dateUtc="2026-05-23T16:38:00Z">
            <w:rPr/>
          </w:rPrChange>
        </w:rPr>
        <w:t xml:space="preserve"> CRA </w:t>
      </w:r>
      <w:del w:id="4160" w:author="emmanuel blezes" w:date="2026-05-18T20:04:00Z" w16du:dateUtc="2026-05-18T18:04:00Z">
        <w:r w:rsidRPr="008D3D5D" w:rsidDel="00146C66">
          <w:rPr>
            <w:sz w:val="16"/>
            <w:szCs w:val="16"/>
            <w:rPrChange w:id="4161" w:author="emmanuel blezes" w:date="2026-05-23T18:38:00Z" w16du:dateUtc="2026-05-23T16:38:00Z">
              <w:rPr/>
            </w:rPrChange>
          </w:rPr>
          <w:delText>—</w:delText>
        </w:r>
      </w:del>
      <w:ins w:id="4162" w:author="emmanuel blezes" w:date="2026-05-18T20:04:00Z" w16du:dateUtc="2026-05-18T18:04:00Z">
        <w:r w:rsidR="00146C66" w:rsidRPr="008D3D5D">
          <w:rPr>
            <w:sz w:val="16"/>
            <w:szCs w:val="16"/>
            <w:rPrChange w:id="4163" w:author="emmanuel blezes" w:date="2026-05-23T18:38:00Z" w16du:dateUtc="2026-05-23T16:38:00Z">
              <w:rPr/>
            </w:rPrChange>
          </w:rPr>
          <w:t>-</w:t>
        </w:r>
      </w:ins>
      <w:r w:rsidRPr="008D3D5D">
        <w:rPr>
          <w:sz w:val="16"/>
          <w:szCs w:val="16"/>
          <w:rPrChange w:id="4164" w:author="emmanuel blezes" w:date="2026-05-23T18:38:00Z" w16du:dateUtc="2026-05-23T16:38:00Z">
            <w:rPr/>
          </w:rPrChange>
        </w:rPr>
        <w:t xml:space="preserve"> Cédants et Repreneurs d’Affaires, </w:t>
      </w:r>
      <w:r w:rsidRPr="008D3D5D">
        <w:rPr>
          <w:i/>
          <w:iCs/>
          <w:sz w:val="16"/>
          <w:szCs w:val="16"/>
          <w:rPrChange w:id="4165" w:author="emmanuel blezes" w:date="2026-05-23T18:38:00Z" w16du:dateUtc="2026-05-23T16:38:00Z">
            <w:rPr>
              <w:i/>
              <w:iCs/>
            </w:rPr>
          </w:rPrChange>
        </w:rPr>
        <w:t xml:space="preserve">Observatoire de la transmission </w:t>
      </w:r>
      <w:del w:id="4166" w:author="emmanuel blezes" w:date="2026-05-18T20:04:00Z" w16du:dateUtc="2026-05-18T18:04:00Z">
        <w:r w:rsidRPr="008D3D5D" w:rsidDel="00146C66">
          <w:rPr>
            <w:i/>
            <w:iCs/>
            <w:sz w:val="16"/>
            <w:szCs w:val="16"/>
            <w:rPrChange w:id="4167" w:author="emmanuel blezes" w:date="2026-05-23T18:38:00Z" w16du:dateUtc="2026-05-23T16:38:00Z">
              <w:rPr>
                <w:i/>
                <w:iCs/>
              </w:rPr>
            </w:rPrChange>
          </w:rPr>
          <w:delText>—</w:delText>
        </w:r>
      </w:del>
      <w:ins w:id="4168" w:author="emmanuel blezes" w:date="2026-05-18T20:04:00Z" w16du:dateUtc="2026-05-18T18:04:00Z">
        <w:r w:rsidR="00146C66" w:rsidRPr="008D3D5D">
          <w:rPr>
            <w:i/>
            <w:iCs/>
            <w:sz w:val="16"/>
            <w:szCs w:val="16"/>
            <w:rPrChange w:id="4169" w:author="emmanuel blezes" w:date="2026-05-23T18:38:00Z" w16du:dateUtc="2026-05-23T16:38:00Z">
              <w:rPr>
                <w:i/>
                <w:iCs/>
              </w:rPr>
            </w:rPrChange>
          </w:rPr>
          <w:t>-</w:t>
        </w:r>
      </w:ins>
      <w:r w:rsidRPr="008D3D5D">
        <w:rPr>
          <w:i/>
          <w:iCs/>
          <w:sz w:val="16"/>
          <w:szCs w:val="16"/>
          <w:rPrChange w:id="4170" w:author="emmanuel blezes" w:date="2026-05-23T18:38:00Z" w16du:dateUtc="2026-05-23T16:38:00Z">
            <w:rPr>
              <w:i/>
              <w:iCs/>
            </w:rPr>
          </w:rPrChange>
        </w:rPr>
        <w:t xml:space="preserve"> janvier 2025</w:t>
      </w:r>
      <w:r w:rsidRPr="008D3D5D">
        <w:rPr>
          <w:sz w:val="16"/>
          <w:szCs w:val="16"/>
          <w:rPrChange w:id="4171" w:author="emmanuel blezes" w:date="2026-05-23T18:38:00Z" w16du:dateUtc="2026-05-23T16:38:00Z">
            <w:rPr/>
          </w:rPrChange>
        </w:rPr>
        <w:t>. Sur les repreneurs salariés en LMBO, 44 % déclarent rencontrer des obstacles majeurs de financement.</w:t>
      </w:r>
    </w:p>
  </w:footnote>
  <w:footnote w:id="186">
    <w:p w14:paraId="4E3C8315" w14:textId="77777777" w:rsidR="00B437D0" w:rsidRPr="008D3D5D" w:rsidRDefault="00000000">
      <w:pPr>
        <w:pStyle w:val="FootnoteText"/>
        <w:rPr>
          <w:sz w:val="16"/>
          <w:szCs w:val="16"/>
          <w:rPrChange w:id="4172" w:author="emmanuel blezes" w:date="2026-05-23T18:38:00Z" w16du:dateUtc="2026-05-23T16:38:00Z">
            <w:rPr/>
          </w:rPrChange>
        </w:rPr>
      </w:pPr>
      <w:r w:rsidRPr="008D3D5D">
        <w:rPr>
          <w:rStyle w:val="FootnoteReference"/>
          <w:sz w:val="16"/>
          <w:szCs w:val="16"/>
          <w:rPrChange w:id="4173" w:author="emmanuel blezes" w:date="2026-05-23T18:38:00Z" w16du:dateUtc="2026-05-23T16:38:00Z">
            <w:rPr>
              <w:rStyle w:val="FootnoteReference"/>
            </w:rPr>
          </w:rPrChange>
        </w:rPr>
        <w:footnoteRef/>
      </w:r>
      <w:r w:rsidRPr="008D3D5D">
        <w:rPr>
          <w:sz w:val="16"/>
          <w:szCs w:val="16"/>
          <w:rPrChange w:id="4174" w:author="emmanuel blezes" w:date="2026-05-23T18:38:00Z" w16du:dateUtc="2026-05-23T16:38:00Z">
            <w:rPr/>
          </w:rPrChange>
        </w:rPr>
        <w:t xml:space="preserve"> BPI France Le Lab et CRA, </w:t>
      </w:r>
      <w:r w:rsidRPr="008D3D5D">
        <w:rPr>
          <w:i/>
          <w:iCs/>
          <w:sz w:val="16"/>
          <w:szCs w:val="16"/>
          <w:rPrChange w:id="4175" w:author="emmanuel blezes" w:date="2026-05-23T18:38:00Z" w16du:dateUtc="2026-05-23T16:38:00Z">
            <w:rPr>
              <w:i/>
              <w:iCs/>
            </w:rPr>
          </w:rPrChange>
        </w:rPr>
        <w:t>Observatoire combiné 2024</w:t>
      </w:r>
      <w:r w:rsidRPr="008D3D5D">
        <w:rPr>
          <w:sz w:val="16"/>
          <w:szCs w:val="16"/>
          <w:rPrChange w:id="4176" w:author="emmanuel blezes" w:date="2026-05-23T18:38:00Z" w16du:dateUtc="2026-05-23T16:38:00Z">
            <w:rPr/>
          </w:rPrChange>
        </w:rPr>
        <w:t>. Les négociations échouent dans 41 % des cas sur désaccord de valorisation. L’écart médian entre prix demandé et prix accepté avoisine 25 % du prix de cession.</w:t>
      </w:r>
    </w:p>
  </w:footnote>
  <w:footnote w:id="187">
    <w:p w14:paraId="027D99EB" w14:textId="77777777" w:rsidR="00B437D0" w:rsidRPr="008D3D5D" w:rsidRDefault="00000000">
      <w:pPr>
        <w:pStyle w:val="FootnoteText"/>
        <w:rPr>
          <w:sz w:val="16"/>
          <w:szCs w:val="16"/>
          <w:rPrChange w:id="4177" w:author="emmanuel blezes" w:date="2026-05-23T18:38:00Z" w16du:dateUtc="2026-05-23T16:38:00Z">
            <w:rPr/>
          </w:rPrChange>
        </w:rPr>
      </w:pPr>
      <w:r w:rsidRPr="008D3D5D">
        <w:rPr>
          <w:rStyle w:val="FootnoteReference"/>
          <w:sz w:val="16"/>
          <w:szCs w:val="16"/>
          <w:rPrChange w:id="4178" w:author="emmanuel blezes" w:date="2026-05-23T18:38:00Z" w16du:dateUtc="2026-05-23T16:38:00Z">
            <w:rPr>
              <w:rStyle w:val="FootnoteReference"/>
            </w:rPr>
          </w:rPrChange>
        </w:rPr>
        <w:footnoteRef/>
      </w:r>
      <w:r w:rsidRPr="008D3D5D">
        <w:rPr>
          <w:sz w:val="16"/>
          <w:szCs w:val="16"/>
          <w:rPrChange w:id="4179" w:author="emmanuel blezes" w:date="2026-05-23T18:38:00Z" w16du:dateUtc="2026-05-23T16:38:00Z">
            <w:rPr/>
          </w:rPrChange>
        </w:rPr>
        <w:t xml:space="preserve"> BPI France Le Lab, étude précitée 2024. 70 % des dirigeants à plus d’un an d’une transmission déclarent ne pas avoir commencé à structurer leur opération.</w:t>
      </w:r>
    </w:p>
  </w:footnote>
  <w:footnote w:id="188">
    <w:p w14:paraId="27868552" w14:textId="77777777" w:rsidR="00B437D0" w:rsidRPr="008D3D5D" w:rsidRDefault="00000000">
      <w:pPr>
        <w:pStyle w:val="FootnoteText"/>
        <w:rPr>
          <w:sz w:val="16"/>
          <w:szCs w:val="16"/>
          <w:rPrChange w:id="4186" w:author="emmanuel blezes" w:date="2026-05-23T18:38:00Z" w16du:dateUtc="2026-05-23T16:38:00Z">
            <w:rPr/>
          </w:rPrChange>
        </w:rPr>
      </w:pPr>
      <w:r w:rsidRPr="008D3D5D">
        <w:rPr>
          <w:rStyle w:val="FootnoteReference"/>
          <w:sz w:val="16"/>
          <w:szCs w:val="16"/>
          <w:rPrChange w:id="4187" w:author="emmanuel blezes" w:date="2026-05-23T18:38:00Z" w16du:dateUtc="2026-05-23T16:38:00Z">
            <w:rPr>
              <w:rStyle w:val="FootnoteReference"/>
            </w:rPr>
          </w:rPrChange>
        </w:rPr>
        <w:footnoteRef/>
      </w:r>
      <w:r w:rsidRPr="008D3D5D">
        <w:rPr>
          <w:sz w:val="16"/>
          <w:szCs w:val="16"/>
          <w:lang w:val="en-GB"/>
          <w:rPrChange w:id="4188" w:author="emmanuel blezes" w:date="2026-05-23T18:38:00Z" w16du:dateUtc="2026-05-23T16:38:00Z">
            <w:rPr>
              <w:lang w:val="en-GB"/>
            </w:rPr>
          </w:rPrChange>
        </w:rPr>
        <w:t xml:space="preserve"> Ardian, </w:t>
      </w:r>
      <w:r w:rsidRPr="008D3D5D">
        <w:rPr>
          <w:i/>
          <w:iCs/>
          <w:sz w:val="16"/>
          <w:szCs w:val="16"/>
          <w:lang w:val="en-GB"/>
          <w:rPrChange w:id="4189" w:author="emmanuel blezes" w:date="2026-05-23T18:38:00Z" w16du:dateUtc="2026-05-23T16:38:00Z">
            <w:rPr>
              <w:i/>
              <w:iCs/>
              <w:lang w:val="en-GB"/>
            </w:rPr>
          </w:rPrChange>
        </w:rPr>
        <w:t>2024 Integrated Report</w:t>
      </w:r>
      <w:r w:rsidRPr="008D3D5D">
        <w:rPr>
          <w:sz w:val="16"/>
          <w:szCs w:val="16"/>
          <w:lang w:val="en-GB"/>
          <w:rPrChange w:id="4190" w:author="emmanuel blezes" w:date="2026-05-23T18:38:00Z" w16du:dateUtc="2026-05-23T16:38:00Z">
            <w:rPr>
              <w:lang w:val="en-GB"/>
            </w:rPr>
          </w:rPrChange>
        </w:rPr>
        <w:t xml:space="preserve">, 2025 ; Ardian, </w:t>
      </w:r>
      <w:r w:rsidRPr="008D3D5D">
        <w:rPr>
          <w:i/>
          <w:iCs/>
          <w:sz w:val="16"/>
          <w:szCs w:val="16"/>
          <w:lang w:val="en-GB"/>
          <w:rPrChange w:id="4191" w:author="emmanuel blezes" w:date="2026-05-23T18:38:00Z" w16du:dateUtc="2026-05-23T16:38:00Z">
            <w:rPr>
              <w:i/>
              <w:iCs/>
              <w:lang w:val="en-GB"/>
            </w:rPr>
          </w:rPrChange>
        </w:rPr>
        <w:t>200bn AUM confirms Ardian among largest managers in Europe</w:t>
      </w:r>
      <w:r w:rsidRPr="008D3D5D">
        <w:rPr>
          <w:sz w:val="16"/>
          <w:szCs w:val="16"/>
          <w:lang w:val="en-GB"/>
          <w:rPrChange w:id="4192" w:author="emmanuel blezes" w:date="2026-05-23T18:38:00Z" w16du:dateUtc="2026-05-23T16:38:00Z">
            <w:rPr>
              <w:lang w:val="en-GB"/>
            </w:rPr>
          </w:rPrChange>
        </w:rPr>
        <w:t xml:space="preserve">, communiqué 2024. </w:t>
      </w:r>
      <w:r w:rsidRPr="008D3D5D">
        <w:rPr>
          <w:sz w:val="16"/>
          <w:szCs w:val="16"/>
          <w:rPrChange w:id="4193" w:author="emmanuel blezes" w:date="2026-05-23T18:38:00Z" w16du:dateUtc="2026-05-23T16:38:00Z">
            <w:rPr/>
          </w:rPrChange>
        </w:rPr>
        <w:t>Décomposition fin 2024 : capital-investissement 137 Md$, actifs réels 49 Md$, crédit 14 Md$.</w:t>
      </w:r>
    </w:p>
  </w:footnote>
  <w:footnote w:id="189">
    <w:p w14:paraId="6EB55010" w14:textId="77777777" w:rsidR="00B437D0" w:rsidRPr="008D3D5D" w:rsidRDefault="00000000">
      <w:pPr>
        <w:pStyle w:val="FootnoteText"/>
        <w:rPr>
          <w:sz w:val="16"/>
          <w:szCs w:val="16"/>
          <w:rPrChange w:id="4196" w:author="emmanuel blezes" w:date="2026-05-23T18:38:00Z" w16du:dateUtc="2026-05-23T16:38:00Z">
            <w:rPr/>
          </w:rPrChange>
        </w:rPr>
      </w:pPr>
      <w:r w:rsidRPr="008D3D5D">
        <w:rPr>
          <w:rStyle w:val="FootnoteReference"/>
          <w:sz w:val="16"/>
          <w:szCs w:val="16"/>
          <w:rPrChange w:id="4197" w:author="emmanuel blezes" w:date="2026-05-23T18:38:00Z" w16du:dateUtc="2026-05-23T16:38:00Z">
            <w:rPr>
              <w:rStyle w:val="FootnoteReference"/>
            </w:rPr>
          </w:rPrChange>
        </w:rPr>
        <w:footnoteRef/>
      </w:r>
      <w:r w:rsidRPr="008D3D5D">
        <w:rPr>
          <w:sz w:val="16"/>
          <w:szCs w:val="16"/>
          <w:rPrChange w:id="4198" w:author="emmanuel blezes" w:date="2026-05-23T18:38:00Z" w16du:dateUtc="2026-05-23T16:38:00Z">
            <w:rPr/>
          </w:rPrChange>
        </w:rPr>
        <w:t xml:space="preserve"> ABP, </w:t>
      </w:r>
      <w:r w:rsidRPr="008D3D5D">
        <w:rPr>
          <w:i/>
          <w:iCs/>
          <w:sz w:val="16"/>
          <w:szCs w:val="16"/>
          <w:rPrChange w:id="4199" w:author="emmanuel blezes" w:date="2026-05-23T18:38:00Z" w16du:dateUtc="2026-05-23T16:38:00Z">
            <w:rPr>
              <w:i/>
              <w:iCs/>
            </w:rPr>
          </w:rPrChange>
        </w:rPr>
        <w:t>Quarterly Report Q4 2024</w:t>
      </w:r>
      <w:r w:rsidRPr="008D3D5D">
        <w:rPr>
          <w:sz w:val="16"/>
          <w:szCs w:val="16"/>
          <w:rPrChange w:id="4200" w:author="emmanuel blezes" w:date="2026-05-23T18:38:00Z" w16du:dateUtc="2026-05-23T16:38:00Z">
            <w:rPr/>
          </w:rPrChange>
        </w:rPr>
        <w:t xml:space="preserve"> (actifs disponibles 542 Md€ au 31 décembre 2024) ; </w:t>
      </w:r>
      <w:r w:rsidRPr="008D3D5D">
        <w:rPr>
          <w:i/>
          <w:iCs/>
          <w:sz w:val="16"/>
          <w:szCs w:val="16"/>
          <w:rPrChange w:id="4201" w:author="emmanuel blezes" w:date="2026-05-23T18:38:00Z" w16du:dateUtc="2026-05-23T16:38:00Z">
            <w:rPr>
              <w:i/>
              <w:iCs/>
            </w:rPr>
          </w:rPrChange>
        </w:rPr>
        <w:t>European Pensions</w:t>
      </w:r>
      <w:r w:rsidRPr="008D3D5D">
        <w:rPr>
          <w:sz w:val="16"/>
          <w:szCs w:val="16"/>
          <w:rPrChange w:id="4202" w:author="emmanuel blezes" w:date="2026-05-23T18:38:00Z" w16du:dateUtc="2026-05-23T16:38:00Z">
            <w:rPr/>
          </w:rPrChange>
        </w:rPr>
        <w:t xml:space="preserve">, </w:t>
      </w:r>
      <w:r w:rsidRPr="008D3D5D">
        <w:rPr>
          <w:i/>
          <w:iCs/>
          <w:sz w:val="16"/>
          <w:szCs w:val="16"/>
          <w:rPrChange w:id="4203" w:author="emmanuel blezes" w:date="2026-05-23T18:38:00Z" w16du:dateUtc="2026-05-23T16:38:00Z">
            <w:rPr>
              <w:i/>
              <w:iCs/>
            </w:rPr>
          </w:rPrChange>
        </w:rPr>
        <w:t>Dutch pension fund ABP achieves 8.6 per cent investment return in 2024</w:t>
      </w:r>
      <w:r w:rsidRPr="008D3D5D">
        <w:rPr>
          <w:sz w:val="16"/>
          <w:szCs w:val="16"/>
          <w:rPrChange w:id="4204" w:author="emmanuel blezes" w:date="2026-05-23T18:38:00Z" w16du:dateUtc="2026-05-23T16:38:00Z">
            <w:rPr/>
          </w:rPrChange>
        </w:rPr>
        <w:t>, 2025. ABP est la caisse de retraite des fonctionnaires et enseignants néerlandais, gérant 2,9 millions d’affiliés.</w:t>
      </w:r>
    </w:p>
  </w:footnote>
  <w:footnote w:id="190">
    <w:p w14:paraId="3CCD6C46" w14:textId="77777777" w:rsidR="00B437D0" w:rsidRPr="008D3D5D" w:rsidRDefault="00000000">
      <w:pPr>
        <w:pStyle w:val="FootnoteText"/>
        <w:rPr>
          <w:sz w:val="16"/>
          <w:szCs w:val="16"/>
          <w:rPrChange w:id="4205" w:author="emmanuel blezes" w:date="2026-05-23T18:38:00Z" w16du:dateUtc="2026-05-23T16:38:00Z">
            <w:rPr/>
          </w:rPrChange>
        </w:rPr>
      </w:pPr>
      <w:r w:rsidRPr="008D3D5D">
        <w:rPr>
          <w:rStyle w:val="FootnoteReference"/>
          <w:sz w:val="16"/>
          <w:szCs w:val="16"/>
          <w:rPrChange w:id="4206" w:author="emmanuel blezes" w:date="2026-05-23T18:38:00Z" w16du:dateUtc="2026-05-23T16:38:00Z">
            <w:rPr>
              <w:rStyle w:val="FootnoteReference"/>
            </w:rPr>
          </w:rPrChange>
        </w:rPr>
        <w:footnoteRef/>
      </w:r>
      <w:r w:rsidRPr="008D3D5D">
        <w:rPr>
          <w:sz w:val="16"/>
          <w:szCs w:val="16"/>
          <w:lang w:val="en-GB"/>
          <w:rPrChange w:id="4207" w:author="emmanuel blezes" w:date="2026-05-23T18:38:00Z" w16du:dateUtc="2026-05-23T16:38:00Z">
            <w:rPr>
              <w:lang w:val="en-GB"/>
            </w:rPr>
          </w:rPrChange>
        </w:rPr>
        <w:t xml:space="preserve"> AustralianSuper, </w:t>
      </w:r>
      <w:r w:rsidRPr="008D3D5D">
        <w:rPr>
          <w:i/>
          <w:iCs/>
          <w:sz w:val="16"/>
          <w:szCs w:val="16"/>
          <w:lang w:val="en-GB"/>
          <w:rPrChange w:id="4208" w:author="emmanuel blezes" w:date="2026-05-23T18:38:00Z" w16du:dateUtc="2026-05-23T16:38:00Z">
            <w:rPr>
              <w:i/>
              <w:iCs/>
              <w:lang w:val="en-GB"/>
            </w:rPr>
          </w:rPrChange>
        </w:rPr>
        <w:t>Annual Report 2024</w:t>
      </w:r>
      <w:r w:rsidRPr="008D3D5D">
        <w:rPr>
          <w:sz w:val="16"/>
          <w:szCs w:val="16"/>
          <w:lang w:val="en-GB"/>
          <w:rPrChange w:id="4209" w:author="emmanuel blezes" w:date="2026-05-23T18:38:00Z" w16du:dateUtc="2026-05-23T16:38:00Z">
            <w:rPr>
              <w:lang w:val="en-GB"/>
            </w:rPr>
          </w:rPrChange>
        </w:rPr>
        <w:t xml:space="preserve"> puis </w:t>
      </w:r>
      <w:r w:rsidRPr="008D3D5D">
        <w:rPr>
          <w:i/>
          <w:iCs/>
          <w:sz w:val="16"/>
          <w:szCs w:val="16"/>
          <w:lang w:val="en-GB"/>
          <w:rPrChange w:id="4210" w:author="emmanuel blezes" w:date="2026-05-23T18:38:00Z" w16du:dateUtc="2026-05-23T16:38:00Z">
            <w:rPr>
              <w:i/>
              <w:iCs/>
              <w:lang w:val="en-GB"/>
            </w:rPr>
          </w:rPrChange>
        </w:rPr>
        <w:t>FY25 investment performance</w:t>
      </w:r>
      <w:r w:rsidRPr="008D3D5D">
        <w:rPr>
          <w:sz w:val="16"/>
          <w:szCs w:val="16"/>
          <w:lang w:val="en-GB"/>
          <w:rPrChange w:id="4211" w:author="emmanuel blezes" w:date="2026-05-23T18:38:00Z" w16du:dateUtc="2026-05-23T16:38:00Z">
            <w:rPr>
              <w:lang w:val="en-GB"/>
            </w:rPr>
          </w:rPrChange>
        </w:rPr>
        <w:t xml:space="preserve">, 2025. </w:t>
      </w:r>
      <w:r w:rsidRPr="008D3D5D">
        <w:rPr>
          <w:sz w:val="16"/>
          <w:szCs w:val="16"/>
          <w:rPrChange w:id="4212" w:author="emmanuel blezes" w:date="2026-05-23T18:38:00Z" w16du:dateUtc="2026-05-23T16:38:00Z">
            <w:rPr/>
          </w:rPrChange>
        </w:rPr>
        <w:t xml:space="preserve">Actifs au 30 juin 2024 : 315 Md AUD. CDPQ, </w:t>
      </w:r>
      <w:r w:rsidRPr="008D3D5D">
        <w:rPr>
          <w:i/>
          <w:iCs/>
          <w:sz w:val="16"/>
          <w:szCs w:val="16"/>
          <w:rPrChange w:id="4213" w:author="emmanuel blezes" w:date="2026-05-23T18:38:00Z" w16du:dateUtc="2026-05-23T16:38:00Z">
            <w:rPr>
              <w:i/>
              <w:iCs/>
            </w:rPr>
          </w:rPrChange>
        </w:rPr>
        <w:t>Rapport annuel 2024</w:t>
      </w:r>
      <w:r w:rsidRPr="008D3D5D">
        <w:rPr>
          <w:sz w:val="16"/>
          <w:szCs w:val="16"/>
          <w:rPrChange w:id="4214" w:author="emmanuel blezes" w:date="2026-05-23T18:38:00Z" w16du:dateUtc="2026-05-23T16:38:00Z">
            <w:rPr/>
          </w:rPrChange>
        </w:rPr>
        <w:t>, 2025 : 473 Md CAD.</w:t>
      </w:r>
    </w:p>
  </w:footnote>
  <w:footnote w:id="191">
    <w:p w14:paraId="2FBF9A03" w14:textId="77777777" w:rsidR="00B437D0" w:rsidRPr="008D3D5D" w:rsidRDefault="00000000">
      <w:pPr>
        <w:pStyle w:val="FootnoteText"/>
        <w:rPr>
          <w:sz w:val="16"/>
          <w:szCs w:val="16"/>
          <w:rPrChange w:id="4215" w:author="emmanuel blezes" w:date="2026-05-23T18:38:00Z" w16du:dateUtc="2026-05-23T16:38:00Z">
            <w:rPr/>
          </w:rPrChange>
        </w:rPr>
      </w:pPr>
      <w:r w:rsidRPr="008D3D5D">
        <w:rPr>
          <w:rStyle w:val="FootnoteReference"/>
          <w:sz w:val="16"/>
          <w:szCs w:val="16"/>
          <w:rPrChange w:id="4216" w:author="emmanuel blezes" w:date="2026-05-23T18:38:00Z" w16du:dateUtc="2026-05-23T16:38:00Z">
            <w:rPr>
              <w:rStyle w:val="FootnoteReference"/>
            </w:rPr>
          </w:rPrChange>
        </w:rPr>
        <w:footnoteRef/>
      </w:r>
      <w:r w:rsidRPr="008D3D5D">
        <w:rPr>
          <w:sz w:val="16"/>
          <w:szCs w:val="16"/>
          <w:lang w:val="en-GB"/>
          <w:rPrChange w:id="4217" w:author="emmanuel blezes" w:date="2026-05-23T18:38:00Z" w16du:dateUtc="2026-05-23T16:38:00Z">
            <w:rPr>
              <w:lang w:val="en-GB"/>
            </w:rPr>
          </w:rPrChange>
        </w:rPr>
        <w:t xml:space="preserve"> CalPERS, </w:t>
      </w:r>
      <w:r w:rsidRPr="008D3D5D">
        <w:rPr>
          <w:i/>
          <w:iCs/>
          <w:sz w:val="16"/>
          <w:szCs w:val="16"/>
          <w:lang w:val="en-GB"/>
          <w:rPrChange w:id="4218" w:author="emmanuel blezes" w:date="2026-05-23T18:38:00Z" w16du:dateUtc="2026-05-23T16:38:00Z">
            <w:rPr>
              <w:i/>
              <w:iCs/>
              <w:lang w:val="en-GB"/>
            </w:rPr>
          </w:rPrChange>
        </w:rPr>
        <w:t>Annual Comprehensive Financial Report FY2024</w:t>
      </w:r>
      <w:r w:rsidRPr="008D3D5D">
        <w:rPr>
          <w:sz w:val="16"/>
          <w:szCs w:val="16"/>
          <w:lang w:val="en-GB"/>
          <w:rPrChange w:id="4219" w:author="emmanuel blezes" w:date="2026-05-23T18:38:00Z" w16du:dateUtc="2026-05-23T16:38:00Z">
            <w:rPr>
              <w:lang w:val="en-GB"/>
            </w:rPr>
          </w:rPrChange>
        </w:rPr>
        <w:t xml:space="preserve">, 2024. </w:t>
      </w:r>
      <w:r w:rsidRPr="008D3D5D">
        <w:rPr>
          <w:sz w:val="16"/>
          <w:szCs w:val="16"/>
          <w:rPrChange w:id="4220" w:author="emmanuel blezes" w:date="2026-05-23T18:38:00Z" w16du:dateUtc="2026-05-23T16:38:00Z">
            <w:rPr/>
          </w:rPrChange>
        </w:rPr>
        <w:t>Actifs nets au 30 juin 2024 : 506,6 Md USD.</w:t>
      </w:r>
    </w:p>
  </w:footnote>
  <w:footnote w:id="192">
    <w:p w14:paraId="64844419" w14:textId="77777777" w:rsidR="00B437D0" w:rsidRPr="008D3D5D" w:rsidRDefault="00000000">
      <w:pPr>
        <w:pStyle w:val="FootnoteText"/>
        <w:rPr>
          <w:sz w:val="16"/>
          <w:szCs w:val="16"/>
          <w:rPrChange w:id="4221" w:author="emmanuel blezes" w:date="2026-05-23T18:38:00Z" w16du:dateUtc="2026-05-23T16:38:00Z">
            <w:rPr/>
          </w:rPrChange>
        </w:rPr>
      </w:pPr>
      <w:r w:rsidRPr="008D3D5D">
        <w:rPr>
          <w:rStyle w:val="FootnoteReference"/>
          <w:sz w:val="16"/>
          <w:szCs w:val="16"/>
          <w:rPrChange w:id="4222" w:author="emmanuel blezes" w:date="2026-05-23T18:38:00Z" w16du:dateUtc="2026-05-23T16:38:00Z">
            <w:rPr>
              <w:rStyle w:val="FootnoteReference"/>
            </w:rPr>
          </w:rPrChange>
        </w:rPr>
        <w:footnoteRef/>
      </w:r>
      <w:r w:rsidRPr="008D3D5D">
        <w:rPr>
          <w:sz w:val="16"/>
          <w:szCs w:val="16"/>
          <w:lang w:val="en-GB"/>
          <w:rPrChange w:id="4223" w:author="emmanuel blezes" w:date="2026-05-23T18:38:00Z" w16du:dateUtc="2026-05-23T16:38:00Z">
            <w:rPr>
              <w:lang w:val="en-GB"/>
            </w:rPr>
          </w:rPrChange>
        </w:rPr>
        <w:t xml:space="preserve"> Norges Bank Investment Management, </w:t>
      </w:r>
      <w:r w:rsidRPr="008D3D5D">
        <w:rPr>
          <w:i/>
          <w:iCs/>
          <w:sz w:val="16"/>
          <w:szCs w:val="16"/>
          <w:lang w:val="en-GB"/>
          <w:rPrChange w:id="4224" w:author="emmanuel blezes" w:date="2026-05-23T18:38:00Z" w16du:dateUtc="2026-05-23T16:38:00Z">
            <w:rPr>
              <w:i/>
              <w:iCs/>
              <w:lang w:val="en-GB"/>
            </w:rPr>
          </w:rPrChange>
        </w:rPr>
        <w:t xml:space="preserve">Government Pension Fund Global </w:t>
      </w:r>
      <w:del w:id="4225" w:author="emmanuel blezes" w:date="2026-05-18T20:04:00Z" w16du:dateUtc="2026-05-18T18:04:00Z">
        <w:r w:rsidRPr="008D3D5D" w:rsidDel="00146C66">
          <w:rPr>
            <w:i/>
            <w:iCs/>
            <w:sz w:val="16"/>
            <w:szCs w:val="16"/>
            <w:lang w:val="en-GB"/>
            <w:rPrChange w:id="4226" w:author="emmanuel blezes" w:date="2026-05-23T18:38:00Z" w16du:dateUtc="2026-05-23T16:38:00Z">
              <w:rPr>
                <w:i/>
                <w:iCs/>
                <w:lang w:val="en-GB"/>
              </w:rPr>
            </w:rPrChange>
          </w:rPr>
          <w:delText>—</w:delText>
        </w:r>
      </w:del>
      <w:ins w:id="4227" w:author="emmanuel blezes" w:date="2026-05-18T20:04:00Z" w16du:dateUtc="2026-05-18T18:04:00Z">
        <w:r w:rsidR="00146C66" w:rsidRPr="008D3D5D">
          <w:rPr>
            <w:i/>
            <w:iCs/>
            <w:sz w:val="16"/>
            <w:szCs w:val="16"/>
            <w:lang w:val="en-GB"/>
            <w:rPrChange w:id="4228" w:author="emmanuel blezes" w:date="2026-05-23T18:38:00Z" w16du:dateUtc="2026-05-23T16:38:00Z">
              <w:rPr>
                <w:i/>
                <w:iCs/>
                <w:lang w:val="en-GB"/>
              </w:rPr>
            </w:rPrChange>
          </w:rPr>
          <w:t>-</w:t>
        </w:r>
      </w:ins>
      <w:r w:rsidRPr="008D3D5D">
        <w:rPr>
          <w:i/>
          <w:iCs/>
          <w:sz w:val="16"/>
          <w:szCs w:val="16"/>
          <w:lang w:val="en-GB"/>
          <w:rPrChange w:id="4229" w:author="emmanuel blezes" w:date="2026-05-23T18:38:00Z" w16du:dateUtc="2026-05-23T16:38:00Z">
            <w:rPr>
              <w:i/>
              <w:iCs/>
              <w:lang w:val="en-GB"/>
            </w:rPr>
          </w:rPrChange>
        </w:rPr>
        <w:t xml:space="preserve"> Annual Report 2024</w:t>
      </w:r>
      <w:r w:rsidRPr="008D3D5D">
        <w:rPr>
          <w:sz w:val="16"/>
          <w:szCs w:val="16"/>
          <w:lang w:val="en-GB"/>
          <w:rPrChange w:id="4230" w:author="emmanuel blezes" w:date="2026-05-23T18:38:00Z" w16du:dateUtc="2026-05-23T16:38:00Z">
            <w:rPr>
              <w:lang w:val="en-GB"/>
            </w:rPr>
          </w:rPrChange>
        </w:rPr>
        <w:t xml:space="preserve">, 2025. </w:t>
      </w:r>
      <w:r w:rsidRPr="008D3D5D">
        <w:rPr>
          <w:sz w:val="16"/>
          <w:szCs w:val="16"/>
          <w:rPrChange w:id="4231" w:author="emmanuel blezes" w:date="2026-05-23T18:38:00Z" w16du:dateUtc="2026-05-23T16:38:00Z">
            <w:rPr/>
          </w:rPrChange>
        </w:rPr>
        <w:t xml:space="preserve">Actifs : 19 742 Md NOK. Rendement 2024 : 13,1 %. Présence : 8 763 sociétés cotées dans 71 pays. CPP Investments, </w:t>
      </w:r>
      <w:r w:rsidRPr="008D3D5D">
        <w:rPr>
          <w:i/>
          <w:iCs/>
          <w:sz w:val="16"/>
          <w:szCs w:val="16"/>
          <w:rPrChange w:id="4232" w:author="emmanuel blezes" w:date="2026-05-23T18:38:00Z" w16du:dateUtc="2026-05-23T16:38:00Z">
            <w:rPr>
              <w:i/>
              <w:iCs/>
            </w:rPr>
          </w:rPrChange>
        </w:rPr>
        <w:t>Fiscal 2025 Annual Report</w:t>
      </w:r>
      <w:r w:rsidRPr="008D3D5D">
        <w:rPr>
          <w:sz w:val="16"/>
          <w:szCs w:val="16"/>
          <w:rPrChange w:id="4233" w:author="emmanuel blezes" w:date="2026-05-23T18:38:00Z" w16du:dateUtc="2026-05-23T16:38:00Z">
            <w:rPr/>
          </w:rPrChange>
        </w:rPr>
        <w:t>, 2025 : 714,4 Md CAD au 31 mars 2025.</w:t>
      </w:r>
    </w:p>
  </w:footnote>
  <w:footnote w:id="193">
    <w:p w14:paraId="41355936" w14:textId="77777777" w:rsidR="00B437D0" w:rsidRPr="008D3D5D" w:rsidRDefault="00000000">
      <w:pPr>
        <w:pStyle w:val="FootnoteText"/>
        <w:rPr>
          <w:sz w:val="16"/>
          <w:szCs w:val="16"/>
          <w:lang w:val="en-GB"/>
          <w:rPrChange w:id="4238" w:author="emmanuel blezes" w:date="2026-05-23T18:38:00Z" w16du:dateUtc="2026-05-23T16:38:00Z">
            <w:rPr>
              <w:lang w:val="en-GB"/>
            </w:rPr>
          </w:rPrChange>
        </w:rPr>
      </w:pPr>
      <w:r w:rsidRPr="008D3D5D">
        <w:rPr>
          <w:rStyle w:val="FootnoteReference"/>
          <w:sz w:val="16"/>
          <w:szCs w:val="16"/>
          <w:rPrChange w:id="4239" w:author="emmanuel blezes" w:date="2026-05-23T18:38:00Z" w16du:dateUtc="2026-05-23T16:38:00Z">
            <w:rPr>
              <w:rStyle w:val="FootnoteReference"/>
            </w:rPr>
          </w:rPrChange>
        </w:rPr>
        <w:footnoteRef/>
      </w:r>
      <w:r w:rsidRPr="008D3D5D">
        <w:rPr>
          <w:sz w:val="16"/>
          <w:szCs w:val="16"/>
          <w:lang w:val="en-GB"/>
          <w:rPrChange w:id="4240" w:author="emmanuel blezes" w:date="2026-05-23T18:38:00Z" w16du:dateUtc="2026-05-23T16:38:00Z">
            <w:rPr>
              <w:lang w:val="en-GB"/>
            </w:rPr>
          </w:rPrChange>
        </w:rPr>
        <w:t xml:space="preserve"> McKinsey &amp; Company, </w:t>
      </w:r>
      <w:r w:rsidRPr="008D3D5D">
        <w:rPr>
          <w:i/>
          <w:iCs/>
          <w:sz w:val="16"/>
          <w:szCs w:val="16"/>
          <w:lang w:val="en-GB"/>
          <w:rPrChange w:id="4241" w:author="emmanuel blezes" w:date="2026-05-23T18:38:00Z" w16du:dateUtc="2026-05-23T16:38:00Z">
            <w:rPr>
              <w:i/>
              <w:iCs/>
              <w:lang w:val="en-GB"/>
            </w:rPr>
          </w:rPrChange>
        </w:rPr>
        <w:t>Global Private Markets Report 2025</w:t>
      </w:r>
      <w:r w:rsidRPr="008D3D5D">
        <w:rPr>
          <w:sz w:val="16"/>
          <w:szCs w:val="16"/>
          <w:lang w:val="en-GB"/>
          <w:rPrChange w:id="4242" w:author="emmanuel blezes" w:date="2026-05-23T18:38:00Z" w16du:dateUtc="2026-05-23T16:38:00Z">
            <w:rPr>
              <w:lang w:val="en-GB"/>
            </w:rPr>
          </w:rPrChange>
        </w:rPr>
        <w:t xml:space="preserve">, 2025 ; Bain &amp; Company, </w:t>
      </w:r>
      <w:r w:rsidRPr="008D3D5D">
        <w:rPr>
          <w:i/>
          <w:iCs/>
          <w:sz w:val="16"/>
          <w:szCs w:val="16"/>
          <w:lang w:val="en-GB"/>
          <w:rPrChange w:id="4243" w:author="emmanuel blezes" w:date="2026-05-23T18:38:00Z" w16du:dateUtc="2026-05-23T16:38:00Z">
            <w:rPr>
              <w:i/>
              <w:iCs/>
              <w:lang w:val="en-GB"/>
            </w:rPr>
          </w:rPrChange>
        </w:rPr>
        <w:t>Global Private Equity Report 2025</w:t>
      </w:r>
      <w:r w:rsidRPr="008D3D5D">
        <w:rPr>
          <w:sz w:val="16"/>
          <w:szCs w:val="16"/>
          <w:lang w:val="en-GB"/>
          <w:rPrChange w:id="4244" w:author="emmanuel blezes" w:date="2026-05-23T18:38:00Z" w16du:dateUtc="2026-05-23T16:38:00Z">
            <w:rPr>
              <w:lang w:val="en-GB"/>
            </w:rPr>
          </w:rPrChange>
        </w:rPr>
        <w:t xml:space="preserve">. Cambridge Associates, </w:t>
      </w:r>
      <w:r w:rsidRPr="008D3D5D">
        <w:rPr>
          <w:i/>
          <w:iCs/>
          <w:sz w:val="16"/>
          <w:szCs w:val="16"/>
          <w:lang w:val="en-GB"/>
          <w:rPrChange w:id="4245" w:author="emmanuel blezes" w:date="2026-05-23T18:38:00Z" w16du:dateUtc="2026-05-23T16:38:00Z">
            <w:rPr>
              <w:i/>
              <w:iCs/>
              <w:lang w:val="en-GB"/>
            </w:rPr>
          </w:rPrChange>
        </w:rPr>
        <w:t>Right-sizing private investments for the evolving pension</w:t>
      </w:r>
      <w:r w:rsidRPr="008D3D5D">
        <w:rPr>
          <w:sz w:val="16"/>
          <w:szCs w:val="16"/>
          <w:lang w:val="en-GB"/>
          <w:rPrChange w:id="4246" w:author="emmanuel blezes" w:date="2026-05-23T18:38:00Z" w16du:dateUtc="2026-05-23T16:38:00Z">
            <w:rPr>
              <w:lang w:val="en-GB"/>
            </w:rPr>
          </w:rPrChange>
        </w:rPr>
        <w:t>, 2024, fournit la grille d’analyse comparée des coûts de capital implicites.</w:t>
      </w:r>
    </w:p>
  </w:footnote>
  <w:footnote w:id="194">
    <w:p w14:paraId="36AC3633" w14:textId="77777777" w:rsidR="00B437D0" w:rsidRPr="008D3D5D" w:rsidRDefault="00000000">
      <w:pPr>
        <w:pStyle w:val="FootnoteText"/>
        <w:rPr>
          <w:sz w:val="16"/>
          <w:szCs w:val="16"/>
          <w:rPrChange w:id="4257" w:author="emmanuel blezes" w:date="2026-05-23T18:38:00Z" w16du:dateUtc="2026-05-23T16:38:00Z">
            <w:rPr/>
          </w:rPrChange>
        </w:rPr>
      </w:pPr>
      <w:r w:rsidRPr="008D3D5D">
        <w:rPr>
          <w:rStyle w:val="FootnoteReference"/>
          <w:sz w:val="16"/>
          <w:szCs w:val="16"/>
          <w:rPrChange w:id="4258" w:author="emmanuel blezes" w:date="2026-05-23T18:38:00Z" w16du:dateUtc="2026-05-23T16:38:00Z">
            <w:rPr>
              <w:rStyle w:val="FootnoteReference"/>
            </w:rPr>
          </w:rPrChange>
        </w:rPr>
        <w:footnoteRef/>
      </w:r>
      <w:r w:rsidRPr="008D3D5D">
        <w:rPr>
          <w:sz w:val="16"/>
          <w:szCs w:val="16"/>
          <w:lang w:val="en-GB"/>
          <w:rPrChange w:id="4259" w:author="emmanuel blezes" w:date="2026-05-23T18:38:00Z" w16du:dateUtc="2026-05-23T16:38:00Z">
            <w:rPr>
              <w:lang w:val="en-GB"/>
            </w:rPr>
          </w:rPrChange>
        </w:rPr>
        <w:t xml:space="preserve"> AP7, </w:t>
      </w:r>
      <w:r w:rsidRPr="008D3D5D">
        <w:rPr>
          <w:i/>
          <w:iCs/>
          <w:sz w:val="16"/>
          <w:szCs w:val="16"/>
          <w:lang w:val="en-GB"/>
          <w:rPrChange w:id="4260" w:author="emmanuel blezes" w:date="2026-05-23T18:38:00Z" w16du:dateUtc="2026-05-23T16:38:00Z">
            <w:rPr>
              <w:i/>
              <w:iCs/>
              <w:lang w:val="en-GB"/>
            </w:rPr>
          </w:rPrChange>
        </w:rPr>
        <w:t>Annual and Sustainability Report 2024</w:t>
      </w:r>
      <w:r w:rsidRPr="008D3D5D">
        <w:rPr>
          <w:sz w:val="16"/>
          <w:szCs w:val="16"/>
          <w:lang w:val="en-GB"/>
          <w:rPrChange w:id="4261" w:author="emmanuel blezes" w:date="2026-05-23T18:38:00Z" w16du:dateUtc="2026-05-23T16:38:00Z">
            <w:rPr>
              <w:lang w:val="en-GB"/>
            </w:rPr>
          </w:rPrChange>
        </w:rPr>
        <w:t xml:space="preserve">, 2025. </w:t>
      </w:r>
      <w:r w:rsidRPr="008D3D5D">
        <w:rPr>
          <w:sz w:val="16"/>
          <w:szCs w:val="16"/>
          <w:rPrChange w:id="4262" w:author="emmanuel blezes" w:date="2026-05-23T18:38:00Z" w16du:dateUtc="2026-05-23T16:38:00Z">
            <w:rPr/>
          </w:rPrChange>
        </w:rPr>
        <w:t xml:space="preserve">Frais de gestion 0,05 % sur le fonds actions. NBIM, </w:t>
      </w:r>
      <w:r w:rsidRPr="008D3D5D">
        <w:rPr>
          <w:i/>
          <w:iCs/>
          <w:sz w:val="16"/>
          <w:szCs w:val="16"/>
          <w:rPrChange w:id="4263" w:author="emmanuel blezes" w:date="2026-05-23T18:38:00Z" w16du:dateUtc="2026-05-23T16:38:00Z">
            <w:rPr>
              <w:i/>
              <w:iCs/>
            </w:rPr>
          </w:rPrChange>
        </w:rPr>
        <w:t>Annual Report 2024</w:t>
      </w:r>
      <w:r w:rsidRPr="008D3D5D">
        <w:rPr>
          <w:sz w:val="16"/>
          <w:szCs w:val="16"/>
          <w:rPrChange w:id="4264" w:author="emmanuel blezes" w:date="2026-05-23T18:38:00Z" w16du:dateUtc="2026-05-23T16:38:00Z">
            <w:rPr/>
          </w:rPrChange>
        </w:rPr>
        <w:t xml:space="preserve">, frais de gestion 0,041 % des actifs </w:t>
      </w:r>
      <w:del w:id="4265" w:author="emmanuel blezes" w:date="2026-05-18T20:04:00Z" w16du:dateUtc="2026-05-18T18:04:00Z">
        <w:r w:rsidRPr="008D3D5D" w:rsidDel="00146C66">
          <w:rPr>
            <w:sz w:val="16"/>
            <w:szCs w:val="16"/>
            <w:rPrChange w:id="4266" w:author="emmanuel blezes" w:date="2026-05-23T18:38:00Z" w16du:dateUtc="2026-05-23T16:38:00Z">
              <w:rPr/>
            </w:rPrChange>
          </w:rPr>
          <w:delText>—</w:delText>
        </w:r>
      </w:del>
      <w:ins w:id="4267" w:author="emmanuel blezes" w:date="2026-05-18T20:04:00Z" w16du:dateUtc="2026-05-18T18:04:00Z">
        <w:r w:rsidR="00146C66" w:rsidRPr="008D3D5D">
          <w:rPr>
            <w:sz w:val="16"/>
            <w:szCs w:val="16"/>
            <w:rPrChange w:id="4268" w:author="emmanuel blezes" w:date="2026-05-23T18:38:00Z" w16du:dateUtc="2026-05-23T16:38:00Z">
              <w:rPr/>
            </w:rPrChange>
          </w:rPr>
          <w:t>-</w:t>
        </w:r>
      </w:ins>
      <w:r w:rsidRPr="008D3D5D">
        <w:rPr>
          <w:sz w:val="16"/>
          <w:szCs w:val="16"/>
          <w:rPrChange w:id="4269" w:author="emmanuel blezes" w:date="2026-05-23T18:38:00Z" w16du:dateUtc="2026-05-23T16:38:00Z">
            <w:rPr/>
          </w:rPrChange>
        </w:rPr>
        <w:t xml:space="preserve"> l’un des plus bas au monde pour un fonds de cette taille.</w:t>
      </w:r>
    </w:p>
  </w:footnote>
  <w:footnote w:id="195">
    <w:p w14:paraId="07A8043E" w14:textId="77777777" w:rsidR="00B437D0" w:rsidRPr="008D3D5D" w:rsidRDefault="00000000">
      <w:pPr>
        <w:pStyle w:val="FootnoteText"/>
        <w:rPr>
          <w:sz w:val="16"/>
          <w:szCs w:val="16"/>
          <w:rPrChange w:id="4283" w:author="emmanuel blezes" w:date="2026-05-23T18:38:00Z" w16du:dateUtc="2026-05-23T16:38:00Z">
            <w:rPr/>
          </w:rPrChange>
        </w:rPr>
      </w:pPr>
      <w:r w:rsidRPr="008D3D5D">
        <w:rPr>
          <w:rStyle w:val="FootnoteReference"/>
          <w:sz w:val="16"/>
          <w:szCs w:val="16"/>
          <w:rPrChange w:id="4284" w:author="emmanuel blezes" w:date="2026-05-23T18:38:00Z" w16du:dateUtc="2026-05-23T16:38:00Z">
            <w:rPr>
              <w:rStyle w:val="FootnoteReference"/>
            </w:rPr>
          </w:rPrChange>
        </w:rPr>
        <w:footnoteRef/>
      </w:r>
      <w:r w:rsidRPr="008D3D5D">
        <w:rPr>
          <w:sz w:val="16"/>
          <w:szCs w:val="16"/>
          <w:rPrChange w:id="4285" w:author="emmanuel blezes" w:date="2026-05-23T18:38:00Z" w16du:dateUtc="2026-05-23T16:38:00Z">
            <w:rPr/>
          </w:rPrChange>
        </w:rPr>
        <w:t xml:space="preserve"> Sanofi, </w:t>
      </w:r>
      <w:r w:rsidRPr="008D3D5D">
        <w:rPr>
          <w:i/>
          <w:iCs/>
          <w:sz w:val="16"/>
          <w:szCs w:val="16"/>
          <w:rPrChange w:id="4286" w:author="emmanuel blezes" w:date="2026-05-23T18:38:00Z" w16du:dateUtc="2026-05-23T16:38:00Z">
            <w:rPr>
              <w:i/>
              <w:iCs/>
            </w:rPr>
          </w:rPrChange>
        </w:rPr>
        <w:t>Communiqué sur la cession d’Opella à Clayton, Dubilier &amp; Rice</w:t>
      </w:r>
      <w:r w:rsidRPr="008D3D5D">
        <w:rPr>
          <w:sz w:val="16"/>
          <w:szCs w:val="16"/>
          <w:rPrChange w:id="4287" w:author="emmanuel blezes" w:date="2026-05-23T18:38:00Z" w16du:dateUtc="2026-05-23T16:38:00Z">
            <w:rPr/>
          </w:rPrChange>
        </w:rPr>
        <w:t>,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196">
    <w:p w14:paraId="53B77D76" w14:textId="77777777" w:rsidR="00B437D0" w:rsidRPr="008D3D5D" w:rsidRDefault="00000000">
      <w:pPr>
        <w:pStyle w:val="FootnoteText"/>
        <w:rPr>
          <w:sz w:val="16"/>
          <w:szCs w:val="16"/>
          <w:rPrChange w:id="4290" w:author="emmanuel blezes" w:date="2026-05-23T18:38:00Z" w16du:dateUtc="2026-05-23T16:38:00Z">
            <w:rPr/>
          </w:rPrChange>
        </w:rPr>
      </w:pPr>
      <w:r w:rsidRPr="008D3D5D">
        <w:rPr>
          <w:rStyle w:val="FootnoteReference"/>
          <w:sz w:val="16"/>
          <w:szCs w:val="16"/>
          <w:rPrChange w:id="4291" w:author="emmanuel blezes" w:date="2026-05-23T18:38:00Z" w16du:dateUtc="2026-05-23T16:38:00Z">
            <w:rPr>
              <w:rStyle w:val="FootnoteReference"/>
            </w:rPr>
          </w:rPrChange>
        </w:rPr>
        <w:footnoteRef/>
      </w:r>
      <w:r w:rsidRPr="008D3D5D">
        <w:rPr>
          <w:sz w:val="16"/>
          <w:szCs w:val="16"/>
          <w:lang w:val="en-GB"/>
          <w:rPrChange w:id="4292" w:author="emmanuel blezes" w:date="2026-05-23T18:38:00Z" w16du:dateUtc="2026-05-23T16:38:00Z">
            <w:rPr>
              <w:lang w:val="en-GB"/>
            </w:rPr>
          </w:rPrChange>
        </w:rPr>
        <w:t xml:space="preserve"> General Electric, </w:t>
      </w:r>
      <w:r w:rsidRPr="008D3D5D">
        <w:rPr>
          <w:i/>
          <w:iCs/>
          <w:sz w:val="16"/>
          <w:szCs w:val="16"/>
          <w:lang w:val="en-GB"/>
          <w:rPrChange w:id="4293" w:author="emmanuel blezes" w:date="2026-05-23T18:38:00Z" w16du:dateUtc="2026-05-23T16:38:00Z">
            <w:rPr>
              <w:i/>
              <w:iCs/>
              <w:lang w:val="en-GB"/>
            </w:rPr>
          </w:rPrChange>
        </w:rPr>
        <w:t>GE completes acquisition of Alstom Power and Grid Businesses</w:t>
      </w:r>
      <w:r w:rsidRPr="008D3D5D">
        <w:rPr>
          <w:sz w:val="16"/>
          <w:szCs w:val="16"/>
          <w:lang w:val="en-GB"/>
          <w:rPrChange w:id="4294" w:author="emmanuel blezes" w:date="2026-05-23T18:38:00Z" w16du:dateUtc="2026-05-23T16:38:00Z">
            <w:rPr>
              <w:lang w:val="en-GB"/>
            </w:rPr>
          </w:rPrChange>
        </w:rPr>
        <w:t xml:space="preserve">, 2 novembre 2015. </w:t>
      </w:r>
      <w:r w:rsidRPr="008D3D5D">
        <w:rPr>
          <w:sz w:val="16"/>
          <w:szCs w:val="16"/>
          <w:rPrChange w:id="4295" w:author="emmanuel blezes" w:date="2026-05-23T18:38:00Z" w16du:dateUtc="2026-05-23T16:38:00Z">
            <w:rPr/>
          </w:rPrChange>
        </w:rPr>
        <w:t xml:space="preserve">Le communiqué officiel précise une </w:t>
      </w:r>
      <w:r w:rsidRPr="008D3D5D">
        <w:rPr>
          <w:i/>
          <w:iCs/>
          <w:sz w:val="16"/>
          <w:szCs w:val="16"/>
          <w:rPrChange w:id="4296" w:author="emmanuel blezes" w:date="2026-05-23T18:38:00Z" w16du:dateUtc="2026-05-23T16:38:00Z">
            <w:rPr>
              <w:i/>
              <w:iCs/>
            </w:rPr>
          </w:rPrChange>
        </w:rPr>
        <w:t>enterprise value</w:t>
      </w:r>
      <w:r w:rsidRPr="008D3D5D">
        <w:rPr>
          <w:sz w:val="16"/>
          <w:szCs w:val="16"/>
          <w:rPrChange w:id="4297" w:author="emmanuel blezes" w:date="2026-05-23T18:38:00Z" w16du:dateUtc="2026-05-23T16:38:00Z">
            <w:rPr/>
          </w:rPrChange>
        </w:rPr>
        <w:t xml:space="preserve"> de 12,35 Md€ ramenée à une contrepartie cash d’environ 9,7 Md€ après ajustements. Voir aussi Assemblée nationale, </w:t>
      </w:r>
      <w:r w:rsidRPr="008D3D5D">
        <w:rPr>
          <w:i/>
          <w:iCs/>
          <w:sz w:val="16"/>
          <w:szCs w:val="16"/>
          <w:rPrChange w:id="4298" w:author="emmanuel blezes" w:date="2026-05-23T18:38:00Z" w16du:dateUtc="2026-05-23T16:38:00Z">
            <w:rPr>
              <w:i/>
              <w:iCs/>
            </w:rPr>
          </w:rPrChange>
        </w:rPr>
        <w:t xml:space="preserve">Commission d’enquête sur les décisions de l’État en matière de politique industrielle </w:t>
      </w:r>
      <w:del w:id="4299" w:author="emmanuel blezes" w:date="2026-05-18T20:04:00Z" w16du:dateUtc="2026-05-18T18:04:00Z">
        <w:r w:rsidRPr="008D3D5D" w:rsidDel="00146C66">
          <w:rPr>
            <w:i/>
            <w:iCs/>
            <w:sz w:val="16"/>
            <w:szCs w:val="16"/>
            <w:rPrChange w:id="4300" w:author="emmanuel blezes" w:date="2026-05-23T18:38:00Z" w16du:dateUtc="2026-05-23T16:38:00Z">
              <w:rPr>
                <w:i/>
                <w:iCs/>
              </w:rPr>
            </w:rPrChange>
          </w:rPr>
          <w:delText>—</w:delText>
        </w:r>
      </w:del>
      <w:ins w:id="4301" w:author="emmanuel blezes" w:date="2026-05-18T20:04:00Z" w16du:dateUtc="2026-05-18T18:04:00Z">
        <w:r w:rsidR="00146C66" w:rsidRPr="008D3D5D">
          <w:rPr>
            <w:i/>
            <w:iCs/>
            <w:sz w:val="16"/>
            <w:szCs w:val="16"/>
            <w:rPrChange w:id="4302" w:author="emmanuel blezes" w:date="2026-05-23T18:38:00Z" w16du:dateUtc="2026-05-23T16:38:00Z">
              <w:rPr>
                <w:i/>
                <w:iCs/>
              </w:rPr>
            </w:rPrChange>
          </w:rPr>
          <w:t>-</w:t>
        </w:r>
      </w:ins>
      <w:r w:rsidRPr="008D3D5D">
        <w:rPr>
          <w:i/>
          <w:iCs/>
          <w:sz w:val="16"/>
          <w:szCs w:val="16"/>
          <w:rPrChange w:id="4303" w:author="emmanuel blezes" w:date="2026-05-23T18:38:00Z" w16du:dateUtc="2026-05-23T16:38:00Z">
            <w:rPr>
              <w:i/>
              <w:iCs/>
            </w:rPr>
          </w:rPrChange>
        </w:rPr>
        <w:t xml:space="preserve"> cas Alstom</w:t>
      </w:r>
      <w:r w:rsidRPr="008D3D5D">
        <w:rPr>
          <w:sz w:val="16"/>
          <w:szCs w:val="16"/>
          <w:rPrChange w:id="4304" w:author="emmanuel blezes" w:date="2026-05-23T18:38:00Z" w16du:dateUtc="2026-05-23T16:38:00Z">
            <w:rPr/>
          </w:rPrChange>
        </w:rPr>
        <w:t>, 2018.</w:t>
      </w:r>
    </w:p>
  </w:footnote>
  <w:footnote w:id="197">
    <w:p w14:paraId="415507E3" w14:textId="77777777" w:rsidR="00B437D0" w:rsidRPr="008D3D5D" w:rsidRDefault="00000000">
      <w:pPr>
        <w:pStyle w:val="FootnoteText"/>
        <w:rPr>
          <w:sz w:val="16"/>
          <w:szCs w:val="16"/>
          <w:rPrChange w:id="4305" w:author="emmanuel blezes" w:date="2026-05-23T18:38:00Z" w16du:dateUtc="2026-05-23T16:38:00Z">
            <w:rPr/>
          </w:rPrChange>
        </w:rPr>
      </w:pPr>
      <w:r w:rsidRPr="008D3D5D">
        <w:rPr>
          <w:rStyle w:val="FootnoteReference"/>
          <w:sz w:val="16"/>
          <w:szCs w:val="16"/>
          <w:rPrChange w:id="4306" w:author="emmanuel blezes" w:date="2026-05-23T18:38:00Z" w16du:dateUtc="2026-05-23T16:38:00Z">
            <w:rPr>
              <w:rStyle w:val="FootnoteReference"/>
            </w:rPr>
          </w:rPrChange>
        </w:rPr>
        <w:footnoteRef/>
      </w:r>
      <w:r w:rsidRPr="008D3D5D">
        <w:rPr>
          <w:sz w:val="16"/>
          <w:szCs w:val="16"/>
          <w:rPrChange w:id="4307" w:author="emmanuel blezes" w:date="2026-05-23T18:38:00Z" w16du:dateUtc="2026-05-23T16:38:00Z">
            <w:rPr/>
          </w:rPrChange>
        </w:rPr>
        <w:t xml:space="preserve"> Frédéric Pierucci et Matthieu Aron, </w:t>
      </w:r>
      <w:r w:rsidRPr="008D3D5D">
        <w:rPr>
          <w:i/>
          <w:iCs/>
          <w:sz w:val="16"/>
          <w:szCs w:val="16"/>
          <w:rPrChange w:id="4308" w:author="emmanuel blezes" w:date="2026-05-23T18:38:00Z" w16du:dateUtc="2026-05-23T16:38:00Z">
            <w:rPr>
              <w:i/>
              <w:iCs/>
            </w:rPr>
          </w:rPrChange>
        </w:rPr>
        <w:t>Le piège américain</w:t>
      </w:r>
      <w:r w:rsidRPr="008D3D5D">
        <w:rPr>
          <w:sz w:val="16"/>
          <w:szCs w:val="16"/>
          <w:rPrChange w:id="4309" w:author="emmanuel blezes" w:date="2026-05-23T18:38:00Z" w16du:dateUtc="2026-05-23T16:38:00Z">
            <w:rPr/>
          </w:rPrChange>
        </w:rPr>
        <w:t>,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198">
    <w:p w14:paraId="761C5824" w14:textId="77777777" w:rsidR="00B437D0" w:rsidRPr="008D3D5D" w:rsidRDefault="00000000">
      <w:pPr>
        <w:pStyle w:val="FootnoteText"/>
        <w:rPr>
          <w:sz w:val="16"/>
          <w:szCs w:val="16"/>
          <w:rPrChange w:id="4312" w:author="emmanuel blezes" w:date="2026-05-23T18:38:00Z" w16du:dateUtc="2026-05-23T16:38:00Z">
            <w:rPr/>
          </w:rPrChange>
        </w:rPr>
      </w:pPr>
      <w:r w:rsidRPr="008D3D5D">
        <w:rPr>
          <w:rStyle w:val="FootnoteReference"/>
          <w:sz w:val="16"/>
          <w:szCs w:val="16"/>
          <w:rPrChange w:id="4313" w:author="emmanuel blezes" w:date="2026-05-23T18:38:00Z" w16du:dateUtc="2026-05-23T16:38:00Z">
            <w:rPr>
              <w:rStyle w:val="FootnoteReference"/>
            </w:rPr>
          </w:rPrChange>
        </w:rPr>
        <w:footnoteRef/>
      </w:r>
      <w:r w:rsidRPr="008D3D5D">
        <w:rPr>
          <w:sz w:val="16"/>
          <w:szCs w:val="16"/>
          <w:rPrChange w:id="4314" w:author="emmanuel blezes" w:date="2026-05-23T18:38:00Z" w16du:dateUtc="2026-05-23T16:38:00Z">
            <w:rPr/>
          </w:rPrChange>
        </w:rPr>
        <w:t xml:space="preserve"> </w:t>
      </w:r>
      <w:r w:rsidRPr="008D3D5D">
        <w:rPr>
          <w:i/>
          <w:iCs/>
          <w:sz w:val="16"/>
          <w:szCs w:val="16"/>
          <w:rPrChange w:id="4315" w:author="emmanuel blezes" w:date="2026-05-23T18:38:00Z" w16du:dateUtc="2026-05-23T16:38:00Z">
            <w:rPr>
              <w:i/>
              <w:iCs/>
            </w:rPr>
          </w:rPrChange>
        </w:rPr>
        <w:t>Opex360 / Zone Militaire</w:t>
      </w:r>
      <w:r w:rsidRPr="008D3D5D">
        <w:rPr>
          <w:sz w:val="16"/>
          <w:szCs w:val="16"/>
          <w:rPrChange w:id="4316" w:author="emmanuel blezes" w:date="2026-05-23T18:38:00Z" w16du:dateUtc="2026-05-23T16:38:00Z">
            <w:rPr/>
          </w:rPrChange>
        </w:rPr>
        <w:t xml:space="preserve">, </w:t>
      </w:r>
      <w:r w:rsidRPr="008D3D5D">
        <w:rPr>
          <w:i/>
          <w:iCs/>
          <w:sz w:val="16"/>
          <w:szCs w:val="16"/>
          <w:rPrChange w:id="4317" w:author="emmanuel blezes" w:date="2026-05-23T18:38:00Z" w16du:dateUtc="2026-05-23T16:38:00Z">
            <w:rPr>
              <w:i/>
              <w:iCs/>
            </w:rPr>
          </w:rPrChange>
        </w:rPr>
        <w:t>Photonis racheté par HLD avec le soutien de l’État</w:t>
      </w:r>
      <w:r w:rsidRPr="008D3D5D">
        <w:rPr>
          <w:sz w:val="16"/>
          <w:szCs w:val="16"/>
          <w:rPrChange w:id="4318" w:author="emmanuel blezes" w:date="2026-05-23T18:38:00Z" w16du:dateUtc="2026-05-23T16:38:00Z">
            <w:rPr/>
          </w:rPrChange>
        </w:rPr>
        <w:t xml:space="preserve">, février 2021 ; </w:t>
      </w:r>
      <w:r w:rsidRPr="008D3D5D">
        <w:rPr>
          <w:i/>
          <w:iCs/>
          <w:sz w:val="16"/>
          <w:szCs w:val="16"/>
          <w:rPrChange w:id="4319" w:author="emmanuel blezes" w:date="2026-05-23T18:38:00Z" w16du:dateUtc="2026-05-23T16:38:00Z">
            <w:rPr>
              <w:i/>
              <w:iCs/>
            </w:rPr>
          </w:rPrChange>
        </w:rPr>
        <w:t>Les Échos</w:t>
      </w:r>
      <w:r w:rsidRPr="008D3D5D">
        <w:rPr>
          <w:sz w:val="16"/>
          <w:szCs w:val="16"/>
          <w:rPrChange w:id="4320" w:author="emmanuel blezes" w:date="2026-05-23T18:38:00Z" w16du:dateUtc="2026-05-23T16:38:00Z">
            <w:rPr/>
          </w:rPrChange>
        </w:rPr>
        <w:t>,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99">
    <w:p w14:paraId="386E64A0" w14:textId="77777777" w:rsidR="00B437D0" w:rsidRPr="008D3D5D" w:rsidRDefault="00000000">
      <w:pPr>
        <w:pStyle w:val="FootnoteText"/>
        <w:rPr>
          <w:sz w:val="16"/>
          <w:szCs w:val="16"/>
          <w:rPrChange w:id="4323" w:author="emmanuel blezes" w:date="2026-05-23T18:38:00Z" w16du:dateUtc="2026-05-23T16:38:00Z">
            <w:rPr/>
          </w:rPrChange>
        </w:rPr>
      </w:pPr>
      <w:r w:rsidRPr="008D3D5D">
        <w:rPr>
          <w:rStyle w:val="FootnoteReference"/>
          <w:sz w:val="16"/>
          <w:szCs w:val="16"/>
          <w:rPrChange w:id="4324" w:author="emmanuel blezes" w:date="2026-05-23T18:38:00Z" w16du:dateUtc="2026-05-23T16:38:00Z">
            <w:rPr>
              <w:rStyle w:val="FootnoteReference"/>
            </w:rPr>
          </w:rPrChange>
        </w:rPr>
        <w:footnoteRef/>
      </w:r>
      <w:r w:rsidRPr="008D3D5D">
        <w:rPr>
          <w:sz w:val="16"/>
          <w:szCs w:val="16"/>
          <w:rPrChange w:id="4325" w:author="emmanuel blezes" w:date="2026-05-23T18:38:00Z" w16du:dateUtc="2026-05-23T16:38:00Z">
            <w:rPr/>
          </w:rPrChange>
        </w:rPr>
        <w:t xml:space="preserve"> </w:t>
      </w:r>
      <w:r w:rsidRPr="008D3D5D">
        <w:rPr>
          <w:i/>
          <w:iCs/>
          <w:sz w:val="16"/>
          <w:szCs w:val="16"/>
          <w:rPrChange w:id="4326" w:author="emmanuel blezes" w:date="2026-05-23T18:38:00Z" w16du:dateUtc="2026-05-23T16:38:00Z">
            <w:rPr>
              <w:i/>
              <w:iCs/>
            </w:rPr>
          </w:rPrChange>
        </w:rPr>
        <w:t>Boursorama</w:t>
      </w:r>
      <w:r w:rsidRPr="008D3D5D">
        <w:rPr>
          <w:sz w:val="16"/>
          <w:szCs w:val="16"/>
          <w:rPrChange w:id="4327" w:author="emmanuel blezes" w:date="2026-05-23T18:38:00Z" w16du:dateUtc="2026-05-23T16:38:00Z">
            <w:rPr/>
          </w:rPrChange>
        </w:rPr>
        <w:t xml:space="preserve">, </w:t>
      </w:r>
      <w:r w:rsidRPr="008D3D5D">
        <w:rPr>
          <w:i/>
          <w:iCs/>
          <w:sz w:val="16"/>
          <w:szCs w:val="16"/>
          <w:rPrChange w:id="4328" w:author="emmanuel blezes" w:date="2026-05-23T18:38:00Z" w16du:dateUtc="2026-05-23T16:38:00Z">
            <w:rPr>
              <w:i/>
              <w:iCs/>
            </w:rPr>
          </w:rPrChange>
        </w:rPr>
        <w:t>Searchlight Capital Partners lance une OPA sur Latécoère</w:t>
      </w:r>
      <w:r w:rsidRPr="008D3D5D">
        <w:rPr>
          <w:sz w:val="16"/>
          <w:szCs w:val="16"/>
          <w:rPrChange w:id="4329" w:author="emmanuel blezes" w:date="2026-05-23T18:38:00Z" w16du:dateUtc="2026-05-23T16:38:00Z">
            <w:rPr/>
          </w:rPrChange>
        </w:rPr>
        <w:t xml:space="preserve">, juin 2019 ; </w:t>
      </w:r>
      <w:r w:rsidRPr="008D3D5D">
        <w:rPr>
          <w:i/>
          <w:iCs/>
          <w:sz w:val="16"/>
          <w:szCs w:val="16"/>
          <w:rPrChange w:id="4330" w:author="emmanuel blezes" w:date="2026-05-23T18:38:00Z" w16du:dateUtc="2026-05-23T16:38:00Z">
            <w:rPr>
              <w:i/>
              <w:iCs/>
            </w:rPr>
          </w:rPrChange>
        </w:rPr>
        <w:t>L’Usine Nouvelle</w:t>
      </w:r>
      <w:r w:rsidRPr="008D3D5D">
        <w:rPr>
          <w:sz w:val="16"/>
          <w:szCs w:val="16"/>
          <w:rPrChange w:id="4331" w:author="emmanuel blezes" w:date="2026-05-23T18:38:00Z" w16du:dateUtc="2026-05-23T16:38:00Z">
            <w:rPr/>
          </w:rPrChange>
        </w:rPr>
        <w:t xml:space="preserve">, </w:t>
      </w:r>
      <w:r w:rsidRPr="008D3D5D">
        <w:rPr>
          <w:i/>
          <w:iCs/>
          <w:sz w:val="16"/>
          <w:szCs w:val="16"/>
          <w:rPrChange w:id="4332" w:author="emmanuel blezes" w:date="2026-05-23T18:38:00Z" w16du:dateUtc="2026-05-23T16:38:00Z">
            <w:rPr>
              <w:i/>
              <w:iCs/>
            </w:rPr>
          </w:rPrChange>
        </w:rPr>
        <w:t>Searchlight Capital prend 26 % de Latécoère</w:t>
      </w:r>
      <w:r w:rsidRPr="008D3D5D">
        <w:rPr>
          <w:sz w:val="16"/>
          <w:szCs w:val="16"/>
          <w:rPrChange w:id="4333" w:author="emmanuel blezes" w:date="2026-05-23T18:38:00Z" w16du:dateUtc="2026-05-23T16:38:00Z">
            <w:rPr/>
          </w:rPrChange>
        </w:rPr>
        <w:t>, avril 2019. SKN Holding (Searchlight) acquiert 24 697 727 actions soit 26,05 % du capital pour 106,8 millions de dollars. Augmentation de capital de novembre 2023 : 124,4 M€ bruts (BusinessWire, 16 novembre 2023).</w:t>
      </w:r>
    </w:p>
  </w:footnote>
  <w:footnote w:id="200">
    <w:p w14:paraId="7E17183A" w14:textId="77777777" w:rsidR="00B437D0" w:rsidRPr="008D3D5D" w:rsidRDefault="00000000">
      <w:pPr>
        <w:pStyle w:val="FootnoteText"/>
        <w:rPr>
          <w:sz w:val="16"/>
          <w:szCs w:val="16"/>
          <w:rPrChange w:id="4336" w:author="emmanuel blezes" w:date="2026-05-23T18:38:00Z" w16du:dateUtc="2026-05-23T16:38:00Z">
            <w:rPr/>
          </w:rPrChange>
        </w:rPr>
      </w:pPr>
      <w:r w:rsidRPr="008D3D5D">
        <w:rPr>
          <w:rStyle w:val="FootnoteReference"/>
          <w:sz w:val="16"/>
          <w:szCs w:val="16"/>
          <w:rPrChange w:id="4337" w:author="emmanuel blezes" w:date="2026-05-23T18:38:00Z" w16du:dateUtc="2026-05-23T16:38:00Z">
            <w:rPr>
              <w:rStyle w:val="FootnoteReference"/>
            </w:rPr>
          </w:rPrChange>
        </w:rPr>
        <w:footnoteRef/>
      </w:r>
      <w:r w:rsidRPr="008D3D5D">
        <w:rPr>
          <w:sz w:val="16"/>
          <w:szCs w:val="16"/>
          <w:rPrChange w:id="4338" w:author="emmanuel blezes" w:date="2026-05-23T18:38:00Z" w16du:dateUtc="2026-05-23T16:38:00Z">
            <w:rPr/>
          </w:rPrChange>
        </w:rPr>
        <w:t xml:space="preserve"> AccessWire, </w:t>
      </w:r>
      <w:r w:rsidRPr="008D3D5D">
        <w:rPr>
          <w:i/>
          <w:iCs/>
          <w:sz w:val="16"/>
          <w:szCs w:val="16"/>
          <w:rPrChange w:id="4339" w:author="emmanuel blezes" w:date="2026-05-23T18:38:00Z" w16du:dateUtc="2026-05-23T16:38:00Z">
            <w:rPr>
              <w:i/>
              <w:iCs/>
            </w:rPr>
          </w:rPrChange>
        </w:rPr>
        <w:t>Heico announces largest acquisition ever : Exxelia International</w:t>
      </w:r>
      <w:r w:rsidRPr="008D3D5D">
        <w:rPr>
          <w:sz w:val="16"/>
          <w:szCs w:val="16"/>
          <w:rPrChange w:id="4340" w:author="emmanuel blezes" w:date="2026-05-23T18:38:00Z" w16du:dateUtc="2026-05-23T16:38:00Z">
            <w:rPr/>
          </w:rPrChange>
        </w:rPr>
        <w:t>, juillet 2022 ; communiqués Heico Corporation, 28 juillet 2022 (annonce) et 5 janvier 2023 (clôture). Montant total : 453 M€ en cash, plus 14 M€ d’assomption de dette.</w:t>
      </w:r>
    </w:p>
  </w:footnote>
  <w:footnote w:id="201">
    <w:p w14:paraId="57095B8F" w14:textId="77777777" w:rsidR="00B437D0" w:rsidRPr="008D3D5D" w:rsidRDefault="00000000">
      <w:pPr>
        <w:pStyle w:val="FootnoteText"/>
        <w:rPr>
          <w:sz w:val="16"/>
          <w:szCs w:val="16"/>
          <w:rPrChange w:id="4341" w:author="emmanuel blezes" w:date="2026-05-23T18:38:00Z" w16du:dateUtc="2026-05-23T16:38:00Z">
            <w:rPr/>
          </w:rPrChange>
        </w:rPr>
      </w:pPr>
      <w:r w:rsidRPr="008D3D5D">
        <w:rPr>
          <w:rStyle w:val="FootnoteReference"/>
          <w:sz w:val="16"/>
          <w:szCs w:val="16"/>
          <w:rPrChange w:id="4342" w:author="emmanuel blezes" w:date="2026-05-23T18:38:00Z" w16du:dateUtc="2026-05-23T16:38:00Z">
            <w:rPr>
              <w:rStyle w:val="FootnoteReference"/>
            </w:rPr>
          </w:rPrChange>
        </w:rPr>
        <w:footnoteRef/>
      </w:r>
      <w:r w:rsidRPr="008D3D5D">
        <w:rPr>
          <w:sz w:val="16"/>
          <w:szCs w:val="16"/>
          <w:rPrChange w:id="4343" w:author="emmanuel blezes" w:date="2026-05-23T18:38:00Z" w16du:dateUtc="2026-05-23T16:38:00Z">
            <w:rPr/>
          </w:rPrChange>
        </w:rPr>
        <w:t xml:space="preserve"> Holcim et Lafarge, </w:t>
      </w:r>
      <w:r w:rsidRPr="008D3D5D">
        <w:rPr>
          <w:i/>
          <w:iCs/>
          <w:sz w:val="16"/>
          <w:szCs w:val="16"/>
          <w:rPrChange w:id="4344" w:author="emmanuel blezes" w:date="2026-05-23T18:38:00Z" w16du:dateUtc="2026-05-23T16:38:00Z">
            <w:rPr>
              <w:i/>
              <w:iCs/>
            </w:rPr>
          </w:rPrChange>
        </w:rPr>
        <w:t xml:space="preserve">Communiqué conjoint sur la fusion </w:t>
      </w:r>
      <w:del w:id="4345" w:author="emmanuel blezes" w:date="2026-05-18T20:04:00Z" w16du:dateUtc="2026-05-18T18:04:00Z">
        <w:r w:rsidRPr="008D3D5D" w:rsidDel="00146C66">
          <w:rPr>
            <w:i/>
            <w:iCs/>
            <w:sz w:val="16"/>
            <w:szCs w:val="16"/>
            <w:rPrChange w:id="4346" w:author="emmanuel blezes" w:date="2026-05-23T18:38:00Z" w16du:dateUtc="2026-05-23T16:38:00Z">
              <w:rPr>
                <w:i/>
                <w:iCs/>
              </w:rPr>
            </w:rPrChange>
          </w:rPr>
          <w:delText>—</w:delText>
        </w:r>
      </w:del>
      <w:ins w:id="4347" w:author="emmanuel blezes" w:date="2026-05-18T20:04:00Z" w16du:dateUtc="2026-05-18T18:04:00Z">
        <w:r w:rsidR="00146C66" w:rsidRPr="008D3D5D">
          <w:rPr>
            <w:i/>
            <w:iCs/>
            <w:sz w:val="16"/>
            <w:szCs w:val="16"/>
            <w:rPrChange w:id="4348" w:author="emmanuel blezes" w:date="2026-05-23T18:38:00Z" w16du:dateUtc="2026-05-23T16:38:00Z">
              <w:rPr>
                <w:i/>
                <w:iCs/>
              </w:rPr>
            </w:rPrChange>
          </w:rPr>
          <w:t>-</w:t>
        </w:r>
      </w:ins>
      <w:r w:rsidRPr="008D3D5D">
        <w:rPr>
          <w:i/>
          <w:iCs/>
          <w:sz w:val="16"/>
          <w:szCs w:val="16"/>
          <w:rPrChange w:id="4349" w:author="emmanuel blezes" w:date="2026-05-23T18:38:00Z" w16du:dateUtc="2026-05-23T16:38:00Z">
            <w:rPr>
              <w:i/>
              <w:iCs/>
            </w:rPr>
          </w:rPrChange>
        </w:rPr>
        <w:t xml:space="preserve"> juillet 2015</w:t>
      </w:r>
      <w:r w:rsidRPr="008D3D5D">
        <w:rPr>
          <w:sz w:val="16"/>
          <w:szCs w:val="16"/>
          <w:rPrChange w:id="4350" w:author="emmanuel blezes" w:date="2026-05-23T18:38:00Z" w16du:dateUtc="2026-05-23T16:38:00Z">
            <w:rPr/>
          </w:rPrChange>
        </w:rPr>
        <w:t xml:space="preserve">. Création d’un groupe combiné de 35 Md€ de chiffre d’affaires et 130 000 employés. Voir Observatoire des multinationales, </w:t>
      </w:r>
      <w:r w:rsidRPr="008D3D5D">
        <w:rPr>
          <w:i/>
          <w:iCs/>
          <w:sz w:val="16"/>
          <w:szCs w:val="16"/>
          <w:rPrChange w:id="4351" w:author="emmanuel blezes" w:date="2026-05-23T18:38:00Z" w16du:dateUtc="2026-05-23T16:38:00Z">
            <w:rPr>
              <w:i/>
              <w:iCs/>
            </w:rPr>
          </w:rPrChange>
        </w:rPr>
        <w:t>Lafarge-Holcim : fusion, conséquences industrielles et fiscales</w:t>
      </w:r>
      <w:r w:rsidRPr="008D3D5D">
        <w:rPr>
          <w:sz w:val="16"/>
          <w:szCs w:val="16"/>
          <w:rPrChange w:id="4352" w:author="emmanuel blezes" w:date="2026-05-23T18:38:00Z" w16du:dateUtc="2026-05-23T16:38:00Z">
            <w:rPr/>
          </w:rPrChange>
        </w:rPr>
        <w:t>, 2015-2016.</w:t>
      </w:r>
    </w:p>
  </w:footnote>
  <w:footnote w:id="202">
    <w:p w14:paraId="1D0A6BC5" w14:textId="77777777" w:rsidR="00B437D0" w:rsidRPr="008D3D5D" w:rsidRDefault="00000000">
      <w:pPr>
        <w:pStyle w:val="FootnoteText"/>
        <w:rPr>
          <w:sz w:val="16"/>
          <w:szCs w:val="16"/>
          <w:rPrChange w:id="4353" w:author="emmanuel blezes" w:date="2026-05-23T18:38:00Z" w16du:dateUtc="2026-05-23T16:38:00Z">
            <w:rPr/>
          </w:rPrChange>
        </w:rPr>
      </w:pPr>
      <w:r w:rsidRPr="008D3D5D">
        <w:rPr>
          <w:rStyle w:val="FootnoteReference"/>
          <w:sz w:val="16"/>
          <w:szCs w:val="16"/>
          <w:rPrChange w:id="4354" w:author="emmanuel blezes" w:date="2026-05-23T18:38:00Z" w16du:dateUtc="2026-05-23T16:38:00Z">
            <w:rPr>
              <w:rStyle w:val="FootnoteReference"/>
            </w:rPr>
          </w:rPrChange>
        </w:rPr>
        <w:footnoteRef/>
      </w:r>
      <w:r w:rsidRPr="008D3D5D">
        <w:rPr>
          <w:sz w:val="16"/>
          <w:szCs w:val="16"/>
          <w:rPrChange w:id="4355" w:author="emmanuel blezes" w:date="2026-05-23T18:38:00Z" w16du:dateUtc="2026-05-23T16:38:00Z">
            <w:rPr/>
          </w:rPrChange>
        </w:rPr>
        <w:t xml:space="preserve"> </w:t>
      </w:r>
      <w:r w:rsidRPr="008D3D5D">
        <w:rPr>
          <w:i/>
          <w:iCs/>
          <w:sz w:val="16"/>
          <w:szCs w:val="16"/>
          <w:rPrChange w:id="4356" w:author="emmanuel blezes" w:date="2026-05-23T18:38:00Z" w16du:dateUtc="2026-05-23T16:38:00Z">
            <w:rPr>
              <w:i/>
              <w:iCs/>
            </w:rPr>
          </w:rPrChange>
        </w:rPr>
        <w:t>L’Usine Nouvelle</w:t>
      </w:r>
      <w:r w:rsidRPr="008D3D5D">
        <w:rPr>
          <w:sz w:val="16"/>
          <w:szCs w:val="16"/>
          <w:rPrChange w:id="4357" w:author="emmanuel blezes" w:date="2026-05-23T18:38:00Z" w16du:dateUtc="2026-05-23T16:38:00Z">
            <w:rPr/>
          </w:rPrChange>
        </w:rPr>
        <w:t xml:space="preserve">, </w:t>
      </w:r>
      <w:r w:rsidRPr="008D3D5D">
        <w:rPr>
          <w:i/>
          <w:iCs/>
          <w:sz w:val="16"/>
          <w:szCs w:val="16"/>
          <w:rPrChange w:id="4358" w:author="emmanuel blezes" w:date="2026-05-23T18:38:00Z" w16du:dateUtc="2026-05-23T16:38:00Z">
            <w:rPr>
              <w:i/>
              <w:iCs/>
            </w:rPr>
          </w:rPrChange>
        </w:rPr>
        <w:t>Technip-FMC, une fusion à parts égales</w:t>
      </w:r>
      <w:r w:rsidRPr="008D3D5D">
        <w:rPr>
          <w:sz w:val="16"/>
          <w:szCs w:val="16"/>
          <w:rPrChange w:id="4359" w:author="emmanuel blezes" w:date="2026-05-23T18:38:00Z" w16du:dateUtc="2026-05-23T16:38:00Z">
            <w:rPr/>
          </w:rPrChange>
        </w:rPr>
        <w:t xml:space="preserve">, avril 2016 ; communiqués TechnipFMC, </w:t>
      </w:r>
      <w:r w:rsidRPr="008D3D5D">
        <w:rPr>
          <w:i/>
          <w:iCs/>
          <w:sz w:val="16"/>
          <w:szCs w:val="16"/>
          <w:rPrChange w:id="4360" w:author="emmanuel blezes" w:date="2026-05-23T18:38:00Z" w16du:dateUtc="2026-05-23T16:38:00Z">
            <w:rPr>
              <w:i/>
              <w:iCs/>
            </w:rPr>
          </w:rPrChange>
        </w:rPr>
        <w:t>Investor Relations 2017-2019</w:t>
      </w:r>
      <w:r w:rsidRPr="008D3D5D">
        <w:rPr>
          <w:sz w:val="16"/>
          <w:szCs w:val="16"/>
          <w:rPrChange w:id="4361" w:author="emmanuel blezes" w:date="2026-05-23T18:38:00Z" w16du:dateUtc="2026-05-23T16:38:00Z">
            <w:rPr/>
          </w:rPrChange>
        </w:rPr>
        <w:t>. La capitalisation post-annonce du nouveau groupe est estimée à 13 Md$.</w:t>
      </w:r>
    </w:p>
  </w:footnote>
  <w:footnote w:id="203">
    <w:p w14:paraId="33D530D8" w14:textId="77777777" w:rsidR="00B437D0" w:rsidRPr="008D3D5D" w:rsidRDefault="00000000">
      <w:pPr>
        <w:pStyle w:val="FootnoteText"/>
        <w:rPr>
          <w:sz w:val="16"/>
          <w:szCs w:val="16"/>
          <w:rPrChange w:id="4362" w:author="emmanuel blezes" w:date="2026-05-23T18:38:00Z" w16du:dateUtc="2026-05-23T16:38:00Z">
            <w:rPr/>
          </w:rPrChange>
        </w:rPr>
      </w:pPr>
      <w:r w:rsidRPr="008D3D5D">
        <w:rPr>
          <w:rStyle w:val="FootnoteReference"/>
          <w:sz w:val="16"/>
          <w:szCs w:val="16"/>
          <w:rPrChange w:id="4363" w:author="emmanuel blezes" w:date="2026-05-23T18:38:00Z" w16du:dateUtc="2026-05-23T16:38:00Z">
            <w:rPr>
              <w:rStyle w:val="FootnoteReference"/>
            </w:rPr>
          </w:rPrChange>
        </w:rPr>
        <w:footnoteRef/>
      </w:r>
      <w:r w:rsidRPr="008D3D5D">
        <w:rPr>
          <w:sz w:val="16"/>
          <w:szCs w:val="16"/>
          <w:rPrChange w:id="4364" w:author="emmanuel blezes" w:date="2026-05-23T18:38:00Z" w16du:dateUtc="2026-05-23T16:38:00Z">
            <w:rPr/>
          </w:rPrChange>
        </w:rPr>
        <w:t xml:space="preserve"> Servier, </w:t>
      </w:r>
      <w:r w:rsidRPr="008D3D5D">
        <w:rPr>
          <w:i/>
          <w:iCs/>
          <w:sz w:val="16"/>
          <w:szCs w:val="16"/>
          <w:rPrChange w:id="4365" w:author="emmanuel blezes" w:date="2026-05-23T18:38:00Z" w16du:dateUtc="2026-05-23T16:38:00Z">
            <w:rPr>
              <w:i/>
              <w:iCs/>
            </w:rPr>
          </w:rPrChange>
        </w:rPr>
        <w:t>Communiqué sur l’acquisition du portefeuille d’oncologie d’Agios Pharmaceuticals</w:t>
      </w:r>
      <w:r w:rsidRPr="008D3D5D">
        <w:rPr>
          <w:sz w:val="16"/>
          <w:szCs w:val="16"/>
          <w:rPrChange w:id="4366" w:author="emmanuel blezes" w:date="2026-05-23T18:38:00Z" w16du:dateUtc="2026-05-23T16:38:00Z">
            <w:rPr/>
          </w:rPrChange>
        </w:rPr>
        <w:t>, mars 2021 ; closing du 1er avril 2021. Structure : 1,8 Md$ upfront, plus jusqu’à 200 M$ de paiements conditionnels. Servier, contrôlé par la Fondation Internationale de Recherche Servier, échappe à la pression des marchés cotés.</w:t>
      </w:r>
    </w:p>
  </w:footnote>
  <w:footnote w:id="204">
    <w:p w14:paraId="14BFA4DD" w14:textId="77777777" w:rsidR="00B437D0" w:rsidRPr="008D3D5D" w:rsidRDefault="00000000">
      <w:pPr>
        <w:pStyle w:val="FootnoteText"/>
        <w:rPr>
          <w:sz w:val="16"/>
          <w:szCs w:val="16"/>
          <w:rPrChange w:id="4367" w:author="emmanuel blezes" w:date="2026-05-23T18:38:00Z" w16du:dateUtc="2026-05-23T16:38:00Z">
            <w:rPr/>
          </w:rPrChange>
        </w:rPr>
      </w:pPr>
      <w:r w:rsidRPr="008D3D5D">
        <w:rPr>
          <w:rStyle w:val="FootnoteReference"/>
          <w:sz w:val="16"/>
          <w:szCs w:val="16"/>
          <w:rPrChange w:id="4368" w:author="emmanuel blezes" w:date="2026-05-23T18:38:00Z" w16du:dateUtc="2026-05-23T16:38:00Z">
            <w:rPr>
              <w:rStyle w:val="FootnoteReference"/>
            </w:rPr>
          </w:rPrChange>
        </w:rPr>
        <w:footnoteRef/>
      </w:r>
      <w:r w:rsidRPr="008D3D5D">
        <w:rPr>
          <w:sz w:val="16"/>
          <w:szCs w:val="16"/>
          <w:rPrChange w:id="4369" w:author="emmanuel blezes" w:date="2026-05-23T18:38:00Z" w16du:dateUtc="2026-05-23T16:38:00Z">
            <w:rPr/>
          </w:rPrChange>
        </w:rPr>
        <w:t xml:space="preserve"> Worldline, </w:t>
      </w:r>
      <w:r w:rsidRPr="008D3D5D">
        <w:rPr>
          <w:i/>
          <w:iCs/>
          <w:sz w:val="16"/>
          <w:szCs w:val="16"/>
          <w:rPrChange w:id="4370" w:author="emmanuel blezes" w:date="2026-05-23T18:38:00Z" w16du:dateUtc="2026-05-23T16:38:00Z">
            <w:rPr>
              <w:i/>
              <w:iCs/>
            </w:rPr>
          </w:rPrChange>
        </w:rPr>
        <w:t>Annonce de l’offre publique sur Ingenico</w:t>
      </w:r>
      <w:r w:rsidRPr="008D3D5D">
        <w:rPr>
          <w:sz w:val="16"/>
          <w:szCs w:val="16"/>
          <w:rPrChange w:id="4371" w:author="emmanuel blezes" w:date="2026-05-23T18:38:00Z" w16du:dateUtc="2026-05-23T16:38:00Z">
            <w:rPr/>
          </w:rPrChange>
        </w:rPr>
        <w:t xml:space="preserve">, 3 février 2020 ; clôture officielle 28 octobre 2020. Valeur implicite : 7,8 Md€, structure 81 % en actions Worldline et 19 % en cash. </w:t>
      </w:r>
      <w:r w:rsidRPr="008D3D5D">
        <w:rPr>
          <w:i/>
          <w:iCs/>
          <w:sz w:val="16"/>
          <w:szCs w:val="16"/>
          <w:rPrChange w:id="4372" w:author="emmanuel blezes" w:date="2026-05-23T18:38:00Z" w16du:dateUtc="2026-05-23T16:38:00Z">
            <w:rPr>
              <w:i/>
              <w:iCs/>
            </w:rPr>
          </w:rPrChange>
        </w:rPr>
        <w:t>Le Monde Informatique</w:t>
      </w:r>
      <w:r w:rsidRPr="008D3D5D">
        <w:rPr>
          <w:sz w:val="16"/>
          <w:szCs w:val="16"/>
          <w:rPrChange w:id="4373" w:author="emmanuel blezes" w:date="2026-05-23T18:38:00Z" w16du:dateUtc="2026-05-23T16:38:00Z">
            <w:rPr/>
          </w:rPrChange>
        </w:rPr>
        <w:t xml:space="preserve">, </w:t>
      </w:r>
      <w:r w:rsidRPr="008D3D5D">
        <w:rPr>
          <w:i/>
          <w:iCs/>
          <w:sz w:val="16"/>
          <w:szCs w:val="16"/>
          <w:rPrChange w:id="4374" w:author="emmanuel blezes" w:date="2026-05-23T18:38:00Z" w16du:dateUtc="2026-05-23T16:38:00Z">
            <w:rPr>
              <w:i/>
              <w:iCs/>
            </w:rPr>
          </w:rPrChange>
        </w:rPr>
        <w:t>Worldline rachète Ingenico pour devenir géant du paiement</w:t>
      </w:r>
      <w:r w:rsidRPr="008D3D5D">
        <w:rPr>
          <w:sz w:val="16"/>
          <w:szCs w:val="16"/>
          <w:rPrChange w:id="4375" w:author="emmanuel blezes" w:date="2026-05-23T18:38:00Z" w16du:dateUtc="2026-05-23T16:38:00Z">
            <w:rPr/>
          </w:rPrChange>
        </w:rPr>
        <w:t>, février 2020.</w:t>
      </w:r>
    </w:p>
  </w:footnote>
  <w:footnote w:id="205">
    <w:p w14:paraId="17247653" w14:textId="77777777" w:rsidR="00B437D0" w:rsidRPr="008D3D5D" w:rsidRDefault="00000000">
      <w:pPr>
        <w:pStyle w:val="FootnoteText"/>
        <w:rPr>
          <w:sz w:val="16"/>
          <w:szCs w:val="16"/>
          <w:rPrChange w:id="4380" w:author="emmanuel blezes" w:date="2026-05-23T18:38:00Z" w16du:dateUtc="2026-05-23T16:38:00Z">
            <w:rPr/>
          </w:rPrChange>
        </w:rPr>
      </w:pPr>
      <w:r w:rsidRPr="008D3D5D">
        <w:rPr>
          <w:rStyle w:val="FootnoteReference"/>
          <w:sz w:val="16"/>
          <w:szCs w:val="16"/>
          <w:rPrChange w:id="4381" w:author="emmanuel blezes" w:date="2026-05-23T18:38:00Z" w16du:dateUtc="2026-05-23T16:38:00Z">
            <w:rPr>
              <w:rStyle w:val="FootnoteReference"/>
            </w:rPr>
          </w:rPrChange>
        </w:rPr>
        <w:footnoteRef/>
      </w:r>
      <w:r w:rsidRPr="008D3D5D">
        <w:rPr>
          <w:sz w:val="16"/>
          <w:szCs w:val="16"/>
          <w:lang w:val="en-GB"/>
          <w:rPrChange w:id="4382" w:author="emmanuel blezes" w:date="2026-05-23T18:38:00Z" w16du:dateUtc="2026-05-23T16:38:00Z">
            <w:rPr>
              <w:lang w:val="en-GB"/>
            </w:rPr>
          </w:rPrChange>
        </w:rPr>
        <w:t xml:space="preserve"> OCDE, </w:t>
      </w:r>
      <w:r w:rsidRPr="008D3D5D">
        <w:rPr>
          <w:i/>
          <w:iCs/>
          <w:sz w:val="16"/>
          <w:szCs w:val="16"/>
          <w:lang w:val="en-GB"/>
          <w:rPrChange w:id="4383" w:author="emmanuel blezes" w:date="2026-05-23T18:38:00Z" w16du:dateUtc="2026-05-23T16:38:00Z">
            <w:rPr>
              <w:i/>
              <w:iCs/>
              <w:lang w:val="en-GB"/>
            </w:rPr>
          </w:rPrChange>
        </w:rPr>
        <w:t>Base Erosion and Profit Shifting Project</w:t>
      </w:r>
      <w:r w:rsidRPr="008D3D5D">
        <w:rPr>
          <w:sz w:val="16"/>
          <w:szCs w:val="16"/>
          <w:lang w:val="en-GB"/>
          <w:rPrChange w:id="4384" w:author="emmanuel blezes" w:date="2026-05-23T18:38:00Z" w16du:dateUtc="2026-05-23T16:38:00Z">
            <w:rPr>
              <w:lang w:val="en-GB"/>
            </w:rPr>
          </w:rPrChange>
        </w:rPr>
        <w:t xml:space="preserve">, rapports annuels 2015-2024. </w:t>
      </w:r>
      <w:r w:rsidRPr="008D3D5D">
        <w:rPr>
          <w:sz w:val="16"/>
          <w:szCs w:val="16"/>
          <w:rPrChange w:id="4385" w:author="emmanuel blezes" w:date="2026-05-23T18:38:00Z" w16du:dateUtc="2026-05-23T16:38:00Z">
            <w:rPr/>
          </w:rPrChange>
        </w:rPr>
        <w:t xml:space="preserve">Sur le cas Lafarge-Holcim, voir Observatoire des multinationales, </w:t>
      </w:r>
      <w:r w:rsidRPr="008D3D5D">
        <w:rPr>
          <w:i/>
          <w:iCs/>
          <w:sz w:val="16"/>
          <w:szCs w:val="16"/>
          <w:rPrChange w:id="4386" w:author="emmanuel blezes" w:date="2026-05-23T18:38:00Z" w16du:dateUtc="2026-05-23T16:38:00Z">
            <w:rPr>
              <w:i/>
              <w:iCs/>
            </w:rPr>
          </w:rPrChange>
        </w:rPr>
        <w:t>Lafarge-Holcim : fusion, conséquences industrielles et fiscales</w:t>
      </w:r>
      <w:r w:rsidRPr="008D3D5D">
        <w:rPr>
          <w:sz w:val="16"/>
          <w:szCs w:val="16"/>
          <w:rPrChange w:id="4387" w:author="emmanuel blezes" w:date="2026-05-23T18:38:00Z" w16du:dateUtc="2026-05-23T16:38:00Z">
            <w:rPr/>
          </w:rPrChange>
        </w:rPr>
        <w:t>, 2015-2016.</w:t>
      </w:r>
    </w:p>
  </w:footnote>
  <w:footnote w:id="206">
    <w:p w14:paraId="6CDBFEEE" w14:textId="77777777" w:rsidR="00B437D0" w:rsidRPr="008D3D5D" w:rsidRDefault="00000000">
      <w:pPr>
        <w:pStyle w:val="FootnoteText"/>
        <w:rPr>
          <w:sz w:val="16"/>
          <w:szCs w:val="16"/>
          <w:rPrChange w:id="4393" w:author="emmanuel blezes" w:date="2026-05-23T18:38:00Z" w16du:dateUtc="2026-05-23T16:38:00Z">
            <w:rPr/>
          </w:rPrChange>
        </w:rPr>
      </w:pPr>
      <w:r w:rsidRPr="008D3D5D">
        <w:rPr>
          <w:rStyle w:val="FootnoteReference"/>
          <w:sz w:val="16"/>
          <w:szCs w:val="16"/>
          <w:rPrChange w:id="4394" w:author="emmanuel blezes" w:date="2026-05-23T18:38:00Z" w16du:dateUtc="2026-05-23T16:38:00Z">
            <w:rPr>
              <w:rStyle w:val="FootnoteReference"/>
            </w:rPr>
          </w:rPrChange>
        </w:rPr>
        <w:footnoteRef/>
      </w:r>
      <w:r w:rsidRPr="008D3D5D">
        <w:rPr>
          <w:sz w:val="16"/>
          <w:szCs w:val="16"/>
          <w:rPrChange w:id="4395" w:author="emmanuel blezes" w:date="2026-05-23T18:38:00Z" w16du:dateUtc="2026-05-23T16:38:00Z">
            <w:rPr/>
          </w:rPrChange>
        </w:rPr>
        <w:t xml:space="preserve"> Vernimmen, </w:t>
      </w:r>
      <w:r w:rsidRPr="008D3D5D">
        <w:rPr>
          <w:i/>
          <w:iCs/>
          <w:sz w:val="16"/>
          <w:szCs w:val="16"/>
          <w:rPrChange w:id="4396" w:author="emmanuel blezes" w:date="2026-05-23T18:38:00Z" w16du:dateUtc="2026-05-23T16:38:00Z">
            <w:rPr>
              <w:i/>
              <w:iCs/>
            </w:rPr>
          </w:rPrChange>
        </w:rPr>
        <w:t>Dividendes du CAC 40 en hausse de 8,5 % en 2024</w:t>
      </w:r>
      <w:r w:rsidRPr="008D3D5D">
        <w:rPr>
          <w:sz w:val="16"/>
          <w:szCs w:val="16"/>
          <w:rPrChange w:id="4397" w:author="emmanuel blezes" w:date="2026-05-23T18:38:00Z" w16du:dateUtc="2026-05-23T16:38:00Z">
            <w:rPr/>
          </w:rPrChange>
        </w:rPr>
        <w:t xml:space="preserve">, lettre n°223, 2025 ; BFM Bourse et TradingSat, </w:t>
      </w:r>
      <w:r w:rsidRPr="008D3D5D">
        <w:rPr>
          <w:i/>
          <w:iCs/>
          <w:sz w:val="16"/>
          <w:szCs w:val="16"/>
          <w:rPrChange w:id="4398" w:author="emmanuel blezes" w:date="2026-05-23T18:38:00Z" w16du:dateUtc="2026-05-23T16:38:00Z">
            <w:rPr>
              <w:i/>
              <w:iCs/>
            </w:rPr>
          </w:rPrChange>
        </w:rPr>
        <w:t>Les groupes du CAC 40 ont rendu plus de 98 Md€ à leurs actionnaires en 2024</w:t>
      </w:r>
      <w:r w:rsidRPr="008D3D5D">
        <w:rPr>
          <w:sz w:val="16"/>
          <w:szCs w:val="16"/>
          <w:rPrChange w:id="4399" w:author="emmanuel blezes" w:date="2026-05-23T18:38:00Z" w16du:dateUtc="2026-05-23T16:38:00Z">
            <w:rPr/>
          </w:rPrChange>
        </w:rPr>
        <w:t>, 2025. Décomposition : 72,8 Md€ de dividendes cash, 25,5 Md€ de rachats d’actions. Investissements parallèles du CAC 40 en 2024 : 116,6 Md€, en hausse de 22 %.</w:t>
      </w:r>
    </w:p>
  </w:footnote>
  <w:footnote w:id="207">
    <w:p w14:paraId="4ECFD3D1" w14:textId="77777777" w:rsidR="00B437D0" w:rsidRPr="008D3D5D" w:rsidRDefault="00000000">
      <w:pPr>
        <w:pStyle w:val="FootnoteText"/>
        <w:rPr>
          <w:sz w:val="16"/>
          <w:szCs w:val="16"/>
          <w:rPrChange w:id="4400" w:author="emmanuel blezes" w:date="2026-05-23T18:38:00Z" w16du:dateUtc="2026-05-23T16:38:00Z">
            <w:rPr/>
          </w:rPrChange>
        </w:rPr>
      </w:pPr>
      <w:r w:rsidRPr="008D3D5D">
        <w:rPr>
          <w:rStyle w:val="FootnoteReference"/>
          <w:sz w:val="16"/>
          <w:szCs w:val="16"/>
          <w:rPrChange w:id="4401" w:author="emmanuel blezes" w:date="2026-05-23T18:38:00Z" w16du:dateUtc="2026-05-23T16:38:00Z">
            <w:rPr>
              <w:rStyle w:val="FootnoteReference"/>
            </w:rPr>
          </w:rPrChange>
        </w:rPr>
        <w:footnoteRef/>
      </w:r>
      <w:r w:rsidRPr="008D3D5D">
        <w:rPr>
          <w:sz w:val="16"/>
          <w:szCs w:val="16"/>
          <w:rPrChange w:id="4402" w:author="emmanuel blezes" w:date="2026-05-23T18:38:00Z" w16du:dateUtc="2026-05-23T16:38:00Z">
            <w:rPr/>
          </w:rPrChange>
        </w:rPr>
        <w:t xml:space="preserve"> Banque de France, </w:t>
      </w:r>
      <w:r w:rsidRPr="008D3D5D">
        <w:rPr>
          <w:i/>
          <w:iCs/>
          <w:sz w:val="16"/>
          <w:szCs w:val="16"/>
          <w:rPrChange w:id="4403" w:author="emmanuel blezes" w:date="2026-05-23T18:38:00Z" w16du:dateUtc="2026-05-23T16:38:00Z">
            <w:rPr>
              <w:i/>
              <w:iCs/>
            </w:rPr>
          </w:rPrChange>
        </w:rPr>
        <w:t>La détention des actions des sociétés françaises du CAC 40 par les non-résidents augmente très légèrement en 2024</w:t>
      </w:r>
      <w:r w:rsidRPr="008D3D5D">
        <w:rPr>
          <w:sz w:val="16"/>
          <w:szCs w:val="16"/>
          <w:rPrChange w:id="4404" w:author="emmanuel blezes" w:date="2026-05-23T18:38:00Z" w16du:dateUtc="2026-05-23T16:38:00Z">
            <w:rPr/>
          </w:rPrChange>
        </w:rPr>
        <w:t>, bulletin n°255, novembre-décembre 2024. Capitalisation totale CAC 40 fin 2024 : 2 165 Md€. Part non-résidente : 50,0 %, soit 1 083 Md€. Sur 35 sociétés analysées : 19 détenues à plus de 50 % par des non-résidents, 11 entre 30 et 50 %, 5 à moins de 30 %.</w:t>
      </w:r>
    </w:p>
  </w:footnote>
  <w:footnote w:id="208">
    <w:p w14:paraId="15FDCD39" w14:textId="77777777" w:rsidR="00B437D0" w:rsidRPr="008D3D5D" w:rsidRDefault="00000000">
      <w:pPr>
        <w:pStyle w:val="FootnoteText"/>
        <w:rPr>
          <w:sz w:val="16"/>
          <w:szCs w:val="16"/>
          <w:rPrChange w:id="4405" w:author="emmanuel blezes" w:date="2026-05-23T18:38:00Z" w16du:dateUtc="2026-05-23T16:38:00Z">
            <w:rPr/>
          </w:rPrChange>
        </w:rPr>
      </w:pPr>
      <w:r w:rsidRPr="008D3D5D">
        <w:rPr>
          <w:rStyle w:val="FootnoteReference"/>
          <w:sz w:val="16"/>
          <w:szCs w:val="16"/>
          <w:rPrChange w:id="4406" w:author="emmanuel blezes" w:date="2026-05-23T18:38:00Z" w16du:dateUtc="2026-05-23T16:38:00Z">
            <w:rPr>
              <w:rStyle w:val="FootnoteReference"/>
            </w:rPr>
          </w:rPrChange>
        </w:rPr>
        <w:footnoteRef/>
      </w:r>
      <w:r w:rsidRPr="008D3D5D">
        <w:rPr>
          <w:sz w:val="16"/>
          <w:szCs w:val="16"/>
          <w:rPrChange w:id="4407" w:author="emmanuel blezes" w:date="2026-05-23T18:38:00Z" w16du:dateUtc="2026-05-23T16:38:00Z">
            <w:rPr/>
          </w:rPrChange>
        </w:rPr>
        <w:t xml:space="preserve"> Banque de France, bulletin n°255 précité. Investissements de portefeuille : 92,9 % du total non-résident ; investissements directs : 7,1 %. Origine : 40 % zone euro, 34 % États-Unis, 26 % reste du monde.</w:t>
      </w:r>
    </w:p>
  </w:footnote>
  <w:footnote w:id="209">
    <w:p w14:paraId="44B6C472" w14:textId="77777777" w:rsidR="00B437D0" w:rsidRPr="008D3D5D" w:rsidRDefault="00000000">
      <w:pPr>
        <w:pStyle w:val="FootnoteText"/>
        <w:rPr>
          <w:sz w:val="16"/>
          <w:szCs w:val="16"/>
          <w:rPrChange w:id="4408" w:author="emmanuel blezes" w:date="2026-05-23T18:38:00Z" w16du:dateUtc="2026-05-23T16:38:00Z">
            <w:rPr/>
          </w:rPrChange>
        </w:rPr>
      </w:pPr>
      <w:r w:rsidRPr="008D3D5D">
        <w:rPr>
          <w:rStyle w:val="FootnoteReference"/>
          <w:sz w:val="16"/>
          <w:szCs w:val="16"/>
          <w:rPrChange w:id="4409" w:author="emmanuel blezes" w:date="2026-05-23T18:38:00Z" w16du:dateUtc="2026-05-23T16:38:00Z">
            <w:rPr>
              <w:rStyle w:val="FootnoteReference"/>
            </w:rPr>
          </w:rPrChange>
        </w:rPr>
        <w:footnoteRef/>
      </w:r>
      <w:r w:rsidRPr="008D3D5D">
        <w:rPr>
          <w:sz w:val="16"/>
          <w:szCs w:val="16"/>
          <w:rPrChange w:id="4410" w:author="emmanuel blezes" w:date="2026-05-23T18:38:00Z" w16du:dateUtc="2026-05-23T16:38:00Z">
            <w:rPr/>
          </w:rPrChange>
        </w:rPr>
        <w:t xml:space="preserve"> BFM Bourse, </w:t>
      </w:r>
      <w:r w:rsidRPr="008D3D5D">
        <w:rPr>
          <w:i/>
          <w:iCs/>
          <w:sz w:val="16"/>
          <w:szCs w:val="16"/>
          <w:rPrChange w:id="4411" w:author="emmanuel blezes" w:date="2026-05-23T18:38:00Z" w16du:dateUtc="2026-05-23T16:38:00Z">
            <w:rPr>
              <w:i/>
              <w:iCs/>
            </w:rPr>
          </w:rPrChange>
        </w:rPr>
        <w:t>L’inquiétante mainmise des géants américains de la gestion d’actifs sur les marchés</w:t>
      </w:r>
      <w:r w:rsidRPr="008D3D5D">
        <w:rPr>
          <w:sz w:val="16"/>
          <w:szCs w:val="16"/>
          <w:rPrChange w:id="4412" w:author="emmanuel blezes" w:date="2026-05-23T18:38:00Z" w16du:dateUtc="2026-05-23T16:38:00Z">
            <w:rPr/>
          </w:rPrChange>
        </w:rPr>
        <w:t>, 2020. Les chiffres BlackRock 2,1 % et Vanguard 2,0 % datent de 2020 ; les estimations 2024 ne sont pas publiées avec la même granularité, mais l’ordre de grandeur reste proche.</w:t>
      </w:r>
    </w:p>
  </w:footnote>
  <w:footnote w:id="210">
    <w:p w14:paraId="329B20DB" w14:textId="77777777" w:rsidR="00B437D0" w:rsidRPr="008D3D5D" w:rsidRDefault="00000000">
      <w:pPr>
        <w:pStyle w:val="FootnoteText"/>
        <w:rPr>
          <w:sz w:val="16"/>
          <w:szCs w:val="16"/>
          <w:rPrChange w:id="4413" w:author="emmanuel blezes" w:date="2026-05-23T18:38:00Z" w16du:dateUtc="2026-05-23T16:38:00Z">
            <w:rPr/>
          </w:rPrChange>
        </w:rPr>
      </w:pPr>
      <w:r w:rsidRPr="008D3D5D">
        <w:rPr>
          <w:rStyle w:val="FootnoteReference"/>
          <w:sz w:val="16"/>
          <w:szCs w:val="16"/>
          <w:rPrChange w:id="4414" w:author="emmanuel blezes" w:date="2026-05-23T18:38:00Z" w16du:dateUtc="2026-05-23T16:38:00Z">
            <w:rPr>
              <w:rStyle w:val="FootnoteReference"/>
            </w:rPr>
          </w:rPrChange>
        </w:rPr>
        <w:footnoteRef/>
      </w:r>
      <w:r w:rsidRPr="008D3D5D">
        <w:rPr>
          <w:sz w:val="16"/>
          <w:szCs w:val="16"/>
          <w:rPrChange w:id="4415" w:author="emmanuel blezes" w:date="2026-05-23T18:38:00Z" w16du:dateUtc="2026-05-23T16:38:00Z">
            <w:rPr/>
          </w:rPrChange>
        </w:rPr>
        <w:t xml:space="preserve"> Calcul OVLA. Hypothèses : croissance nominale moyenne des dividendes du CAC 40 6 % par an (moyenne 2014-2024 selon Vernimmen) ; part non-résidente stable à 50 %. Cumul des dividendes versés à l’étranger sur la décennie 2024-2034 estimé à 510-540 Md€.</w:t>
      </w:r>
    </w:p>
  </w:footnote>
  <w:footnote w:id="211">
    <w:p w14:paraId="04484A6D" w14:textId="77777777" w:rsidR="00B437D0" w:rsidRPr="008D3D5D" w:rsidRDefault="00000000">
      <w:pPr>
        <w:pStyle w:val="FootnoteText"/>
        <w:rPr>
          <w:sz w:val="16"/>
          <w:szCs w:val="16"/>
          <w:rPrChange w:id="4434" w:author="emmanuel blezes" w:date="2026-05-23T18:38:00Z" w16du:dateUtc="2026-05-23T16:38:00Z">
            <w:rPr/>
          </w:rPrChange>
        </w:rPr>
      </w:pPr>
      <w:r w:rsidRPr="008D3D5D">
        <w:rPr>
          <w:rStyle w:val="FootnoteReference"/>
          <w:sz w:val="16"/>
          <w:szCs w:val="16"/>
          <w:rPrChange w:id="4435" w:author="emmanuel blezes" w:date="2026-05-23T18:38:00Z" w16du:dateUtc="2026-05-23T16:38:00Z">
            <w:rPr>
              <w:rStyle w:val="FootnoteReference"/>
            </w:rPr>
          </w:rPrChange>
        </w:rPr>
        <w:footnoteRef/>
      </w:r>
      <w:r w:rsidRPr="008D3D5D">
        <w:rPr>
          <w:sz w:val="16"/>
          <w:szCs w:val="16"/>
          <w:rPrChange w:id="4436" w:author="emmanuel blezes" w:date="2026-05-23T18:38:00Z" w16du:dateUtc="2026-05-23T16:38:00Z">
            <w:rPr/>
          </w:rPrChange>
        </w:rPr>
        <w:t xml:space="preserve"> Ordres de grandeur d’allocation domestique : Norges Bank Investment Management, </w:t>
      </w:r>
      <w:r w:rsidRPr="008D3D5D">
        <w:rPr>
          <w:i/>
          <w:iCs/>
          <w:sz w:val="16"/>
          <w:szCs w:val="16"/>
          <w:rPrChange w:id="4437" w:author="emmanuel blezes" w:date="2026-05-23T18:38:00Z" w16du:dateUtc="2026-05-23T16:38:00Z">
            <w:rPr>
              <w:i/>
              <w:iCs/>
            </w:rPr>
          </w:rPrChange>
        </w:rPr>
        <w:t xml:space="preserve">Government Pension Fund Global </w:t>
      </w:r>
      <w:del w:id="4438" w:author="emmanuel blezes" w:date="2026-05-18T20:04:00Z" w16du:dateUtc="2026-05-18T18:04:00Z">
        <w:r w:rsidRPr="008D3D5D" w:rsidDel="00146C66">
          <w:rPr>
            <w:i/>
            <w:iCs/>
            <w:sz w:val="16"/>
            <w:szCs w:val="16"/>
            <w:rPrChange w:id="4439" w:author="emmanuel blezes" w:date="2026-05-23T18:38:00Z" w16du:dateUtc="2026-05-23T16:38:00Z">
              <w:rPr>
                <w:i/>
                <w:iCs/>
              </w:rPr>
            </w:rPrChange>
          </w:rPr>
          <w:delText>—</w:delText>
        </w:r>
      </w:del>
      <w:ins w:id="4440" w:author="emmanuel blezes" w:date="2026-05-18T20:04:00Z" w16du:dateUtc="2026-05-18T18:04:00Z">
        <w:r w:rsidR="00146C66" w:rsidRPr="008D3D5D">
          <w:rPr>
            <w:i/>
            <w:iCs/>
            <w:sz w:val="16"/>
            <w:szCs w:val="16"/>
            <w:rPrChange w:id="4441" w:author="emmanuel blezes" w:date="2026-05-23T18:38:00Z" w16du:dateUtc="2026-05-23T16:38:00Z">
              <w:rPr>
                <w:i/>
                <w:iCs/>
              </w:rPr>
            </w:rPrChange>
          </w:rPr>
          <w:t>-</w:t>
        </w:r>
      </w:ins>
      <w:r w:rsidRPr="008D3D5D">
        <w:rPr>
          <w:i/>
          <w:iCs/>
          <w:sz w:val="16"/>
          <w:szCs w:val="16"/>
          <w:rPrChange w:id="4442" w:author="emmanuel blezes" w:date="2026-05-23T18:38:00Z" w16du:dateUtc="2026-05-23T16:38:00Z">
            <w:rPr>
              <w:i/>
              <w:iCs/>
            </w:rPr>
          </w:rPrChange>
        </w:rPr>
        <w:t xml:space="preserve"> Annual Report 2024</w:t>
      </w:r>
      <w:r w:rsidRPr="008D3D5D">
        <w:rPr>
          <w:sz w:val="16"/>
          <w:szCs w:val="16"/>
          <w:rPrChange w:id="4443" w:author="emmanuel blezes" w:date="2026-05-23T18:38:00Z" w16du:dateUtc="2026-05-23T16:38:00Z">
            <w:rPr/>
          </w:rPrChange>
        </w:rPr>
        <w:t xml:space="preserve">, 2025 (règles d’investissement définies par le ministère norvégien des Finances ; exposition actions Norvège marginale en pratique). ABP, </w:t>
      </w:r>
      <w:r w:rsidRPr="008D3D5D">
        <w:rPr>
          <w:i/>
          <w:iCs/>
          <w:sz w:val="16"/>
          <w:szCs w:val="16"/>
          <w:rPrChange w:id="4444" w:author="emmanuel blezes" w:date="2026-05-23T18:38:00Z" w16du:dateUtc="2026-05-23T16:38:00Z">
            <w:rPr>
              <w:i/>
              <w:iCs/>
            </w:rPr>
          </w:rPrChange>
        </w:rPr>
        <w:t>Annual Report 2024</w:t>
      </w:r>
      <w:r w:rsidRPr="008D3D5D">
        <w:rPr>
          <w:sz w:val="16"/>
          <w:szCs w:val="16"/>
          <w:rPrChange w:id="4445" w:author="emmanuel blezes" w:date="2026-05-23T18:38:00Z" w16du:dateUtc="2026-05-23T16:38:00Z">
            <w:rPr/>
          </w:rPrChange>
        </w:rPr>
        <w:t xml:space="preserve">, 2025 (allocation Europe et exposition domestique limitée). CPP Investments, </w:t>
      </w:r>
      <w:r w:rsidRPr="008D3D5D">
        <w:rPr>
          <w:i/>
          <w:iCs/>
          <w:sz w:val="16"/>
          <w:szCs w:val="16"/>
          <w:rPrChange w:id="4446" w:author="emmanuel blezes" w:date="2026-05-23T18:38:00Z" w16du:dateUtc="2026-05-23T16:38:00Z">
            <w:rPr>
              <w:i/>
              <w:iCs/>
            </w:rPr>
          </w:rPrChange>
        </w:rPr>
        <w:t>Fiscal 2025 Annual Report</w:t>
      </w:r>
      <w:r w:rsidRPr="008D3D5D">
        <w:rPr>
          <w:sz w:val="16"/>
          <w:szCs w:val="16"/>
          <w:rPrChange w:id="4447" w:author="emmanuel blezes" w:date="2026-05-23T18:38:00Z" w16du:dateUtc="2026-05-23T16:38:00Z">
            <w:rPr/>
          </w:rPrChange>
        </w:rPr>
        <w:t xml:space="preserve">, 2025 (allocation Canada autour d’un quart du portefeuille). CDPQ, </w:t>
      </w:r>
      <w:r w:rsidRPr="008D3D5D">
        <w:rPr>
          <w:i/>
          <w:iCs/>
          <w:sz w:val="16"/>
          <w:szCs w:val="16"/>
          <w:rPrChange w:id="4448" w:author="emmanuel blezes" w:date="2026-05-23T18:38:00Z" w16du:dateUtc="2026-05-23T16:38:00Z">
            <w:rPr>
              <w:i/>
              <w:iCs/>
            </w:rPr>
          </w:rPrChange>
        </w:rPr>
        <w:t>Engagement Québec</w:t>
      </w:r>
      <w:r w:rsidRPr="008D3D5D">
        <w:rPr>
          <w:sz w:val="16"/>
          <w:szCs w:val="16"/>
          <w:rPrChange w:id="4449" w:author="emmanuel blezes" w:date="2026-05-23T18:38:00Z" w16du:dateUtc="2026-05-23T16:38:00Z">
            <w:rPr/>
          </w:rPrChange>
        </w:rPr>
        <w:t xml:space="preserve">, 2024, et </w:t>
      </w:r>
      <w:r w:rsidRPr="008D3D5D">
        <w:rPr>
          <w:i/>
          <w:iCs/>
          <w:sz w:val="16"/>
          <w:szCs w:val="16"/>
          <w:rPrChange w:id="4450" w:author="emmanuel blezes" w:date="2026-05-23T18:38:00Z" w16du:dateUtc="2026-05-23T16:38:00Z">
            <w:rPr>
              <w:i/>
              <w:iCs/>
            </w:rPr>
          </w:rPrChange>
        </w:rPr>
        <w:t>Rapport annuel 2024</w:t>
      </w:r>
      <w:r w:rsidRPr="008D3D5D">
        <w:rPr>
          <w:sz w:val="16"/>
          <w:szCs w:val="16"/>
          <w:rPrChange w:id="4451" w:author="emmanuel blezes" w:date="2026-05-23T18:38:00Z" w16du:dateUtc="2026-05-23T16:38:00Z">
            <w:rPr/>
          </w:rPrChange>
        </w:rPr>
        <w:t xml:space="preserve">, 2025 (exposition Québec environ un quart). Thinking Ahead Institute, </w:t>
      </w:r>
      <w:r w:rsidRPr="008D3D5D">
        <w:rPr>
          <w:i/>
          <w:iCs/>
          <w:sz w:val="16"/>
          <w:szCs w:val="16"/>
          <w:rPrChange w:id="4452" w:author="emmanuel blezes" w:date="2026-05-23T18:38:00Z" w16du:dateUtc="2026-05-23T16:38:00Z">
            <w:rPr>
              <w:i/>
              <w:iCs/>
            </w:rPr>
          </w:rPrChange>
        </w:rPr>
        <w:t>Global Pension Assets Study 2025</w:t>
      </w:r>
      <w:r w:rsidRPr="008D3D5D">
        <w:rPr>
          <w:sz w:val="16"/>
          <w:szCs w:val="16"/>
          <w:rPrChange w:id="4453" w:author="emmanuel blezes" w:date="2026-05-23T18:38:00Z" w16du:dateUtc="2026-05-23T16:38:00Z">
            <w:rPr/>
          </w:rPrChange>
        </w:rPr>
        <w:t>, 2025, pour les ratios d’allocation domestique des principaux fonds publics. Les fourchettes citées sont des ordres de grandeur publics, susceptibles de varier selon les classes d’actifs et la conjoncture.</w:t>
      </w:r>
    </w:p>
  </w:footnote>
  <w:footnote w:id="212">
    <w:p w14:paraId="645BFB68" w14:textId="77777777" w:rsidR="00B437D0" w:rsidRPr="008D3D5D" w:rsidRDefault="00000000">
      <w:pPr>
        <w:pStyle w:val="FootnoteText"/>
        <w:rPr>
          <w:sz w:val="16"/>
          <w:szCs w:val="16"/>
          <w:rPrChange w:id="4456" w:author="emmanuel blezes" w:date="2026-05-23T18:38:00Z" w16du:dateUtc="2026-05-23T16:38:00Z">
            <w:rPr/>
          </w:rPrChange>
        </w:rPr>
      </w:pPr>
      <w:r w:rsidRPr="008D3D5D">
        <w:rPr>
          <w:rStyle w:val="FootnoteReference"/>
          <w:sz w:val="16"/>
          <w:szCs w:val="16"/>
          <w:rPrChange w:id="4457" w:author="emmanuel blezes" w:date="2026-05-23T18:38:00Z" w16du:dateUtc="2026-05-23T16:38:00Z">
            <w:rPr>
              <w:rStyle w:val="FootnoteReference"/>
            </w:rPr>
          </w:rPrChange>
        </w:rPr>
        <w:footnoteRef/>
      </w:r>
      <w:r w:rsidRPr="008D3D5D">
        <w:rPr>
          <w:sz w:val="16"/>
          <w:szCs w:val="16"/>
          <w:lang w:val="en-GB"/>
          <w:rPrChange w:id="4458" w:author="emmanuel blezes" w:date="2026-05-23T18:38:00Z" w16du:dateUtc="2026-05-23T16:38:00Z">
            <w:rPr>
              <w:lang w:val="en-GB"/>
            </w:rPr>
          </w:rPrChange>
        </w:rPr>
        <w:t xml:space="preserve"> Thinking Ahead Institute, </w:t>
      </w:r>
      <w:r w:rsidRPr="008D3D5D">
        <w:rPr>
          <w:i/>
          <w:iCs/>
          <w:sz w:val="16"/>
          <w:szCs w:val="16"/>
          <w:lang w:val="en-GB"/>
          <w:rPrChange w:id="4459" w:author="emmanuel blezes" w:date="2026-05-23T18:38:00Z" w16du:dateUtc="2026-05-23T16:38:00Z">
            <w:rPr>
              <w:i/>
              <w:iCs/>
              <w:lang w:val="en-GB"/>
            </w:rPr>
          </w:rPrChange>
        </w:rPr>
        <w:t>Global Pension Assets Study 2025</w:t>
      </w:r>
      <w:r w:rsidRPr="008D3D5D">
        <w:rPr>
          <w:sz w:val="16"/>
          <w:szCs w:val="16"/>
          <w:lang w:val="en-GB"/>
          <w:rPrChange w:id="4460" w:author="emmanuel blezes" w:date="2026-05-23T18:38:00Z" w16du:dateUtc="2026-05-23T16:38:00Z">
            <w:rPr>
              <w:lang w:val="en-GB"/>
            </w:rPr>
          </w:rPrChange>
        </w:rPr>
        <w:t xml:space="preserve">, 2025. </w:t>
      </w:r>
      <w:r w:rsidRPr="008D3D5D">
        <w:rPr>
          <w:sz w:val="16"/>
          <w:szCs w:val="16"/>
          <w:rPrChange w:id="4461" w:author="emmanuel blezes" w:date="2026-05-23T18:38:00Z" w16du:dateUtc="2026-05-23T16:38:00Z">
            <w:rPr/>
          </w:rPrChange>
        </w:rPr>
        <w:t>Encours fonds de pension en pourcentage du PIB : Pays-Bas 200-220 %, Canada 40 %, Norvège 280 %, Australie 148 %, États-Unis 130 %, Royaume-Uni 120 %. PIB France 2024 : environ 2 950 Md€. Une cible de 50 % du PIB représenterait 1 475 Md€ en stock stationnaire.</w:t>
      </w:r>
    </w:p>
  </w:footnote>
  <w:footnote w:id="213">
    <w:p w14:paraId="37C8AD62" w14:textId="77777777" w:rsidR="00B437D0" w:rsidRPr="008D3D5D" w:rsidRDefault="00000000">
      <w:pPr>
        <w:pStyle w:val="FootnoteText"/>
        <w:rPr>
          <w:sz w:val="16"/>
          <w:szCs w:val="16"/>
          <w:rPrChange w:id="4462" w:author="emmanuel blezes" w:date="2026-05-23T18:38:00Z" w16du:dateUtc="2026-05-23T16:38:00Z">
            <w:rPr/>
          </w:rPrChange>
        </w:rPr>
      </w:pPr>
      <w:r w:rsidRPr="008D3D5D">
        <w:rPr>
          <w:rStyle w:val="FootnoteReference"/>
          <w:sz w:val="16"/>
          <w:szCs w:val="16"/>
          <w:rPrChange w:id="4463" w:author="emmanuel blezes" w:date="2026-05-23T18:38:00Z" w16du:dateUtc="2026-05-23T16:38:00Z">
            <w:rPr>
              <w:rStyle w:val="FootnoteReference"/>
            </w:rPr>
          </w:rPrChange>
        </w:rPr>
        <w:footnoteRef/>
      </w:r>
      <w:r w:rsidRPr="008D3D5D">
        <w:rPr>
          <w:sz w:val="16"/>
          <w:szCs w:val="16"/>
          <w:rPrChange w:id="4464" w:author="emmanuel blezes" w:date="2026-05-23T18:38:00Z" w16du:dateUtc="2026-05-23T16:38:00Z">
            <w:rPr/>
          </w:rPrChange>
        </w:rPr>
        <w:t xml:space="preserve"> 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214">
    <w:p w14:paraId="28B051F5" w14:textId="77777777" w:rsidR="00B437D0" w:rsidRPr="008D3D5D" w:rsidRDefault="00000000">
      <w:pPr>
        <w:pStyle w:val="FootnoteText"/>
        <w:rPr>
          <w:sz w:val="16"/>
          <w:szCs w:val="16"/>
          <w:rPrChange w:id="4467" w:author="emmanuel blezes" w:date="2026-05-23T18:38:00Z" w16du:dateUtc="2026-05-23T16:38:00Z">
            <w:rPr/>
          </w:rPrChange>
        </w:rPr>
      </w:pPr>
      <w:r w:rsidRPr="008D3D5D">
        <w:rPr>
          <w:rStyle w:val="FootnoteReference"/>
          <w:sz w:val="16"/>
          <w:szCs w:val="16"/>
          <w:rPrChange w:id="4468" w:author="emmanuel blezes" w:date="2026-05-23T18:38:00Z" w16du:dateUtc="2026-05-23T16:38:00Z">
            <w:rPr>
              <w:rStyle w:val="FootnoteReference"/>
            </w:rPr>
          </w:rPrChange>
        </w:rPr>
        <w:footnoteRef/>
      </w:r>
      <w:r w:rsidRPr="008D3D5D">
        <w:rPr>
          <w:sz w:val="16"/>
          <w:szCs w:val="16"/>
          <w:rPrChange w:id="4469" w:author="emmanuel blezes" w:date="2026-05-23T18:38:00Z" w16du:dateUtc="2026-05-23T16:38:00Z">
            <w:rPr/>
          </w:rPrChange>
        </w:rPr>
        <w:t xml:space="preserve"> CDPQ, </w:t>
      </w:r>
      <w:r w:rsidRPr="008D3D5D">
        <w:rPr>
          <w:i/>
          <w:iCs/>
          <w:sz w:val="16"/>
          <w:szCs w:val="16"/>
          <w:rPrChange w:id="4470" w:author="emmanuel blezes" w:date="2026-05-23T18:38:00Z" w16du:dateUtc="2026-05-23T16:38:00Z">
            <w:rPr>
              <w:i/>
              <w:iCs/>
            </w:rPr>
          </w:rPrChange>
        </w:rPr>
        <w:t>Annual report 2015</w:t>
      </w:r>
      <w:r w:rsidRPr="008D3D5D">
        <w:rPr>
          <w:sz w:val="16"/>
          <w:szCs w:val="16"/>
          <w:rPrChange w:id="4471" w:author="emmanuel blezes" w:date="2026-05-23T18:38:00Z" w16du:dateUtc="2026-05-23T16:38:00Z">
            <w:rPr/>
          </w:rPrChange>
        </w:rPr>
        <w:t xml:space="preserve">, 2016 ; voir aussi CDPQ, </w:t>
      </w:r>
      <w:r w:rsidRPr="008D3D5D">
        <w:rPr>
          <w:i/>
          <w:iCs/>
          <w:sz w:val="16"/>
          <w:szCs w:val="16"/>
          <w:rPrChange w:id="4472" w:author="emmanuel blezes" w:date="2026-05-23T18:38:00Z" w16du:dateUtc="2026-05-23T16:38:00Z">
            <w:rPr>
              <w:i/>
              <w:iCs/>
            </w:rPr>
          </w:rPrChange>
        </w:rPr>
        <w:t>Department of Commerce investigation targeting CSeries aircraft program</w:t>
      </w:r>
      <w:r w:rsidRPr="008D3D5D">
        <w:rPr>
          <w:sz w:val="16"/>
          <w:szCs w:val="16"/>
          <w:rPrChange w:id="4473" w:author="emmanuel blezes" w:date="2026-05-23T18:38:00Z" w16du:dateUtc="2026-05-23T16:38:00Z">
            <w:rPr/>
          </w:rPrChange>
        </w:rPr>
        <w:t>. Acquisition de 30 % de BT Holdco en novembre 2015 pour 1,5 Md$ US. Sortie via la cession Alstom-Bombardier Transport, closing 29 janvier 2021.</w:t>
      </w:r>
    </w:p>
  </w:footnote>
  <w:footnote w:id="215">
    <w:p w14:paraId="0F44F72D" w14:textId="77777777" w:rsidR="00B437D0" w:rsidRPr="008D3D5D" w:rsidRDefault="00000000">
      <w:pPr>
        <w:pStyle w:val="FootnoteText"/>
        <w:rPr>
          <w:sz w:val="16"/>
          <w:szCs w:val="16"/>
          <w:rPrChange w:id="4474" w:author="emmanuel blezes" w:date="2026-05-23T18:38:00Z" w16du:dateUtc="2026-05-23T16:38:00Z">
            <w:rPr/>
          </w:rPrChange>
        </w:rPr>
      </w:pPr>
      <w:r w:rsidRPr="008D3D5D">
        <w:rPr>
          <w:rStyle w:val="FootnoteReference"/>
          <w:sz w:val="16"/>
          <w:szCs w:val="16"/>
          <w:rPrChange w:id="4475" w:author="emmanuel blezes" w:date="2026-05-23T18:38:00Z" w16du:dateUtc="2026-05-23T16:38:00Z">
            <w:rPr>
              <w:rStyle w:val="FootnoteReference"/>
            </w:rPr>
          </w:rPrChange>
        </w:rPr>
        <w:footnoteRef/>
      </w:r>
      <w:r w:rsidRPr="008D3D5D">
        <w:rPr>
          <w:sz w:val="16"/>
          <w:szCs w:val="16"/>
          <w:rPrChange w:id="4476" w:author="emmanuel blezes" w:date="2026-05-23T18:38:00Z" w16du:dateUtc="2026-05-23T16:38:00Z">
            <w:rPr/>
          </w:rPrChange>
        </w:rPr>
        <w:t xml:space="preserve"> ABP / APG, </w:t>
      </w:r>
      <w:r w:rsidRPr="008D3D5D">
        <w:rPr>
          <w:i/>
          <w:iCs/>
          <w:sz w:val="16"/>
          <w:szCs w:val="16"/>
          <w:rPrChange w:id="4477" w:author="emmanuel blezes" w:date="2026-05-23T18:38:00Z" w16du:dateUtc="2026-05-23T16:38:00Z">
            <w:rPr>
              <w:i/>
              <w:iCs/>
            </w:rPr>
          </w:rPrChange>
        </w:rPr>
        <w:t>Plan d’investissements à impact 2024-2030</w:t>
      </w:r>
      <w:r w:rsidRPr="008D3D5D">
        <w:rPr>
          <w:sz w:val="16"/>
          <w:szCs w:val="16"/>
          <w:rPrChange w:id="4478" w:author="emmanuel blezes" w:date="2026-05-23T18:38:00Z" w16du:dateUtc="2026-05-23T16:38:00Z">
            <w:rPr/>
          </w:rPrChange>
        </w:rPr>
        <w:t xml:space="preserve">, communiqué 2024 ; couverture </w:t>
      </w:r>
      <w:r w:rsidRPr="008D3D5D">
        <w:rPr>
          <w:i/>
          <w:iCs/>
          <w:sz w:val="16"/>
          <w:szCs w:val="16"/>
          <w:rPrChange w:id="4479" w:author="emmanuel blezes" w:date="2026-05-23T18:38:00Z" w16du:dateUtc="2026-05-23T16:38:00Z">
            <w:rPr>
              <w:i/>
              <w:iCs/>
            </w:rPr>
          </w:rPrChange>
        </w:rPr>
        <w:t>ESG News</w:t>
      </w:r>
      <w:r w:rsidRPr="008D3D5D">
        <w:rPr>
          <w:sz w:val="16"/>
          <w:szCs w:val="16"/>
          <w:rPrChange w:id="4480" w:author="emmanuel blezes" w:date="2026-05-23T18:38:00Z" w16du:dateUtc="2026-05-23T16:38:00Z">
            <w:rPr/>
          </w:rPrChange>
        </w:rPr>
        <w:t>, 2024. La part dédiée aux investissements domestiques inclut notamment 5 Md€ pour les logements locatifs sociaux néerlandais.</w:t>
      </w:r>
    </w:p>
  </w:footnote>
  <w:footnote w:id="216">
    <w:p w14:paraId="63CB44A6" w14:textId="77777777" w:rsidR="00B437D0" w:rsidRPr="008D3D5D" w:rsidRDefault="00000000">
      <w:pPr>
        <w:pStyle w:val="FootnoteText"/>
        <w:rPr>
          <w:sz w:val="16"/>
          <w:szCs w:val="16"/>
          <w:rPrChange w:id="4485" w:author="emmanuel blezes" w:date="2026-05-23T18:38:00Z" w16du:dateUtc="2026-05-23T16:38:00Z">
            <w:rPr/>
          </w:rPrChange>
        </w:rPr>
      </w:pPr>
      <w:r w:rsidRPr="008D3D5D">
        <w:rPr>
          <w:rStyle w:val="FootnoteReference"/>
          <w:sz w:val="16"/>
          <w:szCs w:val="16"/>
          <w:rPrChange w:id="4486" w:author="emmanuel blezes" w:date="2026-05-23T18:38:00Z" w16du:dateUtc="2026-05-23T16:38:00Z">
            <w:rPr>
              <w:rStyle w:val="FootnoteReference"/>
            </w:rPr>
          </w:rPrChange>
        </w:rPr>
        <w:footnoteRef/>
      </w:r>
      <w:r w:rsidRPr="008D3D5D">
        <w:rPr>
          <w:sz w:val="16"/>
          <w:szCs w:val="16"/>
          <w:lang w:val="en-GB"/>
          <w:rPrChange w:id="4487" w:author="emmanuel blezes" w:date="2026-05-23T18:38:00Z" w16du:dateUtc="2026-05-23T16:38:00Z">
            <w:rPr>
              <w:lang w:val="en-GB"/>
            </w:rPr>
          </w:rPrChange>
        </w:rPr>
        <w:t xml:space="preserve"> USS, </w:t>
      </w:r>
      <w:r w:rsidRPr="008D3D5D">
        <w:rPr>
          <w:i/>
          <w:iCs/>
          <w:sz w:val="16"/>
          <w:szCs w:val="16"/>
          <w:lang w:val="en-GB"/>
          <w:rPrChange w:id="4488" w:author="emmanuel blezes" w:date="2026-05-23T18:38:00Z" w16du:dateUtc="2026-05-23T16:38:00Z">
            <w:rPr>
              <w:i/>
              <w:iCs/>
              <w:lang w:val="en-GB"/>
            </w:rPr>
          </w:rPrChange>
        </w:rPr>
        <w:t>USS invests in Heathrow Airport</w:t>
      </w:r>
      <w:r w:rsidRPr="008D3D5D">
        <w:rPr>
          <w:sz w:val="16"/>
          <w:szCs w:val="16"/>
          <w:lang w:val="en-GB"/>
          <w:rPrChange w:id="4489" w:author="emmanuel blezes" w:date="2026-05-23T18:38:00Z" w16du:dateUtc="2026-05-23T16:38:00Z">
            <w:rPr>
              <w:lang w:val="en-GB"/>
            </w:rPr>
          </w:rPrChange>
        </w:rPr>
        <w:t xml:space="preserve">, communication 2013/2014 ; IPE, </w:t>
      </w:r>
      <w:r w:rsidRPr="008D3D5D">
        <w:rPr>
          <w:i/>
          <w:iCs/>
          <w:sz w:val="16"/>
          <w:szCs w:val="16"/>
          <w:lang w:val="en-GB"/>
          <w:rPrChange w:id="4490" w:author="emmanuel blezes" w:date="2026-05-23T18:38:00Z" w16du:dateUtc="2026-05-23T16:38:00Z">
            <w:rPr>
              <w:i/>
              <w:iCs/>
              <w:lang w:val="en-GB"/>
            </w:rPr>
          </w:rPrChange>
        </w:rPr>
        <w:t>USS buys 8% stake in Heathrow Airport</w:t>
      </w:r>
      <w:r w:rsidRPr="008D3D5D">
        <w:rPr>
          <w:sz w:val="16"/>
          <w:szCs w:val="16"/>
          <w:lang w:val="en-GB"/>
          <w:rPrChange w:id="4491" w:author="emmanuel blezes" w:date="2026-05-23T18:38:00Z" w16du:dateUtc="2026-05-23T16:38:00Z">
            <w:rPr>
              <w:lang w:val="en-GB"/>
            </w:rPr>
          </w:rPrChange>
        </w:rPr>
        <w:t xml:space="preserve">, 2013. </w:t>
      </w:r>
      <w:r w:rsidRPr="008D3D5D">
        <w:rPr>
          <w:sz w:val="16"/>
          <w:szCs w:val="16"/>
          <w:rPrChange w:id="4492" w:author="emmanuel blezes" w:date="2026-05-23T18:38:00Z" w16du:dateUtc="2026-05-23T16:38:00Z">
            <w:rPr/>
          </w:rPrChange>
        </w:rPr>
        <w:t>Acquisition de 8,65 % de FGP Topco pour 392 M£ en octobre 2013. Vente complète en décembre 2024.</w:t>
      </w:r>
    </w:p>
  </w:footnote>
  <w:footnote w:id="217">
    <w:p w14:paraId="08158334" w14:textId="77777777" w:rsidR="00B437D0" w:rsidRPr="008D3D5D" w:rsidRDefault="00000000">
      <w:pPr>
        <w:pStyle w:val="FootnoteText"/>
        <w:rPr>
          <w:sz w:val="16"/>
          <w:szCs w:val="16"/>
          <w:rPrChange w:id="4499" w:author="emmanuel blezes" w:date="2026-05-23T18:38:00Z" w16du:dateUtc="2026-05-23T16:38:00Z">
            <w:rPr/>
          </w:rPrChange>
        </w:rPr>
      </w:pPr>
      <w:r w:rsidRPr="008D3D5D">
        <w:rPr>
          <w:rStyle w:val="FootnoteReference"/>
          <w:sz w:val="16"/>
          <w:szCs w:val="16"/>
          <w:rPrChange w:id="4500" w:author="emmanuel blezes" w:date="2026-05-23T18:38:00Z" w16du:dateUtc="2026-05-23T16:38:00Z">
            <w:rPr>
              <w:rStyle w:val="FootnoteReference"/>
            </w:rPr>
          </w:rPrChange>
        </w:rPr>
        <w:footnoteRef/>
      </w:r>
      <w:r w:rsidRPr="008D3D5D">
        <w:rPr>
          <w:sz w:val="16"/>
          <w:szCs w:val="16"/>
          <w:rPrChange w:id="4501" w:author="emmanuel blezes" w:date="2026-05-23T18:38:00Z" w16du:dateUtc="2026-05-23T16:38:00Z">
            <w:rPr/>
          </w:rPrChange>
        </w:rPr>
        <w:t xml:space="preserve"> Bernard est un personnage composite, construit à partir de plusieurs entretiens avec des dirigeants d’ETI familiales en cours de transmission dans le Grand-Ouest (Bretagne, Pays de la Loire, Normandie). Les ordres de grandeur financiers </w:t>
      </w:r>
      <w:del w:id="4502" w:author="emmanuel blezes" w:date="2026-05-18T20:04:00Z" w16du:dateUtc="2026-05-18T18:04:00Z">
        <w:r w:rsidRPr="008D3D5D" w:rsidDel="00146C66">
          <w:rPr>
            <w:sz w:val="16"/>
            <w:szCs w:val="16"/>
            <w:rPrChange w:id="4503" w:author="emmanuel blezes" w:date="2026-05-23T18:38:00Z" w16du:dateUtc="2026-05-23T16:38:00Z">
              <w:rPr/>
            </w:rPrChange>
          </w:rPr>
          <w:delText>—</w:delText>
        </w:r>
      </w:del>
      <w:ins w:id="4504" w:author="emmanuel blezes" w:date="2026-05-18T20:04:00Z" w16du:dateUtc="2026-05-18T18:04:00Z">
        <w:r w:rsidR="00146C66" w:rsidRPr="008D3D5D">
          <w:rPr>
            <w:sz w:val="16"/>
            <w:szCs w:val="16"/>
            <w:rPrChange w:id="4505" w:author="emmanuel blezes" w:date="2026-05-23T18:38:00Z" w16du:dateUtc="2026-05-23T16:38:00Z">
              <w:rPr/>
            </w:rPrChange>
          </w:rPr>
          <w:t>-</w:t>
        </w:r>
      </w:ins>
      <w:r w:rsidRPr="008D3D5D">
        <w:rPr>
          <w:sz w:val="16"/>
          <w:szCs w:val="16"/>
          <w:rPrChange w:id="4506" w:author="emmanuel blezes" w:date="2026-05-23T18:38:00Z" w16du:dateUtc="2026-05-23T16:38:00Z">
            <w:rPr/>
          </w:rPrChange>
        </w:rPr>
        <w:t xml:space="preserve"> taille de l’ETI, multiples d’EBITDA proposés par les trois pistes d’acquéreurs </w:t>
      </w:r>
      <w:del w:id="4507" w:author="emmanuel blezes" w:date="2026-05-18T20:04:00Z" w16du:dateUtc="2026-05-18T18:04:00Z">
        <w:r w:rsidRPr="008D3D5D" w:rsidDel="00146C66">
          <w:rPr>
            <w:sz w:val="16"/>
            <w:szCs w:val="16"/>
            <w:rPrChange w:id="4508" w:author="emmanuel blezes" w:date="2026-05-23T18:38:00Z" w16du:dateUtc="2026-05-23T16:38:00Z">
              <w:rPr/>
            </w:rPrChange>
          </w:rPr>
          <w:delText>—</w:delText>
        </w:r>
      </w:del>
      <w:ins w:id="4509" w:author="emmanuel blezes" w:date="2026-05-18T20:04:00Z" w16du:dateUtc="2026-05-18T18:04:00Z">
        <w:r w:rsidR="00146C66" w:rsidRPr="008D3D5D">
          <w:rPr>
            <w:sz w:val="16"/>
            <w:szCs w:val="16"/>
            <w:rPrChange w:id="4510" w:author="emmanuel blezes" w:date="2026-05-23T18:38:00Z" w16du:dateUtc="2026-05-23T16:38:00Z">
              <w:rPr/>
            </w:rPrChange>
          </w:rPr>
          <w:t>-</w:t>
        </w:r>
      </w:ins>
      <w:r w:rsidRPr="008D3D5D">
        <w:rPr>
          <w:sz w:val="16"/>
          <w:szCs w:val="16"/>
          <w:rPrChange w:id="4511" w:author="emmanuel blezes" w:date="2026-05-23T18:38:00Z" w16du:dateUtc="2026-05-23T16:38:00Z">
            <w:rPr/>
          </w:rPrChange>
        </w:rPr>
        <w:t xml:space="preserve">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218">
    <w:p w14:paraId="52C025F7" w14:textId="77777777" w:rsidR="00397AE4" w:rsidRDefault="00397AE4" w:rsidP="00397AE4">
      <w:pPr>
        <w:rPr>
          <w:ins w:id="4534" w:author="emmanuel blezes" w:date="2026-05-24T20:03:00Z" w16du:dateUtc="2026-05-24T18:03:00Z"/>
        </w:rPr>
      </w:pPr>
    </w:p>
    <w:p w14:paraId="307D4BB9" w14:textId="77777777" w:rsidR="00397AE4" w:rsidRDefault="00397AE4" w:rsidP="00397AE4">
      <w:pPr>
        <w:rPr>
          <w:ins w:id="4535" w:author="emmanuel blezes" w:date="2026-05-24T20:03:00Z" w16du:dateUtc="2026-05-24T18:03:00Z"/>
        </w:rPr>
      </w:pPr>
    </w:p>
  </w:footnote>
  <w:footnote w:id="219">
    <w:p w14:paraId="51CECDA0" w14:textId="77777777" w:rsidR="00397AE4" w:rsidRDefault="00397AE4" w:rsidP="00397AE4">
      <w:pPr>
        <w:rPr>
          <w:ins w:id="4540" w:author="emmanuel blezes" w:date="2026-05-24T20:03:00Z" w16du:dateUtc="2026-05-24T18:03:00Z"/>
        </w:rPr>
      </w:pPr>
    </w:p>
    <w:p w14:paraId="05B34FAA" w14:textId="77777777" w:rsidR="00397AE4" w:rsidRDefault="00397AE4" w:rsidP="00397AE4">
      <w:pPr>
        <w:rPr>
          <w:ins w:id="4541" w:author="emmanuel blezes" w:date="2026-05-24T20:03:00Z" w16du:dateUtc="2026-05-24T18:03:00Z"/>
        </w:rPr>
      </w:pPr>
    </w:p>
  </w:footnote>
  <w:footnote w:id="220">
    <w:p w14:paraId="4B03ECBF" w14:textId="77777777" w:rsidR="00397AE4" w:rsidRDefault="00397AE4" w:rsidP="00397AE4">
      <w:pPr>
        <w:rPr>
          <w:ins w:id="4544" w:author="emmanuel blezes" w:date="2026-05-24T20:03:00Z" w16du:dateUtc="2026-05-24T18:03:00Z"/>
        </w:rPr>
      </w:pPr>
    </w:p>
    <w:p w14:paraId="709E39DE" w14:textId="77777777" w:rsidR="00397AE4" w:rsidRDefault="00397AE4" w:rsidP="00397AE4">
      <w:pPr>
        <w:rPr>
          <w:ins w:id="4545" w:author="emmanuel blezes" w:date="2026-05-24T20:03:00Z" w16du:dateUtc="2026-05-24T18:03:00Z"/>
        </w:rPr>
      </w:pPr>
    </w:p>
  </w:footnote>
  <w:footnote w:id="221">
    <w:p w14:paraId="011EFBBA" w14:textId="77777777" w:rsidR="00397AE4" w:rsidRDefault="00397AE4" w:rsidP="00397AE4">
      <w:pPr>
        <w:rPr>
          <w:ins w:id="4555" w:author="emmanuel blezes" w:date="2026-05-24T20:03:00Z" w16du:dateUtc="2026-05-24T18:03:00Z"/>
        </w:rPr>
      </w:pPr>
    </w:p>
    <w:p w14:paraId="1CABCEA3" w14:textId="77777777" w:rsidR="00397AE4" w:rsidRDefault="00397AE4" w:rsidP="00397AE4">
      <w:pPr>
        <w:rPr>
          <w:ins w:id="4556" w:author="emmanuel blezes" w:date="2026-05-24T20:03:00Z" w16du:dateUtc="2026-05-24T18:03:00Z"/>
        </w:rPr>
      </w:pPr>
    </w:p>
  </w:footnote>
  <w:footnote w:id="222">
    <w:p w14:paraId="0623024F" w14:textId="77777777" w:rsidR="00397AE4" w:rsidRDefault="00397AE4" w:rsidP="00397AE4">
      <w:pPr>
        <w:rPr>
          <w:ins w:id="4564" w:author="emmanuel blezes" w:date="2026-05-24T20:03:00Z" w16du:dateUtc="2026-05-24T18:03:00Z"/>
        </w:rPr>
      </w:pPr>
    </w:p>
    <w:p w14:paraId="081C4D6F" w14:textId="77777777" w:rsidR="00397AE4" w:rsidRDefault="00397AE4" w:rsidP="00397AE4">
      <w:pPr>
        <w:rPr>
          <w:ins w:id="4565" w:author="emmanuel blezes" w:date="2026-05-24T20:03:00Z" w16du:dateUtc="2026-05-24T18:03:00Z"/>
        </w:rPr>
      </w:pPr>
    </w:p>
  </w:footnote>
  <w:footnote w:id="223">
    <w:p w14:paraId="3C570EC6" w14:textId="77777777" w:rsidR="00B437D0" w:rsidRPr="008D3D5D" w:rsidRDefault="00000000">
      <w:pPr>
        <w:pStyle w:val="FootnoteText"/>
        <w:rPr>
          <w:sz w:val="16"/>
          <w:szCs w:val="16"/>
          <w:lang w:val="en-GB"/>
          <w:rPrChange w:id="4582" w:author="emmanuel blezes" w:date="2026-05-23T18:38:00Z" w16du:dateUtc="2026-05-23T16:38:00Z">
            <w:rPr>
              <w:lang w:val="en-GB"/>
            </w:rPr>
          </w:rPrChange>
        </w:rPr>
      </w:pPr>
      <w:r w:rsidRPr="008D3D5D">
        <w:rPr>
          <w:rStyle w:val="FootnoteReference"/>
          <w:sz w:val="16"/>
          <w:szCs w:val="16"/>
          <w:rPrChange w:id="4583" w:author="emmanuel blezes" w:date="2026-05-23T18:38:00Z" w16du:dateUtc="2026-05-23T16:38:00Z">
            <w:rPr>
              <w:rStyle w:val="FootnoteReference"/>
            </w:rPr>
          </w:rPrChange>
        </w:rPr>
        <w:footnoteRef/>
      </w:r>
      <w:r w:rsidRPr="003F3A2A">
        <w:rPr>
          <w:sz w:val="16"/>
          <w:szCs w:val="16"/>
          <w:rPrChange w:id="4584" w:author="emmanuel blezes" w:date="2026-05-28T17:42:00Z" w16du:dateUtc="2026-05-28T15:42:00Z">
            <w:rPr/>
          </w:rPrChange>
        </w:rPr>
        <w:t xml:space="preserve"> Banque de Suède (Riksbanken), </w:t>
      </w:r>
      <w:r w:rsidRPr="003F3A2A">
        <w:rPr>
          <w:i/>
          <w:iCs/>
          <w:sz w:val="16"/>
          <w:szCs w:val="16"/>
          <w:rPrChange w:id="4585" w:author="emmanuel blezes" w:date="2026-05-28T17:42:00Z" w16du:dateUtc="2026-05-28T15:42:00Z">
            <w:rPr>
              <w:i/>
              <w:iCs/>
            </w:rPr>
          </w:rPrChange>
        </w:rPr>
        <w:t>Historical Monetary Policy Statistics</w:t>
      </w:r>
      <w:r w:rsidRPr="003F3A2A">
        <w:rPr>
          <w:sz w:val="16"/>
          <w:szCs w:val="16"/>
          <w:rPrChange w:id="4586" w:author="emmanuel blezes" w:date="2026-05-28T17:42:00Z" w16du:dateUtc="2026-05-28T15:42:00Z">
            <w:rPr/>
          </w:rPrChange>
        </w:rPr>
        <w:t xml:space="preserve">, 2024. </w:t>
      </w:r>
      <w:r w:rsidRPr="008D3D5D">
        <w:rPr>
          <w:sz w:val="16"/>
          <w:szCs w:val="16"/>
          <w:rPrChange w:id="4587" w:author="emmanuel blezes" w:date="2026-05-23T18:38:00Z" w16du:dateUtc="2026-05-23T16:38:00Z">
            <w:rPr/>
          </w:rPrChange>
        </w:rPr>
        <w:t xml:space="preserve">Le taux marginal d’emprunt a été porté à 500 % le 16 septembre 1992 pour défendre la couronne contre les attaques spéculatives, avant que la Suède n’abandonne le rattachement à l’ECU le 19 novembre 1992. </w:t>
      </w:r>
      <w:r w:rsidRPr="008D3D5D">
        <w:rPr>
          <w:sz w:val="16"/>
          <w:szCs w:val="16"/>
          <w:lang w:val="en-GB"/>
          <w:rPrChange w:id="4588" w:author="emmanuel blezes" w:date="2026-05-23T18:38:00Z" w16du:dateUtc="2026-05-23T16:38:00Z">
            <w:rPr>
              <w:lang w:val="en-GB"/>
            </w:rPr>
          </w:rPrChange>
        </w:rPr>
        <w:t>Sur la crise budgétaire suédoise 1990-1994 : Lars Jonung, « The Swedish model for resolving the banking crisis of 1991-93 », Riksbank Research Paper, 2009.</w:t>
      </w:r>
    </w:p>
  </w:footnote>
  <w:footnote w:id="224">
    <w:p w14:paraId="72DE9433" w14:textId="77777777" w:rsidR="00B437D0" w:rsidRPr="008D3D5D" w:rsidRDefault="00000000">
      <w:pPr>
        <w:pStyle w:val="FootnoteText"/>
        <w:rPr>
          <w:sz w:val="16"/>
          <w:szCs w:val="16"/>
          <w:rPrChange w:id="4593" w:author="emmanuel blezes" w:date="2026-05-23T18:38:00Z" w16du:dateUtc="2026-05-23T16:38:00Z">
            <w:rPr/>
          </w:rPrChange>
        </w:rPr>
      </w:pPr>
      <w:r w:rsidRPr="008D3D5D">
        <w:rPr>
          <w:rStyle w:val="FootnoteReference"/>
          <w:sz w:val="16"/>
          <w:szCs w:val="16"/>
          <w:rPrChange w:id="4594" w:author="emmanuel blezes" w:date="2026-05-23T18:38:00Z" w16du:dateUtc="2026-05-23T16:38:00Z">
            <w:rPr>
              <w:rStyle w:val="FootnoteReference"/>
            </w:rPr>
          </w:rPrChange>
        </w:rPr>
        <w:footnoteRef/>
      </w:r>
      <w:r w:rsidRPr="008D3D5D">
        <w:rPr>
          <w:sz w:val="16"/>
          <w:szCs w:val="16"/>
          <w:lang w:val="en-GB"/>
          <w:rPrChange w:id="4595" w:author="emmanuel blezes" w:date="2026-05-23T18:38:00Z" w16du:dateUtc="2026-05-23T16:38:00Z">
            <w:rPr>
              <w:lang w:val="en-GB"/>
            </w:rPr>
          </w:rPrChange>
        </w:rPr>
        <w:t xml:space="preserve"> Bo Könberg, Edward Palmer, Annika Sundén, « The 1994 Swedish Pension Reform </w:t>
      </w:r>
      <w:del w:id="4596" w:author="emmanuel blezes" w:date="2026-05-18T20:04:00Z" w16du:dateUtc="2026-05-18T18:04:00Z">
        <w:r w:rsidRPr="008D3D5D" w:rsidDel="00146C66">
          <w:rPr>
            <w:sz w:val="16"/>
            <w:szCs w:val="16"/>
            <w:lang w:val="en-GB"/>
            <w:rPrChange w:id="4597" w:author="emmanuel blezes" w:date="2026-05-23T18:38:00Z" w16du:dateUtc="2026-05-23T16:38:00Z">
              <w:rPr>
                <w:lang w:val="en-GB"/>
              </w:rPr>
            </w:rPrChange>
          </w:rPr>
          <w:delText>—</w:delText>
        </w:r>
      </w:del>
      <w:ins w:id="4598" w:author="emmanuel blezes" w:date="2026-05-18T20:04:00Z" w16du:dateUtc="2026-05-18T18:04:00Z">
        <w:r w:rsidR="00146C66" w:rsidRPr="008D3D5D">
          <w:rPr>
            <w:sz w:val="16"/>
            <w:szCs w:val="16"/>
            <w:lang w:val="en-GB"/>
            <w:rPrChange w:id="4599" w:author="emmanuel blezes" w:date="2026-05-23T18:38:00Z" w16du:dateUtc="2026-05-23T16:38:00Z">
              <w:rPr>
                <w:lang w:val="en-GB"/>
              </w:rPr>
            </w:rPrChange>
          </w:rPr>
          <w:t>-</w:t>
        </w:r>
      </w:ins>
      <w:r w:rsidRPr="008D3D5D">
        <w:rPr>
          <w:sz w:val="16"/>
          <w:szCs w:val="16"/>
          <w:lang w:val="en-GB"/>
          <w:rPrChange w:id="4600" w:author="emmanuel blezes" w:date="2026-05-23T18:38:00Z" w16du:dateUtc="2026-05-23T16:38:00Z">
            <w:rPr>
              <w:lang w:val="en-GB"/>
            </w:rPr>
          </w:rPrChange>
        </w:rPr>
        <w:t xml:space="preserve"> An Overview », </w:t>
      </w:r>
      <w:r w:rsidRPr="008D3D5D">
        <w:rPr>
          <w:i/>
          <w:iCs/>
          <w:sz w:val="16"/>
          <w:szCs w:val="16"/>
          <w:lang w:val="en-GB"/>
          <w:rPrChange w:id="4601" w:author="emmanuel blezes" w:date="2026-05-23T18:38:00Z" w16du:dateUtc="2026-05-23T16:38:00Z">
            <w:rPr>
              <w:i/>
              <w:iCs/>
              <w:lang w:val="en-GB"/>
            </w:rPr>
          </w:rPrChange>
        </w:rPr>
        <w:t>International Social Security Review</w:t>
      </w:r>
      <w:r w:rsidRPr="008D3D5D">
        <w:rPr>
          <w:sz w:val="16"/>
          <w:szCs w:val="16"/>
          <w:lang w:val="en-GB"/>
          <w:rPrChange w:id="4602" w:author="emmanuel blezes" w:date="2026-05-23T18:38:00Z" w16du:dateUtc="2026-05-23T16:38:00Z">
            <w:rPr>
              <w:lang w:val="en-GB"/>
            </w:rPr>
          </w:rPrChange>
        </w:rPr>
        <w:t xml:space="preserve">, vol. 59, 2006. </w:t>
      </w:r>
      <w:r w:rsidRPr="008D3D5D">
        <w:rPr>
          <w:sz w:val="16"/>
          <w:szCs w:val="16"/>
          <w:rPrChange w:id="4603" w:author="emmanuel blezes" w:date="2026-05-23T18:38:00Z" w16du:dateUtc="2026-05-23T16:38:00Z">
            <w:rPr/>
          </w:rPrChange>
        </w:rPr>
        <w:t xml:space="preserve">Le groupe de travail comprenait les sociaux-démocrates, les modérés, le parti du Centre, les libéraux et les démocrates-chrétiens </w:t>
      </w:r>
      <w:del w:id="4604" w:author="emmanuel blezes" w:date="2026-05-18T20:04:00Z" w16du:dateUtc="2026-05-18T18:04:00Z">
        <w:r w:rsidRPr="008D3D5D" w:rsidDel="00146C66">
          <w:rPr>
            <w:sz w:val="16"/>
            <w:szCs w:val="16"/>
            <w:rPrChange w:id="4605" w:author="emmanuel blezes" w:date="2026-05-23T18:38:00Z" w16du:dateUtc="2026-05-23T16:38:00Z">
              <w:rPr/>
            </w:rPrChange>
          </w:rPr>
          <w:delText>—</w:delText>
        </w:r>
      </w:del>
      <w:ins w:id="4606" w:author="emmanuel blezes" w:date="2026-05-18T20:04:00Z" w16du:dateUtc="2026-05-18T18:04:00Z">
        <w:r w:rsidR="00146C66" w:rsidRPr="008D3D5D">
          <w:rPr>
            <w:sz w:val="16"/>
            <w:szCs w:val="16"/>
            <w:rPrChange w:id="4607" w:author="emmanuel blezes" w:date="2026-05-23T18:38:00Z" w16du:dateUtc="2026-05-23T16:38:00Z">
              <w:rPr/>
            </w:rPrChange>
          </w:rPr>
          <w:t>-</w:t>
        </w:r>
      </w:ins>
      <w:r w:rsidRPr="008D3D5D">
        <w:rPr>
          <w:sz w:val="16"/>
          <w:szCs w:val="16"/>
          <w:rPrChange w:id="4608" w:author="emmanuel blezes" w:date="2026-05-23T18:38:00Z" w16du:dateUtc="2026-05-23T16:38:00Z">
            <w:rPr/>
          </w:rPrChange>
        </w:rPr>
        <w:t xml:space="preserve"> soit cinq des sept formations alors représentées au Riksdag.</w:t>
      </w:r>
    </w:p>
  </w:footnote>
  <w:footnote w:id="225">
    <w:p w14:paraId="5FE8534C" w14:textId="77777777" w:rsidR="00B437D0" w:rsidRPr="008D3D5D" w:rsidRDefault="00000000">
      <w:pPr>
        <w:pStyle w:val="FootnoteText"/>
        <w:rPr>
          <w:sz w:val="16"/>
          <w:szCs w:val="16"/>
          <w:rPrChange w:id="4609" w:author="emmanuel blezes" w:date="2026-05-23T18:38:00Z" w16du:dateUtc="2026-05-23T16:38:00Z">
            <w:rPr/>
          </w:rPrChange>
        </w:rPr>
      </w:pPr>
      <w:r w:rsidRPr="008D3D5D">
        <w:rPr>
          <w:rStyle w:val="FootnoteReference"/>
          <w:sz w:val="16"/>
          <w:szCs w:val="16"/>
          <w:rPrChange w:id="4610" w:author="emmanuel blezes" w:date="2026-05-23T18:38:00Z" w16du:dateUtc="2026-05-23T16:38:00Z">
            <w:rPr>
              <w:rStyle w:val="FootnoteReference"/>
            </w:rPr>
          </w:rPrChange>
        </w:rPr>
        <w:footnoteRef/>
      </w:r>
      <w:r w:rsidRPr="008D3D5D">
        <w:rPr>
          <w:sz w:val="16"/>
          <w:szCs w:val="16"/>
          <w:lang w:val="en-GB"/>
          <w:rPrChange w:id="4611" w:author="emmanuel blezes" w:date="2026-05-23T18:38:00Z" w16du:dateUtc="2026-05-23T16:38:00Z">
            <w:rPr>
              <w:lang w:val="en-GB"/>
            </w:rPr>
          </w:rPrChange>
        </w:rPr>
        <w:t xml:space="preserve"> Edward Palmer, « The Swedish Pension Reform Model: Framework and Issues », </w:t>
      </w:r>
      <w:r w:rsidRPr="008D3D5D">
        <w:rPr>
          <w:i/>
          <w:iCs/>
          <w:sz w:val="16"/>
          <w:szCs w:val="16"/>
          <w:lang w:val="en-GB"/>
          <w:rPrChange w:id="4612" w:author="emmanuel blezes" w:date="2026-05-23T18:38:00Z" w16du:dateUtc="2026-05-23T16:38:00Z">
            <w:rPr>
              <w:i/>
              <w:iCs/>
              <w:lang w:val="en-GB"/>
            </w:rPr>
          </w:rPrChange>
        </w:rPr>
        <w:t>World Bank Social Protection Discussion Paper</w:t>
      </w:r>
      <w:r w:rsidRPr="008D3D5D">
        <w:rPr>
          <w:sz w:val="16"/>
          <w:szCs w:val="16"/>
          <w:lang w:val="en-GB"/>
          <w:rPrChange w:id="4613" w:author="emmanuel blezes" w:date="2026-05-23T18:38:00Z" w16du:dateUtc="2026-05-23T16:38:00Z">
            <w:rPr>
              <w:lang w:val="en-GB"/>
            </w:rPr>
          </w:rPrChange>
        </w:rPr>
        <w:t xml:space="preserve">, n° 0012, 2000 (https://documents1.worldbank.org/curated/en/559651468761095868/pdf/multi0page.pdf). </w:t>
      </w:r>
      <w:r w:rsidRPr="008D3D5D">
        <w:rPr>
          <w:sz w:val="16"/>
          <w:szCs w:val="16"/>
          <w:rPrChange w:id="4614" w:author="emmanuel blezes" w:date="2026-05-23T18:38:00Z" w16du:dateUtc="2026-05-23T16:38:00Z">
            <w:rPr/>
          </w:rPrChange>
        </w:rPr>
        <w:t>Palmer, économiste à l’Uppsala University, a co-conçu le mécanisme du compte notionnel (NDC) avec Bo Könberg.</w:t>
      </w:r>
    </w:p>
  </w:footnote>
  <w:footnote w:id="226">
    <w:p w14:paraId="6ED084AA" w14:textId="77777777" w:rsidR="00B437D0" w:rsidRPr="008D3D5D" w:rsidRDefault="00000000">
      <w:pPr>
        <w:pStyle w:val="FootnoteText"/>
        <w:rPr>
          <w:sz w:val="16"/>
          <w:szCs w:val="16"/>
          <w:rPrChange w:id="4615" w:author="emmanuel blezes" w:date="2026-05-23T18:38:00Z" w16du:dateUtc="2026-05-23T16:38:00Z">
            <w:rPr/>
          </w:rPrChange>
        </w:rPr>
      </w:pPr>
      <w:r w:rsidRPr="008D3D5D">
        <w:rPr>
          <w:rStyle w:val="FootnoteReference"/>
          <w:sz w:val="16"/>
          <w:szCs w:val="16"/>
          <w:rPrChange w:id="4616" w:author="emmanuel blezes" w:date="2026-05-23T18:38:00Z" w16du:dateUtc="2026-05-23T16:38:00Z">
            <w:rPr>
              <w:rStyle w:val="FootnoteReference"/>
            </w:rPr>
          </w:rPrChange>
        </w:rPr>
        <w:footnoteRef/>
      </w:r>
      <w:r w:rsidRPr="008D3D5D">
        <w:rPr>
          <w:sz w:val="16"/>
          <w:szCs w:val="16"/>
          <w:rPrChange w:id="4617" w:author="emmanuel blezes" w:date="2026-05-23T18:38:00Z" w16du:dateUtc="2026-05-23T16:38:00Z">
            <w:rPr/>
          </w:rPrChange>
        </w:rPr>
        <w:t xml:space="preserve"> Sénat français, </w:t>
      </w:r>
      <w:r w:rsidRPr="008D3D5D">
        <w:rPr>
          <w:i/>
          <w:iCs/>
          <w:sz w:val="16"/>
          <w:szCs w:val="16"/>
          <w:rPrChange w:id="4618" w:author="emmanuel blezes" w:date="2026-05-23T18:38:00Z" w16du:dateUtc="2026-05-23T16:38:00Z">
            <w:rPr>
              <w:i/>
              <w:iCs/>
            </w:rPr>
          </w:rPrChange>
        </w:rPr>
        <w:t>Réformer la protection sociale : les leçons du modèle suédois</w:t>
      </w:r>
      <w:r w:rsidRPr="008D3D5D">
        <w:rPr>
          <w:sz w:val="16"/>
          <w:szCs w:val="16"/>
          <w:rPrChange w:id="4619" w:author="emmanuel blezes" w:date="2026-05-23T18:38:00Z" w16du:dateUtc="2026-05-23T16:38:00Z">
            <w:rPr/>
          </w:rPrChange>
        </w:rPr>
        <w:t>, Rapport d’information n° 377, 2006 (https://www.senat.fr/rap/r06-377/r06-37710.html). Cadre voté en 1994 à 85 % du Parlement suédois, législation définitive en 1998, entrée en vigueur 1ᵉʳ janvier 1999 avec une montée en charge par cohortes 1938-1953.</w:t>
      </w:r>
    </w:p>
  </w:footnote>
  <w:footnote w:id="227">
    <w:p w14:paraId="507E69D7" w14:textId="77777777" w:rsidR="00B437D0" w:rsidRPr="008D3D5D" w:rsidRDefault="00000000">
      <w:pPr>
        <w:pStyle w:val="FootnoteText"/>
        <w:rPr>
          <w:sz w:val="16"/>
          <w:szCs w:val="16"/>
          <w:rPrChange w:id="4620" w:author="emmanuel blezes" w:date="2026-05-23T18:38:00Z" w16du:dateUtc="2026-05-23T16:38:00Z">
            <w:rPr/>
          </w:rPrChange>
        </w:rPr>
      </w:pPr>
      <w:r w:rsidRPr="008D3D5D">
        <w:rPr>
          <w:rStyle w:val="FootnoteReference"/>
          <w:sz w:val="16"/>
          <w:szCs w:val="16"/>
          <w:rPrChange w:id="4621" w:author="emmanuel blezes" w:date="2026-05-23T18:38:00Z" w16du:dateUtc="2026-05-23T16:38:00Z">
            <w:rPr>
              <w:rStyle w:val="FootnoteReference"/>
            </w:rPr>
          </w:rPrChange>
        </w:rPr>
        <w:footnoteRef/>
      </w:r>
      <w:r w:rsidRPr="008D3D5D">
        <w:rPr>
          <w:sz w:val="16"/>
          <w:szCs w:val="16"/>
          <w:lang w:val="en-GB"/>
          <w:rPrChange w:id="4622" w:author="emmanuel blezes" w:date="2026-05-23T18:38:00Z" w16du:dateUtc="2026-05-23T16:38:00Z">
            <w:rPr>
              <w:lang w:val="en-GB"/>
            </w:rPr>
          </w:rPrChange>
        </w:rPr>
        <w:t xml:space="preserve"> Ole Settergren, « The Automatic Balance Mechanism of the Swedish Pension System », </w:t>
      </w:r>
      <w:r w:rsidRPr="008D3D5D">
        <w:rPr>
          <w:i/>
          <w:iCs/>
          <w:sz w:val="16"/>
          <w:szCs w:val="16"/>
          <w:lang w:val="en-GB"/>
          <w:rPrChange w:id="4623" w:author="emmanuel blezes" w:date="2026-05-23T18:38:00Z" w16du:dateUtc="2026-05-23T16:38:00Z">
            <w:rPr>
              <w:i/>
              <w:iCs/>
              <w:lang w:val="en-GB"/>
            </w:rPr>
          </w:rPrChange>
        </w:rPr>
        <w:t>NSIB Working Paper</w:t>
      </w:r>
      <w:r w:rsidRPr="008D3D5D">
        <w:rPr>
          <w:sz w:val="16"/>
          <w:szCs w:val="16"/>
          <w:lang w:val="en-GB"/>
          <w:rPrChange w:id="4624" w:author="emmanuel blezes" w:date="2026-05-23T18:38:00Z" w16du:dateUtc="2026-05-23T16:38:00Z">
            <w:rPr>
              <w:lang w:val="en-GB"/>
            </w:rPr>
          </w:rPrChange>
        </w:rPr>
        <w:t>, 2001 (https://www.pensionsmyndigheten.se/content/dam/pensionsmyndigheten/blanketter</w:t>
      </w:r>
      <w:del w:id="4625" w:author="emmanuel blezes" w:date="2026-05-18T20:04:00Z" w16du:dateUtc="2026-05-18T18:04:00Z">
        <w:r w:rsidRPr="008D3D5D" w:rsidDel="00146C66">
          <w:rPr>
            <w:sz w:val="16"/>
            <w:szCs w:val="16"/>
            <w:lang w:val="en-GB"/>
            <w:rPrChange w:id="4626" w:author="emmanuel blezes" w:date="2026-05-23T18:38:00Z" w16du:dateUtc="2026-05-23T16:38:00Z">
              <w:rPr>
                <w:lang w:val="en-GB"/>
              </w:rPr>
            </w:rPrChange>
          </w:rPr>
          <w:delText>—</w:delText>
        </w:r>
      </w:del>
      <w:ins w:id="4627" w:author="emmanuel blezes" w:date="2026-05-18T20:04:00Z" w16du:dateUtc="2026-05-18T18:04:00Z">
        <w:r w:rsidR="00146C66" w:rsidRPr="008D3D5D">
          <w:rPr>
            <w:sz w:val="16"/>
            <w:szCs w:val="16"/>
            <w:lang w:val="en-GB"/>
            <w:rPrChange w:id="4628" w:author="emmanuel blezes" w:date="2026-05-23T18:38:00Z" w16du:dateUtc="2026-05-23T16:38:00Z">
              <w:rPr>
                <w:lang w:val="en-GB"/>
              </w:rPr>
            </w:rPrChange>
          </w:rPr>
          <w:t>-</w:t>
        </w:r>
      </w:ins>
      <w:r w:rsidRPr="008D3D5D">
        <w:rPr>
          <w:sz w:val="16"/>
          <w:szCs w:val="16"/>
          <w:lang w:val="en-GB"/>
          <w:rPrChange w:id="4629" w:author="emmanuel blezes" w:date="2026-05-23T18:38:00Z" w16du:dateUtc="2026-05-23T16:38:00Z">
            <w:rPr>
              <w:lang w:val="en-GB"/>
            </w:rPr>
          </w:rPrChange>
        </w:rPr>
        <w:t>broschyrer</w:t>
      </w:r>
      <w:del w:id="4630" w:author="emmanuel blezes" w:date="2026-05-18T20:04:00Z" w16du:dateUtc="2026-05-18T18:04:00Z">
        <w:r w:rsidRPr="008D3D5D" w:rsidDel="00146C66">
          <w:rPr>
            <w:sz w:val="16"/>
            <w:szCs w:val="16"/>
            <w:lang w:val="en-GB"/>
            <w:rPrChange w:id="4631" w:author="emmanuel blezes" w:date="2026-05-23T18:38:00Z" w16du:dateUtc="2026-05-23T16:38:00Z">
              <w:rPr>
                <w:lang w:val="en-GB"/>
              </w:rPr>
            </w:rPrChange>
          </w:rPr>
          <w:delText>—</w:delText>
        </w:r>
      </w:del>
      <w:ins w:id="4632" w:author="emmanuel blezes" w:date="2026-05-18T20:04:00Z" w16du:dateUtc="2026-05-18T18:04:00Z">
        <w:r w:rsidR="00146C66" w:rsidRPr="008D3D5D">
          <w:rPr>
            <w:sz w:val="16"/>
            <w:szCs w:val="16"/>
            <w:lang w:val="en-GB"/>
            <w:rPrChange w:id="4633" w:author="emmanuel blezes" w:date="2026-05-23T18:38:00Z" w16du:dateUtc="2026-05-23T16:38:00Z">
              <w:rPr>
                <w:lang w:val="en-GB"/>
              </w:rPr>
            </w:rPrChange>
          </w:rPr>
          <w:t>-</w:t>
        </w:r>
      </w:ins>
      <w:r w:rsidRPr="008D3D5D">
        <w:rPr>
          <w:sz w:val="16"/>
          <w:szCs w:val="16"/>
          <w:lang w:val="en-GB"/>
          <w:rPrChange w:id="4634" w:author="emmanuel blezes" w:date="2026-05-23T18:38:00Z" w16du:dateUtc="2026-05-23T16:38:00Z">
            <w:rPr>
              <w:lang w:val="en-GB"/>
            </w:rPr>
          </w:rPrChange>
        </w:rPr>
        <w:t xml:space="preserve">faktablad/other-languages/archive-reports,-working-papers-and-studies/The%20Automatic%20Balance%20Mechanism%20of%20the%20Swedish%20Pension%20Reform.pdf). </w:t>
      </w:r>
      <w:r w:rsidRPr="008D3D5D">
        <w:rPr>
          <w:sz w:val="16"/>
          <w:szCs w:val="16"/>
          <w:rPrChange w:id="4635" w:author="emmanuel blezes" w:date="2026-05-23T18:38:00Z" w16du:dateUtc="2026-05-23T16:38:00Z">
            <w:rPr/>
          </w:rPrChange>
        </w:rPr>
        <w:t>Le taux de cotisation à l’inkomstpension est stabilisé à 16 % du salaire brut depuis 1999 (16,5 % pendant la période transitoire 1995-1998).</w:t>
      </w:r>
    </w:p>
  </w:footnote>
  <w:footnote w:id="228">
    <w:p w14:paraId="1CAF2F28" w14:textId="77777777" w:rsidR="00B437D0" w:rsidRPr="008D3D5D" w:rsidRDefault="00000000">
      <w:pPr>
        <w:pStyle w:val="FootnoteText"/>
        <w:rPr>
          <w:sz w:val="16"/>
          <w:szCs w:val="16"/>
          <w:rPrChange w:id="4640" w:author="emmanuel blezes" w:date="2026-05-23T18:38:00Z" w16du:dateUtc="2026-05-23T16:38:00Z">
            <w:rPr/>
          </w:rPrChange>
        </w:rPr>
      </w:pPr>
      <w:r w:rsidRPr="008D3D5D">
        <w:rPr>
          <w:rStyle w:val="FootnoteReference"/>
          <w:sz w:val="16"/>
          <w:szCs w:val="16"/>
          <w:rPrChange w:id="4641" w:author="emmanuel blezes" w:date="2026-05-23T18:38:00Z" w16du:dateUtc="2026-05-23T16:38:00Z">
            <w:rPr>
              <w:rStyle w:val="FootnoteReference"/>
            </w:rPr>
          </w:rPrChange>
        </w:rPr>
        <w:footnoteRef/>
      </w:r>
      <w:r w:rsidRPr="008D3D5D">
        <w:rPr>
          <w:sz w:val="16"/>
          <w:szCs w:val="16"/>
          <w:rPrChange w:id="4642" w:author="emmanuel blezes" w:date="2026-05-23T18:38:00Z" w16du:dateUtc="2026-05-23T16:38:00Z">
            <w:rPr/>
          </w:rPrChange>
        </w:rPr>
        <w:t xml:space="preserve"> Alecta, </w:t>
      </w:r>
      <w:r w:rsidRPr="008D3D5D">
        <w:rPr>
          <w:i/>
          <w:iCs/>
          <w:sz w:val="16"/>
          <w:szCs w:val="16"/>
          <w:rPrChange w:id="4643" w:author="emmanuel blezes" w:date="2026-05-23T18:38:00Z" w16du:dateUtc="2026-05-23T16:38:00Z">
            <w:rPr>
              <w:i/>
              <w:iCs/>
            </w:rPr>
          </w:rPrChange>
        </w:rPr>
        <w:t>Tjänstepension</w:t>
      </w:r>
      <w:r w:rsidRPr="008D3D5D">
        <w:rPr>
          <w:sz w:val="16"/>
          <w:szCs w:val="16"/>
          <w:rPrChange w:id="4644" w:author="emmanuel blezes" w:date="2026-05-23T18:38:00Z" w16du:dateUtc="2026-05-23T16:38:00Z">
            <w:rPr/>
          </w:rPrChange>
        </w:rPr>
        <w:t xml:space="preserve">, 2024 ; Collectum, </w:t>
      </w:r>
      <w:r w:rsidRPr="008D3D5D">
        <w:rPr>
          <w:i/>
          <w:iCs/>
          <w:sz w:val="16"/>
          <w:szCs w:val="16"/>
          <w:rPrChange w:id="4645" w:author="emmanuel blezes" w:date="2026-05-23T18:38:00Z" w16du:dateUtc="2026-05-23T16:38:00Z">
            <w:rPr>
              <w:i/>
              <w:iCs/>
            </w:rPr>
          </w:rPrChange>
        </w:rPr>
        <w:t>Rapport annuel 2024</w:t>
      </w:r>
      <w:r w:rsidRPr="008D3D5D">
        <w:rPr>
          <w:sz w:val="16"/>
          <w:szCs w:val="16"/>
          <w:rPrChange w:id="4646" w:author="emmanuel blezes" w:date="2026-05-23T18:38:00Z" w16du:dateUtc="2026-05-23T16:38:00Z">
            <w:rPr/>
          </w:rPrChange>
        </w:rPr>
        <w:t xml:space="preserve">. ITP couvre les employés du privé (deux régimes selon génération), SAF-LO les ouvriers ; les régimes sont obligatoires </w:t>
      </w:r>
      <w:r w:rsidRPr="008D3D5D">
        <w:rPr>
          <w:i/>
          <w:iCs/>
          <w:sz w:val="16"/>
          <w:szCs w:val="16"/>
          <w:rPrChange w:id="4647" w:author="emmanuel blezes" w:date="2026-05-23T18:38:00Z" w16du:dateUtc="2026-05-23T16:38:00Z">
            <w:rPr>
              <w:i/>
              <w:iCs/>
            </w:rPr>
          </w:rPrChange>
        </w:rPr>
        <w:t>de facto</w:t>
      </w:r>
      <w:r w:rsidRPr="008D3D5D">
        <w:rPr>
          <w:sz w:val="16"/>
          <w:szCs w:val="16"/>
          <w:rPrChange w:id="4648" w:author="emmanuel blezes" w:date="2026-05-23T18:38:00Z" w16du:dateUtc="2026-05-23T16:38:00Z">
            <w:rPr/>
          </w:rPrChange>
        </w:rPr>
        <w:t xml:space="preserve"> dès lors que l’employeur est partie à une convention collective, ce qui est le cas pour près de 90 % des salariés suédois.</w:t>
      </w:r>
    </w:p>
  </w:footnote>
  <w:footnote w:id="229">
    <w:p w14:paraId="07B0C10A" w14:textId="77777777" w:rsidR="00B437D0" w:rsidRPr="008D3D5D" w:rsidRDefault="00000000">
      <w:pPr>
        <w:pStyle w:val="FootnoteText"/>
        <w:rPr>
          <w:sz w:val="16"/>
          <w:szCs w:val="16"/>
          <w:rPrChange w:id="4649" w:author="emmanuel blezes" w:date="2026-05-23T18:38:00Z" w16du:dateUtc="2026-05-23T16:38:00Z">
            <w:rPr/>
          </w:rPrChange>
        </w:rPr>
      </w:pPr>
      <w:r w:rsidRPr="008D3D5D">
        <w:rPr>
          <w:rStyle w:val="FootnoteReference"/>
          <w:sz w:val="16"/>
          <w:szCs w:val="16"/>
          <w:rPrChange w:id="4650" w:author="emmanuel blezes" w:date="2026-05-23T18:38:00Z" w16du:dateUtc="2026-05-23T16:38:00Z">
            <w:rPr>
              <w:rStyle w:val="FootnoteReference"/>
            </w:rPr>
          </w:rPrChange>
        </w:rPr>
        <w:footnoteRef/>
      </w:r>
      <w:r w:rsidRPr="008D3D5D">
        <w:rPr>
          <w:sz w:val="16"/>
          <w:szCs w:val="16"/>
          <w:rPrChange w:id="4651" w:author="emmanuel blezes" w:date="2026-05-23T18:38:00Z" w16du:dateUtc="2026-05-23T16:38:00Z">
            <w:rPr/>
          </w:rPrChange>
        </w:rPr>
        <w:t xml:space="preserve"> Bertrand Martinot, </w:t>
      </w:r>
      <w:r w:rsidRPr="008D3D5D">
        <w:rPr>
          <w:i/>
          <w:iCs/>
          <w:sz w:val="16"/>
          <w:szCs w:val="16"/>
          <w:rPrChange w:id="4652" w:author="emmanuel blezes" w:date="2026-05-23T18:38:00Z" w16du:dateUtc="2026-05-23T16:38:00Z">
            <w:rPr>
              <w:i/>
              <w:iCs/>
            </w:rPr>
          </w:rPrChange>
        </w:rPr>
        <w:t>La capitalisation : un moyen de sortir par le haut de la crise des retraites ?</w:t>
      </w:r>
      <w:r w:rsidRPr="008D3D5D">
        <w:rPr>
          <w:sz w:val="16"/>
          <w:szCs w:val="16"/>
          <w:rPrChange w:id="4653" w:author="emmanuel blezes" w:date="2026-05-23T18:38:00Z" w16du:dateUtc="2026-05-23T16:38:00Z">
            <w:rPr/>
          </w:rPrChange>
        </w:rPr>
        <w:t>, Fondation pour l’innovation politique, octobre 2024 (https://www.fondapol.org/etude/la-capitalisation-un-moyen-de-sortir-par-le-haut-de-la-crise-des-retraites/). Comparaison Suède-France des cotisations totales retraite, données 2024.</w:t>
      </w:r>
    </w:p>
  </w:footnote>
  <w:footnote w:id="230">
    <w:p w14:paraId="22EA5641" w14:textId="77777777" w:rsidR="00B437D0" w:rsidRPr="008D3D5D" w:rsidRDefault="00000000">
      <w:pPr>
        <w:pStyle w:val="FootnoteText"/>
        <w:rPr>
          <w:sz w:val="16"/>
          <w:szCs w:val="16"/>
          <w:rPrChange w:id="4654" w:author="emmanuel blezes" w:date="2026-05-23T18:38:00Z" w16du:dateUtc="2026-05-23T16:38:00Z">
            <w:rPr/>
          </w:rPrChange>
        </w:rPr>
      </w:pPr>
      <w:r w:rsidRPr="008D3D5D">
        <w:rPr>
          <w:rStyle w:val="FootnoteReference"/>
          <w:sz w:val="16"/>
          <w:szCs w:val="16"/>
          <w:rPrChange w:id="4655" w:author="emmanuel blezes" w:date="2026-05-23T18:38:00Z" w16du:dateUtc="2026-05-23T16:38:00Z">
            <w:rPr>
              <w:rStyle w:val="FootnoteReference"/>
            </w:rPr>
          </w:rPrChange>
        </w:rPr>
        <w:footnoteRef/>
      </w:r>
      <w:r w:rsidRPr="008D3D5D">
        <w:rPr>
          <w:sz w:val="16"/>
          <w:szCs w:val="16"/>
          <w:rPrChange w:id="4656" w:author="emmanuel blezes" w:date="2026-05-23T18:38:00Z" w16du:dateUtc="2026-05-23T16:38:00Z">
            <w:rPr/>
          </w:rPrChange>
        </w:rPr>
        <w:t xml:space="preserve"> Pensionsmyndigheten, </w:t>
      </w:r>
      <w:r w:rsidRPr="008D3D5D">
        <w:rPr>
          <w:i/>
          <w:iCs/>
          <w:sz w:val="16"/>
          <w:szCs w:val="16"/>
          <w:rPrChange w:id="4657" w:author="emmanuel blezes" w:date="2026-05-23T18:38:00Z" w16du:dateUtc="2026-05-23T16:38:00Z">
            <w:rPr>
              <w:i/>
              <w:iCs/>
            </w:rPr>
          </w:rPrChange>
        </w:rPr>
        <w:t>Pensionssystemet i bilder och siffror 2024</w:t>
      </w:r>
      <w:r w:rsidRPr="008D3D5D">
        <w:rPr>
          <w:sz w:val="16"/>
          <w:szCs w:val="16"/>
          <w:rPrChange w:id="4658" w:author="emmanuel blezes" w:date="2026-05-23T18:38:00Z" w16du:dateUtc="2026-05-23T16:38:00Z">
            <w:rPr/>
          </w:rPrChange>
        </w:rPr>
        <w:t>, 2024 (https://www.pensionsmyndigheten.se/statistik). Bénéficiaires de la garantipension : environ 1,2 million de personnes en décembre 2024 ; supplément moyen de l’ordre de 2 000 SEK/mois en complément des droits acquis.</w:t>
      </w:r>
    </w:p>
  </w:footnote>
  <w:footnote w:id="231">
    <w:p w14:paraId="12FBC93E" w14:textId="77777777" w:rsidR="00B437D0" w:rsidRPr="008D3D5D" w:rsidRDefault="00000000">
      <w:pPr>
        <w:pStyle w:val="FootnoteText"/>
        <w:rPr>
          <w:sz w:val="16"/>
          <w:szCs w:val="16"/>
          <w:rPrChange w:id="4661" w:author="emmanuel blezes" w:date="2026-05-23T18:38:00Z" w16du:dateUtc="2026-05-23T16:38:00Z">
            <w:rPr/>
          </w:rPrChange>
        </w:rPr>
      </w:pPr>
      <w:r w:rsidRPr="008D3D5D">
        <w:rPr>
          <w:rStyle w:val="FootnoteReference"/>
          <w:sz w:val="16"/>
          <w:szCs w:val="16"/>
          <w:rPrChange w:id="4662" w:author="emmanuel blezes" w:date="2026-05-23T18:38:00Z" w16du:dateUtc="2026-05-23T16:38:00Z">
            <w:rPr>
              <w:rStyle w:val="FootnoteReference"/>
            </w:rPr>
          </w:rPrChange>
        </w:rPr>
        <w:footnoteRef/>
      </w:r>
      <w:r w:rsidRPr="008D3D5D">
        <w:rPr>
          <w:sz w:val="16"/>
          <w:szCs w:val="16"/>
          <w:rPrChange w:id="4663" w:author="emmanuel blezes" w:date="2026-05-23T18:38:00Z" w16du:dateUtc="2026-05-23T16:38:00Z">
            <w:rPr/>
          </w:rPrChange>
        </w:rPr>
        <w:t xml:space="preserve"> 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32">
    <w:p w14:paraId="606409E4" w14:textId="77777777" w:rsidR="00B437D0" w:rsidRPr="008D3D5D" w:rsidRDefault="00000000">
      <w:pPr>
        <w:pStyle w:val="FootnoteText"/>
        <w:rPr>
          <w:sz w:val="16"/>
          <w:szCs w:val="16"/>
          <w:lang w:val="en-GB"/>
          <w:rPrChange w:id="4664" w:author="emmanuel blezes" w:date="2026-05-23T18:38:00Z" w16du:dateUtc="2026-05-23T16:38:00Z">
            <w:rPr>
              <w:lang w:val="en-GB"/>
            </w:rPr>
          </w:rPrChange>
        </w:rPr>
      </w:pPr>
      <w:r w:rsidRPr="008D3D5D">
        <w:rPr>
          <w:rStyle w:val="FootnoteReference"/>
          <w:sz w:val="16"/>
          <w:szCs w:val="16"/>
          <w:rPrChange w:id="4665" w:author="emmanuel blezes" w:date="2026-05-23T18:38:00Z" w16du:dateUtc="2026-05-23T16:38:00Z">
            <w:rPr>
              <w:rStyle w:val="FootnoteReference"/>
            </w:rPr>
          </w:rPrChange>
        </w:rPr>
        <w:footnoteRef/>
      </w:r>
      <w:r w:rsidRPr="008D3D5D">
        <w:rPr>
          <w:sz w:val="16"/>
          <w:szCs w:val="16"/>
          <w:lang w:val="en-GB"/>
          <w:rPrChange w:id="4666" w:author="emmanuel blezes" w:date="2026-05-23T18:38:00Z" w16du:dateUtc="2026-05-23T16:38:00Z">
            <w:rPr>
              <w:lang w:val="en-GB"/>
            </w:rPr>
          </w:rPrChange>
        </w:rPr>
        <w:t xml:space="preserve"> AP1, AP2, AP3, AP4, communiqué conjoint, 2024 : « The AP Funds strengthen the income pension system by SEK 182 billion » (https://ap2.se/en/the-ap-funds-strengthen-the-income-pension-system-by-sek-182-billion/).</w:t>
      </w:r>
    </w:p>
  </w:footnote>
  <w:footnote w:id="233">
    <w:p w14:paraId="78DC5CC5" w14:textId="77777777" w:rsidR="00B437D0" w:rsidRPr="008D3D5D" w:rsidRDefault="00000000">
      <w:pPr>
        <w:pStyle w:val="FootnoteText"/>
        <w:rPr>
          <w:sz w:val="16"/>
          <w:szCs w:val="16"/>
          <w:rPrChange w:id="4669" w:author="emmanuel blezes" w:date="2026-05-23T18:38:00Z" w16du:dateUtc="2026-05-23T16:38:00Z">
            <w:rPr/>
          </w:rPrChange>
        </w:rPr>
      </w:pPr>
      <w:r w:rsidRPr="008D3D5D">
        <w:rPr>
          <w:rStyle w:val="FootnoteReference"/>
          <w:sz w:val="16"/>
          <w:szCs w:val="16"/>
          <w:rPrChange w:id="4670" w:author="emmanuel blezes" w:date="2026-05-23T18:38:00Z" w16du:dateUtc="2026-05-23T16:38:00Z">
            <w:rPr>
              <w:rStyle w:val="FootnoteReference"/>
            </w:rPr>
          </w:rPrChange>
        </w:rPr>
        <w:footnoteRef/>
      </w:r>
      <w:r w:rsidRPr="008D3D5D">
        <w:rPr>
          <w:sz w:val="16"/>
          <w:szCs w:val="16"/>
          <w:lang w:val="en-GB"/>
          <w:rPrChange w:id="4671" w:author="emmanuel blezes" w:date="2026-05-23T18:38:00Z" w16du:dateUtc="2026-05-23T16:38:00Z">
            <w:rPr>
              <w:lang w:val="en-GB"/>
            </w:rPr>
          </w:rPrChange>
        </w:rPr>
        <w:t xml:space="preserve"> AP7, </w:t>
      </w:r>
      <w:r w:rsidRPr="008D3D5D">
        <w:rPr>
          <w:i/>
          <w:iCs/>
          <w:sz w:val="16"/>
          <w:szCs w:val="16"/>
          <w:lang w:val="en-GB"/>
          <w:rPrChange w:id="4672" w:author="emmanuel blezes" w:date="2026-05-23T18:38:00Z" w16du:dateUtc="2026-05-23T16:38:00Z">
            <w:rPr>
              <w:i/>
              <w:iCs/>
              <w:lang w:val="en-GB"/>
            </w:rPr>
          </w:rPrChange>
        </w:rPr>
        <w:t>Annual Report 2024</w:t>
      </w:r>
      <w:r w:rsidRPr="008D3D5D">
        <w:rPr>
          <w:sz w:val="16"/>
          <w:szCs w:val="16"/>
          <w:lang w:val="en-GB"/>
          <w:rPrChange w:id="4673" w:author="emmanuel blezes" w:date="2026-05-23T18:38:00Z" w16du:dateUtc="2026-05-23T16:38:00Z">
            <w:rPr>
              <w:lang w:val="en-GB"/>
            </w:rPr>
          </w:rPrChange>
        </w:rPr>
        <w:t xml:space="preserve">, 2025 (https://www.ap7.se). </w:t>
      </w:r>
      <w:r w:rsidRPr="008D3D5D">
        <w:rPr>
          <w:sz w:val="16"/>
          <w:szCs w:val="16"/>
          <w:rPrChange w:id="4674" w:author="emmanuel blezes" w:date="2026-05-23T18:38:00Z" w16du:dateUtc="2026-05-23T16:38:00Z">
            <w:rPr/>
          </w:rPrChange>
        </w:rPr>
        <w:t>Frais de gestion AP7 Såfa : 0,05 % par an. Rendement de la poche actions AP7 en 2024 : 27,3 % nominal. Encours total AP7 fin 2024 : 126,2 milliards d’euros (113 Md€ poche actions, 13,2 Md€ poche obligations).</w:t>
      </w:r>
    </w:p>
  </w:footnote>
  <w:footnote w:id="234">
    <w:p w14:paraId="38DFF5D1" w14:textId="77777777" w:rsidR="00B437D0" w:rsidRPr="008D3D5D" w:rsidRDefault="00000000">
      <w:pPr>
        <w:pStyle w:val="FootnoteText"/>
        <w:rPr>
          <w:sz w:val="16"/>
          <w:szCs w:val="16"/>
          <w:rPrChange w:id="4675" w:author="emmanuel blezes" w:date="2026-05-23T18:38:00Z" w16du:dateUtc="2026-05-23T16:38:00Z">
            <w:rPr/>
          </w:rPrChange>
        </w:rPr>
      </w:pPr>
      <w:r w:rsidRPr="008D3D5D">
        <w:rPr>
          <w:rStyle w:val="FootnoteReference"/>
          <w:sz w:val="16"/>
          <w:szCs w:val="16"/>
          <w:rPrChange w:id="4676" w:author="emmanuel blezes" w:date="2026-05-23T18:38:00Z" w16du:dateUtc="2026-05-23T16:38:00Z">
            <w:rPr>
              <w:rStyle w:val="FootnoteReference"/>
            </w:rPr>
          </w:rPrChange>
        </w:rPr>
        <w:footnoteRef/>
      </w:r>
      <w:r w:rsidRPr="008D3D5D">
        <w:rPr>
          <w:sz w:val="16"/>
          <w:szCs w:val="16"/>
          <w:rPrChange w:id="4677" w:author="emmanuel blezes" w:date="2026-05-23T18:38:00Z" w16du:dateUtc="2026-05-23T16:38:00Z">
            <w:rPr/>
          </w:rPrChange>
        </w:rPr>
        <w:t xml:space="preserve"> OCDE, </w:t>
      </w:r>
      <w:r w:rsidRPr="008D3D5D">
        <w:rPr>
          <w:i/>
          <w:iCs/>
          <w:sz w:val="16"/>
          <w:szCs w:val="16"/>
          <w:rPrChange w:id="4678" w:author="emmanuel blezes" w:date="2026-05-23T18:38:00Z" w16du:dateUtc="2026-05-23T16:38:00Z">
            <w:rPr>
              <w:i/>
              <w:iCs/>
            </w:rPr>
          </w:rPrChange>
        </w:rPr>
        <w:t>Pensions at a Glance 2025</w:t>
      </w:r>
      <w:r w:rsidRPr="008D3D5D">
        <w:rPr>
          <w:sz w:val="16"/>
          <w:szCs w:val="16"/>
          <w:rPrChange w:id="4679" w:author="emmanuel blezes" w:date="2026-05-23T18:38:00Z" w16du:dateUtc="2026-05-23T16:38:00Z">
            <w:rPr/>
          </w:rPrChange>
        </w:rPr>
        <w:t>, novembre 2025 (https://www.oecd.org/en/publications/2025/11/pensions-at-a-glance-2025_76510fe4/). Dépense publique de retraite : Suède 7,2 % du PIB, France 13,9 % du PIB, moyenne OCDE 9,1 %, données 2023-2024.</w:t>
      </w:r>
    </w:p>
  </w:footnote>
  <w:footnote w:id="235">
    <w:p w14:paraId="02E61D55" w14:textId="77777777" w:rsidR="00B437D0" w:rsidRPr="008D3D5D" w:rsidRDefault="00000000">
      <w:pPr>
        <w:pStyle w:val="FootnoteText"/>
        <w:rPr>
          <w:sz w:val="16"/>
          <w:szCs w:val="16"/>
          <w:rPrChange w:id="4680" w:author="emmanuel blezes" w:date="2026-05-23T18:38:00Z" w16du:dateUtc="2026-05-23T16:38:00Z">
            <w:rPr/>
          </w:rPrChange>
        </w:rPr>
      </w:pPr>
      <w:r w:rsidRPr="008D3D5D">
        <w:rPr>
          <w:rStyle w:val="FootnoteReference"/>
          <w:sz w:val="16"/>
          <w:szCs w:val="16"/>
          <w:rPrChange w:id="4681" w:author="emmanuel blezes" w:date="2026-05-23T18:38:00Z" w16du:dateUtc="2026-05-23T16:38:00Z">
            <w:rPr>
              <w:rStyle w:val="FootnoteReference"/>
            </w:rPr>
          </w:rPrChange>
        </w:rPr>
        <w:footnoteRef/>
      </w:r>
      <w:r w:rsidRPr="008D3D5D">
        <w:rPr>
          <w:sz w:val="16"/>
          <w:szCs w:val="16"/>
          <w:rPrChange w:id="4682" w:author="emmanuel blezes" w:date="2026-05-23T18:38:00Z" w16du:dateUtc="2026-05-23T16:38:00Z">
            <w:rPr/>
          </w:rPrChange>
        </w:rPr>
        <w:t xml:space="preserve"> OCDE, </w:t>
      </w:r>
      <w:r w:rsidRPr="008D3D5D">
        <w:rPr>
          <w:i/>
          <w:iCs/>
          <w:sz w:val="16"/>
          <w:szCs w:val="16"/>
          <w:rPrChange w:id="4683" w:author="emmanuel blezes" w:date="2026-05-23T18:38:00Z" w16du:dateUtc="2026-05-23T16:38:00Z">
            <w:rPr>
              <w:i/>
              <w:iCs/>
            </w:rPr>
          </w:rPrChange>
        </w:rPr>
        <w:t>Pensions at a Glance 2025</w:t>
      </w:r>
      <w:r w:rsidRPr="008D3D5D">
        <w:rPr>
          <w:sz w:val="16"/>
          <w:szCs w:val="16"/>
          <w:rPrChange w:id="4684" w:author="emmanuel blezes" w:date="2026-05-23T18:38:00Z" w16du:dateUtc="2026-05-23T16:38:00Z">
            <w:rPr/>
          </w:rPrChange>
        </w:rPr>
        <w:t>, fiches France et Suède, 2025. Taux de remplacement net retraite pour une cohorte née en 2002, carrière complète à temps plein, départ à l’âge légal : Suède 65,3 %, France 73,9 %, moyenne OCDE 73 %.</w:t>
      </w:r>
    </w:p>
  </w:footnote>
  <w:footnote w:id="236">
    <w:p w14:paraId="51000784" w14:textId="77777777" w:rsidR="00B437D0" w:rsidRPr="008D3D5D" w:rsidRDefault="00000000">
      <w:pPr>
        <w:pStyle w:val="FootnoteText"/>
        <w:rPr>
          <w:sz w:val="16"/>
          <w:szCs w:val="16"/>
          <w:rPrChange w:id="4685" w:author="emmanuel blezes" w:date="2026-05-23T18:38:00Z" w16du:dateUtc="2026-05-23T16:38:00Z">
            <w:rPr/>
          </w:rPrChange>
        </w:rPr>
      </w:pPr>
      <w:r w:rsidRPr="008D3D5D">
        <w:rPr>
          <w:rStyle w:val="FootnoteReference"/>
          <w:sz w:val="16"/>
          <w:szCs w:val="16"/>
          <w:rPrChange w:id="4686" w:author="emmanuel blezes" w:date="2026-05-23T18:38:00Z" w16du:dateUtc="2026-05-23T16:38:00Z">
            <w:rPr>
              <w:rStyle w:val="FootnoteReference"/>
            </w:rPr>
          </w:rPrChange>
        </w:rPr>
        <w:footnoteRef/>
      </w:r>
      <w:r w:rsidRPr="008D3D5D">
        <w:rPr>
          <w:sz w:val="16"/>
          <w:szCs w:val="16"/>
          <w:lang w:val="en-GB"/>
          <w:rPrChange w:id="4687" w:author="emmanuel blezes" w:date="2026-05-23T18:38:00Z" w16du:dateUtc="2026-05-23T16:38:00Z">
            <w:rPr>
              <w:lang w:val="en-GB"/>
            </w:rPr>
          </w:rPrChange>
        </w:rPr>
        <w:t xml:space="preserve"> Thinking Ahead Institute, </w:t>
      </w:r>
      <w:r w:rsidRPr="008D3D5D">
        <w:rPr>
          <w:i/>
          <w:iCs/>
          <w:sz w:val="16"/>
          <w:szCs w:val="16"/>
          <w:lang w:val="en-GB"/>
          <w:rPrChange w:id="4688" w:author="emmanuel blezes" w:date="2026-05-23T18:38:00Z" w16du:dateUtc="2026-05-23T16:38:00Z">
            <w:rPr>
              <w:i/>
              <w:iCs/>
              <w:lang w:val="en-GB"/>
            </w:rPr>
          </w:rPrChange>
        </w:rPr>
        <w:t>Global Pension Assets Study 2025</w:t>
      </w:r>
      <w:r w:rsidRPr="008D3D5D">
        <w:rPr>
          <w:sz w:val="16"/>
          <w:szCs w:val="16"/>
          <w:lang w:val="en-GB"/>
          <w:rPrChange w:id="4689" w:author="emmanuel blezes" w:date="2026-05-23T18:38:00Z" w16du:dateUtc="2026-05-23T16:38:00Z">
            <w:rPr>
              <w:lang w:val="en-GB"/>
            </w:rPr>
          </w:rPrChange>
        </w:rPr>
        <w:t xml:space="preserve">, Willis Towers Watson, 2025 (https://www.thinkingaheadinstitute.org/research-papers/global-pension-assets-study-2025/). </w:t>
      </w:r>
      <w:r w:rsidRPr="008D3D5D">
        <w:rPr>
          <w:sz w:val="16"/>
          <w:szCs w:val="16"/>
          <w:rPrChange w:id="4690" w:author="emmanuel blezes" w:date="2026-05-23T18:38:00Z" w16du:dateUtc="2026-05-23T16:38:00Z">
            <w:rPr/>
          </w:rPrChange>
        </w:rPr>
        <w:t>Encours fonds de pension 2024 en % du PIB : Suède 114,2 % (en baisse depuis le pic de 134 % en 2021), France 7 %.</w:t>
      </w:r>
    </w:p>
  </w:footnote>
  <w:footnote w:id="237">
    <w:p w14:paraId="092D314B" w14:textId="77777777" w:rsidR="00B437D0" w:rsidRPr="008D3D5D" w:rsidRDefault="00000000">
      <w:pPr>
        <w:pStyle w:val="FootnoteText"/>
        <w:rPr>
          <w:sz w:val="16"/>
          <w:szCs w:val="16"/>
          <w:rPrChange w:id="4691" w:author="emmanuel blezes" w:date="2026-05-23T18:38:00Z" w16du:dateUtc="2026-05-23T16:38:00Z">
            <w:rPr/>
          </w:rPrChange>
        </w:rPr>
      </w:pPr>
      <w:r w:rsidRPr="008D3D5D">
        <w:rPr>
          <w:rStyle w:val="FootnoteReference"/>
          <w:sz w:val="16"/>
          <w:szCs w:val="16"/>
          <w:rPrChange w:id="4692" w:author="emmanuel blezes" w:date="2026-05-23T18:38:00Z" w16du:dateUtc="2026-05-23T16:38:00Z">
            <w:rPr>
              <w:rStyle w:val="FootnoteReference"/>
            </w:rPr>
          </w:rPrChange>
        </w:rPr>
        <w:footnoteRef/>
      </w:r>
      <w:r w:rsidRPr="008D3D5D">
        <w:rPr>
          <w:sz w:val="16"/>
          <w:szCs w:val="16"/>
          <w:lang w:val="en-GB"/>
          <w:rPrChange w:id="4693" w:author="emmanuel blezes" w:date="2026-05-23T18:38:00Z" w16du:dateUtc="2026-05-23T16:38:00Z">
            <w:rPr>
              <w:lang w:val="en-GB"/>
            </w:rPr>
          </w:rPrChange>
        </w:rPr>
        <w:t xml:space="preserve"> Dealroom, </w:t>
      </w:r>
      <w:r w:rsidRPr="008D3D5D">
        <w:rPr>
          <w:i/>
          <w:iCs/>
          <w:sz w:val="16"/>
          <w:szCs w:val="16"/>
          <w:lang w:val="en-GB"/>
          <w:rPrChange w:id="4694" w:author="emmanuel blezes" w:date="2026-05-23T18:38:00Z" w16du:dateUtc="2026-05-23T16:38:00Z">
            <w:rPr>
              <w:i/>
              <w:iCs/>
              <w:lang w:val="en-GB"/>
            </w:rPr>
          </w:rPrChange>
        </w:rPr>
        <w:t>Sweden 2024 Full Report</w:t>
      </w:r>
      <w:r w:rsidRPr="008D3D5D">
        <w:rPr>
          <w:sz w:val="16"/>
          <w:szCs w:val="16"/>
          <w:lang w:val="en-GB"/>
          <w:rPrChange w:id="4695" w:author="emmanuel blezes" w:date="2026-05-23T18:38:00Z" w16du:dateUtc="2026-05-23T16:38:00Z">
            <w:rPr>
              <w:lang w:val="en-GB"/>
            </w:rPr>
          </w:rPrChange>
        </w:rPr>
        <w:t xml:space="preserve">, 2025 (https://dealroom.co/guides/sweden) ; Atomico, </w:t>
      </w:r>
      <w:r w:rsidRPr="008D3D5D">
        <w:rPr>
          <w:i/>
          <w:iCs/>
          <w:sz w:val="16"/>
          <w:szCs w:val="16"/>
          <w:lang w:val="en-GB"/>
          <w:rPrChange w:id="4696" w:author="emmanuel blezes" w:date="2026-05-23T18:38:00Z" w16du:dateUtc="2026-05-23T16:38:00Z">
            <w:rPr>
              <w:i/>
              <w:iCs/>
              <w:lang w:val="en-GB"/>
            </w:rPr>
          </w:rPrChange>
        </w:rPr>
        <w:t>State of European Tech 2024</w:t>
      </w:r>
      <w:r w:rsidRPr="008D3D5D">
        <w:rPr>
          <w:sz w:val="16"/>
          <w:szCs w:val="16"/>
          <w:lang w:val="en-GB"/>
          <w:rPrChange w:id="4697" w:author="emmanuel blezes" w:date="2026-05-23T18:38:00Z" w16du:dateUtc="2026-05-23T16:38:00Z">
            <w:rPr>
              <w:lang w:val="en-GB"/>
            </w:rPr>
          </w:rPrChange>
        </w:rPr>
        <w:t xml:space="preserve">, 2024. </w:t>
      </w:r>
      <w:r w:rsidRPr="008D3D5D">
        <w:rPr>
          <w:sz w:val="16"/>
          <w:szCs w:val="16"/>
          <w:rPrChange w:id="4698" w:author="emmanuel blezes" w:date="2026-05-23T18:38:00Z" w16du:dateUtc="2026-05-23T16:38:00Z">
            <w:rPr/>
          </w:rPrChange>
        </w:rPr>
        <w:t>Stockholm : 41 licornes (valorisation &gt; 1 Md USD), deuxième écosystème mondial par habitant après la Silicon Valley.</w:t>
      </w:r>
    </w:p>
  </w:footnote>
  <w:footnote w:id="238">
    <w:p w14:paraId="25C8C8AA" w14:textId="77777777" w:rsidR="00B437D0" w:rsidRPr="008D3D5D" w:rsidRDefault="00000000">
      <w:pPr>
        <w:pStyle w:val="FootnoteText"/>
        <w:rPr>
          <w:sz w:val="16"/>
          <w:szCs w:val="16"/>
          <w:rPrChange w:id="4701" w:author="emmanuel blezes" w:date="2026-05-23T18:38:00Z" w16du:dateUtc="2026-05-23T16:38:00Z">
            <w:rPr/>
          </w:rPrChange>
        </w:rPr>
      </w:pPr>
      <w:r w:rsidRPr="008D3D5D">
        <w:rPr>
          <w:rStyle w:val="FootnoteReference"/>
          <w:sz w:val="16"/>
          <w:szCs w:val="16"/>
          <w:rPrChange w:id="4702" w:author="emmanuel blezes" w:date="2026-05-23T18:38:00Z" w16du:dateUtc="2026-05-23T16:38:00Z">
            <w:rPr>
              <w:rStyle w:val="FootnoteReference"/>
            </w:rPr>
          </w:rPrChange>
        </w:rPr>
        <w:footnoteRef/>
      </w:r>
      <w:r w:rsidRPr="008D3D5D">
        <w:rPr>
          <w:sz w:val="16"/>
          <w:szCs w:val="16"/>
          <w:rPrChange w:id="4703" w:author="emmanuel blezes" w:date="2026-05-23T18:38:00Z" w16du:dateUtc="2026-05-23T16:38:00Z">
            <w:rPr/>
          </w:rPrChange>
        </w:rPr>
        <w:t xml:space="preserve"> AP7, </w:t>
      </w:r>
      <w:r w:rsidRPr="008D3D5D">
        <w:rPr>
          <w:i/>
          <w:iCs/>
          <w:sz w:val="16"/>
          <w:szCs w:val="16"/>
          <w:rPrChange w:id="4704" w:author="emmanuel blezes" w:date="2026-05-23T18:38:00Z" w16du:dateUtc="2026-05-23T16:38:00Z">
            <w:rPr>
              <w:i/>
              <w:iCs/>
            </w:rPr>
          </w:rPrChange>
        </w:rPr>
        <w:t>Annual Report 2015</w:t>
      </w:r>
      <w:r w:rsidRPr="008D3D5D">
        <w:rPr>
          <w:sz w:val="16"/>
          <w:szCs w:val="16"/>
          <w:rPrChange w:id="4705" w:author="emmanuel blezes" w:date="2026-05-23T18:38:00Z" w16du:dateUtc="2026-05-23T16:38:00Z">
            <w:rPr/>
          </w:rPrChange>
        </w:rPr>
        <w:t>, 2016. Révision du glide path d’AP7 Såfa en 2015, après les pertes 2008-2009 sur la PPM : aplatissement de la trajectoire, allocation actions maintenue plus longtemps (100 % jusqu’à 55 ans, puis baisse progressive de 2 points par an jusqu’à 75 ans).</w:t>
      </w:r>
    </w:p>
  </w:footnote>
  <w:footnote w:id="239">
    <w:p w14:paraId="22C6E100" w14:textId="77777777" w:rsidR="00B437D0" w:rsidRPr="008D3D5D" w:rsidRDefault="00000000">
      <w:pPr>
        <w:pStyle w:val="FootnoteText"/>
        <w:rPr>
          <w:sz w:val="16"/>
          <w:szCs w:val="16"/>
          <w:rPrChange w:id="4710" w:author="emmanuel blezes" w:date="2026-05-23T18:38:00Z" w16du:dateUtc="2026-05-23T16:38:00Z">
            <w:rPr/>
          </w:rPrChange>
        </w:rPr>
      </w:pPr>
      <w:r w:rsidRPr="008D3D5D">
        <w:rPr>
          <w:rStyle w:val="FootnoteReference"/>
          <w:sz w:val="16"/>
          <w:szCs w:val="16"/>
          <w:rPrChange w:id="4711" w:author="emmanuel blezes" w:date="2026-05-23T18:38:00Z" w16du:dateUtc="2026-05-23T16:38:00Z">
            <w:rPr>
              <w:rStyle w:val="FootnoteReference"/>
            </w:rPr>
          </w:rPrChange>
        </w:rPr>
        <w:footnoteRef/>
      </w:r>
      <w:r w:rsidRPr="008D3D5D">
        <w:rPr>
          <w:sz w:val="16"/>
          <w:szCs w:val="16"/>
          <w:rPrChange w:id="4712" w:author="emmanuel blezes" w:date="2026-05-23T18:38:00Z" w16du:dateUtc="2026-05-23T16:38:00Z">
            <w:rPr/>
          </w:rPrChange>
        </w:rPr>
        <w:t xml:space="preserve"> Ole Settergren, « The Automatic Balance Mechanism », </w:t>
      </w:r>
      <w:r w:rsidRPr="008D3D5D">
        <w:rPr>
          <w:i/>
          <w:iCs/>
          <w:sz w:val="16"/>
          <w:szCs w:val="16"/>
          <w:rPrChange w:id="4713" w:author="emmanuel blezes" w:date="2026-05-23T18:38:00Z" w16du:dateUtc="2026-05-23T16:38:00Z">
            <w:rPr>
              <w:i/>
              <w:iCs/>
            </w:rPr>
          </w:rPrChange>
        </w:rPr>
        <w:t>op. cit.</w:t>
      </w:r>
      <w:r w:rsidRPr="008D3D5D">
        <w:rPr>
          <w:sz w:val="16"/>
          <w:szCs w:val="16"/>
          <w:rPrChange w:id="4714" w:author="emmanuel blezes" w:date="2026-05-23T18:38:00Z" w16du:dateUtc="2026-05-23T16:38:00Z">
            <w:rPr/>
          </w:rPrChange>
        </w:rPr>
        <w:t xml:space="preserve"> ; Pensionsmyndigheten, rapports annuels 2010, 2011, 2020. Activations de la </w:t>
      </w:r>
      <w:r w:rsidRPr="008D3D5D">
        <w:rPr>
          <w:i/>
          <w:iCs/>
          <w:sz w:val="16"/>
          <w:szCs w:val="16"/>
          <w:rPrChange w:id="4715" w:author="emmanuel blezes" w:date="2026-05-23T18:38:00Z" w16du:dateUtc="2026-05-23T16:38:00Z">
            <w:rPr>
              <w:i/>
              <w:iCs/>
            </w:rPr>
          </w:rPrChange>
        </w:rPr>
        <w:t>bromsen</w:t>
      </w:r>
      <w:r w:rsidRPr="008D3D5D">
        <w:rPr>
          <w:sz w:val="16"/>
          <w:szCs w:val="16"/>
          <w:rPrChange w:id="4716" w:author="emmanuel blezes" w:date="2026-05-23T18:38:00Z" w16du:dateUtc="2026-05-23T16:38:00Z">
            <w:rPr/>
          </w:rPrChange>
        </w:rPr>
        <w:t xml:space="preserve"> en 2010, 2011 (séquelles 2008-2009) et 2020 (COVID), avec ajustements à la baisse des pensions de l’ordre de 0,5 à 3 %.</w:t>
      </w:r>
    </w:p>
  </w:footnote>
  <w:footnote w:id="240">
    <w:p w14:paraId="42B27C2A" w14:textId="77777777" w:rsidR="00B437D0" w:rsidRPr="008D3D5D" w:rsidRDefault="00000000">
      <w:pPr>
        <w:pStyle w:val="FootnoteText"/>
        <w:rPr>
          <w:sz w:val="16"/>
          <w:szCs w:val="16"/>
          <w:rPrChange w:id="4717" w:author="emmanuel blezes" w:date="2026-05-23T18:38:00Z" w16du:dateUtc="2026-05-23T16:38:00Z">
            <w:rPr/>
          </w:rPrChange>
        </w:rPr>
      </w:pPr>
      <w:r w:rsidRPr="008D3D5D">
        <w:rPr>
          <w:rStyle w:val="FootnoteReference"/>
          <w:sz w:val="16"/>
          <w:szCs w:val="16"/>
          <w:rPrChange w:id="4718" w:author="emmanuel blezes" w:date="2026-05-23T18:38:00Z" w16du:dateUtc="2026-05-23T16:38:00Z">
            <w:rPr>
              <w:rStyle w:val="FootnoteReference"/>
            </w:rPr>
          </w:rPrChange>
        </w:rPr>
        <w:footnoteRef/>
      </w:r>
      <w:r w:rsidRPr="008D3D5D">
        <w:rPr>
          <w:sz w:val="16"/>
          <w:szCs w:val="16"/>
          <w:rPrChange w:id="4719" w:author="emmanuel blezes" w:date="2026-05-23T18:38:00Z" w16du:dateUtc="2026-05-23T16:38:00Z">
            <w:rPr/>
          </w:rPrChange>
        </w:rPr>
        <w:t xml:space="preserve"> </w:t>
      </w:r>
      <w:r w:rsidRPr="008D3D5D">
        <w:rPr>
          <w:i/>
          <w:iCs/>
          <w:sz w:val="16"/>
          <w:szCs w:val="16"/>
          <w:rPrChange w:id="4720" w:author="emmanuel blezes" w:date="2026-05-23T18:38:00Z" w16du:dateUtc="2026-05-23T16:38:00Z">
            <w:rPr>
              <w:i/>
              <w:iCs/>
            </w:rPr>
          </w:rPrChange>
        </w:rPr>
        <w:t>La Presse</w:t>
      </w:r>
      <w:r w:rsidRPr="008D3D5D">
        <w:rPr>
          <w:sz w:val="16"/>
          <w:szCs w:val="16"/>
          <w:rPrChange w:id="4721" w:author="emmanuel blezes" w:date="2026-05-23T18:38:00Z" w16du:dateUtc="2026-05-23T16:38:00Z">
            <w:rPr/>
          </w:rPrChange>
        </w:rPr>
        <w:t>,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41">
    <w:p w14:paraId="545235D1" w14:textId="77777777" w:rsidR="00B437D0" w:rsidRPr="008D3D5D" w:rsidRDefault="00000000">
      <w:pPr>
        <w:pStyle w:val="FootnoteText"/>
        <w:rPr>
          <w:sz w:val="16"/>
          <w:szCs w:val="16"/>
          <w:rPrChange w:id="4722" w:author="emmanuel blezes" w:date="2026-05-23T18:38:00Z" w16du:dateUtc="2026-05-23T16:38:00Z">
            <w:rPr/>
          </w:rPrChange>
        </w:rPr>
      </w:pPr>
      <w:r w:rsidRPr="008D3D5D">
        <w:rPr>
          <w:rStyle w:val="FootnoteReference"/>
          <w:sz w:val="16"/>
          <w:szCs w:val="16"/>
          <w:rPrChange w:id="4723" w:author="emmanuel blezes" w:date="2026-05-23T18:38:00Z" w16du:dateUtc="2026-05-23T16:38:00Z">
            <w:rPr>
              <w:rStyle w:val="FootnoteReference"/>
            </w:rPr>
          </w:rPrChange>
        </w:rPr>
        <w:footnoteRef/>
      </w:r>
      <w:r w:rsidRPr="008D3D5D">
        <w:rPr>
          <w:sz w:val="16"/>
          <w:szCs w:val="16"/>
          <w:rPrChange w:id="4724" w:author="emmanuel blezes" w:date="2026-05-23T18:38:00Z" w16du:dateUtc="2026-05-23T16:38:00Z">
            <w:rPr/>
          </w:rPrChange>
        </w:rPr>
        <w:t xml:space="preserve"> Eurostat, </w:t>
      </w:r>
      <w:r w:rsidRPr="008D3D5D">
        <w:rPr>
          <w:i/>
          <w:iCs/>
          <w:sz w:val="16"/>
          <w:szCs w:val="16"/>
          <w:rPrChange w:id="4725" w:author="emmanuel blezes" w:date="2026-05-23T18:38:00Z" w16du:dateUtc="2026-05-23T16:38:00Z">
            <w:rPr>
              <w:i/>
              <w:iCs/>
            </w:rPr>
          </w:rPrChange>
        </w:rPr>
        <w:t>Gender Pension Gap</w:t>
      </w:r>
      <w:r w:rsidRPr="008D3D5D">
        <w:rPr>
          <w:sz w:val="16"/>
          <w:szCs w:val="16"/>
          <w:rPrChange w:id="4726" w:author="emmanuel blezes" w:date="2026-05-23T18:38:00Z" w16du:dateUtc="2026-05-23T16:38:00Z">
            <w:rPr/>
          </w:rPrChange>
        </w:rPr>
        <w:t xml:space="preserve">, données 2023 ; OCDE, </w:t>
      </w:r>
      <w:r w:rsidRPr="008D3D5D">
        <w:rPr>
          <w:i/>
          <w:iCs/>
          <w:sz w:val="16"/>
          <w:szCs w:val="16"/>
          <w:rPrChange w:id="4727" w:author="emmanuel blezes" w:date="2026-05-23T18:38:00Z" w16du:dateUtc="2026-05-23T16:38:00Z">
            <w:rPr>
              <w:i/>
              <w:iCs/>
            </w:rPr>
          </w:rPrChange>
        </w:rPr>
        <w:t>Pensions at a Glance 2025</w:t>
      </w:r>
      <w:r w:rsidRPr="008D3D5D">
        <w:rPr>
          <w:sz w:val="16"/>
          <w:szCs w:val="16"/>
          <w:rPrChange w:id="4728" w:author="emmanuel blezes" w:date="2026-05-23T18:38:00Z" w16du:dateUtc="2026-05-23T16:38:00Z">
            <w:rPr/>
          </w:rPrChange>
        </w:rPr>
        <w:t>. Écart femmes-hommes en pension : Suède environ 20 % (femmes à 80 % des hommes), France environ 15 % (femmes à 85 % des hommes), moyenne UE 26 %.</w:t>
      </w:r>
    </w:p>
  </w:footnote>
  <w:footnote w:id="242">
    <w:p w14:paraId="70E7759B" w14:textId="77777777" w:rsidR="00B437D0" w:rsidRPr="008D3D5D" w:rsidRDefault="00000000">
      <w:pPr>
        <w:pStyle w:val="FootnoteText"/>
        <w:rPr>
          <w:sz w:val="16"/>
          <w:szCs w:val="16"/>
          <w:rPrChange w:id="4745" w:author="emmanuel blezes" w:date="2026-05-23T18:38:00Z" w16du:dateUtc="2026-05-23T16:38:00Z">
            <w:rPr/>
          </w:rPrChange>
        </w:rPr>
      </w:pPr>
      <w:r w:rsidRPr="008D3D5D">
        <w:rPr>
          <w:rStyle w:val="FootnoteReference"/>
          <w:sz w:val="16"/>
          <w:szCs w:val="16"/>
          <w:rPrChange w:id="4746" w:author="emmanuel blezes" w:date="2026-05-23T18:38:00Z" w16du:dateUtc="2026-05-23T16:38:00Z">
            <w:rPr>
              <w:rStyle w:val="FootnoteReference"/>
            </w:rPr>
          </w:rPrChange>
        </w:rPr>
        <w:footnoteRef/>
      </w:r>
      <w:r w:rsidRPr="008D3D5D">
        <w:rPr>
          <w:sz w:val="16"/>
          <w:szCs w:val="16"/>
          <w:lang w:val="en-GB"/>
          <w:rPrChange w:id="4747" w:author="emmanuel blezes" w:date="2026-05-23T18:38:00Z" w16du:dateUtc="2026-05-23T16:38:00Z">
            <w:rPr>
              <w:lang w:val="en-GB"/>
            </w:rPr>
          </w:rPrChange>
        </w:rPr>
        <w:t xml:space="preserve"> Paul Keating, </w:t>
      </w:r>
      <w:r w:rsidRPr="008D3D5D">
        <w:rPr>
          <w:i/>
          <w:iCs/>
          <w:sz w:val="16"/>
          <w:szCs w:val="16"/>
          <w:lang w:val="en-GB"/>
          <w:rPrChange w:id="4748" w:author="emmanuel blezes" w:date="2026-05-23T18:38:00Z" w16du:dateUtc="2026-05-23T16:38:00Z">
            <w:rPr>
              <w:i/>
              <w:iCs/>
              <w:lang w:val="en-GB"/>
            </w:rPr>
          </w:rPrChange>
        </w:rPr>
        <w:t>The Story of Modern Superannuation</w:t>
      </w:r>
      <w:r w:rsidRPr="008D3D5D">
        <w:rPr>
          <w:sz w:val="16"/>
          <w:szCs w:val="16"/>
          <w:lang w:val="en-GB"/>
          <w:rPrChange w:id="4749" w:author="emmanuel blezes" w:date="2026-05-23T18:38:00Z" w16du:dateUtc="2026-05-23T16:38:00Z">
            <w:rPr>
              <w:lang w:val="en-GB"/>
            </w:rPr>
          </w:rPrChange>
        </w:rPr>
        <w:t xml:space="preserve">, discours du 31 octobre 2007 (https://www.paulkeating.net.au/shop/item/the-story-of-modern-superannuation-31-october-2007). </w:t>
      </w:r>
      <w:r w:rsidRPr="008D3D5D">
        <w:rPr>
          <w:sz w:val="16"/>
          <w:szCs w:val="16"/>
          <w:rPrChange w:id="4750" w:author="emmanuel blezes" w:date="2026-05-23T18:38:00Z" w16du:dateUtc="2026-05-23T16:38:00Z">
            <w:rPr/>
          </w:rPrChange>
        </w:rPr>
        <w:t xml:space="preserve">Récit autobiographique de Keating sur la séquence 1983-1992 : </w:t>
      </w:r>
      <w:r w:rsidRPr="008D3D5D">
        <w:rPr>
          <w:i/>
          <w:iCs/>
          <w:sz w:val="16"/>
          <w:szCs w:val="16"/>
          <w:rPrChange w:id="4751" w:author="emmanuel blezes" w:date="2026-05-23T18:38:00Z" w16du:dateUtc="2026-05-23T16:38:00Z">
            <w:rPr>
              <w:i/>
              <w:iCs/>
            </w:rPr>
          </w:rPrChange>
        </w:rPr>
        <w:t>Prices and Incomes Accord</w:t>
      </w:r>
      <w:r w:rsidRPr="008D3D5D">
        <w:rPr>
          <w:sz w:val="16"/>
          <w:szCs w:val="16"/>
          <w:rPrChange w:id="4752" w:author="emmanuel blezes" w:date="2026-05-23T18:38:00Z" w16du:dateUtc="2026-05-23T16:38:00Z">
            <w:rPr/>
          </w:rPrChange>
        </w:rPr>
        <w:t xml:space="preserve"> Mark I (1983), Mark II (1985), élargissement par voie d’awards industriels (1987-1991), et </w:t>
      </w:r>
      <w:r w:rsidRPr="008D3D5D">
        <w:rPr>
          <w:i/>
          <w:iCs/>
          <w:sz w:val="16"/>
          <w:szCs w:val="16"/>
          <w:rPrChange w:id="4753" w:author="emmanuel blezes" w:date="2026-05-23T18:38:00Z" w16du:dateUtc="2026-05-23T16:38:00Z">
            <w:rPr>
              <w:i/>
              <w:iCs/>
            </w:rPr>
          </w:rPrChange>
        </w:rPr>
        <w:t>Superannuation Guarantee Act</w:t>
      </w:r>
      <w:r w:rsidRPr="008D3D5D">
        <w:rPr>
          <w:sz w:val="16"/>
          <w:szCs w:val="16"/>
          <w:rPrChange w:id="4754" w:author="emmanuel blezes" w:date="2026-05-23T18:38:00Z" w16du:dateUtc="2026-05-23T16:38:00Z">
            <w:rPr/>
          </w:rPrChange>
        </w:rPr>
        <w:t xml:space="preserve"> (1992).</w:t>
      </w:r>
    </w:p>
  </w:footnote>
  <w:footnote w:id="243">
    <w:p w14:paraId="7A979D9C" w14:textId="77777777" w:rsidR="00B437D0" w:rsidRPr="008D3D5D" w:rsidRDefault="00000000">
      <w:pPr>
        <w:pStyle w:val="FootnoteText"/>
        <w:rPr>
          <w:sz w:val="16"/>
          <w:szCs w:val="16"/>
          <w:rPrChange w:id="4761" w:author="emmanuel blezes" w:date="2026-05-23T18:38:00Z" w16du:dateUtc="2026-05-23T16:38:00Z">
            <w:rPr/>
          </w:rPrChange>
        </w:rPr>
      </w:pPr>
      <w:r w:rsidRPr="008D3D5D">
        <w:rPr>
          <w:rStyle w:val="FootnoteReference"/>
          <w:sz w:val="16"/>
          <w:szCs w:val="16"/>
          <w:rPrChange w:id="4762" w:author="emmanuel blezes" w:date="2026-05-23T18:38:00Z" w16du:dateUtc="2026-05-23T16:38:00Z">
            <w:rPr>
              <w:rStyle w:val="FootnoteReference"/>
            </w:rPr>
          </w:rPrChange>
        </w:rPr>
        <w:footnoteRef/>
      </w:r>
      <w:r w:rsidRPr="008D3D5D">
        <w:rPr>
          <w:sz w:val="16"/>
          <w:szCs w:val="16"/>
          <w:rPrChange w:id="4763" w:author="emmanuel blezes" w:date="2026-05-23T18:38:00Z" w16du:dateUtc="2026-05-23T16:38:00Z">
            <w:rPr/>
          </w:rPrChange>
        </w:rPr>
        <w:t xml:space="preserve"> Bill Kelty a été secrétaire général de l’ACTU (Australian Council of Trade Unions) de 1983 à 2000. Son rôle dans la négociation de l’Accord Mark II et de l’extension de la </w:t>
      </w:r>
      <w:r w:rsidRPr="008D3D5D">
        <w:rPr>
          <w:i/>
          <w:iCs/>
          <w:sz w:val="16"/>
          <w:szCs w:val="16"/>
          <w:rPrChange w:id="4764" w:author="emmanuel blezes" w:date="2026-05-23T18:38:00Z" w16du:dateUtc="2026-05-23T16:38:00Z">
            <w:rPr>
              <w:i/>
              <w:iCs/>
            </w:rPr>
          </w:rPrChange>
        </w:rPr>
        <w:t>superannuation</w:t>
      </w:r>
      <w:r w:rsidRPr="008D3D5D">
        <w:rPr>
          <w:sz w:val="16"/>
          <w:szCs w:val="16"/>
          <w:rPrChange w:id="4765" w:author="emmanuel blezes" w:date="2026-05-23T18:38:00Z" w16du:dateUtc="2026-05-23T16:38:00Z">
            <w:rPr/>
          </w:rPrChange>
        </w:rPr>
        <w:t xml:space="preserve"> aux ouvriers est documenté dans : John Edwards, </w:t>
      </w:r>
      <w:r w:rsidRPr="008D3D5D">
        <w:rPr>
          <w:i/>
          <w:iCs/>
          <w:sz w:val="16"/>
          <w:szCs w:val="16"/>
          <w:rPrChange w:id="4766" w:author="emmanuel blezes" w:date="2026-05-23T18:38:00Z" w16du:dateUtc="2026-05-23T16:38:00Z">
            <w:rPr>
              <w:i/>
              <w:iCs/>
            </w:rPr>
          </w:rPrChange>
        </w:rPr>
        <w:t>Keating: The Inside Story</w:t>
      </w:r>
      <w:r w:rsidRPr="008D3D5D">
        <w:rPr>
          <w:sz w:val="16"/>
          <w:szCs w:val="16"/>
          <w:rPrChange w:id="4767" w:author="emmanuel blezes" w:date="2026-05-23T18:38:00Z" w16du:dateUtc="2026-05-23T16:38:00Z">
            <w:rPr/>
          </w:rPrChange>
        </w:rPr>
        <w:t>, Viking, 1996 ; et dans les archives du Treasury australien.</w:t>
      </w:r>
    </w:p>
  </w:footnote>
  <w:footnote w:id="244">
    <w:p w14:paraId="258675DD" w14:textId="77777777" w:rsidR="00B437D0" w:rsidRPr="008D3D5D" w:rsidRDefault="00000000">
      <w:pPr>
        <w:pStyle w:val="FootnoteText"/>
        <w:rPr>
          <w:sz w:val="16"/>
          <w:szCs w:val="16"/>
          <w:rPrChange w:id="4770" w:author="emmanuel blezes" w:date="2026-05-23T18:38:00Z" w16du:dateUtc="2026-05-23T16:38:00Z">
            <w:rPr/>
          </w:rPrChange>
        </w:rPr>
      </w:pPr>
      <w:r w:rsidRPr="008D3D5D">
        <w:rPr>
          <w:rStyle w:val="FootnoteReference"/>
          <w:sz w:val="16"/>
          <w:szCs w:val="16"/>
          <w:rPrChange w:id="4771" w:author="emmanuel blezes" w:date="2026-05-23T18:38:00Z" w16du:dateUtc="2026-05-23T16:38:00Z">
            <w:rPr>
              <w:rStyle w:val="FootnoteReference"/>
            </w:rPr>
          </w:rPrChange>
        </w:rPr>
        <w:footnoteRef/>
      </w:r>
      <w:r w:rsidRPr="008D3D5D">
        <w:rPr>
          <w:sz w:val="16"/>
          <w:szCs w:val="16"/>
          <w:rPrChange w:id="4772" w:author="emmanuel blezes" w:date="2026-05-23T18:38:00Z" w16du:dateUtc="2026-05-23T16:38:00Z">
            <w:rPr/>
          </w:rPrChange>
        </w:rPr>
        <w:t xml:space="preserve"> </w:t>
      </w:r>
      <w:r w:rsidRPr="008D3D5D">
        <w:rPr>
          <w:i/>
          <w:iCs/>
          <w:sz w:val="16"/>
          <w:szCs w:val="16"/>
          <w:rPrChange w:id="4773" w:author="emmanuel blezes" w:date="2026-05-23T18:38:00Z" w16du:dateUtc="2026-05-23T16:38:00Z">
            <w:rPr>
              <w:i/>
              <w:iCs/>
            </w:rPr>
          </w:rPrChange>
        </w:rPr>
        <w:t>Superannuation Guarantee (Administration) Act 1992</w:t>
      </w:r>
      <w:r w:rsidRPr="008D3D5D">
        <w:rPr>
          <w:sz w:val="16"/>
          <w:szCs w:val="16"/>
          <w:rPrChange w:id="4774" w:author="emmanuel blezes" w:date="2026-05-23T18:38:00Z" w16du:dateUtc="2026-05-23T16:38:00Z">
            <w:rPr/>
          </w:rPrChange>
        </w:rPr>
        <w:t>, Royal Assent 21 août 1992, entrée en vigueur 1ᵉʳ juillet 1992 (https://www.austlii.edu.au/cgi-bin/viewdb/au/legis/cth/consol_act/sga1992430/). Taux initial 3 %, montée programmée jusqu’à 9 % en 2002.</w:t>
      </w:r>
    </w:p>
  </w:footnote>
  <w:footnote w:id="245">
    <w:p w14:paraId="3264736E" w14:textId="77777777" w:rsidR="00B437D0" w:rsidRPr="008D3D5D" w:rsidRDefault="00000000">
      <w:pPr>
        <w:pStyle w:val="FootnoteText"/>
        <w:rPr>
          <w:sz w:val="16"/>
          <w:szCs w:val="16"/>
          <w:rPrChange w:id="4777" w:author="emmanuel blezes" w:date="2026-05-23T18:38:00Z" w16du:dateUtc="2026-05-23T16:38:00Z">
            <w:rPr/>
          </w:rPrChange>
        </w:rPr>
      </w:pPr>
      <w:r w:rsidRPr="008D3D5D">
        <w:rPr>
          <w:rStyle w:val="FootnoteReference"/>
          <w:sz w:val="16"/>
          <w:szCs w:val="16"/>
          <w:rPrChange w:id="4778" w:author="emmanuel blezes" w:date="2026-05-23T18:38:00Z" w16du:dateUtc="2026-05-23T16:38:00Z">
            <w:rPr>
              <w:rStyle w:val="FootnoteReference"/>
            </w:rPr>
          </w:rPrChange>
        </w:rPr>
        <w:footnoteRef/>
      </w:r>
      <w:r w:rsidRPr="008D3D5D">
        <w:rPr>
          <w:sz w:val="16"/>
          <w:szCs w:val="16"/>
          <w:rPrChange w:id="4779" w:author="emmanuel blezes" w:date="2026-05-23T18:38:00Z" w16du:dateUtc="2026-05-23T16:38:00Z">
            <w:rPr/>
          </w:rPrChange>
        </w:rPr>
        <w:t xml:space="preserve"> ATO (Australian Taxation Office), </w:t>
      </w:r>
      <w:r w:rsidRPr="008D3D5D">
        <w:rPr>
          <w:i/>
          <w:iCs/>
          <w:sz w:val="16"/>
          <w:szCs w:val="16"/>
          <w:rPrChange w:id="4780" w:author="emmanuel blezes" w:date="2026-05-23T18:38:00Z" w16du:dateUtc="2026-05-23T16:38:00Z">
            <w:rPr>
              <w:i/>
              <w:iCs/>
            </w:rPr>
          </w:rPrChange>
        </w:rPr>
        <w:t>Key Superannuation Rates and Thresholds</w:t>
      </w:r>
      <w:r w:rsidRPr="008D3D5D">
        <w:rPr>
          <w:sz w:val="16"/>
          <w:szCs w:val="16"/>
          <w:rPrChange w:id="4781" w:author="emmanuel blezes" w:date="2026-05-23T18:38:00Z" w16du:dateUtc="2026-05-23T16:38:00Z">
            <w:rPr/>
          </w:rPrChange>
        </w:rPr>
        <w:t>, historique des taux SG 1992-2025 (https://www.ato.gov.au/tax-rates-and-codes/key-superannuation-rates-and-thresholds/super-guarantee). Gel à 9,5 % de 2014-2015 à 2020-2021 sous les gouvernements Abbott, Turnbull et Morrison.</w:t>
      </w:r>
    </w:p>
  </w:footnote>
  <w:footnote w:id="246">
    <w:p w14:paraId="52AD1C20" w14:textId="77777777" w:rsidR="00B437D0" w:rsidRPr="008D3D5D" w:rsidRDefault="00000000">
      <w:pPr>
        <w:pStyle w:val="FootnoteText"/>
        <w:rPr>
          <w:sz w:val="16"/>
          <w:szCs w:val="16"/>
          <w:rPrChange w:id="4782" w:author="emmanuel blezes" w:date="2026-05-23T18:38:00Z" w16du:dateUtc="2026-05-23T16:38:00Z">
            <w:rPr/>
          </w:rPrChange>
        </w:rPr>
      </w:pPr>
      <w:r w:rsidRPr="008D3D5D">
        <w:rPr>
          <w:rStyle w:val="FootnoteReference"/>
          <w:sz w:val="16"/>
          <w:szCs w:val="16"/>
          <w:rPrChange w:id="4783" w:author="emmanuel blezes" w:date="2026-05-23T18:38:00Z" w16du:dateUtc="2026-05-23T16:38:00Z">
            <w:rPr>
              <w:rStyle w:val="FootnoteReference"/>
            </w:rPr>
          </w:rPrChange>
        </w:rPr>
        <w:footnoteRef/>
      </w:r>
      <w:r w:rsidRPr="008D3D5D">
        <w:rPr>
          <w:sz w:val="16"/>
          <w:szCs w:val="16"/>
          <w:rPrChange w:id="4784" w:author="emmanuel blezes" w:date="2026-05-23T18:38:00Z" w16du:dateUtc="2026-05-23T16:38:00Z">
            <w:rPr/>
          </w:rPrChange>
        </w:rPr>
        <w:t xml:space="preserve"> ATO, </w:t>
      </w:r>
      <w:r w:rsidRPr="008D3D5D">
        <w:rPr>
          <w:i/>
          <w:iCs/>
          <w:sz w:val="16"/>
          <w:szCs w:val="16"/>
          <w:rPrChange w:id="4785" w:author="emmanuel blezes" w:date="2026-05-23T18:38:00Z" w16du:dateUtc="2026-05-23T16:38:00Z">
            <w:rPr>
              <w:i/>
              <w:iCs/>
            </w:rPr>
          </w:rPrChange>
        </w:rPr>
        <w:t>op. cit.</w:t>
      </w:r>
      <w:r w:rsidRPr="008D3D5D">
        <w:rPr>
          <w:sz w:val="16"/>
          <w:szCs w:val="16"/>
          <w:rPrChange w:id="4786" w:author="emmanuel blezes" w:date="2026-05-23T18:38:00Z" w16du:dateUtc="2026-05-23T16:38:00Z">
            <w:rPr/>
          </w:rPrChange>
        </w:rPr>
        <w:t xml:space="preserve"> Taux SG : 10,0 % (2021-22), 10,5 % (2022-23), 11,0 % (2023-24), 11,5 % (2024-25), 12,0 % (depuis le 1ᵉʳ juillet 2025), stabilisé.</w:t>
      </w:r>
    </w:p>
  </w:footnote>
  <w:footnote w:id="247">
    <w:p w14:paraId="561CD74F" w14:textId="77777777" w:rsidR="00B437D0" w:rsidRPr="008D3D5D" w:rsidRDefault="00000000">
      <w:pPr>
        <w:pStyle w:val="FootnoteText"/>
        <w:rPr>
          <w:sz w:val="16"/>
          <w:szCs w:val="16"/>
          <w:rPrChange w:id="4789" w:author="emmanuel blezes" w:date="2026-05-23T18:38:00Z" w16du:dateUtc="2026-05-23T16:38:00Z">
            <w:rPr/>
          </w:rPrChange>
        </w:rPr>
      </w:pPr>
      <w:r w:rsidRPr="008D3D5D">
        <w:rPr>
          <w:rStyle w:val="FootnoteReference"/>
          <w:sz w:val="16"/>
          <w:szCs w:val="16"/>
          <w:rPrChange w:id="4790" w:author="emmanuel blezes" w:date="2026-05-23T18:38:00Z" w16du:dateUtc="2026-05-23T16:38:00Z">
            <w:rPr>
              <w:rStyle w:val="FootnoteReference"/>
            </w:rPr>
          </w:rPrChange>
        </w:rPr>
        <w:footnoteRef/>
      </w:r>
      <w:r w:rsidRPr="008D3D5D">
        <w:rPr>
          <w:sz w:val="16"/>
          <w:szCs w:val="16"/>
          <w:lang w:val="en-GB"/>
          <w:rPrChange w:id="4791" w:author="emmanuel blezes" w:date="2026-05-23T18:38:00Z" w16du:dateUtc="2026-05-23T16:38:00Z">
            <w:rPr>
              <w:lang w:val="en-GB"/>
            </w:rPr>
          </w:rPrChange>
        </w:rPr>
        <w:t xml:space="preserve"> APRA, </w:t>
      </w:r>
      <w:r w:rsidRPr="008D3D5D">
        <w:rPr>
          <w:i/>
          <w:iCs/>
          <w:sz w:val="16"/>
          <w:szCs w:val="16"/>
          <w:lang w:val="en-GB"/>
          <w:rPrChange w:id="4792" w:author="emmanuel blezes" w:date="2026-05-23T18:38:00Z" w16du:dateUtc="2026-05-23T16:38:00Z">
            <w:rPr>
              <w:i/>
              <w:iCs/>
              <w:lang w:val="en-GB"/>
            </w:rPr>
          </w:rPrChange>
        </w:rPr>
        <w:t xml:space="preserve">Quarterly Superannuation Performance Statistics </w:t>
      </w:r>
      <w:del w:id="4793" w:author="emmanuel blezes" w:date="2026-05-18T20:04:00Z" w16du:dateUtc="2026-05-18T18:04:00Z">
        <w:r w:rsidRPr="008D3D5D" w:rsidDel="00146C66">
          <w:rPr>
            <w:i/>
            <w:iCs/>
            <w:sz w:val="16"/>
            <w:szCs w:val="16"/>
            <w:lang w:val="en-GB"/>
            <w:rPrChange w:id="4794" w:author="emmanuel blezes" w:date="2026-05-23T18:38:00Z" w16du:dateUtc="2026-05-23T16:38:00Z">
              <w:rPr>
                <w:i/>
                <w:iCs/>
                <w:lang w:val="en-GB"/>
              </w:rPr>
            </w:rPrChange>
          </w:rPr>
          <w:delText>—</w:delText>
        </w:r>
      </w:del>
      <w:ins w:id="4795" w:author="emmanuel blezes" w:date="2026-05-18T20:04:00Z" w16du:dateUtc="2026-05-18T18:04:00Z">
        <w:r w:rsidR="00146C66" w:rsidRPr="008D3D5D">
          <w:rPr>
            <w:i/>
            <w:iCs/>
            <w:sz w:val="16"/>
            <w:szCs w:val="16"/>
            <w:lang w:val="en-GB"/>
            <w:rPrChange w:id="4796" w:author="emmanuel blezes" w:date="2026-05-23T18:38:00Z" w16du:dateUtc="2026-05-23T16:38:00Z">
              <w:rPr>
                <w:i/>
                <w:iCs/>
                <w:lang w:val="en-GB"/>
              </w:rPr>
            </w:rPrChange>
          </w:rPr>
          <w:t>-</w:t>
        </w:r>
      </w:ins>
      <w:r w:rsidRPr="008D3D5D">
        <w:rPr>
          <w:i/>
          <w:iCs/>
          <w:sz w:val="16"/>
          <w:szCs w:val="16"/>
          <w:lang w:val="en-GB"/>
          <w:rPrChange w:id="4797" w:author="emmanuel blezes" w:date="2026-05-23T18:38:00Z" w16du:dateUtc="2026-05-23T16:38:00Z">
            <w:rPr>
              <w:i/>
              <w:iCs/>
              <w:lang w:val="en-GB"/>
            </w:rPr>
          </w:rPrChange>
        </w:rPr>
        <w:t xml:space="preserve"> June 2025</w:t>
      </w:r>
      <w:r w:rsidRPr="008D3D5D">
        <w:rPr>
          <w:sz w:val="16"/>
          <w:szCs w:val="16"/>
          <w:lang w:val="en-GB"/>
          <w:rPrChange w:id="4798" w:author="emmanuel blezes" w:date="2026-05-23T18:38:00Z" w16du:dateUtc="2026-05-23T16:38:00Z">
            <w:rPr>
              <w:lang w:val="en-GB"/>
            </w:rPr>
          </w:rPrChange>
        </w:rPr>
        <w:t xml:space="preserve">, 2025 (https://www.apra.gov.au/quarterly-superannuation-performance-statistics-highlights-june-2025). </w:t>
      </w:r>
      <w:r w:rsidRPr="008D3D5D">
        <w:rPr>
          <w:sz w:val="16"/>
          <w:szCs w:val="16"/>
          <w:rPrChange w:id="4799" w:author="emmanuel blezes" w:date="2026-05-23T18:38:00Z" w16du:dateUtc="2026-05-23T16:38:00Z">
            <w:rPr/>
          </w:rPrChange>
        </w:rPr>
        <w:t xml:space="preserve">Encours total : 4,3 trillions AUD (environ 2 600 Md€), dont 3,2 T en fonds régulés APRA et 1,1 T en fonds auto-gérés (SMSF, </w:t>
      </w:r>
      <w:r w:rsidRPr="008D3D5D">
        <w:rPr>
          <w:i/>
          <w:iCs/>
          <w:sz w:val="16"/>
          <w:szCs w:val="16"/>
          <w:rPrChange w:id="4800" w:author="emmanuel blezes" w:date="2026-05-23T18:38:00Z" w16du:dateUtc="2026-05-23T16:38:00Z">
            <w:rPr>
              <w:i/>
              <w:iCs/>
            </w:rPr>
          </w:rPrChange>
        </w:rPr>
        <w:t>self-managed super funds</w:t>
      </w:r>
      <w:r w:rsidRPr="008D3D5D">
        <w:rPr>
          <w:sz w:val="16"/>
          <w:szCs w:val="16"/>
          <w:rPrChange w:id="4801" w:author="emmanuel blezes" w:date="2026-05-23T18:38:00Z" w16du:dateUtc="2026-05-23T16:38:00Z">
            <w:rPr/>
          </w:rPrChange>
        </w:rPr>
        <w:t>).</w:t>
      </w:r>
    </w:p>
  </w:footnote>
  <w:footnote w:id="248">
    <w:p w14:paraId="2B7CC9D1" w14:textId="77777777" w:rsidR="00B437D0" w:rsidRPr="008D3D5D" w:rsidRDefault="00000000">
      <w:pPr>
        <w:pStyle w:val="FootnoteText"/>
        <w:rPr>
          <w:sz w:val="16"/>
          <w:szCs w:val="16"/>
          <w:rPrChange w:id="4802" w:author="emmanuel blezes" w:date="2026-05-23T18:38:00Z" w16du:dateUtc="2026-05-23T16:38:00Z">
            <w:rPr/>
          </w:rPrChange>
        </w:rPr>
      </w:pPr>
      <w:r w:rsidRPr="008D3D5D">
        <w:rPr>
          <w:rStyle w:val="FootnoteReference"/>
          <w:sz w:val="16"/>
          <w:szCs w:val="16"/>
          <w:rPrChange w:id="4803" w:author="emmanuel blezes" w:date="2026-05-23T18:38:00Z" w16du:dateUtc="2026-05-23T16:38:00Z">
            <w:rPr>
              <w:rStyle w:val="FootnoteReference"/>
            </w:rPr>
          </w:rPrChange>
        </w:rPr>
        <w:footnoteRef/>
      </w:r>
      <w:r w:rsidRPr="008D3D5D">
        <w:rPr>
          <w:sz w:val="16"/>
          <w:szCs w:val="16"/>
          <w:lang w:val="en-GB"/>
          <w:rPrChange w:id="4804" w:author="emmanuel blezes" w:date="2026-05-23T18:38:00Z" w16du:dateUtc="2026-05-23T16:38:00Z">
            <w:rPr>
              <w:lang w:val="en-GB"/>
            </w:rPr>
          </w:rPrChange>
        </w:rPr>
        <w:t xml:space="preserve"> AustralianSuper, </w:t>
      </w:r>
      <w:r w:rsidRPr="008D3D5D">
        <w:rPr>
          <w:i/>
          <w:iCs/>
          <w:sz w:val="16"/>
          <w:szCs w:val="16"/>
          <w:lang w:val="en-GB"/>
          <w:rPrChange w:id="4805" w:author="emmanuel blezes" w:date="2026-05-23T18:38:00Z" w16du:dateUtc="2026-05-23T16:38:00Z">
            <w:rPr>
              <w:i/>
              <w:iCs/>
              <w:lang w:val="en-GB"/>
            </w:rPr>
          </w:rPrChange>
        </w:rPr>
        <w:t>2024-25 Annual Report</w:t>
      </w:r>
      <w:r w:rsidRPr="008D3D5D">
        <w:rPr>
          <w:sz w:val="16"/>
          <w:szCs w:val="16"/>
          <w:lang w:val="en-GB"/>
          <w:rPrChange w:id="4806" w:author="emmanuel blezes" w:date="2026-05-23T18:38:00Z" w16du:dateUtc="2026-05-23T16:38:00Z">
            <w:rPr>
              <w:lang w:val="en-GB"/>
            </w:rPr>
          </w:rPrChange>
        </w:rPr>
        <w:t xml:space="preserve">, 2025 (https://www.australiansuper.com/about-us/annual-report) ; APRA, </w:t>
      </w:r>
      <w:r w:rsidRPr="008D3D5D">
        <w:rPr>
          <w:i/>
          <w:iCs/>
          <w:sz w:val="16"/>
          <w:szCs w:val="16"/>
          <w:lang w:val="en-GB"/>
          <w:rPrChange w:id="4807" w:author="emmanuel blezes" w:date="2026-05-23T18:38:00Z" w16du:dateUtc="2026-05-23T16:38:00Z">
            <w:rPr>
              <w:i/>
              <w:iCs/>
              <w:lang w:val="en-GB"/>
            </w:rPr>
          </w:rPrChange>
        </w:rPr>
        <w:t>Top 10 Super Funds</w:t>
      </w:r>
      <w:r w:rsidRPr="008D3D5D">
        <w:rPr>
          <w:sz w:val="16"/>
          <w:szCs w:val="16"/>
          <w:lang w:val="en-GB"/>
          <w:rPrChange w:id="4808" w:author="emmanuel blezes" w:date="2026-05-23T18:38:00Z" w16du:dateUtc="2026-05-23T16:38:00Z">
            <w:rPr>
              <w:lang w:val="en-GB"/>
            </w:rPr>
          </w:rPrChange>
        </w:rPr>
        <w:t xml:space="preserve">, 2025. </w:t>
      </w:r>
      <w:r w:rsidRPr="008D3D5D">
        <w:rPr>
          <w:sz w:val="16"/>
          <w:szCs w:val="16"/>
          <w:rPrChange w:id="4809" w:author="emmanuel blezes" w:date="2026-05-23T18:38:00Z" w16du:dateUtc="2026-05-23T16:38:00Z">
            <w:rPr/>
          </w:rPrChange>
        </w:rPr>
        <w:t>AustralianSuper : 385 Md AUD, 3,67 millions de membres au 30 juin 2025.</w:t>
      </w:r>
    </w:p>
  </w:footnote>
  <w:footnote w:id="249">
    <w:p w14:paraId="6D5721C7" w14:textId="77777777" w:rsidR="00B437D0" w:rsidRPr="008D3D5D" w:rsidRDefault="00000000">
      <w:pPr>
        <w:pStyle w:val="FootnoteText"/>
        <w:rPr>
          <w:sz w:val="16"/>
          <w:szCs w:val="16"/>
          <w:rPrChange w:id="4810" w:author="emmanuel blezes" w:date="2026-05-23T18:38:00Z" w16du:dateUtc="2026-05-23T16:38:00Z">
            <w:rPr/>
          </w:rPrChange>
        </w:rPr>
      </w:pPr>
      <w:r w:rsidRPr="008D3D5D">
        <w:rPr>
          <w:rStyle w:val="FootnoteReference"/>
          <w:sz w:val="16"/>
          <w:szCs w:val="16"/>
          <w:rPrChange w:id="4811" w:author="emmanuel blezes" w:date="2026-05-23T18:38:00Z" w16du:dateUtc="2026-05-23T16:38:00Z">
            <w:rPr>
              <w:rStyle w:val="FootnoteReference"/>
            </w:rPr>
          </w:rPrChange>
        </w:rPr>
        <w:footnoteRef/>
      </w:r>
      <w:r w:rsidRPr="008D3D5D">
        <w:rPr>
          <w:sz w:val="16"/>
          <w:szCs w:val="16"/>
          <w:rPrChange w:id="4812" w:author="emmanuel blezes" w:date="2026-05-23T18:38:00Z" w16du:dateUtc="2026-05-23T16:38:00Z">
            <w:rPr/>
          </w:rPrChange>
        </w:rPr>
        <w:t xml:space="preserve"> AustralianSuper, </w:t>
      </w:r>
      <w:r w:rsidRPr="008D3D5D">
        <w:rPr>
          <w:i/>
          <w:iCs/>
          <w:sz w:val="16"/>
          <w:szCs w:val="16"/>
          <w:rPrChange w:id="4813" w:author="emmanuel blezes" w:date="2026-05-23T18:38:00Z" w16du:dateUtc="2026-05-23T16:38:00Z">
            <w:rPr>
              <w:i/>
              <w:iCs/>
            </w:rPr>
          </w:rPrChange>
        </w:rPr>
        <w:t>FY25 Investment Performance</w:t>
      </w:r>
      <w:r w:rsidRPr="008D3D5D">
        <w:rPr>
          <w:sz w:val="16"/>
          <w:szCs w:val="16"/>
          <w:rPrChange w:id="4814" w:author="emmanuel blezes" w:date="2026-05-23T18:38:00Z" w16du:dateUtc="2026-05-23T16:38:00Z">
            <w:rPr/>
          </w:rPrChange>
        </w:rPr>
        <w:t xml:space="preserve">, juillet 2025 (https://www.australiansuper.com/investments/investment-articles/2025/07/fy25-investment-performance). Option </w:t>
      </w:r>
      <w:r w:rsidRPr="008D3D5D">
        <w:rPr>
          <w:i/>
          <w:iCs/>
          <w:sz w:val="16"/>
          <w:szCs w:val="16"/>
          <w:rPrChange w:id="4815" w:author="emmanuel blezes" w:date="2026-05-23T18:38:00Z" w16du:dateUtc="2026-05-23T16:38:00Z">
            <w:rPr>
              <w:i/>
              <w:iCs/>
            </w:rPr>
          </w:rPrChange>
        </w:rPr>
        <w:t>Balanced</w:t>
      </w:r>
      <w:r w:rsidRPr="008D3D5D">
        <w:rPr>
          <w:sz w:val="16"/>
          <w:szCs w:val="16"/>
          <w:rPrChange w:id="4816" w:author="emmanuel blezes" w:date="2026-05-23T18:38:00Z" w16du:dateUtc="2026-05-23T16:38:00Z">
            <w:rPr/>
          </w:rPrChange>
        </w:rPr>
        <w:t xml:space="preserve"> : 7,94 % annualisé sur 10 ans glissants, 8,53 % sur 5 ans, 8,72 % sur 3 ans (au 30 juin 2025, net de frais).</w:t>
      </w:r>
    </w:p>
  </w:footnote>
  <w:footnote w:id="250">
    <w:p w14:paraId="42B7BABE" w14:textId="77777777" w:rsidR="00B437D0" w:rsidRPr="008D3D5D" w:rsidRDefault="00000000">
      <w:pPr>
        <w:pStyle w:val="FootnoteText"/>
        <w:rPr>
          <w:sz w:val="16"/>
          <w:szCs w:val="16"/>
          <w:rPrChange w:id="4823" w:author="emmanuel blezes" w:date="2026-05-23T18:38:00Z" w16du:dateUtc="2026-05-23T16:38:00Z">
            <w:rPr/>
          </w:rPrChange>
        </w:rPr>
      </w:pPr>
      <w:r w:rsidRPr="008D3D5D">
        <w:rPr>
          <w:rStyle w:val="FootnoteReference"/>
          <w:sz w:val="16"/>
          <w:szCs w:val="16"/>
          <w:rPrChange w:id="4824" w:author="emmanuel blezes" w:date="2026-05-23T18:38:00Z" w16du:dateUtc="2026-05-23T16:38:00Z">
            <w:rPr>
              <w:rStyle w:val="FootnoteReference"/>
            </w:rPr>
          </w:rPrChange>
        </w:rPr>
        <w:footnoteRef/>
      </w:r>
      <w:r w:rsidRPr="008D3D5D">
        <w:rPr>
          <w:sz w:val="16"/>
          <w:szCs w:val="16"/>
          <w:lang w:val="en-GB"/>
          <w:rPrChange w:id="4825" w:author="emmanuel blezes" w:date="2026-05-23T18:38:00Z" w16du:dateUtc="2026-05-23T16:38:00Z">
            <w:rPr>
              <w:lang w:val="en-GB"/>
            </w:rPr>
          </w:rPrChange>
        </w:rPr>
        <w:t xml:space="preserve"> APRA, </w:t>
      </w:r>
      <w:r w:rsidRPr="008D3D5D">
        <w:rPr>
          <w:i/>
          <w:iCs/>
          <w:sz w:val="16"/>
          <w:szCs w:val="16"/>
          <w:lang w:val="en-GB"/>
          <w:rPrChange w:id="4826" w:author="emmanuel blezes" w:date="2026-05-23T18:38:00Z" w16du:dateUtc="2026-05-23T16:38:00Z">
            <w:rPr>
              <w:i/>
              <w:iCs/>
              <w:lang w:val="en-GB"/>
            </w:rPr>
          </w:rPrChange>
        </w:rPr>
        <w:t xml:space="preserve">2025 Annual Superannuation Performance Test </w:t>
      </w:r>
      <w:del w:id="4827" w:author="emmanuel blezes" w:date="2026-05-18T20:04:00Z" w16du:dateUtc="2026-05-18T18:04:00Z">
        <w:r w:rsidRPr="008D3D5D" w:rsidDel="00146C66">
          <w:rPr>
            <w:i/>
            <w:iCs/>
            <w:sz w:val="16"/>
            <w:szCs w:val="16"/>
            <w:lang w:val="en-GB"/>
            <w:rPrChange w:id="4828" w:author="emmanuel blezes" w:date="2026-05-23T18:38:00Z" w16du:dateUtc="2026-05-23T16:38:00Z">
              <w:rPr>
                <w:i/>
                <w:iCs/>
                <w:lang w:val="en-GB"/>
              </w:rPr>
            </w:rPrChange>
          </w:rPr>
          <w:delText>—</w:delText>
        </w:r>
      </w:del>
      <w:ins w:id="4829" w:author="emmanuel blezes" w:date="2026-05-18T20:04:00Z" w16du:dateUtc="2026-05-18T18:04:00Z">
        <w:r w:rsidR="00146C66" w:rsidRPr="008D3D5D">
          <w:rPr>
            <w:i/>
            <w:iCs/>
            <w:sz w:val="16"/>
            <w:szCs w:val="16"/>
            <w:lang w:val="en-GB"/>
            <w:rPrChange w:id="4830" w:author="emmanuel blezes" w:date="2026-05-23T18:38:00Z" w16du:dateUtc="2026-05-23T16:38:00Z">
              <w:rPr>
                <w:i/>
                <w:iCs/>
                <w:lang w:val="en-GB"/>
              </w:rPr>
            </w:rPrChange>
          </w:rPr>
          <w:t>-</w:t>
        </w:r>
      </w:ins>
      <w:r w:rsidRPr="008D3D5D">
        <w:rPr>
          <w:i/>
          <w:iCs/>
          <w:sz w:val="16"/>
          <w:szCs w:val="16"/>
          <w:lang w:val="en-GB"/>
          <w:rPrChange w:id="4831" w:author="emmanuel blezes" w:date="2026-05-23T18:38:00Z" w16du:dateUtc="2026-05-23T16:38:00Z">
            <w:rPr>
              <w:i/>
              <w:iCs/>
              <w:lang w:val="en-GB"/>
            </w:rPr>
          </w:rPrChange>
        </w:rPr>
        <w:t xml:space="preserve"> MySuper Products</w:t>
      </w:r>
      <w:r w:rsidRPr="008D3D5D">
        <w:rPr>
          <w:sz w:val="16"/>
          <w:szCs w:val="16"/>
          <w:lang w:val="en-GB"/>
          <w:rPrChange w:id="4832" w:author="emmanuel blezes" w:date="2026-05-23T18:38:00Z" w16du:dateUtc="2026-05-23T16:38:00Z">
            <w:rPr>
              <w:lang w:val="en-GB"/>
            </w:rPr>
          </w:rPrChange>
        </w:rPr>
        <w:t xml:space="preserve">, 2025 (https://www.apra.gov.au/2025-annual-superannuation-performance-test-mysuper-products). </w:t>
      </w:r>
      <w:r w:rsidRPr="008D3D5D">
        <w:rPr>
          <w:sz w:val="16"/>
          <w:szCs w:val="16"/>
          <w:rPrChange w:id="4833" w:author="emmanuel blezes" w:date="2026-05-23T18:38:00Z" w16du:dateUtc="2026-05-23T16:38:00Z">
            <w:rPr/>
          </w:rPrChange>
        </w:rPr>
        <w:t>Premier test 2021 : 52 produits MySuper en échec, environ 1 million de membres affectés ; test 2025 : 0 échec sur 52 produits évalués. Le test compare le rendement net de chaque produit à un benchmark composite sur 8 ans.</w:t>
      </w:r>
    </w:p>
  </w:footnote>
  <w:footnote w:id="251">
    <w:p w14:paraId="1D83D0A2" w14:textId="77777777" w:rsidR="00B437D0" w:rsidRPr="008D3D5D" w:rsidRDefault="00000000">
      <w:pPr>
        <w:pStyle w:val="FootnoteText"/>
        <w:rPr>
          <w:sz w:val="16"/>
          <w:szCs w:val="16"/>
          <w:rPrChange w:id="4834" w:author="emmanuel blezes" w:date="2026-05-23T18:38:00Z" w16du:dateUtc="2026-05-23T16:38:00Z">
            <w:rPr/>
          </w:rPrChange>
        </w:rPr>
      </w:pPr>
      <w:r w:rsidRPr="008D3D5D">
        <w:rPr>
          <w:rStyle w:val="FootnoteReference"/>
          <w:sz w:val="16"/>
          <w:szCs w:val="16"/>
          <w:rPrChange w:id="4835" w:author="emmanuel blezes" w:date="2026-05-23T18:38:00Z" w16du:dateUtc="2026-05-23T16:38:00Z">
            <w:rPr>
              <w:rStyle w:val="FootnoteReference"/>
            </w:rPr>
          </w:rPrChange>
        </w:rPr>
        <w:footnoteRef/>
      </w:r>
      <w:r w:rsidRPr="008D3D5D">
        <w:rPr>
          <w:sz w:val="16"/>
          <w:szCs w:val="16"/>
          <w:rPrChange w:id="4836" w:author="emmanuel blezes" w:date="2026-05-23T18:38:00Z" w16du:dateUtc="2026-05-23T16:38:00Z">
            <w:rPr/>
          </w:rPrChange>
        </w:rPr>
        <w:t xml:space="preserve"> ACCC, </w:t>
      </w:r>
      <w:r w:rsidRPr="008D3D5D">
        <w:rPr>
          <w:i/>
          <w:iCs/>
          <w:sz w:val="16"/>
          <w:szCs w:val="16"/>
          <w:rPrChange w:id="4837" w:author="emmanuel blezes" w:date="2026-05-23T18:38:00Z" w16du:dateUtc="2026-05-23T16:38:00Z">
            <w:rPr>
              <w:i/>
              <w:iCs/>
            </w:rPr>
          </w:rPrChange>
        </w:rPr>
        <w:t>Sydney Aviation Alliance acquisition of Sydney Airport</w:t>
      </w:r>
      <w:r w:rsidRPr="008D3D5D">
        <w:rPr>
          <w:sz w:val="16"/>
          <w:szCs w:val="16"/>
          <w:rPrChange w:id="4838" w:author="emmanuel blezes" w:date="2026-05-23T18:38:00Z" w16du:dateUtc="2026-05-23T16:38:00Z">
            <w:rPr/>
          </w:rPrChange>
        </w:rPr>
        <w:t>,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52">
    <w:p w14:paraId="64E7A6E0" w14:textId="77777777" w:rsidR="00B437D0" w:rsidRPr="008D3D5D" w:rsidRDefault="00000000">
      <w:pPr>
        <w:pStyle w:val="FootnoteText"/>
        <w:rPr>
          <w:sz w:val="16"/>
          <w:szCs w:val="16"/>
          <w:rPrChange w:id="4839" w:author="emmanuel blezes" w:date="2026-05-23T18:38:00Z" w16du:dateUtc="2026-05-23T16:38:00Z">
            <w:rPr/>
          </w:rPrChange>
        </w:rPr>
      </w:pPr>
      <w:r w:rsidRPr="008D3D5D">
        <w:rPr>
          <w:rStyle w:val="FootnoteReference"/>
          <w:sz w:val="16"/>
          <w:szCs w:val="16"/>
          <w:rPrChange w:id="4840" w:author="emmanuel blezes" w:date="2026-05-23T18:38:00Z" w16du:dateUtc="2026-05-23T16:38:00Z">
            <w:rPr>
              <w:rStyle w:val="FootnoteReference"/>
            </w:rPr>
          </w:rPrChange>
        </w:rPr>
        <w:footnoteRef/>
      </w:r>
      <w:r w:rsidRPr="008D3D5D">
        <w:rPr>
          <w:sz w:val="16"/>
          <w:szCs w:val="16"/>
          <w:rPrChange w:id="4841" w:author="emmanuel blezes" w:date="2026-05-23T18:38:00Z" w16du:dateUtc="2026-05-23T16:38:00Z">
            <w:rPr/>
          </w:rPrChange>
        </w:rPr>
        <w:t xml:space="preserve"> Deloitte, </w:t>
      </w:r>
      <w:r w:rsidRPr="008D3D5D">
        <w:rPr>
          <w:i/>
          <w:iCs/>
          <w:sz w:val="16"/>
          <w:szCs w:val="16"/>
          <w:rPrChange w:id="4842" w:author="emmanuel blezes" w:date="2026-05-23T18:38:00Z" w16du:dateUtc="2026-05-23T16:38:00Z">
            <w:rPr>
              <w:i/>
              <w:iCs/>
            </w:rPr>
          </w:rPrChange>
        </w:rPr>
        <w:t>Dynamics of the Australian Superannuation System</w:t>
      </w:r>
      <w:r w:rsidRPr="008D3D5D">
        <w:rPr>
          <w:sz w:val="16"/>
          <w:szCs w:val="16"/>
          <w:rPrChange w:id="4843" w:author="emmanuel blezes" w:date="2026-05-23T18:38:00Z" w16du:dateUtc="2026-05-23T16:38:00Z">
            <w:rPr/>
          </w:rPrChange>
        </w:rPr>
        <w:t xml:space="preserve">, 2024 (https://www.investordaily.com.au/superannuation/54865-super-on-track-to-represent-more-than-half-of-asx-market-cap-deloitte). Détention par les fonds </w:t>
      </w:r>
      <w:r w:rsidRPr="008D3D5D">
        <w:rPr>
          <w:i/>
          <w:iCs/>
          <w:sz w:val="16"/>
          <w:szCs w:val="16"/>
          <w:rPrChange w:id="4844" w:author="emmanuel blezes" w:date="2026-05-23T18:38:00Z" w16du:dateUtc="2026-05-23T16:38:00Z">
            <w:rPr>
              <w:i/>
              <w:iCs/>
            </w:rPr>
          </w:rPrChange>
        </w:rPr>
        <w:t>super</w:t>
      </w:r>
      <w:r w:rsidRPr="008D3D5D">
        <w:rPr>
          <w:sz w:val="16"/>
          <w:szCs w:val="16"/>
          <w:rPrChange w:id="4845" w:author="emmanuel blezes" w:date="2026-05-23T18:38:00Z" w16du:dateUtc="2026-05-23T16:38:00Z">
            <w:rPr/>
          </w:rPrChange>
        </w:rPr>
        <w:t xml:space="preserve"> : environ 35 % de la capitalisation de l’ASX en 2024, projection à 60 % à l’horizon 2038.</w:t>
      </w:r>
    </w:p>
  </w:footnote>
  <w:footnote w:id="253">
    <w:p w14:paraId="25F9B8EB" w14:textId="77777777" w:rsidR="00B437D0" w:rsidRPr="008D3D5D" w:rsidRDefault="00000000">
      <w:pPr>
        <w:pStyle w:val="FootnoteText"/>
        <w:rPr>
          <w:sz w:val="16"/>
          <w:szCs w:val="16"/>
          <w:rPrChange w:id="4854" w:author="emmanuel blezes" w:date="2026-05-23T18:38:00Z" w16du:dateUtc="2026-05-23T16:38:00Z">
            <w:rPr/>
          </w:rPrChange>
        </w:rPr>
      </w:pPr>
      <w:r w:rsidRPr="008D3D5D">
        <w:rPr>
          <w:rStyle w:val="FootnoteReference"/>
          <w:sz w:val="16"/>
          <w:szCs w:val="16"/>
          <w:rPrChange w:id="4855" w:author="emmanuel blezes" w:date="2026-05-23T18:38:00Z" w16du:dateUtc="2026-05-23T16:38:00Z">
            <w:rPr>
              <w:rStyle w:val="FootnoteReference"/>
            </w:rPr>
          </w:rPrChange>
        </w:rPr>
        <w:footnoteRef/>
      </w:r>
      <w:r w:rsidRPr="008D3D5D">
        <w:rPr>
          <w:sz w:val="16"/>
          <w:szCs w:val="16"/>
          <w:lang w:val="en-GB"/>
          <w:rPrChange w:id="4856" w:author="emmanuel blezes" w:date="2026-05-23T18:38:00Z" w16du:dateUtc="2026-05-23T16:38:00Z">
            <w:rPr>
              <w:lang w:val="en-GB"/>
            </w:rPr>
          </w:rPrChange>
        </w:rPr>
        <w:t xml:space="preserve"> Lee Kuan Yew, </w:t>
      </w:r>
      <w:r w:rsidRPr="008D3D5D">
        <w:rPr>
          <w:i/>
          <w:iCs/>
          <w:sz w:val="16"/>
          <w:szCs w:val="16"/>
          <w:lang w:val="en-GB"/>
          <w:rPrChange w:id="4857" w:author="emmanuel blezes" w:date="2026-05-23T18:38:00Z" w16du:dateUtc="2026-05-23T16:38:00Z">
            <w:rPr>
              <w:i/>
              <w:iCs/>
              <w:lang w:val="en-GB"/>
            </w:rPr>
          </w:rPrChange>
        </w:rPr>
        <w:t>From Third World to First: The Singapore Story 1965-2000</w:t>
      </w:r>
      <w:r w:rsidRPr="008D3D5D">
        <w:rPr>
          <w:sz w:val="16"/>
          <w:szCs w:val="16"/>
          <w:lang w:val="en-GB"/>
          <w:rPrChange w:id="4858" w:author="emmanuel blezes" w:date="2026-05-23T18:38:00Z" w16du:dateUtc="2026-05-23T16:38:00Z">
            <w:rPr>
              <w:lang w:val="en-GB"/>
            </w:rPr>
          </w:rPrChange>
        </w:rPr>
        <w:t xml:space="preserve">, HarperCollins, 2000. Chapitres 9 (« CPF, the Bedrock of Social Security ») et 10 (« A Home-Owning Society »). </w:t>
      </w:r>
      <w:r w:rsidRPr="008D3D5D">
        <w:rPr>
          <w:sz w:val="16"/>
          <w:szCs w:val="16"/>
          <w:rPrChange w:id="4859" w:author="emmanuel blezes" w:date="2026-05-23T18:38:00Z" w16du:dateUtc="2026-05-23T16:38:00Z">
            <w:rPr/>
          </w:rPrChange>
        </w:rPr>
        <w:t>Lee décrit le CPF comme « la pierre angulaire » de son projet de société de propriétaires épargnants plutôt qu’une société d’allocataires.</w:t>
      </w:r>
    </w:p>
  </w:footnote>
  <w:footnote w:id="254">
    <w:p w14:paraId="7837C52B" w14:textId="77777777" w:rsidR="00B437D0" w:rsidRPr="008D3D5D" w:rsidRDefault="00000000">
      <w:pPr>
        <w:pStyle w:val="FootnoteText"/>
        <w:rPr>
          <w:sz w:val="16"/>
          <w:szCs w:val="16"/>
          <w:rPrChange w:id="4860" w:author="emmanuel blezes" w:date="2026-05-23T18:38:00Z" w16du:dateUtc="2026-05-23T16:38:00Z">
            <w:rPr/>
          </w:rPrChange>
        </w:rPr>
      </w:pPr>
      <w:r w:rsidRPr="008D3D5D">
        <w:rPr>
          <w:rStyle w:val="FootnoteReference"/>
          <w:sz w:val="16"/>
          <w:szCs w:val="16"/>
          <w:rPrChange w:id="4861" w:author="emmanuel blezes" w:date="2026-05-23T18:38:00Z" w16du:dateUtc="2026-05-23T16:38:00Z">
            <w:rPr>
              <w:rStyle w:val="FootnoteReference"/>
            </w:rPr>
          </w:rPrChange>
        </w:rPr>
        <w:footnoteRef/>
      </w:r>
      <w:r w:rsidRPr="008D3D5D">
        <w:rPr>
          <w:sz w:val="16"/>
          <w:szCs w:val="16"/>
          <w:rPrChange w:id="4862" w:author="emmanuel blezes" w:date="2026-05-23T18:38:00Z" w16du:dateUtc="2026-05-23T16:38:00Z">
            <w:rPr/>
          </w:rPrChange>
        </w:rPr>
        <w:t xml:space="preserve"> Goh Keng Swee a été ministre des Finances de Singapour de 1959 à 1965, puis à nouveau de 1967 à 1970, sous le PM Lee Kuan Yew. Sur son rôle dans la formation de la politique économique de Singapour : Tan Siok Sun, </w:t>
      </w:r>
      <w:r w:rsidRPr="008D3D5D">
        <w:rPr>
          <w:i/>
          <w:iCs/>
          <w:sz w:val="16"/>
          <w:szCs w:val="16"/>
          <w:rPrChange w:id="4863" w:author="emmanuel blezes" w:date="2026-05-23T18:38:00Z" w16du:dateUtc="2026-05-23T16:38:00Z">
            <w:rPr>
              <w:i/>
              <w:iCs/>
            </w:rPr>
          </w:rPrChange>
        </w:rPr>
        <w:t>Goh Keng Swee: A Portrait</w:t>
      </w:r>
      <w:r w:rsidRPr="008D3D5D">
        <w:rPr>
          <w:sz w:val="16"/>
          <w:szCs w:val="16"/>
          <w:rPrChange w:id="4864" w:author="emmanuel blezes" w:date="2026-05-23T18:38:00Z" w16du:dateUtc="2026-05-23T16:38:00Z">
            <w:rPr/>
          </w:rPrChange>
        </w:rPr>
        <w:t>, Editions Didier Millet, 2007. Il a aussi été ministre de la Défense, puis ministre de l’Éducation.</w:t>
      </w:r>
    </w:p>
  </w:footnote>
  <w:footnote w:id="255">
    <w:p w14:paraId="0E93EC80" w14:textId="77777777" w:rsidR="00B437D0" w:rsidRPr="008D3D5D" w:rsidRDefault="00000000">
      <w:pPr>
        <w:pStyle w:val="FootnoteText"/>
        <w:rPr>
          <w:sz w:val="16"/>
          <w:szCs w:val="16"/>
          <w:lang w:val="en-GB"/>
          <w:rPrChange w:id="4867" w:author="emmanuel blezes" w:date="2026-05-23T18:38:00Z" w16du:dateUtc="2026-05-23T16:38:00Z">
            <w:rPr>
              <w:lang w:val="en-GB"/>
            </w:rPr>
          </w:rPrChange>
        </w:rPr>
      </w:pPr>
      <w:r w:rsidRPr="008D3D5D">
        <w:rPr>
          <w:rStyle w:val="FootnoteReference"/>
          <w:sz w:val="16"/>
          <w:szCs w:val="16"/>
          <w:rPrChange w:id="4868" w:author="emmanuel blezes" w:date="2026-05-23T18:38:00Z" w16du:dateUtc="2026-05-23T16:38:00Z">
            <w:rPr>
              <w:rStyle w:val="FootnoteReference"/>
            </w:rPr>
          </w:rPrChange>
        </w:rPr>
        <w:footnoteRef/>
      </w:r>
      <w:r w:rsidRPr="008D3D5D">
        <w:rPr>
          <w:sz w:val="16"/>
          <w:szCs w:val="16"/>
          <w:lang w:val="en-GB"/>
          <w:rPrChange w:id="4869" w:author="emmanuel blezes" w:date="2026-05-23T18:38:00Z" w16du:dateUtc="2026-05-23T16:38:00Z">
            <w:rPr>
              <w:lang w:val="en-GB"/>
            </w:rPr>
          </w:rPrChange>
        </w:rPr>
        <w:t xml:space="preserve"> Lee Kuan Yew, </w:t>
      </w:r>
      <w:r w:rsidRPr="008D3D5D">
        <w:rPr>
          <w:i/>
          <w:iCs/>
          <w:sz w:val="16"/>
          <w:szCs w:val="16"/>
          <w:lang w:val="en-GB"/>
          <w:rPrChange w:id="4870" w:author="emmanuel blezes" w:date="2026-05-23T18:38:00Z" w16du:dateUtc="2026-05-23T16:38:00Z">
            <w:rPr>
              <w:i/>
              <w:iCs/>
              <w:lang w:val="en-GB"/>
            </w:rPr>
          </w:rPrChange>
        </w:rPr>
        <w:t>From Third World to First</w:t>
      </w:r>
      <w:r w:rsidRPr="008D3D5D">
        <w:rPr>
          <w:sz w:val="16"/>
          <w:szCs w:val="16"/>
          <w:lang w:val="en-GB"/>
          <w:rPrChange w:id="4871" w:author="emmanuel blezes" w:date="2026-05-23T18:38:00Z" w16du:dateUtc="2026-05-23T16:38:00Z">
            <w:rPr>
              <w:lang w:val="en-GB"/>
            </w:rPr>
          </w:rPrChange>
        </w:rPr>
        <w:t xml:space="preserve">, </w:t>
      </w:r>
      <w:r w:rsidRPr="008D3D5D">
        <w:rPr>
          <w:i/>
          <w:iCs/>
          <w:sz w:val="16"/>
          <w:szCs w:val="16"/>
          <w:lang w:val="en-GB"/>
          <w:rPrChange w:id="4872" w:author="emmanuel blezes" w:date="2026-05-23T18:38:00Z" w16du:dateUtc="2026-05-23T16:38:00Z">
            <w:rPr>
              <w:i/>
              <w:iCs/>
              <w:lang w:val="en-GB"/>
            </w:rPr>
          </w:rPrChange>
        </w:rPr>
        <w:t>op. cit.</w:t>
      </w:r>
      <w:r w:rsidRPr="008D3D5D">
        <w:rPr>
          <w:sz w:val="16"/>
          <w:szCs w:val="16"/>
          <w:lang w:val="en-GB"/>
          <w:rPrChange w:id="4873" w:author="emmanuel blezes" w:date="2026-05-23T18:38:00Z" w16du:dateUtc="2026-05-23T16:38:00Z">
            <w:rPr>
              <w:lang w:val="en-GB"/>
            </w:rPr>
          </w:rPrChange>
        </w:rPr>
        <w:t>, p. 116 : « My primary concern was to give every citizen a stake in the country and its future. »</w:t>
      </w:r>
    </w:p>
  </w:footnote>
  <w:footnote w:id="256">
    <w:p w14:paraId="5BE490F0" w14:textId="77777777" w:rsidR="00B437D0" w:rsidRPr="008D3D5D" w:rsidRDefault="00000000">
      <w:pPr>
        <w:pStyle w:val="FootnoteText"/>
        <w:rPr>
          <w:sz w:val="16"/>
          <w:szCs w:val="16"/>
          <w:rPrChange w:id="4874" w:author="emmanuel blezes" w:date="2026-05-23T18:38:00Z" w16du:dateUtc="2026-05-23T16:38:00Z">
            <w:rPr/>
          </w:rPrChange>
        </w:rPr>
      </w:pPr>
      <w:r w:rsidRPr="008D3D5D">
        <w:rPr>
          <w:rStyle w:val="FootnoteReference"/>
          <w:sz w:val="16"/>
          <w:szCs w:val="16"/>
          <w:rPrChange w:id="4875" w:author="emmanuel blezes" w:date="2026-05-23T18:38:00Z" w16du:dateUtc="2026-05-23T16:38:00Z">
            <w:rPr>
              <w:rStyle w:val="FootnoteReference"/>
            </w:rPr>
          </w:rPrChange>
        </w:rPr>
        <w:footnoteRef/>
      </w:r>
      <w:r w:rsidRPr="008D3D5D">
        <w:rPr>
          <w:sz w:val="16"/>
          <w:szCs w:val="16"/>
          <w:lang w:val="en-GB"/>
          <w:rPrChange w:id="4876" w:author="emmanuel blezes" w:date="2026-05-23T18:38:00Z" w16du:dateUtc="2026-05-23T16:38:00Z">
            <w:rPr>
              <w:lang w:val="en-GB"/>
            </w:rPr>
          </w:rPrChange>
        </w:rPr>
        <w:t xml:space="preserve"> Department of Statistics Singapore, </w:t>
      </w:r>
      <w:r w:rsidRPr="008D3D5D">
        <w:rPr>
          <w:i/>
          <w:iCs/>
          <w:sz w:val="16"/>
          <w:szCs w:val="16"/>
          <w:lang w:val="en-GB"/>
          <w:rPrChange w:id="4877" w:author="emmanuel blezes" w:date="2026-05-23T18:38:00Z" w16du:dateUtc="2026-05-23T16:38:00Z">
            <w:rPr>
              <w:i/>
              <w:iCs/>
              <w:lang w:val="en-GB"/>
            </w:rPr>
          </w:rPrChange>
        </w:rPr>
        <w:t>Home Ownership Rate</w:t>
      </w:r>
      <w:r w:rsidRPr="008D3D5D">
        <w:rPr>
          <w:sz w:val="16"/>
          <w:szCs w:val="16"/>
          <w:lang w:val="en-GB"/>
          <w:rPrChange w:id="4878" w:author="emmanuel blezes" w:date="2026-05-23T18:38:00Z" w16du:dateUtc="2026-05-23T16:38:00Z">
            <w:rPr>
              <w:lang w:val="en-GB"/>
            </w:rPr>
          </w:rPrChange>
        </w:rPr>
        <w:t xml:space="preserve">, 2024 (https://www.singstat.gov.sg). </w:t>
      </w:r>
      <w:r w:rsidRPr="008D3D5D">
        <w:rPr>
          <w:sz w:val="16"/>
          <w:szCs w:val="16"/>
          <w:rPrChange w:id="4879" w:author="emmanuel blezes" w:date="2026-05-23T18:38:00Z" w16du:dateUtc="2026-05-23T16:38:00Z">
            <w:rPr/>
          </w:rPrChange>
        </w:rPr>
        <w:t>Taux d’accession à la propriété : 90,9 % en 2024, dont environ 80 % en logement public HDB.</w:t>
      </w:r>
    </w:p>
  </w:footnote>
  <w:footnote w:id="257">
    <w:p w14:paraId="6A9927FE" w14:textId="77777777" w:rsidR="00B437D0" w:rsidRPr="008D3D5D" w:rsidRDefault="00000000">
      <w:pPr>
        <w:pStyle w:val="FootnoteText"/>
        <w:rPr>
          <w:sz w:val="16"/>
          <w:szCs w:val="16"/>
          <w:rPrChange w:id="4882" w:author="emmanuel blezes" w:date="2026-05-23T18:38:00Z" w16du:dateUtc="2026-05-23T16:38:00Z">
            <w:rPr/>
          </w:rPrChange>
        </w:rPr>
      </w:pPr>
      <w:r w:rsidRPr="008D3D5D">
        <w:rPr>
          <w:rStyle w:val="FootnoteReference"/>
          <w:sz w:val="16"/>
          <w:szCs w:val="16"/>
          <w:rPrChange w:id="4883" w:author="emmanuel blezes" w:date="2026-05-23T18:38:00Z" w16du:dateUtc="2026-05-23T16:38:00Z">
            <w:rPr>
              <w:rStyle w:val="FootnoteReference"/>
            </w:rPr>
          </w:rPrChange>
        </w:rPr>
        <w:footnoteRef/>
      </w:r>
      <w:r w:rsidRPr="008D3D5D">
        <w:rPr>
          <w:sz w:val="16"/>
          <w:szCs w:val="16"/>
          <w:lang w:val="en-GB"/>
          <w:rPrChange w:id="4884" w:author="emmanuel blezes" w:date="2026-05-23T18:38:00Z" w16du:dateUtc="2026-05-23T16:38:00Z">
            <w:rPr>
              <w:lang w:val="en-GB"/>
            </w:rPr>
          </w:rPrChange>
        </w:rPr>
        <w:t xml:space="preserve"> CPF Board, </w:t>
      </w:r>
      <w:r w:rsidRPr="008D3D5D">
        <w:rPr>
          <w:i/>
          <w:iCs/>
          <w:sz w:val="16"/>
          <w:szCs w:val="16"/>
          <w:lang w:val="en-GB"/>
          <w:rPrChange w:id="4885" w:author="emmanuel blezes" w:date="2026-05-23T18:38:00Z" w16du:dateUtc="2026-05-23T16:38:00Z">
            <w:rPr>
              <w:i/>
              <w:iCs/>
              <w:lang w:val="en-GB"/>
            </w:rPr>
          </w:rPrChange>
        </w:rPr>
        <w:t>CPF Annual Report 2024</w:t>
      </w:r>
      <w:r w:rsidRPr="008D3D5D">
        <w:rPr>
          <w:sz w:val="16"/>
          <w:szCs w:val="16"/>
          <w:lang w:val="en-GB"/>
          <w:rPrChange w:id="4886" w:author="emmanuel blezes" w:date="2026-05-23T18:38:00Z" w16du:dateUtc="2026-05-23T16:38:00Z">
            <w:rPr>
              <w:lang w:val="en-GB"/>
            </w:rPr>
          </w:rPrChange>
        </w:rPr>
        <w:t xml:space="preserve">, 2025 (https://www.cpf.gov.sg/content/dam/web/member/infohub/documents/CPF%20Annual%20Report%202024%20Part%201.pdf). </w:t>
      </w:r>
      <w:r w:rsidRPr="008D3D5D">
        <w:rPr>
          <w:sz w:val="16"/>
          <w:szCs w:val="16"/>
          <w:rPrChange w:id="4887" w:author="emmanuel blezes" w:date="2026-05-23T18:38:00Z" w16du:dateUtc="2026-05-23T16:38:00Z">
            <w:rPr/>
          </w:rPrChange>
        </w:rPr>
        <w:t>Architecture des quatre comptes : Ordinary Account (OA, 2,5 % d’intérêt garanti), Special Account (SA, 4 % garanti, fermé aux 55+ depuis le 19 janvier 2025), MediSave Account (MA, 4 % garanti), Retirement Account (RA, créé à 55 ans, 4 % garanti).</w:t>
      </w:r>
    </w:p>
  </w:footnote>
  <w:footnote w:id="258">
    <w:p w14:paraId="10A02F31" w14:textId="77777777" w:rsidR="00B437D0" w:rsidRPr="008D3D5D" w:rsidRDefault="00000000">
      <w:pPr>
        <w:pStyle w:val="FootnoteText"/>
        <w:rPr>
          <w:sz w:val="16"/>
          <w:szCs w:val="16"/>
          <w:rPrChange w:id="4888" w:author="emmanuel blezes" w:date="2026-05-23T18:38:00Z" w16du:dateUtc="2026-05-23T16:38:00Z">
            <w:rPr/>
          </w:rPrChange>
        </w:rPr>
      </w:pPr>
      <w:r w:rsidRPr="008D3D5D">
        <w:rPr>
          <w:rStyle w:val="FootnoteReference"/>
          <w:sz w:val="16"/>
          <w:szCs w:val="16"/>
          <w:rPrChange w:id="4889" w:author="emmanuel blezes" w:date="2026-05-23T18:38:00Z" w16du:dateUtc="2026-05-23T16:38:00Z">
            <w:rPr>
              <w:rStyle w:val="FootnoteReference"/>
            </w:rPr>
          </w:rPrChange>
        </w:rPr>
        <w:footnoteRef/>
      </w:r>
      <w:r w:rsidRPr="008D3D5D">
        <w:rPr>
          <w:sz w:val="16"/>
          <w:szCs w:val="16"/>
          <w:lang w:val="en-GB"/>
          <w:rPrChange w:id="4890" w:author="emmanuel blezes" w:date="2026-05-23T18:38:00Z" w16du:dateUtc="2026-05-23T16:38:00Z">
            <w:rPr>
              <w:lang w:val="en-GB"/>
            </w:rPr>
          </w:rPrChange>
        </w:rPr>
        <w:t xml:space="preserve"> CPF Board, </w:t>
      </w:r>
      <w:r w:rsidRPr="008D3D5D">
        <w:rPr>
          <w:i/>
          <w:iCs/>
          <w:sz w:val="16"/>
          <w:szCs w:val="16"/>
          <w:lang w:val="en-GB"/>
          <w:rPrChange w:id="4891" w:author="emmanuel blezes" w:date="2026-05-23T18:38:00Z" w16du:dateUtc="2026-05-23T16:38:00Z">
            <w:rPr>
              <w:i/>
              <w:iCs/>
              <w:lang w:val="en-GB"/>
            </w:rPr>
          </w:rPrChange>
        </w:rPr>
        <w:t>Contribution Rates from 1 January 2026</w:t>
      </w:r>
      <w:r w:rsidRPr="008D3D5D">
        <w:rPr>
          <w:sz w:val="16"/>
          <w:szCs w:val="16"/>
          <w:lang w:val="en-GB"/>
          <w:rPrChange w:id="4892" w:author="emmanuel blezes" w:date="2026-05-23T18:38:00Z" w16du:dateUtc="2026-05-23T16:38:00Z">
            <w:rPr>
              <w:lang w:val="en-GB"/>
            </w:rPr>
          </w:rPrChange>
        </w:rPr>
        <w:t xml:space="preserve">, 2025 (https://www.cpf.gov.sg/employer/infohub/news/cpf-related-announcements/new-contribution-rates). </w:t>
      </w:r>
      <w:r w:rsidRPr="008D3D5D">
        <w:rPr>
          <w:sz w:val="16"/>
          <w:szCs w:val="16"/>
          <w:rPrChange w:id="4893" w:author="emmanuel blezes" w:date="2026-05-23T18:38:00Z" w16du:dateUtc="2026-05-23T16:38:00Z">
            <w:rPr/>
          </w:rPrChange>
        </w:rPr>
        <w:t>Pour les ≤ 55 ans : 17 % employeur + 20 % salarié = 37 % total. Au-delà : 55-60 ans 34 %, 60-65 ans 25 %, 65-70 ans 16,5 %, &gt; 70 ans 12,5 %. Plafond contributif : 8 000 SGD/mois depuis le 1ᵉʳ janvier 2026.</w:t>
      </w:r>
    </w:p>
  </w:footnote>
  <w:footnote w:id="259">
    <w:p w14:paraId="6C3F1E33" w14:textId="77777777" w:rsidR="00B437D0" w:rsidRPr="008D3D5D" w:rsidRDefault="00000000">
      <w:pPr>
        <w:pStyle w:val="FootnoteText"/>
        <w:rPr>
          <w:sz w:val="16"/>
          <w:szCs w:val="16"/>
          <w:rPrChange w:id="4898" w:author="emmanuel blezes" w:date="2026-05-23T18:38:00Z" w16du:dateUtc="2026-05-23T16:38:00Z">
            <w:rPr/>
          </w:rPrChange>
        </w:rPr>
      </w:pPr>
      <w:r w:rsidRPr="008D3D5D">
        <w:rPr>
          <w:rStyle w:val="FootnoteReference"/>
          <w:sz w:val="16"/>
          <w:szCs w:val="16"/>
          <w:rPrChange w:id="4899" w:author="emmanuel blezes" w:date="2026-05-23T18:38:00Z" w16du:dateUtc="2026-05-23T16:38:00Z">
            <w:rPr>
              <w:rStyle w:val="FootnoteReference"/>
            </w:rPr>
          </w:rPrChange>
        </w:rPr>
        <w:footnoteRef/>
      </w:r>
      <w:r w:rsidRPr="008D3D5D">
        <w:rPr>
          <w:sz w:val="16"/>
          <w:szCs w:val="16"/>
          <w:rPrChange w:id="4900" w:author="emmanuel blezes" w:date="2026-05-23T18:38:00Z" w16du:dateUtc="2026-05-23T16:38:00Z">
            <w:rPr/>
          </w:rPrChange>
        </w:rPr>
        <w:t xml:space="preserve"> GIC, </w:t>
      </w:r>
      <w:r w:rsidRPr="008D3D5D">
        <w:rPr>
          <w:i/>
          <w:iCs/>
          <w:sz w:val="16"/>
          <w:szCs w:val="16"/>
          <w:rPrChange w:id="4901" w:author="emmanuel blezes" w:date="2026-05-23T18:38:00Z" w16du:dateUtc="2026-05-23T16:38:00Z">
            <w:rPr>
              <w:i/>
              <w:iCs/>
            </w:rPr>
          </w:rPrChange>
        </w:rPr>
        <w:t>Annual Report 2024-25</w:t>
      </w:r>
      <w:r w:rsidRPr="008D3D5D">
        <w:rPr>
          <w:sz w:val="16"/>
          <w:szCs w:val="16"/>
          <w:rPrChange w:id="4902" w:author="emmanuel blezes" w:date="2026-05-23T18:38:00Z" w16du:dateUtc="2026-05-23T16:38:00Z">
            <w:rPr/>
          </w:rPrChange>
        </w:rPr>
        <w:t xml:space="preserve">, 2025 (https://www.gic.com.sg). GIC ne publie pas le total exact de ses encours mais celui-ci est estimé par les analystes financiers (notamment </w:t>
      </w:r>
      <w:r w:rsidRPr="008D3D5D">
        <w:rPr>
          <w:i/>
          <w:iCs/>
          <w:sz w:val="16"/>
          <w:szCs w:val="16"/>
          <w:rPrChange w:id="4903" w:author="emmanuel blezes" w:date="2026-05-23T18:38:00Z" w16du:dateUtc="2026-05-23T16:38:00Z">
            <w:rPr>
              <w:i/>
              <w:iCs/>
            </w:rPr>
          </w:rPrChange>
        </w:rPr>
        <w:t>SWF Institute</w:t>
      </w:r>
      <w:r w:rsidRPr="008D3D5D">
        <w:rPr>
          <w:sz w:val="16"/>
          <w:szCs w:val="16"/>
          <w:rPrChange w:id="4904" w:author="emmanuel blezes" w:date="2026-05-23T18:38:00Z" w16du:dateUtc="2026-05-23T16:38:00Z">
            <w:rPr/>
          </w:rPrChange>
        </w:rPr>
        <w:t xml:space="preserve">) à environ 800 milliards de dollars US à mi-2025. GIC gère également une partie des réserves du CPF via les </w:t>
      </w:r>
      <w:r w:rsidRPr="008D3D5D">
        <w:rPr>
          <w:i/>
          <w:iCs/>
          <w:sz w:val="16"/>
          <w:szCs w:val="16"/>
          <w:rPrChange w:id="4905" w:author="emmanuel blezes" w:date="2026-05-23T18:38:00Z" w16du:dateUtc="2026-05-23T16:38:00Z">
            <w:rPr>
              <w:i/>
              <w:iCs/>
            </w:rPr>
          </w:rPrChange>
        </w:rPr>
        <w:t>Special Singapore Government Securities</w:t>
      </w:r>
      <w:r w:rsidRPr="008D3D5D">
        <w:rPr>
          <w:sz w:val="16"/>
          <w:szCs w:val="16"/>
          <w:rPrChange w:id="4906" w:author="emmanuel blezes" w:date="2026-05-23T18:38:00Z" w16du:dateUtc="2026-05-23T16:38:00Z">
            <w:rPr/>
          </w:rPrChange>
        </w:rPr>
        <w:t xml:space="preserve"> (SSGS).</w:t>
      </w:r>
    </w:p>
  </w:footnote>
  <w:footnote w:id="260">
    <w:p w14:paraId="4C767B98" w14:textId="77777777" w:rsidR="00B437D0" w:rsidRPr="008D3D5D" w:rsidRDefault="00000000">
      <w:pPr>
        <w:pStyle w:val="FootnoteText"/>
        <w:rPr>
          <w:sz w:val="16"/>
          <w:szCs w:val="16"/>
          <w:rPrChange w:id="4907" w:author="emmanuel blezes" w:date="2026-05-23T18:38:00Z" w16du:dateUtc="2026-05-23T16:38:00Z">
            <w:rPr/>
          </w:rPrChange>
        </w:rPr>
      </w:pPr>
      <w:r w:rsidRPr="008D3D5D">
        <w:rPr>
          <w:rStyle w:val="FootnoteReference"/>
          <w:sz w:val="16"/>
          <w:szCs w:val="16"/>
          <w:rPrChange w:id="4908" w:author="emmanuel blezes" w:date="2026-05-23T18:38:00Z" w16du:dateUtc="2026-05-23T16:38:00Z">
            <w:rPr>
              <w:rStyle w:val="FootnoteReference"/>
            </w:rPr>
          </w:rPrChange>
        </w:rPr>
        <w:footnoteRef/>
      </w:r>
      <w:r w:rsidRPr="008D3D5D">
        <w:rPr>
          <w:sz w:val="16"/>
          <w:szCs w:val="16"/>
          <w:lang w:val="en-GB"/>
          <w:rPrChange w:id="4909" w:author="emmanuel blezes" w:date="2026-05-23T18:38:00Z" w16du:dateUtc="2026-05-23T16:38:00Z">
            <w:rPr>
              <w:lang w:val="en-GB"/>
            </w:rPr>
          </w:rPrChange>
        </w:rPr>
        <w:t xml:space="preserve"> Workers’ Party Singapore, </w:t>
      </w:r>
      <w:r w:rsidRPr="008D3D5D">
        <w:rPr>
          <w:i/>
          <w:iCs/>
          <w:sz w:val="16"/>
          <w:szCs w:val="16"/>
          <w:lang w:val="en-GB"/>
          <w:rPrChange w:id="4910" w:author="emmanuel blezes" w:date="2026-05-23T18:38:00Z" w16du:dateUtc="2026-05-23T16:38:00Z">
            <w:rPr>
              <w:i/>
              <w:iCs/>
              <w:lang w:val="en-GB"/>
            </w:rPr>
          </w:rPrChange>
        </w:rPr>
        <w:t>CPF: What is at Stake for You</w:t>
      </w:r>
      <w:r w:rsidRPr="008D3D5D">
        <w:rPr>
          <w:sz w:val="16"/>
          <w:szCs w:val="16"/>
          <w:lang w:val="en-GB"/>
          <w:rPrChange w:id="4911" w:author="emmanuel blezes" w:date="2026-05-23T18:38:00Z" w16du:dateUtc="2026-05-23T16:38:00Z">
            <w:rPr>
              <w:lang w:val="en-GB"/>
            </w:rPr>
          </w:rPrChange>
        </w:rPr>
        <w:t xml:space="preserve">, plateforme programmatique 2020-2025 (https://www.wp.sg/cpf-what-is-at-stake-for-you). </w:t>
      </w:r>
      <w:r w:rsidRPr="008D3D5D">
        <w:rPr>
          <w:sz w:val="16"/>
          <w:szCs w:val="16"/>
          <w:rPrChange w:id="4912" w:author="emmanuel blezes" w:date="2026-05-23T18:38:00Z" w16du:dateUtc="2026-05-23T16:38:00Z">
            <w:rPr/>
          </w:rPrChange>
        </w:rPr>
        <w:t>Le Workers’ Party propose de partager une partie de l’écart entre les rendements GIC et les taux CPF garantis avec les membres.</w:t>
      </w:r>
    </w:p>
  </w:footnote>
  <w:footnote w:id="261">
    <w:p w14:paraId="787053CD" w14:textId="77777777" w:rsidR="00B437D0" w:rsidRPr="008D3D5D" w:rsidRDefault="00000000">
      <w:pPr>
        <w:pStyle w:val="FootnoteText"/>
        <w:rPr>
          <w:sz w:val="16"/>
          <w:szCs w:val="16"/>
          <w:rPrChange w:id="4913" w:author="emmanuel blezes" w:date="2026-05-23T18:38:00Z" w16du:dateUtc="2026-05-23T16:38:00Z">
            <w:rPr/>
          </w:rPrChange>
        </w:rPr>
      </w:pPr>
      <w:r w:rsidRPr="008D3D5D">
        <w:rPr>
          <w:rStyle w:val="FootnoteReference"/>
          <w:sz w:val="16"/>
          <w:szCs w:val="16"/>
          <w:rPrChange w:id="4914" w:author="emmanuel blezes" w:date="2026-05-23T18:38:00Z" w16du:dateUtc="2026-05-23T16:38:00Z">
            <w:rPr>
              <w:rStyle w:val="FootnoteReference"/>
            </w:rPr>
          </w:rPrChange>
        </w:rPr>
        <w:footnoteRef/>
      </w:r>
      <w:r w:rsidRPr="008D3D5D">
        <w:rPr>
          <w:sz w:val="16"/>
          <w:szCs w:val="16"/>
          <w:lang w:val="en-GB"/>
          <w:rPrChange w:id="4915" w:author="emmanuel blezes" w:date="2026-05-23T18:38:00Z" w16du:dateUtc="2026-05-23T16:38:00Z">
            <w:rPr>
              <w:lang w:val="en-GB"/>
            </w:rPr>
          </w:rPrChange>
        </w:rPr>
        <w:t xml:space="preserve"> CPF Board, </w:t>
      </w:r>
      <w:r w:rsidRPr="008D3D5D">
        <w:rPr>
          <w:i/>
          <w:iCs/>
          <w:sz w:val="16"/>
          <w:szCs w:val="16"/>
          <w:lang w:val="en-GB"/>
          <w:rPrChange w:id="4916" w:author="emmanuel blezes" w:date="2026-05-23T18:38:00Z" w16du:dateUtc="2026-05-23T16:38:00Z">
            <w:rPr>
              <w:i/>
              <w:iCs/>
              <w:lang w:val="en-GB"/>
            </w:rPr>
          </w:rPrChange>
        </w:rPr>
        <w:t>CPF Annual Report 2024</w:t>
      </w:r>
      <w:r w:rsidRPr="008D3D5D">
        <w:rPr>
          <w:sz w:val="16"/>
          <w:szCs w:val="16"/>
          <w:lang w:val="en-GB"/>
          <w:rPrChange w:id="4917" w:author="emmanuel blezes" w:date="2026-05-23T18:38:00Z" w16du:dateUtc="2026-05-23T16:38:00Z">
            <w:rPr>
              <w:lang w:val="en-GB"/>
            </w:rPr>
          </w:rPrChange>
        </w:rPr>
        <w:t xml:space="preserve">, </w:t>
      </w:r>
      <w:r w:rsidRPr="008D3D5D">
        <w:rPr>
          <w:i/>
          <w:iCs/>
          <w:sz w:val="16"/>
          <w:szCs w:val="16"/>
          <w:lang w:val="en-GB"/>
          <w:rPrChange w:id="4918" w:author="emmanuel blezes" w:date="2026-05-23T18:38:00Z" w16du:dateUtc="2026-05-23T16:38:00Z">
            <w:rPr>
              <w:i/>
              <w:iCs/>
              <w:lang w:val="en-GB"/>
            </w:rPr>
          </w:rPrChange>
        </w:rPr>
        <w:t>op. cit.</w:t>
      </w:r>
      <w:r w:rsidRPr="008D3D5D">
        <w:rPr>
          <w:sz w:val="16"/>
          <w:szCs w:val="16"/>
          <w:lang w:val="en-GB"/>
          <w:rPrChange w:id="4919" w:author="emmanuel blezes" w:date="2026-05-23T18:38:00Z" w16du:dateUtc="2026-05-23T16:38:00Z">
            <w:rPr>
              <w:lang w:val="en-GB"/>
            </w:rPr>
          </w:rPrChange>
        </w:rPr>
        <w:t xml:space="preserve"> </w:t>
      </w:r>
      <w:r w:rsidRPr="008D3D5D">
        <w:rPr>
          <w:sz w:val="16"/>
          <w:szCs w:val="16"/>
          <w:rPrChange w:id="4920" w:author="emmanuel blezes" w:date="2026-05-23T18:38:00Z" w16du:dateUtc="2026-05-23T16:38:00Z">
            <w:rPr/>
          </w:rPrChange>
        </w:rPr>
        <w:t>Encours total CPF : 609,5 Md SGD à fin 2024, 4,2 millions de membres actifs. Intérêts crédités sur l’année : 22,4 Md SGD, dont 1,9 Md de bonus d’intérêt extra pour les bas soldes et les seniors.</w:t>
      </w:r>
    </w:p>
  </w:footnote>
  <w:footnote w:id="262">
    <w:p w14:paraId="084BDAA9" w14:textId="77777777" w:rsidR="00B437D0" w:rsidRPr="008D3D5D" w:rsidRDefault="00000000">
      <w:pPr>
        <w:pStyle w:val="FootnoteText"/>
        <w:rPr>
          <w:sz w:val="16"/>
          <w:szCs w:val="16"/>
          <w:rPrChange w:id="4921" w:author="emmanuel blezes" w:date="2026-05-23T18:38:00Z" w16du:dateUtc="2026-05-23T16:38:00Z">
            <w:rPr/>
          </w:rPrChange>
        </w:rPr>
      </w:pPr>
      <w:r w:rsidRPr="008D3D5D">
        <w:rPr>
          <w:rStyle w:val="FootnoteReference"/>
          <w:sz w:val="16"/>
          <w:szCs w:val="16"/>
          <w:rPrChange w:id="4922" w:author="emmanuel blezes" w:date="2026-05-23T18:38:00Z" w16du:dateUtc="2026-05-23T16:38:00Z">
            <w:rPr>
              <w:rStyle w:val="FootnoteReference"/>
            </w:rPr>
          </w:rPrChange>
        </w:rPr>
        <w:footnoteRef/>
      </w:r>
      <w:r w:rsidRPr="008D3D5D">
        <w:rPr>
          <w:sz w:val="16"/>
          <w:szCs w:val="16"/>
          <w:lang w:val="en-GB"/>
          <w:rPrChange w:id="4923" w:author="emmanuel blezes" w:date="2026-05-23T18:38:00Z" w16du:dateUtc="2026-05-23T16:38:00Z">
            <w:rPr>
              <w:lang w:val="en-GB"/>
            </w:rPr>
          </w:rPrChange>
        </w:rPr>
        <w:t xml:space="preserve"> CPF Board, </w:t>
      </w:r>
      <w:r w:rsidRPr="008D3D5D">
        <w:rPr>
          <w:i/>
          <w:iCs/>
          <w:sz w:val="16"/>
          <w:szCs w:val="16"/>
          <w:lang w:val="en-GB"/>
          <w:rPrChange w:id="4924" w:author="emmanuel blezes" w:date="2026-05-23T18:38:00Z" w16du:dateUtc="2026-05-23T16:38:00Z">
            <w:rPr>
              <w:i/>
              <w:iCs/>
              <w:lang w:val="en-GB"/>
            </w:rPr>
          </w:rPrChange>
        </w:rPr>
        <w:t>Closure of Special Account for members aged 55 and above</w:t>
      </w:r>
      <w:r w:rsidRPr="008D3D5D">
        <w:rPr>
          <w:sz w:val="16"/>
          <w:szCs w:val="16"/>
          <w:lang w:val="en-GB"/>
          <w:rPrChange w:id="4925" w:author="emmanuel blezes" w:date="2026-05-23T18:38:00Z" w16du:dateUtc="2026-05-23T16:38:00Z">
            <w:rPr>
              <w:lang w:val="en-GB"/>
            </w:rPr>
          </w:rPrChange>
        </w:rPr>
        <w:t xml:space="preserve">, 19 janvier 2025 (https://www.cpf.gov.sg). </w:t>
      </w:r>
      <w:r w:rsidRPr="008D3D5D">
        <w:rPr>
          <w:sz w:val="16"/>
          <w:szCs w:val="16"/>
          <w:rPrChange w:id="4926" w:author="emmanuel blezes" w:date="2026-05-23T18:38:00Z" w16du:dateUtc="2026-05-23T16:38:00Z">
            <w:rPr/>
          </w:rPrChange>
        </w:rPr>
        <w:t xml:space="preserve">Les fonds SA des 55+ ont été redirigés vers le RA pour la part en-dessous du </w:t>
      </w:r>
      <w:r w:rsidRPr="008D3D5D">
        <w:rPr>
          <w:i/>
          <w:iCs/>
          <w:sz w:val="16"/>
          <w:szCs w:val="16"/>
          <w:rPrChange w:id="4927" w:author="emmanuel blezes" w:date="2026-05-23T18:38:00Z" w16du:dateUtc="2026-05-23T16:38:00Z">
            <w:rPr>
              <w:i/>
              <w:iCs/>
            </w:rPr>
          </w:rPrChange>
        </w:rPr>
        <w:t>Full Retirement Sum</w:t>
      </w:r>
      <w:r w:rsidRPr="008D3D5D">
        <w:rPr>
          <w:sz w:val="16"/>
          <w:szCs w:val="16"/>
          <w:rPrChange w:id="4928" w:author="emmanuel blezes" w:date="2026-05-23T18:38:00Z" w16du:dateUtc="2026-05-23T16:38:00Z">
            <w:rPr/>
          </w:rPrChange>
        </w:rPr>
        <w:t>, et vers l’OA pour le reste, dans un objectif de simplification.</w:t>
      </w:r>
    </w:p>
  </w:footnote>
  <w:footnote w:id="263">
    <w:p w14:paraId="61102A2F" w14:textId="77777777" w:rsidR="00B437D0" w:rsidRPr="008D3D5D" w:rsidRDefault="00000000">
      <w:pPr>
        <w:pStyle w:val="FootnoteText"/>
        <w:rPr>
          <w:sz w:val="16"/>
          <w:szCs w:val="16"/>
          <w:rPrChange w:id="4929" w:author="emmanuel blezes" w:date="2026-05-23T18:38:00Z" w16du:dateUtc="2026-05-23T16:38:00Z">
            <w:rPr/>
          </w:rPrChange>
        </w:rPr>
      </w:pPr>
      <w:r w:rsidRPr="008D3D5D">
        <w:rPr>
          <w:rStyle w:val="FootnoteReference"/>
          <w:sz w:val="16"/>
          <w:szCs w:val="16"/>
          <w:rPrChange w:id="4930" w:author="emmanuel blezes" w:date="2026-05-23T18:38:00Z" w16du:dateUtc="2026-05-23T16:38:00Z">
            <w:rPr>
              <w:rStyle w:val="FootnoteReference"/>
            </w:rPr>
          </w:rPrChange>
        </w:rPr>
        <w:footnoteRef/>
      </w:r>
      <w:r w:rsidRPr="008D3D5D">
        <w:rPr>
          <w:sz w:val="16"/>
          <w:szCs w:val="16"/>
          <w:rPrChange w:id="4931" w:author="emmanuel blezes" w:date="2026-05-23T18:38:00Z" w16du:dateUtc="2026-05-23T16:38:00Z">
            <w:rPr/>
          </w:rPrChange>
        </w:rPr>
        <w:t xml:space="preserve"> Ministry of Finance Singapore, </w:t>
      </w:r>
      <w:r w:rsidRPr="008D3D5D">
        <w:rPr>
          <w:i/>
          <w:iCs/>
          <w:sz w:val="16"/>
          <w:szCs w:val="16"/>
          <w:rPrChange w:id="4932" w:author="emmanuel blezes" w:date="2026-05-23T18:38:00Z" w16du:dateUtc="2026-05-23T16:38:00Z">
            <w:rPr>
              <w:i/>
              <w:iCs/>
            </w:rPr>
          </w:rPrChange>
        </w:rPr>
        <w:t>Majulah Package</w:t>
      </w:r>
      <w:r w:rsidRPr="008D3D5D">
        <w:rPr>
          <w:sz w:val="16"/>
          <w:szCs w:val="16"/>
          <w:rPrChange w:id="4933" w:author="emmanuel blezes" w:date="2026-05-23T18:38:00Z" w16du:dateUtc="2026-05-23T16:38:00Z">
            <w:rPr/>
          </w:rPrChange>
        </w:rPr>
        <w:t>, annonce du Premier ministre Lee Hsien Loong, 20 août 2023. Programme de 7 milliards SGD ciblant les Singapouriens nés entre 1965 et 1973, sous forme d’abondements aux comptes CPF, de bonus retraite et de soutien à l’emploi des seniors.</w:t>
      </w:r>
    </w:p>
  </w:footnote>
  <w:footnote w:id="264">
    <w:p w14:paraId="442F2E08" w14:textId="77777777" w:rsidR="00B437D0" w:rsidRPr="008D3D5D" w:rsidRDefault="00000000">
      <w:pPr>
        <w:pStyle w:val="FootnoteText"/>
        <w:rPr>
          <w:sz w:val="16"/>
          <w:szCs w:val="16"/>
          <w:rPrChange w:id="4934" w:author="emmanuel blezes" w:date="2026-05-23T18:38:00Z" w16du:dateUtc="2026-05-23T16:38:00Z">
            <w:rPr/>
          </w:rPrChange>
        </w:rPr>
      </w:pPr>
      <w:r w:rsidRPr="008D3D5D">
        <w:rPr>
          <w:rStyle w:val="FootnoteReference"/>
          <w:sz w:val="16"/>
          <w:szCs w:val="16"/>
          <w:rPrChange w:id="4935" w:author="emmanuel blezes" w:date="2026-05-23T18:38:00Z" w16du:dateUtc="2026-05-23T16:38:00Z">
            <w:rPr>
              <w:rStyle w:val="FootnoteReference"/>
            </w:rPr>
          </w:rPrChange>
        </w:rPr>
        <w:footnoteRef/>
      </w:r>
      <w:r w:rsidRPr="008D3D5D">
        <w:rPr>
          <w:sz w:val="16"/>
          <w:szCs w:val="16"/>
          <w:lang w:val="en-GB"/>
          <w:rPrChange w:id="4936" w:author="emmanuel blezes" w:date="2026-05-23T18:38:00Z" w16du:dateUtc="2026-05-23T16:38:00Z">
            <w:rPr>
              <w:lang w:val="en-GB"/>
            </w:rPr>
          </w:rPrChange>
        </w:rPr>
        <w:t xml:space="preserve"> Ministry of Manpower Singapore, </w:t>
      </w:r>
      <w:r w:rsidRPr="008D3D5D">
        <w:rPr>
          <w:i/>
          <w:iCs/>
          <w:sz w:val="16"/>
          <w:szCs w:val="16"/>
          <w:lang w:val="en-GB"/>
          <w:rPrChange w:id="4937" w:author="emmanuel blezes" w:date="2026-05-23T18:38:00Z" w16du:dateUtc="2026-05-23T16:38:00Z">
            <w:rPr>
              <w:i/>
              <w:iCs/>
              <w:lang w:val="en-GB"/>
            </w:rPr>
          </w:rPrChange>
        </w:rPr>
        <w:t>Silver Support Scheme</w:t>
      </w:r>
      <w:r w:rsidRPr="008D3D5D">
        <w:rPr>
          <w:sz w:val="16"/>
          <w:szCs w:val="16"/>
          <w:lang w:val="en-GB"/>
          <w:rPrChange w:id="4938" w:author="emmanuel blezes" w:date="2026-05-23T18:38:00Z" w16du:dateUtc="2026-05-23T16:38:00Z">
            <w:rPr>
              <w:lang w:val="en-GB"/>
            </w:rPr>
          </w:rPrChange>
        </w:rPr>
        <w:t xml:space="preserve">, 2024 (https://www.silversupport.gov.sg). </w:t>
      </w:r>
      <w:r w:rsidRPr="008D3D5D">
        <w:rPr>
          <w:sz w:val="16"/>
          <w:szCs w:val="16"/>
          <w:rPrChange w:id="4939" w:author="emmanuel blezes" w:date="2026-05-23T18:38:00Z" w16du:dateUtc="2026-05-23T16:38:00Z">
            <w:rPr/>
          </w:rPrChange>
        </w:rPr>
        <w:t>Critères d’éligibilité : 65 ans et plus, contributions CPF totales à 55 ans inférieures à 140 000 SGD, logement HDB 1-5 pièces, faible revenu familial par tête.</w:t>
      </w:r>
    </w:p>
  </w:footnote>
  <w:footnote w:id="265">
    <w:p w14:paraId="6105C464" w14:textId="77777777" w:rsidR="00B437D0" w:rsidRPr="008D3D5D" w:rsidRDefault="00000000">
      <w:pPr>
        <w:pStyle w:val="FootnoteText"/>
        <w:rPr>
          <w:sz w:val="16"/>
          <w:szCs w:val="16"/>
          <w:rPrChange w:id="4940" w:author="emmanuel blezes" w:date="2026-05-23T18:38:00Z" w16du:dateUtc="2026-05-23T16:38:00Z">
            <w:rPr/>
          </w:rPrChange>
        </w:rPr>
      </w:pPr>
      <w:r w:rsidRPr="008D3D5D">
        <w:rPr>
          <w:rStyle w:val="FootnoteReference"/>
          <w:sz w:val="16"/>
          <w:szCs w:val="16"/>
          <w:rPrChange w:id="4941" w:author="emmanuel blezes" w:date="2026-05-23T18:38:00Z" w16du:dateUtc="2026-05-23T16:38:00Z">
            <w:rPr>
              <w:rStyle w:val="FootnoteReference"/>
            </w:rPr>
          </w:rPrChange>
        </w:rPr>
        <w:footnoteRef/>
      </w:r>
      <w:r w:rsidRPr="008D3D5D">
        <w:rPr>
          <w:sz w:val="16"/>
          <w:szCs w:val="16"/>
          <w:lang w:val="en-GB"/>
          <w:rPrChange w:id="4942" w:author="emmanuel blezes" w:date="2026-05-23T18:38:00Z" w16du:dateUtc="2026-05-23T16:38:00Z">
            <w:rPr>
              <w:lang w:val="en-GB"/>
            </w:rPr>
          </w:rPrChange>
        </w:rPr>
        <w:t xml:space="preserve"> Milliman, </w:t>
      </w:r>
      <w:r w:rsidRPr="008D3D5D">
        <w:rPr>
          <w:i/>
          <w:iCs/>
          <w:sz w:val="16"/>
          <w:szCs w:val="16"/>
          <w:lang w:val="en-GB"/>
          <w:rPrChange w:id="4943" w:author="emmanuel blezes" w:date="2026-05-23T18:38:00Z" w16du:dateUtc="2026-05-23T16:38:00Z">
            <w:rPr>
              <w:i/>
              <w:iCs/>
              <w:lang w:val="en-GB"/>
            </w:rPr>
          </w:rPrChange>
        </w:rPr>
        <w:t xml:space="preserve">Singapore Retirement Savings Gender Gap </w:t>
      </w:r>
      <w:del w:id="4944" w:author="emmanuel blezes" w:date="2026-05-18T20:04:00Z" w16du:dateUtc="2026-05-18T18:04:00Z">
        <w:r w:rsidRPr="008D3D5D" w:rsidDel="00146C66">
          <w:rPr>
            <w:i/>
            <w:iCs/>
            <w:sz w:val="16"/>
            <w:szCs w:val="16"/>
            <w:lang w:val="en-GB"/>
            <w:rPrChange w:id="4945" w:author="emmanuel blezes" w:date="2026-05-23T18:38:00Z" w16du:dateUtc="2026-05-23T16:38:00Z">
              <w:rPr>
                <w:i/>
                <w:iCs/>
                <w:lang w:val="en-GB"/>
              </w:rPr>
            </w:rPrChange>
          </w:rPr>
          <w:delText>—</w:delText>
        </w:r>
      </w:del>
      <w:ins w:id="4946" w:author="emmanuel blezes" w:date="2026-05-18T20:04:00Z" w16du:dateUtc="2026-05-18T18:04:00Z">
        <w:r w:rsidR="00146C66" w:rsidRPr="008D3D5D">
          <w:rPr>
            <w:i/>
            <w:iCs/>
            <w:sz w:val="16"/>
            <w:szCs w:val="16"/>
            <w:lang w:val="en-GB"/>
            <w:rPrChange w:id="4947" w:author="emmanuel blezes" w:date="2026-05-23T18:38:00Z" w16du:dateUtc="2026-05-23T16:38:00Z">
              <w:rPr>
                <w:i/>
                <w:iCs/>
                <w:lang w:val="en-GB"/>
              </w:rPr>
            </w:rPrChange>
          </w:rPr>
          <w:t>-</w:t>
        </w:r>
      </w:ins>
      <w:r w:rsidRPr="008D3D5D">
        <w:rPr>
          <w:i/>
          <w:iCs/>
          <w:sz w:val="16"/>
          <w:szCs w:val="16"/>
          <w:lang w:val="en-GB"/>
          <w:rPrChange w:id="4948" w:author="emmanuel blezes" w:date="2026-05-23T18:38:00Z" w16du:dateUtc="2026-05-23T16:38:00Z">
            <w:rPr>
              <w:i/>
              <w:iCs/>
              <w:lang w:val="en-GB"/>
            </w:rPr>
          </w:rPrChange>
        </w:rPr>
        <w:t xml:space="preserve"> 2021 Update</w:t>
      </w:r>
      <w:r w:rsidRPr="008D3D5D">
        <w:rPr>
          <w:sz w:val="16"/>
          <w:szCs w:val="16"/>
          <w:lang w:val="en-GB"/>
          <w:rPrChange w:id="4949" w:author="emmanuel blezes" w:date="2026-05-23T18:38:00Z" w16du:dateUtc="2026-05-23T16:38:00Z">
            <w:rPr>
              <w:lang w:val="en-GB"/>
            </w:rPr>
          </w:rPrChange>
        </w:rPr>
        <w:t xml:space="preserve">, 2021 (https://www.milliman.com/en/insight/singapore-retirement-savings-gender-gap-update). </w:t>
      </w:r>
      <w:r w:rsidRPr="008D3D5D">
        <w:rPr>
          <w:sz w:val="16"/>
          <w:szCs w:val="16"/>
          <w:rPrChange w:id="4950" w:author="emmanuel blezes" w:date="2026-05-23T18:38:00Z" w16du:dateUtc="2026-05-23T16:38:00Z">
            <w:rPr/>
          </w:rPrChange>
        </w:rPr>
        <w:t>Solde CPF moyen des femmes : 90,7 % de celui des hommes en 2019, écart porté à 7-8 % pour la tranche 60-65 ans.</w:t>
      </w:r>
    </w:p>
  </w:footnote>
  <w:footnote w:id="266">
    <w:p w14:paraId="354C2837" w14:textId="77777777" w:rsidR="00B437D0" w:rsidRPr="008D3D5D" w:rsidRDefault="00000000">
      <w:pPr>
        <w:pStyle w:val="FootnoteText"/>
        <w:rPr>
          <w:sz w:val="16"/>
          <w:szCs w:val="16"/>
          <w:rPrChange w:id="4951" w:author="emmanuel blezes" w:date="2026-05-23T18:38:00Z" w16du:dateUtc="2026-05-23T16:38:00Z">
            <w:rPr/>
          </w:rPrChange>
        </w:rPr>
      </w:pPr>
      <w:r w:rsidRPr="008D3D5D">
        <w:rPr>
          <w:rStyle w:val="FootnoteReference"/>
          <w:sz w:val="16"/>
          <w:szCs w:val="16"/>
          <w:rPrChange w:id="4952" w:author="emmanuel blezes" w:date="2026-05-23T18:38:00Z" w16du:dateUtc="2026-05-23T16:38:00Z">
            <w:rPr>
              <w:rStyle w:val="FootnoteReference"/>
            </w:rPr>
          </w:rPrChange>
        </w:rPr>
        <w:footnoteRef/>
      </w:r>
      <w:r w:rsidRPr="008D3D5D">
        <w:rPr>
          <w:sz w:val="16"/>
          <w:szCs w:val="16"/>
          <w:rPrChange w:id="4953" w:author="emmanuel blezes" w:date="2026-05-23T18:38:00Z" w16du:dateUtc="2026-05-23T16:38:00Z">
            <w:rPr/>
          </w:rPrChange>
        </w:rPr>
        <w:t xml:space="preserve"> Mercer CFA Institute, </w:t>
      </w:r>
      <w:r w:rsidRPr="008D3D5D">
        <w:rPr>
          <w:i/>
          <w:iCs/>
          <w:sz w:val="16"/>
          <w:szCs w:val="16"/>
          <w:rPrChange w:id="4954" w:author="emmanuel blezes" w:date="2026-05-23T18:38:00Z" w16du:dateUtc="2026-05-23T16:38:00Z">
            <w:rPr>
              <w:i/>
              <w:iCs/>
            </w:rPr>
          </w:rPrChange>
        </w:rPr>
        <w:t>Global Pension Index 2025</w:t>
      </w:r>
      <w:r w:rsidRPr="008D3D5D">
        <w:rPr>
          <w:sz w:val="16"/>
          <w:szCs w:val="16"/>
          <w:rPrChange w:id="4955" w:author="emmanuel blezes" w:date="2026-05-23T18:38:00Z" w16du:dateUtc="2026-05-23T16:38:00Z">
            <w:rPr/>
          </w:rPrChange>
        </w:rPr>
        <w:t>,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67">
    <w:p w14:paraId="45AF916F" w14:textId="77777777" w:rsidR="00B437D0" w:rsidRPr="008D3D5D" w:rsidRDefault="00000000">
      <w:pPr>
        <w:pStyle w:val="FootnoteText"/>
        <w:rPr>
          <w:sz w:val="16"/>
          <w:szCs w:val="16"/>
          <w:rPrChange w:id="4979" w:author="emmanuel blezes" w:date="2026-05-23T18:38:00Z" w16du:dateUtc="2026-05-23T16:38:00Z">
            <w:rPr/>
          </w:rPrChange>
        </w:rPr>
      </w:pPr>
      <w:r w:rsidRPr="008D3D5D">
        <w:rPr>
          <w:rStyle w:val="FootnoteReference"/>
          <w:sz w:val="16"/>
          <w:szCs w:val="16"/>
          <w:rPrChange w:id="4980" w:author="emmanuel blezes" w:date="2026-05-23T18:38:00Z" w16du:dateUtc="2026-05-23T16:38:00Z">
            <w:rPr>
              <w:rStyle w:val="FootnoteReference"/>
            </w:rPr>
          </w:rPrChange>
        </w:rPr>
        <w:footnoteRef/>
      </w:r>
      <w:r w:rsidRPr="008D3D5D">
        <w:rPr>
          <w:sz w:val="16"/>
          <w:szCs w:val="16"/>
          <w:rPrChange w:id="4981" w:author="emmanuel blezes" w:date="2026-05-23T18:38:00Z" w16du:dateUtc="2026-05-23T16:38:00Z">
            <w:rPr/>
          </w:rPrChange>
        </w:rPr>
        <w:t xml:space="preserve"> Juan Gabriel Valdés, </w:t>
      </w:r>
      <w:r w:rsidRPr="008D3D5D">
        <w:rPr>
          <w:i/>
          <w:iCs/>
          <w:sz w:val="16"/>
          <w:szCs w:val="16"/>
          <w:rPrChange w:id="4982" w:author="emmanuel blezes" w:date="2026-05-23T18:38:00Z" w16du:dateUtc="2026-05-23T16:38:00Z">
            <w:rPr>
              <w:i/>
              <w:iCs/>
            </w:rPr>
          </w:rPrChange>
        </w:rPr>
        <w:t>Pinochet’s Economists: The Chicago School in Chile</w:t>
      </w:r>
      <w:r w:rsidRPr="008D3D5D">
        <w:rPr>
          <w:sz w:val="16"/>
          <w:szCs w:val="16"/>
          <w:rPrChange w:id="4983" w:author="emmanuel blezes" w:date="2026-05-23T18:38:00Z" w16du:dateUtc="2026-05-23T16:38:00Z">
            <w:rPr/>
          </w:rPrChange>
        </w:rPr>
        <w:t xml:space="preserve">, Cambridge University Press, 1995. Sur le </w:t>
      </w:r>
      <w:r w:rsidRPr="008D3D5D">
        <w:rPr>
          <w:i/>
          <w:iCs/>
          <w:sz w:val="16"/>
          <w:szCs w:val="16"/>
          <w:rPrChange w:id="4984" w:author="emmanuel blezes" w:date="2026-05-23T18:38:00Z" w16du:dateUtc="2026-05-23T16:38:00Z">
            <w:rPr>
              <w:i/>
              <w:iCs/>
            </w:rPr>
          </w:rPrChange>
        </w:rPr>
        <w:t>Chile-Chicago Project</w:t>
      </w:r>
      <w:r w:rsidRPr="008D3D5D">
        <w:rPr>
          <w:sz w:val="16"/>
          <w:szCs w:val="16"/>
          <w:rPrChange w:id="4985" w:author="emmanuel blezes" w:date="2026-05-23T18:38:00Z" w16du:dateUtc="2026-05-23T16:38:00Z">
            <w:rPr/>
          </w:rPrChange>
        </w:rPr>
        <w:t xml:space="preserve"> signé en 1956 entre l’Universidad Católica et Chicago : Harberger y a enseigné régulièrement, et près d’une centaine d’économistes chiliens ont été formés à Chicago entre 1957 et 1980. Le noyau dur </w:t>
      </w:r>
      <w:del w:id="4986" w:author="emmanuel blezes" w:date="2026-05-18T20:04:00Z" w16du:dateUtc="2026-05-18T18:04:00Z">
        <w:r w:rsidRPr="008D3D5D" w:rsidDel="00146C66">
          <w:rPr>
            <w:sz w:val="16"/>
            <w:szCs w:val="16"/>
            <w:rPrChange w:id="4987" w:author="emmanuel blezes" w:date="2026-05-23T18:38:00Z" w16du:dateUtc="2026-05-23T16:38:00Z">
              <w:rPr/>
            </w:rPrChange>
          </w:rPr>
          <w:delText>—</w:delText>
        </w:r>
      </w:del>
      <w:ins w:id="4988" w:author="emmanuel blezes" w:date="2026-05-18T20:04:00Z" w16du:dateUtc="2026-05-18T18:04:00Z">
        <w:r w:rsidR="00146C66" w:rsidRPr="008D3D5D">
          <w:rPr>
            <w:sz w:val="16"/>
            <w:szCs w:val="16"/>
            <w:rPrChange w:id="4989" w:author="emmanuel blezes" w:date="2026-05-23T18:38:00Z" w16du:dateUtc="2026-05-23T16:38:00Z">
              <w:rPr/>
            </w:rPrChange>
          </w:rPr>
          <w:t>-</w:t>
        </w:r>
      </w:ins>
      <w:r w:rsidRPr="008D3D5D">
        <w:rPr>
          <w:sz w:val="16"/>
          <w:szCs w:val="16"/>
          <w:rPrChange w:id="4990" w:author="emmanuel blezes" w:date="2026-05-23T18:38:00Z" w16du:dateUtc="2026-05-23T16:38:00Z">
            <w:rPr/>
          </w:rPrChange>
        </w:rPr>
        <w:t xml:space="preserve"> Sergio de Castro, Pablo Baraona, Álvaro Bardón, Rolf Lüders </w:t>
      </w:r>
      <w:del w:id="4991" w:author="emmanuel blezes" w:date="2026-05-18T20:04:00Z" w16du:dateUtc="2026-05-18T18:04:00Z">
        <w:r w:rsidRPr="008D3D5D" w:rsidDel="00146C66">
          <w:rPr>
            <w:sz w:val="16"/>
            <w:szCs w:val="16"/>
            <w:rPrChange w:id="4992" w:author="emmanuel blezes" w:date="2026-05-23T18:38:00Z" w16du:dateUtc="2026-05-23T16:38:00Z">
              <w:rPr/>
            </w:rPrChange>
          </w:rPr>
          <w:delText>—</w:delText>
        </w:r>
      </w:del>
      <w:ins w:id="4993" w:author="emmanuel blezes" w:date="2026-05-18T20:04:00Z" w16du:dateUtc="2026-05-18T18:04:00Z">
        <w:r w:rsidR="00146C66" w:rsidRPr="008D3D5D">
          <w:rPr>
            <w:sz w:val="16"/>
            <w:szCs w:val="16"/>
            <w:rPrChange w:id="4994" w:author="emmanuel blezes" w:date="2026-05-23T18:38:00Z" w16du:dateUtc="2026-05-23T16:38:00Z">
              <w:rPr/>
            </w:rPrChange>
          </w:rPr>
          <w:t>-</w:t>
        </w:r>
      </w:ins>
      <w:r w:rsidRPr="008D3D5D">
        <w:rPr>
          <w:sz w:val="16"/>
          <w:szCs w:val="16"/>
          <w:rPrChange w:id="4995" w:author="emmanuel blezes" w:date="2026-05-23T18:38:00Z" w16du:dateUtc="2026-05-23T16:38:00Z">
            <w:rPr/>
          </w:rPrChange>
        </w:rPr>
        <w:t xml:space="preserve"> accède aux postes économiques clés à partir de 1975.</w:t>
      </w:r>
    </w:p>
  </w:footnote>
  <w:footnote w:id="268">
    <w:p w14:paraId="7B6B25CA" w14:textId="77777777" w:rsidR="00B437D0" w:rsidRPr="008D3D5D" w:rsidRDefault="00000000">
      <w:pPr>
        <w:pStyle w:val="FootnoteText"/>
        <w:rPr>
          <w:sz w:val="16"/>
          <w:szCs w:val="16"/>
          <w:rPrChange w:id="5000" w:author="emmanuel blezes" w:date="2026-05-23T18:38:00Z" w16du:dateUtc="2026-05-23T16:38:00Z">
            <w:rPr/>
          </w:rPrChange>
        </w:rPr>
      </w:pPr>
      <w:r w:rsidRPr="008D3D5D">
        <w:rPr>
          <w:rStyle w:val="FootnoteReference"/>
          <w:sz w:val="16"/>
          <w:szCs w:val="16"/>
          <w:rPrChange w:id="5001" w:author="emmanuel blezes" w:date="2026-05-23T18:38:00Z" w16du:dateUtc="2026-05-23T16:38:00Z">
            <w:rPr>
              <w:rStyle w:val="FootnoteReference"/>
            </w:rPr>
          </w:rPrChange>
        </w:rPr>
        <w:footnoteRef/>
      </w:r>
      <w:r w:rsidRPr="008D3D5D">
        <w:rPr>
          <w:sz w:val="16"/>
          <w:szCs w:val="16"/>
          <w:rPrChange w:id="5002" w:author="emmanuel blezes" w:date="2026-05-23T18:38:00Z" w16du:dateUtc="2026-05-23T16:38:00Z">
            <w:rPr/>
          </w:rPrChange>
        </w:rPr>
        <w:t xml:space="preserve"> </w:t>
      </w:r>
      <w:r w:rsidRPr="008D3D5D">
        <w:rPr>
          <w:i/>
          <w:iCs/>
          <w:sz w:val="16"/>
          <w:szCs w:val="16"/>
          <w:rPrChange w:id="5003" w:author="emmanuel blezes" w:date="2026-05-23T18:38:00Z" w16du:dateUtc="2026-05-23T16:38:00Z">
            <w:rPr>
              <w:i/>
              <w:iCs/>
            </w:rPr>
          </w:rPrChange>
        </w:rPr>
        <w:t>El Ladrillo: Bases de la política económica del gobierno militar chileno</w:t>
      </w:r>
      <w:r w:rsidRPr="008D3D5D">
        <w:rPr>
          <w:sz w:val="16"/>
          <w:szCs w:val="16"/>
          <w:rPrChange w:id="5004" w:author="emmanuel blezes" w:date="2026-05-23T18:38:00Z" w16du:dateUtc="2026-05-23T16:38:00Z">
            <w:rPr/>
          </w:rPrChange>
        </w:rPr>
        <w:t>,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69">
    <w:p w14:paraId="5895A7C0" w14:textId="77777777" w:rsidR="00B437D0" w:rsidRPr="008D3D5D" w:rsidRDefault="00000000">
      <w:pPr>
        <w:pStyle w:val="FootnoteText"/>
        <w:rPr>
          <w:sz w:val="16"/>
          <w:szCs w:val="16"/>
          <w:rPrChange w:id="5009" w:author="emmanuel blezes" w:date="2026-05-23T18:38:00Z" w16du:dateUtc="2026-05-23T16:38:00Z">
            <w:rPr/>
          </w:rPrChange>
        </w:rPr>
      </w:pPr>
      <w:r w:rsidRPr="008D3D5D">
        <w:rPr>
          <w:rStyle w:val="FootnoteReference"/>
          <w:sz w:val="16"/>
          <w:szCs w:val="16"/>
          <w:rPrChange w:id="5010" w:author="emmanuel blezes" w:date="2026-05-23T18:38:00Z" w16du:dateUtc="2026-05-23T16:38:00Z">
            <w:rPr>
              <w:rStyle w:val="FootnoteReference"/>
            </w:rPr>
          </w:rPrChange>
        </w:rPr>
        <w:footnoteRef/>
      </w:r>
      <w:r w:rsidRPr="008D3D5D">
        <w:rPr>
          <w:sz w:val="16"/>
          <w:szCs w:val="16"/>
          <w:lang w:val="en-GB"/>
          <w:rPrChange w:id="5011" w:author="emmanuel blezes" w:date="2026-05-23T18:38:00Z" w16du:dateUtc="2026-05-23T16:38:00Z">
            <w:rPr>
              <w:lang w:val="en-GB"/>
            </w:rPr>
          </w:rPrChange>
        </w:rPr>
        <w:t xml:space="preserve"> Sebastián Edwards, </w:t>
      </w:r>
      <w:r w:rsidRPr="008D3D5D">
        <w:rPr>
          <w:i/>
          <w:iCs/>
          <w:sz w:val="16"/>
          <w:szCs w:val="16"/>
          <w:lang w:val="en-GB"/>
          <w:rPrChange w:id="5012"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5013" w:author="emmanuel blezes" w:date="2026-05-23T18:38:00Z" w16du:dateUtc="2026-05-23T16:38:00Z">
            <w:rPr>
              <w:lang w:val="en-GB"/>
            </w:rPr>
          </w:rPrChange>
        </w:rPr>
        <w:t xml:space="preserve">, Princeton University Press, 2023. </w:t>
      </w:r>
      <w:r w:rsidRPr="008D3D5D">
        <w:rPr>
          <w:sz w:val="16"/>
          <w:szCs w:val="16"/>
          <w:rPrChange w:id="5014" w:author="emmanuel blezes" w:date="2026-05-23T18:38:00Z" w16du:dateUtc="2026-05-23T16:38:00Z">
            <w:rPr/>
          </w:rPrChange>
        </w:rPr>
        <w:t xml:space="preserve">Récit détaillé de la séquence 1975-1990. José Piñera, ministre du Travail de décembre 1978 à décembre 1980, a publié </w:t>
      </w:r>
      <w:r w:rsidRPr="008D3D5D">
        <w:rPr>
          <w:i/>
          <w:iCs/>
          <w:sz w:val="16"/>
          <w:szCs w:val="16"/>
          <w:rPrChange w:id="5015" w:author="emmanuel blezes" w:date="2026-05-23T18:38:00Z" w16du:dateUtc="2026-05-23T16:38:00Z">
            <w:rPr>
              <w:i/>
              <w:iCs/>
            </w:rPr>
          </w:rPrChange>
        </w:rPr>
        <w:t>El cascabel al gato: La batalla por la reforma previsional</w:t>
      </w:r>
      <w:r w:rsidRPr="008D3D5D">
        <w:rPr>
          <w:sz w:val="16"/>
          <w:szCs w:val="16"/>
          <w:rPrChange w:id="5016" w:author="emmanuel blezes" w:date="2026-05-23T18:38:00Z" w16du:dateUtc="2026-05-23T16:38:00Z">
            <w:rPr/>
          </w:rPrChange>
        </w:rPr>
        <w:t>, Zig-Zag, 1991, où il revendique la paternité directe du modèle.</w:t>
      </w:r>
    </w:p>
  </w:footnote>
  <w:footnote w:id="270">
    <w:p w14:paraId="005143DA" w14:textId="77777777" w:rsidR="00B437D0" w:rsidRPr="008D3D5D" w:rsidRDefault="00000000">
      <w:pPr>
        <w:pStyle w:val="FootnoteText"/>
        <w:rPr>
          <w:sz w:val="16"/>
          <w:szCs w:val="16"/>
          <w:rPrChange w:id="5017" w:author="emmanuel blezes" w:date="2026-05-23T18:38:00Z" w16du:dateUtc="2026-05-23T16:38:00Z">
            <w:rPr/>
          </w:rPrChange>
        </w:rPr>
      </w:pPr>
      <w:r w:rsidRPr="008D3D5D">
        <w:rPr>
          <w:rStyle w:val="FootnoteReference"/>
          <w:sz w:val="16"/>
          <w:szCs w:val="16"/>
          <w:rPrChange w:id="5018" w:author="emmanuel blezes" w:date="2026-05-23T18:38:00Z" w16du:dateUtc="2026-05-23T16:38:00Z">
            <w:rPr>
              <w:rStyle w:val="FootnoteReference"/>
            </w:rPr>
          </w:rPrChange>
        </w:rPr>
        <w:footnoteRef/>
      </w:r>
      <w:r w:rsidRPr="008D3D5D">
        <w:rPr>
          <w:sz w:val="16"/>
          <w:szCs w:val="16"/>
          <w:rPrChange w:id="5019" w:author="emmanuel blezes" w:date="2026-05-23T18:38:00Z" w16du:dateUtc="2026-05-23T16:38:00Z">
            <w:rPr/>
          </w:rPrChange>
        </w:rPr>
        <w:t xml:space="preserve"> Décret-loi n° 3500, </w:t>
      </w:r>
      <w:r w:rsidRPr="008D3D5D">
        <w:rPr>
          <w:i/>
          <w:iCs/>
          <w:sz w:val="16"/>
          <w:szCs w:val="16"/>
          <w:rPrChange w:id="5020" w:author="emmanuel blezes" w:date="2026-05-23T18:38:00Z" w16du:dateUtc="2026-05-23T16:38:00Z">
            <w:rPr>
              <w:i/>
              <w:iCs/>
            </w:rPr>
          </w:rPrChange>
        </w:rPr>
        <w:t>Diario Oficial de la República de Chile</w:t>
      </w:r>
      <w:r w:rsidRPr="008D3D5D">
        <w:rPr>
          <w:sz w:val="16"/>
          <w:szCs w:val="16"/>
          <w:rPrChange w:id="5021" w:author="emmanuel blezes" w:date="2026-05-23T18:38:00Z" w16du:dateUtc="2026-05-23T16:38:00Z">
            <w:rPr/>
          </w:rPrChange>
        </w:rPr>
        <w:t>, 13 novembre 1980 ; entrée en vigueur 1ᵉʳ mai 1981. Texte intégral et historique des modifications : Biblioteca del Congreso Nacional, Ley Chile (https://www.bcn.cl).</w:t>
      </w:r>
    </w:p>
  </w:footnote>
  <w:footnote w:id="271">
    <w:p w14:paraId="48A4A02B" w14:textId="77777777" w:rsidR="00B437D0" w:rsidRPr="008D3D5D" w:rsidRDefault="00000000">
      <w:pPr>
        <w:pStyle w:val="FootnoteText"/>
        <w:rPr>
          <w:sz w:val="16"/>
          <w:szCs w:val="16"/>
          <w:rPrChange w:id="5032" w:author="emmanuel blezes" w:date="2026-05-23T18:38:00Z" w16du:dateUtc="2026-05-23T16:38:00Z">
            <w:rPr/>
          </w:rPrChange>
        </w:rPr>
      </w:pPr>
      <w:r w:rsidRPr="008D3D5D">
        <w:rPr>
          <w:rStyle w:val="FootnoteReference"/>
          <w:sz w:val="16"/>
          <w:szCs w:val="16"/>
          <w:rPrChange w:id="5033" w:author="emmanuel blezes" w:date="2026-05-23T18:38:00Z" w16du:dateUtc="2026-05-23T16:38:00Z">
            <w:rPr>
              <w:rStyle w:val="FootnoteReference"/>
            </w:rPr>
          </w:rPrChange>
        </w:rPr>
        <w:footnoteRef/>
      </w:r>
      <w:r w:rsidRPr="008D3D5D">
        <w:rPr>
          <w:sz w:val="16"/>
          <w:szCs w:val="16"/>
          <w:lang w:val="en-GB"/>
          <w:rPrChange w:id="5034" w:author="emmanuel blezes" w:date="2026-05-23T18:38:00Z" w16du:dateUtc="2026-05-23T16:38:00Z">
            <w:rPr>
              <w:lang w:val="en-GB"/>
            </w:rPr>
          </w:rPrChange>
        </w:rPr>
        <w:t xml:space="preserve"> José Piñera, </w:t>
      </w:r>
      <w:r w:rsidRPr="008D3D5D">
        <w:rPr>
          <w:i/>
          <w:iCs/>
          <w:sz w:val="16"/>
          <w:szCs w:val="16"/>
          <w:lang w:val="en-GB"/>
          <w:rPrChange w:id="5035" w:author="emmanuel blezes" w:date="2026-05-23T18:38:00Z" w16du:dateUtc="2026-05-23T16:38:00Z">
            <w:rPr>
              <w:i/>
              <w:iCs/>
              <w:lang w:val="en-GB"/>
            </w:rPr>
          </w:rPrChange>
        </w:rPr>
        <w:t>El cascabel al gato</w:t>
      </w:r>
      <w:r w:rsidRPr="008D3D5D">
        <w:rPr>
          <w:sz w:val="16"/>
          <w:szCs w:val="16"/>
          <w:lang w:val="en-GB"/>
          <w:rPrChange w:id="5036" w:author="emmanuel blezes" w:date="2026-05-23T18:38:00Z" w16du:dateUtc="2026-05-23T16:38:00Z">
            <w:rPr>
              <w:lang w:val="en-GB"/>
            </w:rPr>
          </w:rPrChange>
        </w:rPr>
        <w:t xml:space="preserve">, </w:t>
      </w:r>
      <w:r w:rsidRPr="008D3D5D">
        <w:rPr>
          <w:i/>
          <w:iCs/>
          <w:sz w:val="16"/>
          <w:szCs w:val="16"/>
          <w:lang w:val="en-GB"/>
          <w:rPrChange w:id="5037" w:author="emmanuel blezes" w:date="2026-05-23T18:38:00Z" w16du:dateUtc="2026-05-23T16:38:00Z">
            <w:rPr>
              <w:i/>
              <w:iCs/>
              <w:lang w:val="en-GB"/>
            </w:rPr>
          </w:rPrChange>
        </w:rPr>
        <w:t>op. cit.</w:t>
      </w:r>
      <w:r w:rsidRPr="008D3D5D">
        <w:rPr>
          <w:sz w:val="16"/>
          <w:szCs w:val="16"/>
          <w:lang w:val="en-GB"/>
          <w:rPrChange w:id="5038" w:author="emmanuel blezes" w:date="2026-05-23T18:38:00Z" w16du:dateUtc="2026-05-23T16:38:00Z">
            <w:rPr>
              <w:lang w:val="en-GB"/>
            </w:rPr>
          </w:rPrChange>
        </w:rPr>
        <w:t xml:space="preserve"> ; reprise dans Sebastián Edwards, </w:t>
      </w:r>
      <w:r w:rsidRPr="008D3D5D">
        <w:rPr>
          <w:i/>
          <w:iCs/>
          <w:sz w:val="16"/>
          <w:szCs w:val="16"/>
          <w:lang w:val="en-GB"/>
          <w:rPrChange w:id="5039" w:author="emmanuel blezes" w:date="2026-05-23T18:38:00Z" w16du:dateUtc="2026-05-23T16:38:00Z">
            <w:rPr>
              <w:i/>
              <w:iCs/>
              <w:lang w:val="en-GB"/>
            </w:rPr>
          </w:rPrChange>
        </w:rPr>
        <w:t>The Chile Project</w:t>
      </w:r>
      <w:r w:rsidRPr="008D3D5D">
        <w:rPr>
          <w:sz w:val="16"/>
          <w:szCs w:val="16"/>
          <w:lang w:val="en-GB"/>
          <w:rPrChange w:id="5040" w:author="emmanuel blezes" w:date="2026-05-23T18:38:00Z" w16du:dateUtc="2026-05-23T16:38:00Z">
            <w:rPr>
              <w:lang w:val="en-GB"/>
            </w:rPr>
          </w:rPrChange>
        </w:rPr>
        <w:t xml:space="preserve">, </w:t>
      </w:r>
      <w:r w:rsidRPr="008D3D5D">
        <w:rPr>
          <w:i/>
          <w:iCs/>
          <w:sz w:val="16"/>
          <w:szCs w:val="16"/>
          <w:lang w:val="en-GB"/>
          <w:rPrChange w:id="5041" w:author="emmanuel blezes" w:date="2026-05-23T18:38:00Z" w16du:dateUtc="2026-05-23T16:38:00Z">
            <w:rPr>
              <w:i/>
              <w:iCs/>
              <w:lang w:val="en-GB"/>
            </w:rPr>
          </w:rPrChange>
        </w:rPr>
        <w:t>op. cit.</w:t>
      </w:r>
      <w:r w:rsidRPr="008D3D5D">
        <w:rPr>
          <w:sz w:val="16"/>
          <w:szCs w:val="16"/>
          <w:lang w:val="en-GB"/>
          <w:rPrChange w:id="5042" w:author="emmanuel blezes" w:date="2026-05-23T18:38:00Z" w16du:dateUtc="2026-05-23T16:38:00Z">
            <w:rPr>
              <w:lang w:val="en-GB"/>
            </w:rPr>
          </w:rPrChange>
        </w:rPr>
        <w:t xml:space="preserve"> </w:t>
      </w:r>
      <w:r w:rsidRPr="008D3D5D">
        <w:rPr>
          <w:sz w:val="16"/>
          <w:szCs w:val="16"/>
          <w:rPrChange w:id="5043" w:author="emmanuel blezes" w:date="2026-05-23T18:38:00Z" w16du:dateUtc="2026-05-23T16:38:00Z">
            <w:rPr/>
          </w:rPrChange>
        </w:rPr>
        <w:t>Les calculs présentés au moment du lancement du DL 3500 retenaient un rendement réel cible de 5,5 % par an et un taux de remplacement projeté entre 60 et 70 % pour une carrière complète.</w:t>
      </w:r>
    </w:p>
  </w:footnote>
  <w:footnote w:id="272">
    <w:p w14:paraId="6EA15E46" w14:textId="77777777" w:rsidR="00B437D0" w:rsidRPr="008D3D5D" w:rsidRDefault="00000000">
      <w:pPr>
        <w:pStyle w:val="FootnoteText"/>
        <w:rPr>
          <w:sz w:val="16"/>
          <w:szCs w:val="16"/>
          <w:rPrChange w:id="5044" w:author="emmanuel blezes" w:date="2026-05-23T18:38:00Z" w16du:dateUtc="2026-05-23T16:38:00Z">
            <w:rPr/>
          </w:rPrChange>
        </w:rPr>
      </w:pPr>
      <w:r w:rsidRPr="008D3D5D">
        <w:rPr>
          <w:rStyle w:val="FootnoteReference"/>
          <w:sz w:val="16"/>
          <w:szCs w:val="16"/>
          <w:rPrChange w:id="5045" w:author="emmanuel blezes" w:date="2026-05-23T18:38:00Z" w16du:dateUtc="2026-05-23T16:38:00Z">
            <w:rPr>
              <w:rStyle w:val="FootnoteReference"/>
            </w:rPr>
          </w:rPrChange>
        </w:rPr>
        <w:footnoteRef/>
      </w:r>
      <w:r w:rsidRPr="008D3D5D">
        <w:rPr>
          <w:sz w:val="16"/>
          <w:szCs w:val="16"/>
          <w:rPrChange w:id="5046" w:author="emmanuel blezes" w:date="2026-05-23T18:38:00Z" w16du:dateUtc="2026-05-23T16:38:00Z">
            <w:rPr/>
          </w:rPrChange>
        </w:rPr>
        <w:t xml:space="preserve"> Caja de Previsión de la Defensa Nacional (CAPREDENA) </w:t>
      </w:r>
      <w:del w:id="5047" w:author="emmanuel blezes" w:date="2026-05-18T20:04:00Z" w16du:dateUtc="2026-05-18T18:04:00Z">
        <w:r w:rsidRPr="008D3D5D" w:rsidDel="00146C66">
          <w:rPr>
            <w:sz w:val="16"/>
            <w:szCs w:val="16"/>
            <w:rPrChange w:id="5048" w:author="emmanuel blezes" w:date="2026-05-23T18:38:00Z" w16du:dateUtc="2026-05-23T16:38:00Z">
              <w:rPr/>
            </w:rPrChange>
          </w:rPr>
          <w:delText>—</w:delText>
        </w:r>
      </w:del>
      <w:ins w:id="5049" w:author="emmanuel blezes" w:date="2026-05-18T20:04:00Z" w16du:dateUtc="2026-05-18T18:04:00Z">
        <w:r w:rsidR="00146C66" w:rsidRPr="008D3D5D">
          <w:rPr>
            <w:sz w:val="16"/>
            <w:szCs w:val="16"/>
            <w:rPrChange w:id="5050" w:author="emmanuel blezes" w:date="2026-05-23T18:38:00Z" w16du:dateUtc="2026-05-23T16:38:00Z">
              <w:rPr/>
            </w:rPrChange>
          </w:rPr>
          <w:t>-</w:t>
        </w:r>
      </w:ins>
      <w:r w:rsidRPr="008D3D5D">
        <w:rPr>
          <w:sz w:val="16"/>
          <w:szCs w:val="16"/>
          <w:rPrChange w:id="5051" w:author="emmanuel blezes" w:date="2026-05-23T18:38:00Z" w16du:dateUtc="2026-05-23T16:38:00Z">
            <w:rPr/>
          </w:rPrChange>
        </w:rPr>
        <w:t xml:space="preserve"> fondée en 1915 </w:t>
      </w:r>
      <w:del w:id="5052" w:author="emmanuel blezes" w:date="2026-05-18T20:04:00Z" w16du:dateUtc="2026-05-18T18:04:00Z">
        <w:r w:rsidRPr="008D3D5D" w:rsidDel="00146C66">
          <w:rPr>
            <w:sz w:val="16"/>
            <w:szCs w:val="16"/>
            <w:rPrChange w:id="5053" w:author="emmanuel blezes" w:date="2026-05-23T18:38:00Z" w16du:dateUtc="2026-05-23T16:38:00Z">
              <w:rPr/>
            </w:rPrChange>
          </w:rPr>
          <w:delText>—</w:delText>
        </w:r>
      </w:del>
      <w:ins w:id="5054" w:author="emmanuel blezes" w:date="2026-05-18T20:04:00Z" w16du:dateUtc="2026-05-18T18:04:00Z">
        <w:r w:rsidR="00146C66" w:rsidRPr="008D3D5D">
          <w:rPr>
            <w:sz w:val="16"/>
            <w:szCs w:val="16"/>
            <w:rPrChange w:id="5055" w:author="emmanuel blezes" w:date="2026-05-23T18:38:00Z" w16du:dateUtc="2026-05-23T16:38:00Z">
              <w:rPr/>
            </w:rPrChange>
          </w:rPr>
          <w:t>-</w:t>
        </w:r>
      </w:ins>
      <w:r w:rsidRPr="008D3D5D">
        <w:rPr>
          <w:sz w:val="16"/>
          <w:szCs w:val="16"/>
          <w:rPrChange w:id="5056" w:author="emmanuel blezes" w:date="2026-05-23T18:38:00Z" w16du:dateUtc="2026-05-23T16:38:00Z">
            <w:rPr/>
          </w:rPrChange>
        </w:rPr>
        <w:t xml:space="preserve"> et Dirección de Previsión de Carabineros de Chile (DIPRECA) </w:t>
      </w:r>
      <w:del w:id="5057" w:author="emmanuel blezes" w:date="2026-05-18T20:04:00Z" w16du:dateUtc="2026-05-18T18:04:00Z">
        <w:r w:rsidRPr="008D3D5D" w:rsidDel="00146C66">
          <w:rPr>
            <w:sz w:val="16"/>
            <w:szCs w:val="16"/>
            <w:rPrChange w:id="5058" w:author="emmanuel blezes" w:date="2026-05-23T18:38:00Z" w16du:dateUtc="2026-05-23T16:38:00Z">
              <w:rPr/>
            </w:rPrChange>
          </w:rPr>
          <w:delText>—</w:delText>
        </w:r>
      </w:del>
      <w:ins w:id="5059" w:author="emmanuel blezes" w:date="2026-05-18T20:04:00Z" w16du:dateUtc="2026-05-18T18:04:00Z">
        <w:r w:rsidR="00146C66" w:rsidRPr="008D3D5D">
          <w:rPr>
            <w:sz w:val="16"/>
            <w:szCs w:val="16"/>
            <w:rPrChange w:id="5060" w:author="emmanuel blezes" w:date="2026-05-23T18:38:00Z" w16du:dateUtc="2026-05-23T16:38:00Z">
              <w:rPr/>
            </w:rPrChange>
          </w:rPr>
          <w:t>-</w:t>
        </w:r>
      </w:ins>
      <w:r w:rsidRPr="008D3D5D">
        <w:rPr>
          <w:sz w:val="16"/>
          <w:szCs w:val="16"/>
          <w:rPrChange w:id="5061" w:author="emmanuel blezes" w:date="2026-05-23T18:38:00Z" w16du:dateUtc="2026-05-23T16:38:00Z">
            <w:rPr/>
          </w:rPrChange>
        </w:rPr>
        <w:t xml:space="preserve"> fondée en 1933 </w:t>
      </w:r>
      <w:del w:id="5062" w:author="emmanuel blezes" w:date="2026-05-18T20:04:00Z" w16du:dateUtc="2026-05-18T18:04:00Z">
        <w:r w:rsidRPr="008D3D5D" w:rsidDel="00146C66">
          <w:rPr>
            <w:sz w:val="16"/>
            <w:szCs w:val="16"/>
            <w:rPrChange w:id="5063" w:author="emmanuel blezes" w:date="2026-05-23T18:38:00Z" w16du:dateUtc="2026-05-23T16:38:00Z">
              <w:rPr/>
            </w:rPrChange>
          </w:rPr>
          <w:delText>—</w:delText>
        </w:r>
      </w:del>
      <w:ins w:id="5064" w:author="emmanuel blezes" w:date="2026-05-18T20:04:00Z" w16du:dateUtc="2026-05-18T18:04:00Z">
        <w:r w:rsidR="00146C66" w:rsidRPr="008D3D5D">
          <w:rPr>
            <w:sz w:val="16"/>
            <w:szCs w:val="16"/>
            <w:rPrChange w:id="5065" w:author="emmanuel blezes" w:date="2026-05-23T18:38:00Z" w16du:dateUtc="2026-05-23T16:38:00Z">
              <w:rPr/>
            </w:rPrChange>
          </w:rPr>
          <w:t>-</w:t>
        </w:r>
      </w:ins>
      <w:r w:rsidRPr="008D3D5D">
        <w:rPr>
          <w:sz w:val="16"/>
          <w:szCs w:val="16"/>
          <w:rPrChange w:id="5066" w:author="emmanuel blezes" w:date="2026-05-23T18:38:00Z" w16du:dateUtc="2026-05-23T16:38:00Z">
            <w:rPr/>
          </w:rPrChange>
        </w:rPr>
        <w:t xml:space="preserve"> couvrent respectivement les forces armées et la police. Les deux régimes, par répartition, restent en vigueur en 2025. Voir Comisión Bravo, </w:t>
      </w:r>
      <w:r w:rsidRPr="008D3D5D">
        <w:rPr>
          <w:i/>
          <w:iCs/>
          <w:sz w:val="16"/>
          <w:szCs w:val="16"/>
          <w:rPrChange w:id="5067" w:author="emmanuel blezes" w:date="2026-05-23T18:38:00Z" w16du:dateUtc="2026-05-23T16:38:00Z">
            <w:rPr>
              <w:i/>
              <w:iCs/>
            </w:rPr>
          </w:rPrChange>
        </w:rPr>
        <w:t>Informe Final</w:t>
      </w:r>
      <w:r w:rsidRPr="008D3D5D">
        <w:rPr>
          <w:sz w:val="16"/>
          <w:szCs w:val="16"/>
          <w:rPrChange w:id="5068" w:author="emmanuel blezes" w:date="2026-05-23T18:38:00Z" w16du:dateUtc="2026-05-23T16:38:00Z">
            <w:rPr/>
          </w:rPrChange>
        </w:rPr>
        <w:t>, 2015, chapitre 4.</w:t>
      </w:r>
    </w:p>
  </w:footnote>
  <w:footnote w:id="273">
    <w:p w14:paraId="3FAA84B0" w14:textId="77777777" w:rsidR="00B437D0" w:rsidRPr="008D3D5D" w:rsidRDefault="00000000">
      <w:pPr>
        <w:pStyle w:val="FootnoteText"/>
        <w:rPr>
          <w:sz w:val="16"/>
          <w:szCs w:val="16"/>
          <w:rPrChange w:id="5075" w:author="emmanuel blezes" w:date="2026-05-23T18:38:00Z" w16du:dateUtc="2026-05-23T16:38:00Z">
            <w:rPr/>
          </w:rPrChange>
        </w:rPr>
      </w:pPr>
      <w:r w:rsidRPr="008D3D5D">
        <w:rPr>
          <w:rStyle w:val="FootnoteReference"/>
          <w:sz w:val="16"/>
          <w:szCs w:val="16"/>
          <w:rPrChange w:id="5076" w:author="emmanuel blezes" w:date="2026-05-23T18:38:00Z" w16du:dateUtc="2026-05-23T16:38:00Z">
            <w:rPr>
              <w:rStyle w:val="FootnoteReference"/>
            </w:rPr>
          </w:rPrChange>
        </w:rPr>
        <w:footnoteRef/>
      </w:r>
      <w:r w:rsidRPr="008D3D5D">
        <w:rPr>
          <w:sz w:val="16"/>
          <w:szCs w:val="16"/>
          <w:lang w:val="en-GB"/>
          <w:rPrChange w:id="5077" w:author="emmanuel blezes" w:date="2026-05-23T18:38:00Z" w16du:dateUtc="2026-05-23T16:38:00Z">
            <w:rPr>
              <w:lang w:val="en-GB"/>
            </w:rPr>
          </w:rPrChange>
        </w:rPr>
        <w:t xml:space="preserve"> Banque mondiale, </w:t>
      </w:r>
      <w:r w:rsidRPr="008D3D5D">
        <w:rPr>
          <w:i/>
          <w:iCs/>
          <w:sz w:val="16"/>
          <w:szCs w:val="16"/>
          <w:lang w:val="en-GB"/>
          <w:rPrChange w:id="5078" w:author="emmanuel blezes" w:date="2026-05-23T18:38:00Z" w16du:dateUtc="2026-05-23T16:38:00Z">
            <w:rPr>
              <w:i/>
              <w:iCs/>
              <w:lang w:val="en-GB"/>
            </w:rPr>
          </w:rPrChange>
        </w:rPr>
        <w:t>Averting the Old Age Crisis: Policies to Protect the Old and Promote Growth</w:t>
      </w:r>
      <w:r w:rsidRPr="008D3D5D">
        <w:rPr>
          <w:sz w:val="16"/>
          <w:szCs w:val="16"/>
          <w:lang w:val="en-GB"/>
          <w:rPrChange w:id="5079" w:author="emmanuel blezes" w:date="2026-05-23T18:38:00Z" w16du:dateUtc="2026-05-23T16:38:00Z">
            <w:rPr>
              <w:lang w:val="en-GB"/>
            </w:rPr>
          </w:rPrChange>
        </w:rPr>
        <w:t xml:space="preserve">, Oxford University Press, 1994. </w:t>
      </w:r>
      <w:r w:rsidRPr="008D3D5D">
        <w:rPr>
          <w:sz w:val="16"/>
          <w:szCs w:val="16"/>
          <w:rPrChange w:id="5080" w:author="emmanuel blezes" w:date="2026-05-23T18:38:00Z" w16du:dateUtc="2026-05-23T16:38:00Z">
            <w:rPr/>
          </w:rPrChange>
        </w:rPr>
        <w:t>Le rapport recommandait explicitement le « modèle à trois piliers », dont l’un capitalisé sur le modèle chilien.</w:t>
      </w:r>
    </w:p>
  </w:footnote>
  <w:footnote w:id="274">
    <w:p w14:paraId="0BB124F0" w14:textId="77777777" w:rsidR="00B437D0" w:rsidRPr="008D3D5D" w:rsidRDefault="00000000">
      <w:pPr>
        <w:pStyle w:val="FootnoteText"/>
        <w:rPr>
          <w:sz w:val="16"/>
          <w:szCs w:val="16"/>
          <w:lang w:val="en-GB"/>
          <w:rPrChange w:id="5081" w:author="emmanuel blezes" w:date="2026-05-23T18:38:00Z" w16du:dateUtc="2026-05-23T16:38:00Z">
            <w:rPr>
              <w:lang w:val="en-GB"/>
            </w:rPr>
          </w:rPrChange>
        </w:rPr>
      </w:pPr>
      <w:r w:rsidRPr="008D3D5D">
        <w:rPr>
          <w:rStyle w:val="FootnoteReference"/>
          <w:sz w:val="16"/>
          <w:szCs w:val="16"/>
          <w:rPrChange w:id="5082" w:author="emmanuel blezes" w:date="2026-05-23T18:38:00Z" w16du:dateUtc="2026-05-23T16:38:00Z">
            <w:rPr>
              <w:rStyle w:val="FootnoteReference"/>
            </w:rPr>
          </w:rPrChange>
        </w:rPr>
        <w:footnoteRef/>
      </w:r>
      <w:r w:rsidRPr="008D3D5D">
        <w:rPr>
          <w:sz w:val="16"/>
          <w:szCs w:val="16"/>
          <w:lang w:val="en-GB"/>
          <w:rPrChange w:id="5083" w:author="emmanuel blezes" w:date="2026-05-23T18:38:00Z" w16du:dateUtc="2026-05-23T16:38:00Z">
            <w:rPr>
              <w:lang w:val="en-GB"/>
            </w:rPr>
          </w:rPrChange>
        </w:rPr>
        <w:t xml:space="preserve"> Isabel Ortiz, Fabio Durán-Valverde, Stefan Urban, Veronika Wodsak, </w:t>
      </w:r>
      <w:r w:rsidRPr="008D3D5D">
        <w:rPr>
          <w:i/>
          <w:iCs/>
          <w:sz w:val="16"/>
          <w:szCs w:val="16"/>
          <w:lang w:val="en-GB"/>
          <w:rPrChange w:id="5084" w:author="emmanuel blezes" w:date="2026-05-23T18:38:00Z" w16du:dateUtc="2026-05-23T16:38:00Z">
            <w:rPr>
              <w:i/>
              <w:iCs/>
              <w:lang w:val="en-GB"/>
            </w:rPr>
          </w:rPrChange>
        </w:rPr>
        <w:t>Reversing Pension Privatizations: Rebuilding Public Pension Systems in Eastern European and Latin American Countries (2000-2018)</w:t>
      </w:r>
      <w:r w:rsidRPr="008D3D5D">
        <w:rPr>
          <w:sz w:val="16"/>
          <w:szCs w:val="16"/>
          <w:lang w:val="en-GB"/>
          <w:rPrChange w:id="5085" w:author="emmanuel blezes" w:date="2026-05-23T18:38:00Z" w16du:dateUtc="2026-05-23T16:38:00Z">
            <w:rPr>
              <w:lang w:val="en-GB"/>
            </w:rPr>
          </w:rPrChange>
        </w:rPr>
        <w:t>, International Labour Organization, ESS Working Paper n° 63, 2018 (https://www.ilo.org/publications/reversing-pension-privatizations-rebuilding-public-pension-systems).</w:t>
      </w:r>
    </w:p>
  </w:footnote>
  <w:footnote w:id="275">
    <w:p w14:paraId="25E2CC3A" w14:textId="77777777" w:rsidR="00B437D0" w:rsidRPr="008D3D5D" w:rsidRDefault="00000000">
      <w:pPr>
        <w:pStyle w:val="FootnoteText"/>
        <w:rPr>
          <w:sz w:val="16"/>
          <w:szCs w:val="16"/>
          <w:rPrChange w:id="5090" w:author="emmanuel blezes" w:date="2026-05-23T18:38:00Z" w16du:dateUtc="2026-05-23T16:38:00Z">
            <w:rPr/>
          </w:rPrChange>
        </w:rPr>
      </w:pPr>
      <w:r w:rsidRPr="008D3D5D">
        <w:rPr>
          <w:rStyle w:val="FootnoteReference"/>
          <w:sz w:val="16"/>
          <w:szCs w:val="16"/>
          <w:rPrChange w:id="5091" w:author="emmanuel blezes" w:date="2026-05-23T18:38:00Z" w16du:dateUtc="2026-05-23T16:38:00Z">
            <w:rPr>
              <w:rStyle w:val="FootnoteReference"/>
            </w:rPr>
          </w:rPrChange>
        </w:rPr>
        <w:footnoteRef/>
      </w:r>
      <w:r w:rsidRPr="008D3D5D">
        <w:rPr>
          <w:sz w:val="16"/>
          <w:szCs w:val="16"/>
          <w:rPrChange w:id="5092" w:author="emmanuel blezes" w:date="2026-05-23T18:38:00Z" w16du:dateUtc="2026-05-23T16:38:00Z">
            <w:rPr/>
          </w:rPrChange>
        </w:rPr>
        <w:t xml:space="preserve"> OCDE, </w:t>
      </w:r>
      <w:r w:rsidRPr="008D3D5D">
        <w:rPr>
          <w:i/>
          <w:iCs/>
          <w:sz w:val="16"/>
          <w:szCs w:val="16"/>
          <w:rPrChange w:id="5093" w:author="emmanuel blezes" w:date="2026-05-23T18:38:00Z" w16du:dateUtc="2026-05-23T16:38:00Z">
            <w:rPr>
              <w:i/>
              <w:iCs/>
            </w:rPr>
          </w:rPrChange>
        </w:rPr>
        <w:t>Pensions at a Glance 2021</w:t>
      </w:r>
      <w:r w:rsidRPr="008D3D5D">
        <w:rPr>
          <w:sz w:val="16"/>
          <w:szCs w:val="16"/>
          <w:rPrChange w:id="5094" w:author="emmanuel blezes" w:date="2026-05-23T18:38:00Z" w16du:dateUtc="2026-05-23T16:38:00Z">
            <w:rPr/>
          </w:rPrChange>
        </w:rPr>
        <w:t>, novembre 2021, fiche Chili. Taux de remplacement net hommes / femmes carrière complète à temps plein, hors PGU : 38,5 % / 35,4 %.</w:t>
      </w:r>
    </w:p>
  </w:footnote>
  <w:footnote w:id="276">
    <w:p w14:paraId="08C19A06" w14:textId="77777777" w:rsidR="00B437D0" w:rsidRPr="008D3D5D" w:rsidRDefault="00000000">
      <w:pPr>
        <w:pStyle w:val="FootnoteText"/>
        <w:rPr>
          <w:sz w:val="16"/>
          <w:szCs w:val="16"/>
          <w:rPrChange w:id="5095" w:author="emmanuel blezes" w:date="2026-05-23T18:38:00Z" w16du:dateUtc="2026-05-23T16:38:00Z">
            <w:rPr/>
          </w:rPrChange>
        </w:rPr>
      </w:pPr>
      <w:r w:rsidRPr="008D3D5D">
        <w:rPr>
          <w:rStyle w:val="FootnoteReference"/>
          <w:sz w:val="16"/>
          <w:szCs w:val="16"/>
          <w:rPrChange w:id="5096" w:author="emmanuel blezes" w:date="2026-05-23T18:38:00Z" w16du:dateUtc="2026-05-23T16:38:00Z">
            <w:rPr>
              <w:rStyle w:val="FootnoteReference"/>
            </w:rPr>
          </w:rPrChange>
        </w:rPr>
        <w:footnoteRef/>
      </w:r>
      <w:r w:rsidRPr="008D3D5D">
        <w:rPr>
          <w:sz w:val="16"/>
          <w:szCs w:val="16"/>
          <w:rPrChange w:id="5097" w:author="emmanuel blezes" w:date="2026-05-23T18:38:00Z" w16du:dateUtc="2026-05-23T16:38:00Z">
            <w:rPr/>
          </w:rPrChange>
        </w:rPr>
        <w:t xml:space="preserve"> OCDE, </w:t>
      </w:r>
      <w:r w:rsidRPr="008D3D5D">
        <w:rPr>
          <w:i/>
          <w:iCs/>
          <w:sz w:val="16"/>
          <w:szCs w:val="16"/>
          <w:rPrChange w:id="5098" w:author="emmanuel blezes" w:date="2026-05-23T18:38:00Z" w16du:dateUtc="2026-05-23T16:38:00Z">
            <w:rPr>
              <w:i/>
              <w:iCs/>
            </w:rPr>
          </w:rPrChange>
        </w:rPr>
        <w:t>Pensions at a Glance 2023</w:t>
      </w:r>
      <w:r w:rsidRPr="008D3D5D">
        <w:rPr>
          <w:sz w:val="16"/>
          <w:szCs w:val="16"/>
          <w:rPrChange w:id="5099" w:author="emmanuel blezes" w:date="2026-05-23T18:38:00Z" w16du:dateUtc="2026-05-23T16:38:00Z">
            <w:rPr/>
          </w:rPrChange>
        </w:rPr>
        <w:t>, fiche Chili. Avec PGU intégrée : 45,7 % / 43 % ; moyenne OCDE 50,7 %. La PGU a été créée par la Loi 21419 du 4 février 2022, en fin de second mandat de Sebastián Piñera.</w:t>
      </w:r>
    </w:p>
  </w:footnote>
  <w:footnote w:id="277">
    <w:p w14:paraId="063EA090" w14:textId="77777777" w:rsidR="00B437D0" w:rsidRPr="008D3D5D" w:rsidRDefault="00000000">
      <w:pPr>
        <w:pStyle w:val="FootnoteText"/>
        <w:rPr>
          <w:sz w:val="16"/>
          <w:szCs w:val="16"/>
          <w:rPrChange w:id="5100" w:author="emmanuel blezes" w:date="2026-05-23T18:38:00Z" w16du:dateUtc="2026-05-23T16:38:00Z">
            <w:rPr/>
          </w:rPrChange>
        </w:rPr>
      </w:pPr>
      <w:r w:rsidRPr="008D3D5D">
        <w:rPr>
          <w:rStyle w:val="FootnoteReference"/>
          <w:sz w:val="16"/>
          <w:szCs w:val="16"/>
          <w:rPrChange w:id="5101" w:author="emmanuel blezes" w:date="2026-05-23T18:38:00Z" w16du:dateUtc="2026-05-23T16:38:00Z">
            <w:rPr>
              <w:rStyle w:val="FootnoteReference"/>
            </w:rPr>
          </w:rPrChange>
        </w:rPr>
        <w:footnoteRef/>
      </w:r>
      <w:r w:rsidRPr="008D3D5D">
        <w:rPr>
          <w:sz w:val="16"/>
          <w:szCs w:val="16"/>
          <w:rPrChange w:id="5102" w:author="emmanuel blezes" w:date="2026-05-23T18:38:00Z" w16du:dateUtc="2026-05-23T16:38:00Z">
            <w:rPr/>
          </w:rPrChange>
        </w:rPr>
        <w:t xml:space="preserve"> Superintendencia de Pensiones de Chile, </w:t>
      </w:r>
      <w:r w:rsidRPr="008D3D5D">
        <w:rPr>
          <w:i/>
          <w:iCs/>
          <w:sz w:val="16"/>
          <w:szCs w:val="16"/>
          <w:rPrChange w:id="5103" w:author="emmanuel blezes" w:date="2026-05-23T18:38:00Z" w16du:dateUtc="2026-05-23T16:38:00Z">
            <w:rPr>
              <w:i/>
              <w:iCs/>
            </w:rPr>
          </w:rPrChange>
        </w:rPr>
        <w:t>Estadísticas: Montos de pensión por modalidad</w:t>
      </w:r>
      <w:r w:rsidRPr="008D3D5D">
        <w:rPr>
          <w:sz w:val="16"/>
          <w:szCs w:val="16"/>
          <w:rPrChange w:id="5104" w:author="emmanuel blezes" w:date="2026-05-23T18:38:00Z" w16du:dateUtc="2026-05-23T16:38:00Z">
            <w:rPr/>
          </w:rPrChange>
        </w:rPr>
        <w:t>, données 2024 (https://www.spensiones.cl). Pension contributive AFP moyenne, toutes modalités confondues : entre 200 000 et 250 000 CLP/mois selon la cohorte et le sexe.</w:t>
      </w:r>
    </w:p>
  </w:footnote>
  <w:footnote w:id="278">
    <w:p w14:paraId="2BA2799F" w14:textId="77777777" w:rsidR="00B437D0" w:rsidRPr="008D3D5D" w:rsidRDefault="00000000">
      <w:pPr>
        <w:pStyle w:val="FootnoteText"/>
        <w:rPr>
          <w:sz w:val="16"/>
          <w:szCs w:val="16"/>
          <w:rPrChange w:id="5107" w:author="emmanuel blezes" w:date="2026-05-23T18:38:00Z" w16du:dateUtc="2026-05-23T16:38:00Z">
            <w:rPr/>
          </w:rPrChange>
        </w:rPr>
      </w:pPr>
      <w:r w:rsidRPr="008D3D5D">
        <w:rPr>
          <w:rStyle w:val="FootnoteReference"/>
          <w:sz w:val="16"/>
          <w:szCs w:val="16"/>
          <w:rPrChange w:id="5108" w:author="emmanuel blezes" w:date="2026-05-23T18:38:00Z" w16du:dateUtc="2026-05-23T16:38:00Z">
            <w:rPr>
              <w:rStyle w:val="FootnoteReference"/>
            </w:rPr>
          </w:rPrChange>
        </w:rPr>
        <w:footnoteRef/>
      </w:r>
      <w:r w:rsidRPr="008D3D5D">
        <w:rPr>
          <w:sz w:val="16"/>
          <w:szCs w:val="16"/>
          <w:rPrChange w:id="5109" w:author="emmanuel blezes" w:date="2026-05-23T18:38:00Z" w16du:dateUtc="2026-05-23T16:38:00Z">
            <w:rPr/>
          </w:rPrChange>
        </w:rPr>
        <w:t xml:space="preserve"> Superintendencia de Pensiones, </w:t>
      </w:r>
      <w:r w:rsidRPr="008D3D5D">
        <w:rPr>
          <w:i/>
          <w:iCs/>
          <w:sz w:val="16"/>
          <w:szCs w:val="16"/>
          <w:rPrChange w:id="5110" w:author="emmanuel blezes" w:date="2026-05-23T18:38:00Z" w16du:dateUtc="2026-05-23T16:38:00Z">
            <w:rPr>
              <w:i/>
              <w:iCs/>
            </w:rPr>
          </w:rPrChange>
        </w:rPr>
        <w:t>Rentabilidad histórica de los Fondos de Pensiones</w:t>
      </w:r>
      <w:r w:rsidRPr="008D3D5D">
        <w:rPr>
          <w:sz w:val="16"/>
          <w:szCs w:val="16"/>
          <w:rPrChange w:id="5111" w:author="emmanuel blezes" w:date="2026-05-23T18:38:00Z" w16du:dateUtc="2026-05-23T16:38:00Z">
            <w:rPr/>
          </w:rPrChange>
        </w:rPr>
        <w:t>, séries 1981-2024. Rendement réel annualisé brut moyen, tous fonds confondus, sur la période 1981-2024 : 3-4 % par an selon les fonds (les fonds A, plus exposés actions, atteignent 4 % sur longue période ; les fonds plus conservateurs descendent vers 2,5 %).</w:t>
      </w:r>
    </w:p>
  </w:footnote>
  <w:footnote w:id="279">
    <w:p w14:paraId="1320A347" w14:textId="77777777" w:rsidR="00B437D0" w:rsidRPr="008D3D5D" w:rsidRDefault="00000000">
      <w:pPr>
        <w:pStyle w:val="FootnoteText"/>
        <w:rPr>
          <w:sz w:val="16"/>
          <w:szCs w:val="16"/>
          <w:rPrChange w:id="5114" w:author="emmanuel blezes" w:date="2026-05-23T18:38:00Z" w16du:dateUtc="2026-05-23T16:38:00Z">
            <w:rPr/>
          </w:rPrChange>
        </w:rPr>
      </w:pPr>
      <w:r w:rsidRPr="008D3D5D">
        <w:rPr>
          <w:rStyle w:val="FootnoteReference"/>
          <w:sz w:val="16"/>
          <w:szCs w:val="16"/>
          <w:rPrChange w:id="5115" w:author="emmanuel blezes" w:date="2026-05-23T18:38:00Z" w16du:dateUtc="2026-05-23T16:38:00Z">
            <w:rPr>
              <w:rStyle w:val="FootnoteReference"/>
            </w:rPr>
          </w:rPrChange>
        </w:rPr>
        <w:footnoteRef/>
      </w:r>
      <w:r w:rsidRPr="008D3D5D">
        <w:rPr>
          <w:sz w:val="16"/>
          <w:szCs w:val="16"/>
          <w:rPrChange w:id="5116" w:author="emmanuel blezes" w:date="2026-05-23T18:38:00Z" w16du:dateUtc="2026-05-23T16:38:00Z">
            <w:rPr/>
          </w:rPrChange>
        </w:rPr>
        <w:t xml:space="preserve"> Superintendencia de Pensiones, </w:t>
      </w:r>
      <w:r w:rsidRPr="008D3D5D">
        <w:rPr>
          <w:i/>
          <w:iCs/>
          <w:sz w:val="16"/>
          <w:szCs w:val="16"/>
          <w:rPrChange w:id="5117" w:author="emmanuel blezes" w:date="2026-05-23T18:38:00Z" w16du:dateUtc="2026-05-23T16:38:00Z">
            <w:rPr>
              <w:i/>
              <w:iCs/>
            </w:rPr>
          </w:rPrChange>
        </w:rPr>
        <w:t xml:space="preserve">Licitación 2023-2025 </w:t>
      </w:r>
      <w:del w:id="5118" w:author="emmanuel blezes" w:date="2026-05-18T20:04:00Z" w16du:dateUtc="2026-05-18T18:04:00Z">
        <w:r w:rsidRPr="008D3D5D" w:rsidDel="00146C66">
          <w:rPr>
            <w:i/>
            <w:iCs/>
            <w:sz w:val="16"/>
            <w:szCs w:val="16"/>
            <w:rPrChange w:id="5119" w:author="emmanuel blezes" w:date="2026-05-23T18:38:00Z" w16du:dateUtc="2026-05-23T16:38:00Z">
              <w:rPr>
                <w:i/>
                <w:iCs/>
              </w:rPr>
            </w:rPrChange>
          </w:rPr>
          <w:delText>—</w:delText>
        </w:r>
      </w:del>
      <w:ins w:id="5120" w:author="emmanuel blezes" w:date="2026-05-18T20:04:00Z" w16du:dateUtc="2026-05-18T18:04:00Z">
        <w:r w:rsidR="00146C66" w:rsidRPr="008D3D5D">
          <w:rPr>
            <w:i/>
            <w:iCs/>
            <w:sz w:val="16"/>
            <w:szCs w:val="16"/>
            <w:rPrChange w:id="5121" w:author="emmanuel blezes" w:date="2026-05-23T18:38:00Z" w16du:dateUtc="2026-05-23T16:38:00Z">
              <w:rPr>
                <w:i/>
                <w:iCs/>
              </w:rPr>
            </w:rPrChange>
          </w:rPr>
          <w:t>-</w:t>
        </w:r>
      </w:ins>
      <w:r w:rsidRPr="008D3D5D">
        <w:rPr>
          <w:i/>
          <w:iCs/>
          <w:sz w:val="16"/>
          <w:szCs w:val="16"/>
          <w:rPrChange w:id="5122" w:author="emmanuel blezes" w:date="2026-05-23T18:38:00Z" w16du:dateUtc="2026-05-23T16:38:00Z">
            <w:rPr>
              <w:i/>
              <w:iCs/>
            </w:rPr>
          </w:rPrChange>
        </w:rPr>
        <w:t xml:space="preserve"> Comisiones AFP</w:t>
      </w:r>
      <w:r w:rsidRPr="008D3D5D">
        <w:rPr>
          <w:sz w:val="16"/>
          <w:szCs w:val="16"/>
          <w:rPrChange w:id="5123" w:author="emmanuel blezes" w:date="2026-05-23T18:38:00Z" w16du:dateUtc="2026-05-23T16:38:00Z">
            <w:rPr/>
          </w:rPrChange>
        </w:rPr>
        <w:t xml:space="preserve">, 2023 ; KPMG Chile, </w:t>
      </w:r>
      <w:r w:rsidRPr="008D3D5D">
        <w:rPr>
          <w:i/>
          <w:iCs/>
          <w:sz w:val="16"/>
          <w:szCs w:val="16"/>
          <w:rPrChange w:id="5124" w:author="emmanuel blezes" w:date="2026-05-23T18:38:00Z" w16du:dateUtc="2026-05-23T16:38:00Z">
            <w:rPr>
              <w:i/>
              <w:iCs/>
            </w:rPr>
          </w:rPrChange>
        </w:rPr>
        <w:t xml:space="preserve">Reforma Previsional 2025 </w:t>
      </w:r>
      <w:del w:id="5125" w:author="emmanuel blezes" w:date="2026-05-18T20:04:00Z" w16du:dateUtc="2026-05-18T18:04:00Z">
        <w:r w:rsidRPr="008D3D5D" w:rsidDel="00146C66">
          <w:rPr>
            <w:i/>
            <w:iCs/>
            <w:sz w:val="16"/>
            <w:szCs w:val="16"/>
            <w:rPrChange w:id="5126" w:author="emmanuel blezes" w:date="2026-05-23T18:38:00Z" w16du:dateUtc="2026-05-23T16:38:00Z">
              <w:rPr>
                <w:i/>
                <w:iCs/>
              </w:rPr>
            </w:rPrChange>
          </w:rPr>
          <w:delText>—</w:delText>
        </w:r>
      </w:del>
      <w:ins w:id="5127" w:author="emmanuel blezes" w:date="2026-05-18T20:04:00Z" w16du:dateUtc="2026-05-18T18:04:00Z">
        <w:r w:rsidR="00146C66" w:rsidRPr="008D3D5D">
          <w:rPr>
            <w:i/>
            <w:iCs/>
            <w:sz w:val="16"/>
            <w:szCs w:val="16"/>
            <w:rPrChange w:id="5128" w:author="emmanuel blezes" w:date="2026-05-23T18:38:00Z" w16du:dateUtc="2026-05-23T16:38:00Z">
              <w:rPr>
                <w:i/>
                <w:iCs/>
              </w:rPr>
            </w:rPrChange>
          </w:rPr>
          <w:t>-</w:t>
        </w:r>
      </w:ins>
      <w:r w:rsidRPr="008D3D5D">
        <w:rPr>
          <w:i/>
          <w:iCs/>
          <w:sz w:val="16"/>
          <w:szCs w:val="16"/>
          <w:rPrChange w:id="5129" w:author="emmanuel blezes" w:date="2026-05-23T18:38:00Z" w16du:dateUtc="2026-05-23T16:38:00Z">
            <w:rPr>
              <w:i/>
              <w:iCs/>
            </w:rPr>
          </w:rPrChange>
        </w:rPr>
        <w:t xml:space="preserve"> Análisis comparado</w:t>
      </w:r>
      <w:r w:rsidRPr="008D3D5D">
        <w:rPr>
          <w:sz w:val="16"/>
          <w:szCs w:val="16"/>
          <w:rPrChange w:id="5130" w:author="emmanuel blezes" w:date="2026-05-23T18:38:00Z" w16du:dateUtc="2026-05-23T16:38:00Z">
            <w:rPr/>
          </w:rPrChange>
        </w:rPr>
        <w:t>, mars 2025. Les commissions des sept AFP en vigueur en 2025 : Uno 0,46 %, Modelo 0,58 %, Planvital 1,16 %, Habitat 1,27 %, Capital 1,44 %, Cuprum 1,44 %, Provida 1,45 %. SIS : 1,5 % en moyenne, collecté par les AFP au profit d’un assureur en marché ouvert.</w:t>
      </w:r>
    </w:p>
  </w:footnote>
  <w:footnote w:id="280">
    <w:p w14:paraId="66249E74" w14:textId="77777777" w:rsidR="00B437D0" w:rsidRPr="008D3D5D" w:rsidRDefault="00000000">
      <w:pPr>
        <w:pStyle w:val="FootnoteText"/>
        <w:rPr>
          <w:sz w:val="16"/>
          <w:szCs w:val="16"/>
          <w:rPrChange w:id="5131" w:author="emmanuel blezes" w:date="2026-05-23T18:38:00Z" w16du:dateUtc="2026-05-23T16:38:00Z">
            <w:rPr/>
          </w:rPrChange>
        </w:rPr>
      </w:pPr>
      <w:r w:rsidRPr="008D3D5D">
        <w:rPr>
          <w:rStyle w:val="FootnoteReference"/>
          <w:sz w:val="16"/>
          <w:szCs w:val="16"/>
          <w:rPrChange w:id="5132" w:author="emmanuel blezes" w:date="2026-05-23T18:38:00Z" w16du:dateUtc="2026-05-23T16:38:00Z">
            <w:rPr>
              <w:rStyle w:val="FootnoteReference"/>
            </w:rPr>
          </w:rPrChange>
        </w:rPr>
        <w:footnoteRef/>
      </w:r>
      <w:r w:rsidRPr="008D3D5D">
        <w:rPr>
          <w:sz w:val="16"/>
          <w:szCs w:val="16"/>
          <w:rPrChange w:id="5133" w:author="emmanuel blezes" w:date="2026-05-23T18:38:00Z" w16du:dateUtc="2026-05-23T16:38:00Z">
            <w:rPr/>
          </w:rPrChange>
        </w:rPr>
        <w:t xml:space="preserve"> Comisión Asesora Presidencial sobre el Sistema de Pensiones (</w:t>
      </w:r>
      <w:r w:rsidRPr="008D3D5D">
        <w:rPr>
          <w:i/>
          <w:iCs/>
          <w:sz w:val="16"/>
          <w:szCs w:val="16"/>
          <w:rPrChange w:id="5134" w:author="emmanuel blezes" w:date="2026-05-23T18:38:00Z" w16du:dateUtc="2026-05-23T16:38:00Z">
            <w:rPr>
              <w:i/>
              <w:iCs/>
            </w:rPr>
          </w:rPrChange>
        </w:rPr>
        <w:t>Comisión Bravo</w:t>
      </w:r>
      <w:r w:rsidRPr="008D3D5D">
        <w:rPr>
          <w:sz w:val="16"/>
          <w:szCs w:val="16"/>
          <w:rPrChange w:id="5135" w:author="emmanuel blezes" w:date="2026-05-23T18:38:00Z" w16du:dateUtc="2026-05-23T16:38:00Z">
            <w:rPr/>
          </w:rPrChange>
        </w:rPr>
        <w:t xml:space="preserve">), </w:t>
      </w:r>
      <w:r w:rsidRPr="008D3D5D">
        <w:rPr>
          <w:i/>
          <w:iCs/>
          <w:sz w:val="16"/>
          <w:szCs w:val="16"/>
          <w:rPrChange w:id="5136" w:author="emmanuel blezes" w:date="2026-05-23T18:38:00Z" w16du:dateUtc="2026-05-23T16:38:00Z">
            <w:rPr>
              <w:i/>
              <w:iCs/>
            </w:rPr>
          </w:rPrChange>
        </w:rPr>
        <w:t>Informe Final</w:t>
      </w:r>
      <w:r w:rsidRPr="008D3D5D">
        <w:rPr>
          <w:sz w:val="16"/>
          <w:szCs w:val="16"/>
          <w:rPrChange w:id="5137" w:author="emmanuel blezes" w:date="2026-05-23T18:38:00Z" w16du:dateUtc="2026-05-23T16:38:00Z">
            <w:rPr/>
          </w:rPrChange>
        </w:rPr>
        <w:t xml:space="preserve">, septembre 2015 (https://www.previsionsocial.gob.cl). Densité de cotisation moyenne mesurée : 51,8 % pour les femmes, 64,7 % pour les hommes, sur la période 1981-2013. INE Chile, </w:t>
      </w:r>
      <w:r w:rsidRPr="008D3D5D">
        <w:rPr>
          <w:i/>
          <w:iCs/>
          <w:sz w:val="16"/>
          <w:szCs w:val="16"/>
          <w:rPrChange w:id="5138" w:author="emmanuel blezes" w:date="2026-05-23T18:38:00Z" w16du:dateUtc="2026-05-23T16:38:00Z">
            <w:rPr>
              <w:i/>
              <w:iCs/>
            </w:rPr>
          </w:rPrChange>
        </w:rPr>
        <w:t>Encuesta Suplementaria de Ingresos</w:t>
      </w:r>
      <w:r w:rsidRPr="008D3D5D">
        <w:rPr>
          <w:sz w:val="16"/>
          <w:szCs w:val="16"/>
          <w:rPrChange w:id="5139" w:author="emmanuel blezes" w:date="2026-05-23T18:38:00Z" w16du:dateUtc="2026-05-23T16:38:00Z">
            <w:rPr/>
          </w:rPrChange>
        </w:rPr>
        <w:t>, 2024 : informalité du marché du travail entre 27 % (mesure stricte) et 38 % (mesure élargie aux plateformes).</w:t>
      </w:r>
    </w:p>
  </w:footnote>
  <w:footnote w:id="281">
    <w:p w14:paraId="25DFA2CE" w14:textId="77777777" w:rsidR="00B437D0" w:rsidRPr="008D3D5D" w:rsidRDefault="00000000">
      <w:pPr>
        <w:pStyle w:val="FootnoteText"/>
        <w:rPr>
          <w:sz w:val="16"/>
          <w:szCs w:val="16"/>
          <w:rPrChange w:id="5150" w:author="emmanuel blezes" w:date="2026-05-23T18:38:00Z" w16du:dateUtc="2026-05-23T16:38:00Z">
            <w:rPr/>
          </w:rPrChange>
        </w:rPr>
      </w:pPr>
      <w:r w:rsidRPr="008D3D5D">
        <w:rPr>
          <w:rStyle w:val="FootnoteReference"/>
          <w:sz w:val="16"/>
          <w:szCs w:val="16"/>
          <w:rPrChange w:id="5151" w:author="emmanuel blezes" w:date="2026-05-23T18:38:00Z" w16du:dateUtc="2026-05-23T16:38:00Z">
            <w:rPr>
              <w:rStyle w:val="FootnoteReference"/>
            </w:rPr>
          </w:rPrChange>
        </w:rPr>
        <w:footnoteRef/>
      </w:r>
      <w:r w:rsidRPr="008D3D5D">
        <w:rPr>
          <w:sz w:val="16"/>
          <w:szCs w:val="16"/>
          <w:rPrChange w:id="5152" w:author="emmanuel blezes" w:date="2026-05-23T18:38:00Z" w16du:dateUtc="2026-05-23T16:38:00Z">
            <w:rPr/>
          </w:rPrChange>
        </w:rPr>
        <w:t xml:space="preserve"> </w:t>
      </w:r>
      <w:r w:rsidRPr="008D3D5D">
        <w:rPr>
          <w:i/>
          <w:iCs/>
          <w:sz w:val="16"/>
          <w:szCs w:val="16"/>
          <w:rPrChange w:id="5153" w:author="emmanuel blezes" w:date="2026-05-23T18:38:00Z" w16du:dateUtc="2026-05-23T16:38:00Z">
            <w:rPr>
              <w:i/>
              <w:iCs/>
            </w:rPr>
          </w:rPrChange>
        </w:rPr>
        <w:t>La Tercera</w:t>
      </w:r>
      <w:r w:rsidRPr="008D3D5D">
        <w:rPr>
          <w:sz w:val="16"/>
          <w:szCs w:val="16"/>
          <w:rPrChange w:id="5154" w:author="emmanuel blezes" w:date="2026-05-23T18:38:00Z" w16du:dateUtc="2026-05-23T16:38:00Z">
            <w:rPr/>
          </w:rPrChange>
        </w:rPr>
        <w:t xml:space="preserve">, « La marcha más grande desde el retorno a la democracia », 25 juillet 2016. Les estimations divergent </w:t>
      </w:r>
      <w:del w:id="5155" w:author="emmanuel blezes" w:date="2026-05-18T20:04:00Z" w16du:dateUtc="2026-05-18T18:04:00Z">
        <w:r w:rsidRPr="008D3D5D" w:rsidDel="00146C66">
          <w:rPr>
            <w:sz w:val="16"/>
            <w:szCs w:val="16"/>
            <w:rPrChange w:id="5156" w:author="emmanuel blezes" w:date="2026-05-23T18:38:00Z" w16du:dateUtc="2026-05-23T16:38:00Z">
              <w:rPr/>
            </w:rPrChange>
          </w:rPr>
          <w:delText>—</w:delText>
        </w:r>
      </w:del>
      <w:ins w:id="5157" w:author="emmanuel blezes" w:date="2026-05-18T20:04:00Z" w16du:dateUtc="2026-05-18T18:04:00Z">
        <w:r w:rsidR="00146C66" w:rsidRPr="008D3D5D">
          <w:rPr>
            <w:sz w:val="16"/>
            <w:szCs w:val="16"/>
            <w:rPrChange w:id="5158" w:author="emmanuel blezes" w:date="2026-05-23T18:38:00Z" w16du:dateUtc="2026-05-23T16:38:00Z">
              <w:rPr/>
            </w:rPrChange>
          </w:rPr>
          <w:t>-</w:t>
        </w:r>
      </w:ins>
      <w:r w:rsidRPr="008D3D5D">
        <w:rPr>
          <w:sz w:val="16"/>
          <w:szCs w:val="16"/>
          <w:rPrChange w:id="5159" w:author="emmanuel blezes" w:date="2026-05-23T18:38:00Z" w16du:dateUtc="2026-05-23T16:38:00Z">
            <w:rPr/>
          </w:rPrChange>
        </w:rPr>
        <w:t xml:space="preserve"> 750 000 selon les autorités, 1,5 million selon les organisateurs et plusieurs analystes </w:t>
      </w:r>
      <w:del w:id="5160" w:author="emmanuel blezes" w:date="2026-05-18T20:04:00Z" w16du:dateUtc="2026-05-18T18:04:00Z">
        <w:r w:rsidRPr="008D3D5D" w:rsidDel="00146C66">
          <w:rPr>
            <w:sz w:val="16"/>
            <w:szCs w:val="16"/>
            <w:rPrChange w:id="5161" w:author="emmanuel blezes" w:date="2026-05-23T18:38:00Z" w16du:dateUtc="2026-05-23T16:38:00Z">
              <w:rPr/>
            </w:rPrChange>
          </w:rPr>
          <w:delText>—</w:delText>
        </w:r>
      </w:del>
      <w:ins w:id="5162" w:author="emmanuel blezes" w:date="2026-05-18T20:04:00Z" w16du:dateUtc="2026-05-18T18:04:00Z">
        <w:r w:rsidR="00146C66" w:rsidRPr="008D3D5D">
          <w:rPr>
            <w:sz w:val="16"/>
            <w:szCs w:val="16"/>
            <w:rPrChange w:id="5163" w:author="emmanuel blezes" w:date="2026-05-23T18:38:00Z" w16du:dateUtc="2026-05-23T16:38:00Z">
              <w:rPr/>
            </w:rPrChange>
          </w:rPr>
          <w:t>-</w:t>
        </w:r>
      </w:ins>
      <w:r w:rsidRPr="008D3D5D">
        <w:rPr>
          <w:sz w:val="16"/>
          <w:szCs w:val="16"/>
          <w:rPrChange w:id="5164" w:author="emmanuel blezes" w:date="2026-05-23T18:38:00Z" w16du:dateUtc="2026-05-23T16:38:00Z">
            <w:rPr/>
          </w:rPrChange>
        </w:rPr>
        <w:t>, mais le caractère historique de l’événement n’est pas contesté.</w:t>
      </w:r>
    </w:p>
  </w:footnote>
  <w:footnote w:id="282">
    <w:p w14:paraId="0F758A70" w14:textId="77777777" w:rsidR="00B437D0" w:rsidRPr="008D3D5D" w:rsidRDefault="00000000">
      <w:pPr>
        <w:pStyle w:val="FootnoteText"/>
        <w:rPr>
          <w:sz w:val="16"/>
          <w:szCs w:val="16"/>
          <w:lang w:val="en-GB"/>
          <w:rPrChange w:id="5171" w:author="emmanuel blezes" w:date="2026-05-23T18:38:00Z" w16du:dateUtc="2026-05-23T16:38:00Z">
            <w:rPr>
              <w:lang w:val="en-GB"/>
            </w:rPr>
          </w:rPrChange>
        </w:rPr>
      </w:pPr>
      <w:r w:rsidRPr="008D3D5D">
        <w:rPr>
          <w:rStyle w:val="FootnoteReference"/>
          <w:sz w:val="16"/>
          <w:szCs w:val="16"/>
          <w:rPrChange w:id="5172" w:author="emmanuel blezes" w:date="2026-05-23T18:38:00Z" w16du:dateUtc="2026-05-23T16:38:00Z">
            <w:rPr>
              <w:rStyle w:val="FootnoteReference"/>
            </w:rPr>
          </w:rPrChange>
        </w:rPr>
        <w:footnoteRef/>
      </w:r>
      <w:r w:rsidRPr="008D3D5D">
        <w:rPr>
          <w:sz w:val="16"/>
          <w:szCs w:val="16"/>
          <w:rPrChange w:id="5173" w:author="emmanuel blezes" w:date="2026-05-23T18:38:00Z" w16du:dateUtc="2026-05-23T16:38:00Z">
            <w:rPr/>
          </w:rPrChange>
        </w:rPr>
        <w:t xml:space="preserve"> SERVEL (Servicio Electoral de Chile), </w:t>
      </w:r>
      <w:r w:rsidRPr="008D3D5D">
        <w:rPr>
          <w:i/>
          <w:iCs/>
          <w:sz w:val="16"/>
          <w:szCs w:val="16"/>
          <w:rPrChange w:id="5174" w:author="emmanuel blezes" w:date="2026-05-23T18:38:00Z" w16du:dateUtc="2026-05-23T16:38:00Z">
            <w:rPr>
              <w:i/>
              <w:iCs/>
            </w:rPr>
          </w:rPrChange>
        </w:rPr>
        <w:t>Resultados oficiales Plebiscito Nacional 25 de octubre de 2020</w:t>
      </w:r>
      <w:r w:rsidRPr="008D3D5D">
        <w:rPr>
          <w:sz w:val="16"/>
          <w:szCs w:val="16"/>
          <w:rPrChange w:id="5175" w:author="emmanuel blezes" w:date="2026-05-23T18:38:00Z" w16du:dateUtc="2026-05-23T16:38:00Z">
            <w:rPr/>
          </w:rPrChange>
        </w:rPr>
        <w:t xml:space="preserve"> (https://www.servel.cl). </w:t>
      </w:r>
      <w:r w:rsidRPr="008D3D5D">
        <w:rPr>
          <w:sz w:val="16"/>
          <w:szCs w:val="16"/>
          <w:lang w:val="en-GB"/>
          <w:rPrChange w:id="5176" w:author="emmanuel blezes" w:date="2026-05-23T18:38:00Z" w16du:dateUtc="2026-05-23T16:38:00Z">
            <w:rPr>
              <w:lang w:val="en-GB"/>
            </w:rPr>
          </w:rPrChange>
        </w:rPr>
        <w:t>Apruebo : 78,27 %, Rechazo : 21,73 %, participation 50,9 % des inscrits.</w:t>
      </w:r>
    </w:p>
  </w:footnote>
  <w:footnote w:id="283">
    <w:p w14:paraId="2B4C96BF" w14:textId="77777777" w:rsidR="00B437D0" w:rsidRPr="008D3D5D" w:rsidRDefault="00000000">
      <w:pPr>
        <w:pStyle w:val="FootnoteText"/>
        <w:rPr>
          <w:sz w:val="16"/>
          <w:szCs w:val="16"/>
          <w:rPrChange w:id="5183" w:author="emmanuel blezes" w:date="2026-05-23T18:38:00Z" w16du:dateUtc="2026-05-23T16:38:00Z">
            <w:rPr/>
          </w:rPrChange>
        </w:rPr>
      </w:pPr>
      <w:r w:rsidRPr="008D3D5D">
        <w:rPr>
          <w:rStyle w:val="FootnoteReference"/>
          <w:sz w:val="16"/>
          <w:szCs w:val="16"/>
          <w:rPrChange w:id="5184" w:author="emmanuel blezes" w:date="2026-05-23T18:38:00Z" w16du:dateUtc="2026-05-23T16:38:00Z">
            <w:rPr>
              <w:rStyle w:val="FootnoteReference"/>
            </w:rPr>
          </w:rPrChange>
        </w:rPr>
        <w:footnoteRef/>
      </w:r>
      <w:r w:rsidRPr="008D3D5D">
        <w:rPr>
          <w:sz w:val="16"/>
          <w:szCs w:val="16"/>
          <w:lang w:val="en-GB"/>
          <w:rPrChange w:id="5185" w:author="emmanuel blezes" w:date="2026-05-23T18:38:00Z" w16du:dateUtc="2026-05-23T16:38:00Z">
            <w:rPr>
              <w:lang w:val="en-GB"/>
            </w:rPr>
          </w:rPrChange>
        </w:rPr>
        <w:t xml:space="preserve"> Banco Central de Chile, </w:t>
      </w:r>
      <w:r w:rsidRPr="008D3D5D">
        <w:rPr>
          <w:i/>
          <w:iCs/>
          <w:sz w:val="16"/>
          <w:szCs w:val="16"/>
          <w:lang w:val="en-GB"/>
          <w:rPrChange w:id="5186" w:author="emmanuel blezes" w:date="2026-05-23T18:38:00Z" w16du:dateUtc="2026-05-23T16:38:00Z">
            <w:rPr>
              <w:i/>
              <w:iCs/>
              <w:lang w:val="en-GB"/>
            </w:rPr>
          </w:rPrChange>
        </w:rPr>
        <w:t>Working Paper n° 991, The Macroeconomic Effects of the COVID-19 Pension Withdrawals in Chile</w:t>
      </w:r>
      <w:r w:rsidRPr="008D3D5D">
        <w:rPr>
          <w:sz w:val="16"/>
          <w:szCs w:val="16"/>
          <w:lang w:val="en-GB"/>
          <w:rPrChange w:id="5187" w:author="emmanuel blezes" w:date="2026-05-23T18:38:00Z" w16du:dateUtc="2026-05-23T16:38:00Z">
            <w:rPr>
              <w:lang w:val="en-GB"/>
            </w:rPr>
          </w:rPrChange>
        </w:rPr>
        <w:t xml:space="preserve">, 2023 ; BIS Working Paper n° 1176, </w:t>
      </w:r>
      <w:r w:rsidRPr="008D3D5D">
        <w:rPr>
          <w:i/>
          <w:iCs/>
          <w:sz w:val="16"/>
          <w:szCs w:val="16"/>
          <w:lang w:val="en-GB"/>
          <w:rPrChange w:id="5188" w:author="emmanuel blezes" w:date="2026-05-23T18:38:00Z" w16du:dateUtc="2026-05-23T16:38:00Z">
            <w:rPr>
              <w:i/>
              <w:iCs/>
              <w:lang w:val="en-GB"/>
            </w:rPr>
          </w:rPrChange>
        </w:rPr>
        <w:t>Pension Withdrawals and Household Behaviour: Evidence from Chile</w:t>
      </w:r>
      <w:r w:rsidRPr="008D3D5D">
        <w:rPr>
          <w:sz w:val="16"/>
          <w:szCs w:val="16"/>
          <w:lang w:val="en-GB"/>
          <w:rPrChange w:id="5189" w:author="emmanuel blezes" w:date="2026-05-23T18:38:00Z" w16du:dateUtc="2026-05-23T16:38:00Z">
            <w:rPr>
              <w:lang w:val="en-GB"/>
            </w:rPr>
          </w:rPrChange>
        </w:rPr>
        <w:t xml:space="preserve">, 2024. </w:t>
      </w:r>
      <w:r w:rsidRPr="008D3D5D">
        <w:rPr>
          <w:sz w:val="16"/>
          <w:szCs w:val="16"/>
          <w:rPrChange w:id="5190" w:author="emmanuel blezes" w:date="2026-05-23T18:38:00Z" w16du:dateUtc="2026-05-23T16:38:00Z">
            <w:rPr/>
          </w:rPrChange>
        </w:rPr>
        <w:t>Total des trois retraits autorisés par les Lois 21248 (juillet 2020), 21295 (décembre 2020) et 21330 (avril 2021) : 55,8 milliards de dollars américains, soit 20,3 + 19,2 + 16,3 Md USD.</w:t>
      </w:r>
    </w:p>
  </w:footnote>
  <w:footnote w:id="284">
    <w:p w14:paraId="343FEFBC" w14:textId="77777777" w:rsidR="00B437D0" w:rsidRPr="008D3D5D" w:rsidRDefault="00000000">
      <w:pPr>
        <w:pStyle w:val="FootnoteText"/>
        <w:rPr>
          <w:sz w:val="16"/>
          <w:szCs w:val="16"/>
          <w:rPrChange w:id="5195" w:author="emmanuel blezes" w:date="2026-05-23T18:38:00Z" w16du:dateUtc="2026-05-23T16:38:00Z">
            <w:rPr/>
          </w:rPrChange>
        </w:rPr>
      </w:pPr>
      <w:r w:rsidRPr="008D3D5D">
        <w:rPr>
          <w:rStyle w:val="FootnoteReference"/>
          <w:sz w:val="16"/>
          <w:szCs w:val="16"/>
          <w:rPrChange w:id="5196" w:author="emmanuel blezes" w:date="2026-05-23T18:38:00Z" w16du:dateUtc="2026-05-23T16:38:00Z">
            <w:rPr>
              <w:rStyle w:val="FootnoteReference"/>
            </w:rPr>
          </w:rPrChange>
        </w:rPr>
        <w:footnoteRef/>
      </w:r>
      <w:r w:rsidRPr="008D3D5D">
        <w:rPr>
          <w:sz w:val="16"/>
          <w:szCs w:val="16"/>
          <w:rPrChange w:id="5197" w:author="emmanuel blezes" w:date="2026-05-23T18:38:00Z" w16du:dateUtc="2026-05-23T16:38:00Z">
            <w:rPr/>
          </w:rPrChange>
        </w:rPr>
        <w:t xml:space="preserve"> SERVEL, </w:t>
      </w:r>
      <w:r w:rsidRPr="008D3D5D">
        <w:rPr>
          <w:i/>
          <w:iCs/>
          <w:sz w:val="16"/>
          <w:szCs w:val="16"/>
          <w:rPrChange w:id="5198" w:author="emmanuel blezes" w:date="2026-05-23T18:38:00Z" w16du:dateUtc="2026-05-23T16:38:00Z">
            <w:rPr>
              <w:i/>
              <w:iCs/>
            </w:rPr>
          </w:rPrChange>
        </w:rPr>
        <w:t>Resultados oficiales Elección Presidencial 2021</w:t>
      </w:r>
      <w:r w:rsidRPr="008D3D5D">
        <w:rPr>
          <w:sz w:val="16"/>
          <w:szCs w:val="16"/>
          <w:rPrChange w:id="5199" w:author="emmanuel blezes" w:date="2026-05-23T18:38:00Z" w16du:dateUtc="2026-05-23T16:38:00Z">
            <w:rPr/>
          </w:rPrChange>
        </w:rPr>
        <w:t xml:space="preserve"> </w:t>
      </w:r>
      <w:del w:id="5200" w:author="emmanuel blezes" w:date="2026-05-18T20:04:00Z" w16du:dateUtc="2026-05-18T18:04:00Z">
        <w:r w:rsidRPr="008D3D5D" w:rsidDel="00146C66">
          <w:rPr>
            <w:sz w:val="16"/>
            <w:szCs w:val="16"/>
            <w:rPrChange w:id="5201" w:author="emmanuel blezes" w:date="2026-05-23T18:38:00Z" w16du:dateUtc="2026-05-23T16:38:00Z">
              <w:rPr/>
            </w:rPrChange>
          </w:rPr>
          <w:delText>—</w:delText>
        </w:r>
      </w:del>
      <w:ins w:id="5202" w:author="emmanuel blezes" w:date="2026-05-18T20:04:00Z" w16du:dateUtc="2026-05-18T18:04:00Z">
        <w:r w:rsidR="00146C66" w:rsidRPr="008D3D5D">
          <w:rPr>
            <w:sz w:val="16"/>
            <w:szCs w:val="16"/>
            <w:rPrChange w:id="5203" w:author="emmanuel blezes" w:date="2026-05-23T18:38:00Z" w16du:dateUtc="2026-05-23T16:38:00Z">
              <w:rPr/>
            </w:rPrChange>
          </w:rPr>
          <w:t>-</w:t>
        </w:r>
      </w:ins>
      <w:r w:rsidRPr="008D3D5D">
        <w:rPr>
          <w:sz w:val="16"/>
          <w:szCs w:val="16"/>
          <w:rPrChange w:id="5204" w:author="emmanuel blezes" w:date="2026-05-23T18:38:00Z" w16du:dateUtc="2026-05-23T16:38:00Z">
            <w:rPr/>
          </w:rPrChange>
        </w:rPr>
        <w:t xml:space="preserve"> premier tour 21 novembre 2021 (Kast 27,91 %, Boric 25,83 %), second tour 19 décembre 2021 (Boric 55,87 %, Kast 44,13 %).</w:t>
      </w:r>
    </w:p>
  </w:footnote>
  <w:footnote w:id="285">
    <w:p w14:paraId="13DCCAAE" w14:textId="77777777" w:rsidR="00B437D0" w:rsidRPr="008D3D5D" w:rsidRDefault="00000000">
      <w:pPr>
        <w:pStyle w:val="FootnoteText"/>
        <w:rPr>
          <w:sz w:val="16"/>
          <w:szCs w:val="16"/>
          <w:rPrChange w:id="5207" w:author="emmanuel blezes" w:date="2026-05-23T18:38:00Z" w16du:dateUtc="2026-05-23T16:38:00Z">
            <w:rPr/>
          </w:rPrChange>
        </w:rPr>
      </w:pPr>
      <w:r w:rsidRPr="008D3D5D">
        <w:rPr>
          <w:rStyle w:val="FootnoteReference"/>
          <w:sz w:val="16"/>
          <w:szCs w:val="16"/>
          <w:rPrChange w:id="5208" w:author="emmanuel blezes" w:date="2026-05-23T18:38:00Z" w16du:dateUtc="2026-05-23T16:38:00Z">
            <w:rPr>
              <w:rStyle w:val="FootnoteReference"/>
            </w:rPr>
          </w:rPrChange>
        </w:rPr>
        <w:footnoteRef/>
      </w:r>
      <w:r w:rsidRPr="008D3D5D">
        <w:rPr>
          <w:sz w:val="16"/>
          <w:szCs w:val="16"/>
          <w:rPrChange w:id="5209" w:author="emmanuel blezes" w:date="2026-05-23T18:38:00Z" w16du:dateUtc="2026-05-23T16:38:00Z">
            <w:rPr/>
          </w:rPrChange>
        </w:rPr>
        <w:t xml:space="preserve"> Congreso Nacional de Chile, </w:t>
      </w:r>
      <w:r w:rsidRPr="008D3D5D">
        <w:rPr>
          <w:i/>
          <w:iCs/>
          <w:sz w:val="16"/>
          <w:szCs w:val="16"/>
          <w:rPrChange w:id="5210" w:author="emmanuel blezes" w:date="2026-05-23T18:38:00Z" w16du:dateUtc="2026-05-23T16:38:00Z">
            <w:rPr>
              <w:i/>
              <w:iCs/>
            </w:rPr>
          </w:rPrChange>
        </w:rPr>
        <w:t xml:space="preserve">Resultado votación en sala </w:t>
      </w:r>
      <w:del w:id="5211" w:author="emmanuel blezes" w:date="2026-05-18T20:04:00Z" w16du:dateUtc="2026-05-18T18:04:00Z">
        <w:r w:rsidRPr="008D3D5D" w:rsidDel="00146C66">
          <w:rPr>
            <w:i/>
            <w:iCs/>
            <w:sz w:val="16"/>
            <w:szCs w:val="16"/>
            <w:rPrChange w:id="5212" w:author="emmanuel blezes" w:date="2026-05-23T18:38:00Z" w16du:dateUtc="2026-05-23T16:38:00Z">
              <w:rPr>
                <w:i/>
                <w:iCs/>
              </w:rPr>
            </w:rPrChange>
          </w:rPr>
          <w:delText>—</w:delText>
        </w:r>
      </w:del>
      <w:ins w:id="5213" w:author="emmanuel blezes" w:date="2026-05-18T20:04:00Z" w16du:dateUtc="2026-05-18T18:04:00Z">
        <w:r w:rsidR="00146C66" w:rsidRPr="008D3D5D">
          <w:rPr>
            <w:i/>
            <w:iCs/>
            <w:sz w:val="16"/>
            <w:szCs w:val="16"/>
            <w:rPrChange w:id="5214" w:author="emmanuel blezes" w:date="2026-05-23T18:38:00Z" w16du:dateUtc="2026-05-23T16:38:00Z">
              <w:rPr>
                <w:i/>
                <w:iCs/>
              </w:rPr>
            </w:rPrChange>
          </w:rPr>
          <w:t>-</w:t>
        </w:r>
      </w:ins>
      <w:r w:rsidRPr="008D3D5D">
        <w:rPr>
          <w:i/>
          <w:iCs/>
          <w:sz w:val="16"/>
          <w:szCs w:val="16"/>
          <w:rPrChange w:id="5215" w:author="emmanuel blezes" w:date="2026-05-23T18:38:00Z" w16du:dateUtc="2026-05-23T16:38:00Z">
            <w:rPr>
              <w:i/>
              <w:iCs/>
            </w:rPr>
          </w:rPrChange>
        </w:rPr>
        <w:t xml:space="preserve"> Proyecto de Ley de Reforma Previsional</w:t>
      </w:r>
      <w:r w:rsidRPr="008D3D5D">
        <w:rPr>
          <w:sz w:val="16"/>
          <w:szCs w:val="16"/>
          <w:rPrChange w:id="5216" w:author="emmanuel blezes" w:date="2026-05-23T18:38:00Z" w16du:dateUtc="2026-05-23T16:38:00Z">
            <w:rPr/>
          </w:rPrChange>
        </w:rPr>
        <w:t xml:space="preserve">, 29 janvier 2025 ; Loi n° 21735, </w:t>
      </w:r>
      <w:r w:rsidRPr="008D3D5D">
        <w:rPr>
          <w:i/>
          <w:iCs/>
          <w:sz w:val="16"/>
          <w:szCs w:val="16"/>
          <w:rPrChange w:id="5217" w:author="emmanuel blezes" w:date="2026-05-23T18:38:00Z" w16du:dateUtc="2026-05-23T16:38:00Z">
            <w:rPr>
              <w:i/>
              <w:iCs/>
            </w:rPr>
          </w:rPrChange>
        </w:rPr>
        <w:t>Diario Oficial</w:t>
      </w:r>
      <w:r w:rsidRPr="008D3D5D">
        <w:rPr>
          <w:sz w:val="16"/>
          <w:szCs w:val="16"/>
          <w:rPrChange w:id="5218" w:author="emmanuel blezes" w:date="2026-05-23T18:38:00Z" w16du:dateUtc="2026-05-23T16:38:00Z">
            <w:rPr/>
          </w:rPrChange>
        </w:rPr>
        <w:t>, mars 2025 (https://www.bcn.cl). Vote final : 110 pour, 38 contre, 2 abstentions.</w:t>
      </w:r>
    </w:p>
  </w:footnote>
  <w:footnote w:id="286">
    <w:p w14:paraId="18581E59" w14:textId="77777777" w:rsidR="00B437D0" w:rsidRPr="008D3D5D" w:rsidRDefault="00000000">
      <w:pPr>
        <w:pStyle w:val="FootnoteText"/>
        <w:rPr>
          <w:sz w:val="16"/>
          <w:szCs w:val="16"/>
          <w:rPrChange w:id="5219" w:author="emmanuel blezes" w:date="2026-05-23T18:38:00Z" w16du:dateUtc="2026-05-23T16:38:00Z">
            <w:rPr/>
          </w:rPrChange>
        </w:rPr>
      </w:pPr>
      <w:r w:rsidRPr="008D3D5D">
        <w:rPr>
          <w:rStyle w:val="FootnoteReference"/>
          <w:sz w:val="16"/>
          <w:szCs w:val="16"/>
          <w:rPrChange w:id="5220" w:author="emmanuel blezes" w:date="2026-05-23T18:38:00Z" w16du:dateUtc="2026-05-23T16:38:00Z">
            <w:rPr>
              <w:rStyle w:val="FootnoteReference"/>
            </w:rPr>
          </w:rPrChange>
        </w:rPr>
        <w:footnoteRef/>
      </w:r>
      <w:r w:rsidRPr="008D3D5D">
        <w:rPr>
          <w:sz w:val="16"/>
          <w:szCs w:val="16"/>
          <w:rPrChange w:id="5221" w:author="emmanuel blezes" w:date="2026-05-23T18:38:00Z" w16du:dateUtc="2026-05-23T16:38:00Z">
            <w:rPr/>
          </w:rPrChange>
        </w:rPr>
        <w:t xml:space="preserve"> KPMG Chile, </w:t>
      </w:r>
      <w:r w:rsidRPr="008D3D5D">
        <w:rPr>
          <w:i/>
          <w:iCs/>
          <w:sz w:val="16"/>
          <w:szCs w:val="16"/>
          <w:rPrChange w:id="5222" w:author="emmanuel blezes" w:date="2026-05-23T18:38:00Z" w16du:dateUtc="2026-05-23T16:38:00Z">
            <w:rPr>
              <w:i/>
              <w:iCs/>
            </w:rPr>
          </w:rPrChange>
        </w:rPr>
        <w:t xml:space="preserve">Reforma Previsional 2025 </w:t>
      </w:r>
      <w:del w:id="5223" w:author="emmanuel blezes" w:date="2026-05-18T20:04:00Z" w16du:dateUtc="2026-05-18T18:04:00Z">
        <w:r w:rsidRPr="008D3D5D" w:rsidDel="00146C66">
          <w:rPr>
            <w:i/>
            <w:iCs/>
            <w:sz w:val="16"/>
            <w:szCs w:val="16"/>
            <w:rPrChange w:id="5224" w:author="emmanuel blezes" w:date="2026-05-23T18:38:00Z" w16du:dateUtc="2026-05-23T16:38:00Z">
              <w:rPr>
                <w:i/>
                <w:iCs/>
              </w:rPr>
            </w:rPrChange>
          </w:rPr>
          <w:delText>—</w:delText>
        </w:r>
      </w:del>
      <w:ins w:id="5225" w:author="emmanuel blezes" w:date="2026-05-18T20:04:00Z" w16du:dateUtc="2026-05-18T18:04:00Z">
        <w:r w:rsidR="00146C66" w:rsidRPr="008D3D5D">
          <w:rPr>
            <w:i/>
            <w:iCs/>
            <w:sz w:val="16"/>
            <w:szCs w:val="16"/>
            <w:rPrChange w:id="5226" w:author="emmanuel blezes" w:date="2026-05-23T18:38:00Z" w16du:dateUtc="2026-05-23T16:38:00Z">
              <w:rPr>
                <w:i/>
                <w:iCs/>
              </w:rPr>
            </w:rPrChange>
          </w:rPr>
          <w:t>-</w:t>
        </w:r>
      </w:ins>
      <w:r w:rsidRPr="008D3D5D">
        <w:rPr>
          <w:i/>
          <w:iCs/>
          <w:sz w:val="16"/>
          <w:szCs w:val="16"/>
          <w:rPrChange w:id="5227" w:author="emmanuel blezes" w:date="2026-05-23T18:38:00Z" w16du:dateUtc="2026-05-23T16:38:00Z">
            <w:rPr>
              <w:i/>
              <w:iCs/>
            </w:rPr>
          </w:rPrChange>
        </w:rPr>
        <w:t xml:space="preserve"> Implementación de la nueva cotización del empleador</w:t>
      </w:r>
      <w:r w:rsidRPr="008D3D5D">
        <w:rPr>
          <w:sz w:val="16"/>
          <w:szCs w:val="16"/>
          <w:rPrChange w:id="5228" w:author="emmanuel blezes" w:date="2026-05-23T18:38:00Z" w16du:dateUtc="2026-05-23T16:38:00Z">
            <w:rPr/>
          </w:rPrChange>
        </w:rPr>
        <w:t xml:space="preserve">, février 2025 ; Lockton Chile, </w:t>
      </w:r>
      <w:r w:rsidRPr="008D3D5D">
        <w:rPr>
          <w:i/>
          <w:iCs/>
          <w:sz w:val="16"/>
          <w:szCs w:val="16"/>
          <w:rPrChange w:id="5229" w:author="emmanuel blezes" w:date="2026-05-23T18:38:00Z" w16du:dateUtc="2026-05-23T16:38:00Z">
            <w:rPr>
              <w:i/>
              <w:iCs/>
            </w:rPr>
          </w:rPrChange>
        </w:rPr>
        <w:t>Notas de la Reforma Previsional 21735</w:t>
      </w:r>
      <w:r w:rsidRPr="008D3D5D">
        <w:rPr>
          <w:sz w:val="16"/>
          <w:szCs w:val="16"/>
          <w:rPrChange w:id="5230" w:author="emmanuel blezes" w:date="2026-05-23T18:38:00Z" w16du:dateUtc="2026-05-23T16:38:00Z">
            <w:rPr/>
          </w:rPrChange>
        </w:rPr>
        <w:t>,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87">
    <w:p w14:paraId="07910B76" w14:textId="77777777" w:rsidR="00B437D0" w:rsidRPr="008D3D5D" w:rsidRDefault="00000000">
      <w:pPr>
        <w:pStyle w:val="FootnoteText"/>
        <w:rPr>
          <w:sz w:val="16"/>
          <w:szCs w:val="16"/>
          <w:rPrChange w:id="5233" w:author="emmanuel blezes" w:date="2026-05-23T18:38:00Z" w16du:dateUtc="2026-05-23T16:38:00Z">
            <w:rPr/>
          </w:rPrChange>
        </w:rPr>
      </w:pPr>
      <w:r w:rsidRPr="008D3D5D">
        <w:rPr>
          <w:rStyle w:val="FootnoteReference"/>
          <w:sz w:val="16"/>
          <w:szCs w:val="16"/>
          <w:rPrChange w:id="5234" w:author="emmanuel blezes" w:date="2026-05-23T18:38:00Z" w16du:dateUtc="2026-05-23T16:38:00Z">
            <w:rPr>
              <w:rStyle w:val="FootnoteReference"/>
            </w:rPr>
          </w:rPrChange>
        </w:rPr>
        <w:footnoteRef/>
      </w:r>
      <w:r w:rsidRPr="008D3D5D">
        <w:rPr>
          <w:sz w:val="16"/>
          <w:szCs w:val="16"/>
          <w:rPrChange w:id="5235" w:author="emmanuel blezes" w:date="2026-05-23T18:38:00Z" w16du:dateUtc="2026-05-23T16:38:00Z">
            <w:rPr/>
          </w:rPrChange>
        </w:rPr>
        <w:t xml:space="preserve"> OCDE, </w:t>
      </w:r>
      <w:r w:rsidRPr="008D3D5D">
        <w:rPr>
          <w:i/>
          <w:iCs/>
          <w:sz w:val="16"/>
          <w:szCs w:val="16"/>
          <w:rPrChange w:id="5236" w:author="emmanuel blezes" w:date="2026-05-23T18:38:00Z" w16du:dateUtc="2026-05-23T16:38:00Z">
            <w:rPr>
              <w:i/>
              <w:iCs/>
            </w:rPr>
          </w:rPrChange>
        </w:rPr>
        <w:t>Pensions at a Glance 2025</w:t>
      </w:r>
      <w:r w:rsidRPr="008D3D5D">
        <w:rPr>
          <w:sz w:val="16"/>
          <w:szCs w:val="16"/>
          <w:rPrChange w:id="5237" w:author="emmanuel blezes" w:date="2026-05-23T18:38:00Z" w16du:dateUtc="2026-05-23T16:38:00Z">
            <w:rPr/>
          </w:rPrChange>
        </w:rPr>
        <w:t>, fiche Chili, novembre 2025 (https://www.oecd.org/pensions/pensions-at-a-glance/). Projection post-réforme 21735 pleinement déployée : taux de remplacement net 61,3 % hommes / 61,1 % femmes, à comparer aux 38,5 % / 35,4 % de la fiche 2021 hors PGU.</w:t>
      </w:r>
    </w:p>
  </w:footnote>
  <w:footnote w:id="288">
    <w:p w14:paraId="62715A26" w14:textId="77777777" w:rsidR="00B437D0" w:rsidRPr="008D3D5D" w:rsidRDefault="00000000">
      <w:pPr>
        <w:pStyle w:val="FootnoteText"/>
        <w:rPr>
          <w:sz w:val="16"/>
          <w:szCs w:val="16"/>
          <w:rPrChange w:id="5318" w:author="emmanuel blezes" w:date="2026-05-23T18:38:00Z" w16du:dateUtc="2026-05-23T16:38:00Z">
            <w:rPr/>
          </w:rPrChange>
        </w:rPr>
      </w:pPr>
      <w:r w:rsidRPr="008D3D5D">
        <w:rPr>
          <w:rStyle w:val="FootnoteReference"/>
          <w:sz w:val="16"/>
          <w:szCs w:val="16"/>
          <w:rPrChange w:id="5319" w:author="emmanuel blezes" w:date="2026-05-23T18:38:00Z" w16du:dateUtc="2026-05-23T16:38:00Z">
            <w:rPr>
              <w:rStyle w:val="FootnoteReference"/>
            </w:rPr>
          </w:rPrChange>
        </w:rPr>
        <w:footnoteRef/>
      </w:r>
      <w:r w:rsidRPr="008D3D5D">
        <w:rPr>
          <w:sz w:val="16"/>
          <w:szCs w:val="16"/>
          <w:rPrChange w:id="5320" w:author="emmanuel blezes" w:date="2026-05-23T18:38:00Z" w16du:dateUtc="2026-05-23T16:38:00Z">
            <w:rPr/>
          </w:rPrChange>
        </w:rPr>
        <w:t xml:space="preserve"> Pour la Suède : Bo Könberg, Edward Palmer, Annika Sundén, « The 1994 Swedish Pension Reform », </w:t>
      </w:r>
      <w:r w:rsidRPr="008D3D5D">
        <w:rPr>
          <w:i/>
          <w:iCs/>
          <w:sz w:val="16"/>
          <w:szCs w:val="16"/>
          <w:rPrChange w:id="5321" w:author="emmanuel blezes" w:date="2026-05-23T18:38:00Z" w16du:dateUtc="2026-05-23T16:38:00Z">
            <w:rPr>
              <w:i/>
              <w:iCs/>
            </w:rPr>
          </w:rPrChange>
        </w:rPr>
        <w:t>International Social Security Review</w:t>
      </w:r>
      <w:r w:rsidRPr="008D3D5D">
        <w:rPr>
          <w:sz w:val="16"/>
          <w:szCs w:val="16"/>
          <w:rPrChange w:id="5322" w:author="emmanuel blezes" w:date="2026-05-23T18:38:00Z" w16du:dateUtc="2026-05-23T16:38:00Z">
            <w:rPr/>
          </w:rPrChange>
        </w:rPr>
        <w:t xml:space="preserve">, vol. 59, 2006. Pour l’Australie : </w:t>
      </w:r>
      <w:r w:rsidRPr="008D3D5D">
        <w:rPr>
          <w:i/>
          <w:iCs/>
          <w:sz w:val="16"/>
          <w:szCs w:val="16"/>
          <w:rPrChange w:id="5323" w:author="emmanuel blezes" w:date="2026-05-23T18:38:00Z" w16du:dateUtc="2026-05-23T16:38:00Z">
            <w:rPr>
              <w:i/>
              <w:iCs/>
            </w:rPr>
          </w:rPrChange>
        </w:rPr>
        <w:t>Superannuation Guarantee (Administration) Act 1992</w:t>
      </w:r>
      <w:r w:rsidRPr="008D3D5D">
        <w:rPr>
          <w:sz w:val="16"/>
          <w:szCs w:val="16"/>
          <w:rPrChange w:id="5324" w:author="emmanuel blezes" w:date="2026-05-23T18:38:00Z" w16du:dateUtc="2026-05-23T16:38:00Z">
            <w:rPr/>
          </w:rPrChange>
        </w:rPr>
        <w:t xml:space="preserve">, </w:t>
      </w:r>
      <w:r w:rsidRPr="008D3D5D">
        <w:rPr>
          <w:i/>
          <w:iCs/>
          <w:sz w:val="16"/>
          <w:szCs w:val="16"/>
          <w:rPrChange w:id="5325" w:author="emmanuel blezes" w:date="2026-05-23T18:38:00Z" w16du:dateUtc="2026-05-23T16:38:00Z">
            <w:rPr>
              <w:i/>
              <w:iCs/>
            </w:rPr>
          </w:rPrChange>
        </w:rPr>
        <w:t>Royal Assent</w:t>
      </w:r>
      <w:r w:rsidRPr="008D3D5D">
        <w:rPr>
          <w:sz w:val="16"/>
          <w:szCs w:val="16"/>
          <w:rPrChange w:id="5326" w:author="emmanuel blezes" w:date="2026-05-23T18:38:00Z" w16du:dateUtc="2026-05-23T16:38:00Z">
            <w:rPr/>
          </w:rPrChange>
        </w:rPr>
        <w:t xml:space="preserve"> du 21 août 1992 ; ATO, </w:t>
      </w:r>
      <w:r w:rsidRPr="008D3D5D">
        <w:rPr>
          <w:i/>
          <w:iCs/>
          <w:sz w:val="16"/>
          <w:szCs w:val="16"/>
          <w:rPrChange w:id="5327" w:author="emmanuel blezes" w:date="2026-05-23T18:38:00Z" w16du:dateUtc="2026-05-23T16:38:00Z">
            <w:rPr>
              <w:i/>
              <w:iCs/>
            </w:rPr>
          </w:rPrChange>
        </w:rPr>
        <w:t>Key Superannuation Rates and Thresholds</w:t>
      </w:r>
      <w:r w:rsidRPr="008D3D5D">
        <w:rPr>
          <w:sz w:val="16"/>
          <w:szCs w:val="16"/>
          <w:rPrChange w:id="5328" w:author="emmanuel blezes" w:date="2026-05-23T18:38:00Z" w16du:dateUtc="2026-05-23T16:38:00Z">
            <w:rPr/>
          </w:rPrChange>
        </w:rPr>
        <w:t xml:space="preserve">, 2025 (palier de 12 % atteint en juillet 2025). Pour le Royaume-Uni : </w:t>
      </w:r>
      <w:r w:rsidRPr="008D3D5D">
        <w:rPr>
          <w:i/>
          <w:iCs/>
          <w:sz w:val="16"/>
          <w:szCs w:val="16"/>
          <w:rPrChange w:id="5329" w:author="emmanuel blezes" w:date="2026-05-23T18:38:00Z" w16du:dateUtc="2026-05-23T16:38:00Z">
            <w:rPr>
              <w:i/>
              <w:iCs/>
            </w:rPr>
          </w:rPrChange>
        </w:rPr>
        <w:t>Pensions Act 2008</w:t>
      </w:r>
      <w:r w:rsidRPr="008D3D5D">
        <w:rPr>
          <w:sz w:val="16"/>
          <w:szCs w:val="16"/>
          <w:rPrChange w:id="5330" w:author="emmanuel blezes" w:date="2026-05-23T18:38:00Z" w16du:dateUtc="2026-05-23T16:38:00Z">
            <w:rPr/>
          </w:rPrChange>
        </w:rPr>
        <w:t xml:space="preserve"> ; The Pensions Regulator, </w:t>
      </w:r>
      <w:r w:rsidRPr="008D3D5D">
        <w:rPr>
          <w:i/>
          <w:iCs/>
          <w:sz w:val="16"/>
          <w:szCs w:val="16"/>
          <w:rPrChange w:id="5331" w:author="emmanuel blezes" w:date="2026-05-23T18:38:00Z" w16du:dateUtc="2026-05-23T16:38:00Z">
            <w:rPr>
              <w:i/>
              <w:iCs/>
            </w:rPr>
          </w:rPrChange>
        </w:rPr>
        <w:t>Workplace Pensions: Annual Report 2024</w:t>
      </w:r>
      <w:r w:rsidRPr="008D3D5D">
        <w:rPr>
          <w:sz w:val="16"/>
          <w:szCs w:val="16"/>
          <w:rPrChange w:id="5332" w:author="emmanuel blezes" w:date="2026-05-23T18:38:00Z" w16du:dateUtc="2026-05-23T16:38:00Z">
            <w:rPr/>
          </w:rPrChange>
        </w:rPr>
        <w:t xml:space="preserve">. Pour le Canada : Office of the Superintendent of Financial Institutions, </w:t>
      </w:r>
      <w:r w:rsidRPr="008D3D5D">
        <w:rPr>
          <w:i/>
          <w:iCs/>
          <w:sz w:val="16"/>
          <w:szCs w:val="16"/>
          <w:rPrChange w:id="5333" w:author="emmanuel blezes" w:date="2026-05-23T18:38:00Z" w16du:dateUtc="2026-05-23T16:38:00Z">
            <w:rPr>
              <w:i/>
              <w:iCs/>
            </w:rPr>
          </w:rPrChange>
        </w:rPr>
        <w:t>Actuarial Report on the Canada Pension Plan</w:t>
      </w:r>
      <w:r w:rsidRPr="008D3D5D">
        <w:rPr>
          <w:sz w:val="16"/>
          <w:szCs w:val="16"/>
          <w:rPrChange w:id="5334" w:author="emmanuel blezes" w:date="2026-05-23T18:38:00Z" w16du:dateUtc="2026-05-23T16:38:00Z">
            <w:rPr/>
          </w:rPrChange>
        </w:rPr>
        <w:t>, 2024.</w:t>
      </w:r>
    </w:p>
  </w:footnote>
  <w:footnote w:id="289">
    <w:p w14:paraId="319C4B0F" w14:textId="77777777" w:rsidR="00B437D0" w:rsidRPr="008D3D5D" w:rsidRDefault="00000000">
      <w:pPr>
        <w:pStyle w:val="FootnoteText"/>
        <w:rPr>
          <w:sz w:val="16"/>
          <w:szCs w:val="16"/>
          <w:rPrChange w:id="5335" w:author="emmanuel blezes" w:date="2026-05-23T18:38:00Z" w16du:dateUtc="2026-05-23T16:38:00Z">
            <w:rPr/>
          </w:rPrChange>
        </w:rPr>
      </w:pPr>
      <w:r w:rsidRPr="008D3D5D">
        <w:rPr>
          <w:rStyle w:val="FootnoteReference"/>
          <w:sz w:val="16"/>
          <w:szCs w:val="16"/>
          <w:rPrChange w:id="5336" w:author="emmanuel blezes" w:date="2026-05-23T18:38:00Z" w16du:dateUtc="2026-05-23T16:38:00Z">
            <w:rPr>
              <w:rStyle w:val="FootnoteReference"/>
            </w:rPr>
          </w:rPrChange>
        </w:rPr>
        <w:footnoteRef/>
      </w:r>
      <w:r w:rsidRPr="008D3D5D">
        <w:rPr>
          <w:sz w:val="16"/>
          <w:szCs w:val="16"/>
          <w:rPrChange w:id="5337" w:author="emmanuel blezes" w:date="2026-05-23T18:38:00Z" w16du:dateUtc="2026-05-23T16:38:00Z">
            <w:rPr/>
          </w:rPrChange>
        </w:rPr>
        <w:t xml:space="preserve"> INSEE, </w:t>
      </w:r>
      <w:r w:rsidRPr="008D3D5D">
        <w:rPr>
          <w:i/>
          <w:iCs/>
          <w:sz w:val="16"/>
          <w:szCs w:val="16"/>
          <w:rPrChange w:id="5338" w:author="emmanuel blezes" w:date="2026-05-23T18:38:00Z" w16du:dateUtc="2026-05-23T16:38:00Z">
            <w:rPr>
              <w:i/>
              <w:iCs/>
            </w:rPr>
          </w:rPrChange>
        </w:rPr>
        <w:t>Bilan démographique 2025</w:t>
      </w:r>
      <w:r w:rsidRPr="008D3D5D">
        <w:rPr>
          <w:sz w:val="16"/>
          <w:szCs w:val="16"/>
          <w:rPrChange w:id="5339" w:author="emmanuel blezes" w:date="2026-05-23T18:38:00Z" w16du:dateUtc="2026-05-23T16:38:00Z">
            <w:rPr/>
          </w:rPrChange>
        </w:rPr>
        <w:t>, janvier 2026. Indicateur conjoncturel de fécondité : 1,56 enfant par femme en 2025, en recul continu depuis le pic de 2,03 en 2010, plus bas niveau enregistré depuis 1915 hors guerres.</w:t>
      </w:r>
    </w:p>
  </w:footnote>
  <w:footnote w:id="290">
    <w:p w14:paraId="53F83D77" w14:textId="77777777" w:rsidR="00B437D0" w:rsidRPr="008D3D5D" w:rsidRDefault="00000000">
      <w:pPr>
        <w:pStyle w:val="FootnoteText"/>
        <w:rPr>
          <w:sz w:val="16"/>
          <w:szCs w:val="16"/>
          <w:rPrChange w:id="5340" w:author="emmanuel blezes" w:date="2026-05-23T18:38:00Z" w16du:dateUtc="2026-05-23T16:38:00Z">
            <w:rPr/>
          </w:rPrChange>
        </w:rPr>
      </w:pPr>
      <w:r w:rsidRPr="008D3D5D">
        <w:rPr>
          <w:rStyle w:val="FootnoteReference"/>
          <w:sz w:val="16"/>
          <w:szCs w:val="16"/>
          <w:rPrChange w:id="5341" w:author="emmanuel blezes" w:date="2026-05-23T18:38:00Z" w16du:dateUtc="2026-05-23T16:38:00Z">
            <w:rPr>
              <w:rStyle w:val="FootnoteReference"/>
            </w:rPr>
          </w:rPrChange>
        </w:rPr>
        <w:footnoteRef/>
      </w:r>
      <w:r w:rsidRPr="008D3D5D">
        <w:rPr>
          <w:sz w:val="16"/>
          <w:szCs w:val="16"/>
          <w:rPrChange w:id="5342" w:author="emmanuel blezes" w:date="2026-05-23T18:38:00Z" w16du:dateUtc="2026-05-23T16:38:00Z">
            <w:rPr/>
          </w:rPrChange>
        </w:rPr>
        <w:t xml:space="preserve"> COR, </w:t>
      </w:r>
      <w:r w:rsidRPr="008D3D5D">
        <w:rPr>
          <w:i/>
          <w:iCs/>
          <w:sz w:val="16"/>
          <w:szCs w:val="16"/>
          <w:rPrChange w:id="5343" w:author="emmanuel blezes" w:date="2026-05-23T18:38:00Z" w16du:dateUtc="2026-05-23T16:38:00Z">
            <w:rPr>
              <w:i/>
              <w:iCs/>
            </w:rPr>
          </w:rPrChange>
        </w:rPr>
        <w:t>Rapport annuel 2025</w:t>
      </w:r>
      <w:r w:rsidRPr="008D3D5D">
        <w:rPr>
          <w:sz w:val="16"/>
          <w:szCs w:val="16"/>
          <w:rPrChange w:id="5344" w:author="emmanuel blezes" w:date="2026-05-23T18:38:00Z" w16du:dateUtc="2026-05-23T16:38:00Z">
            <w:rPr/>
          </w:rPrChange>
        </w:rPr>
        <w:t>, juin 2025. Ratio cotisants/retraités tous régimes : 1,79 en 2024, projection à 1,41 en 2070 dans le scénario central.</w:t>
      </w:r>
    </w:p>
  </w:footnote>
  <w:footnote w:id="291">
    <w:p w14:paraId="755ACEDA" w14:textId="77777777" w:rsidR="00B437D0" w:rsidRPr="008D3D5D" w:rsidRDefault="00000000">
      <w:pPr>
        <w:pStyle w:val="FootnoteText"/>
        <w:rPr>
          <w:sz w:val="16"/>
          <w:szCs w:val="16"/>
          <w:rPrChange w:id="5345" w:author="emmanuel blezes" w:date="2026-05-23T18:38:00Z" w16du:dateUtc="2026-05-23T16:38:00Z">
            <w:rPr/>
          </w:rPrChange>
        </w:rPr>
      </w:pPr>
      <w:r w:rsidRPr="008D3D5D">
        <w:rPr>
          <w:rStyle w:val="FootnoteReference"/>
          <w:sz w:val="16"/>
          <w:szCs w:val="16"/>
          <w:rPrChange w:id="5346" w:author="emmanuel blezes" w:date="2026-05-23T18:38:00Z" w16du:dateUtc="2026-05-23T16:38:00Z">
            <w:rPr>
              <w:rStyle w:val="FootnoteReference"/>
            </w:rPr>
          </w:rPrChange>
        </w:rPr>
        <w:footnoteRef/>
      </w:r>
      <w:r w:rsidRPr="008D3D5D">
        <w:rPr>
          <w:sz w:val="16"/>
          <w:szCs w:val="16"/>
          <w:lang w:val="en-GB"/>
          <w:rPrChange w:id="5347" w:author="emmanuel blezes" w:date="2026-05-23T18:38:00Z" w16du:dateUtc="2026-05-23T16:38:00Z">
            <w:rPr>
              <w:lang w:val="en-GB"/>
            </w:rPr>
          </w:rPrChange>
        </w:rPr>
        <w:t xml:space="preserve"> ATO, </w:t>
      </w:r>
      <w:r w:rsidRPr="008D3D5D">
        <w:rPr>
          <w:i/>
          <w:iCs/>
          <w:sz w:val="16"/>
          <w:szCs w:val="16"/>
          <w:lang w:val="en-GB"/>
          <w:rPrChange w:id="5348" w:author="emmanuel blezes" w:date="2026-05-23T18:38:00Z" w16du:dateUtc="2026-05-23T16:38:00Z">
            <w:rPr>
              <w:i/>
              <w:iCs/>
              <w:lang w:val="en-GB"/>
            </w:rPr>
          </w:rPrChange>
        </w:rPr>
        <w:t>Key Superannuation Rates</w:t>
      </w:r>
      <w:r w:rsidRPr="008D3D5D">
        <w:rPr>
          <w:sz w:val="16"/>
          <w:szCs w:val="16"/>
          <w:lang w:val="en-GB"/>
          <w:rPrChange w:id="5349" w:author="emmanuel blezes" w:date="2026-05-23T18:38:00Z" w16du:dateUtc="2026-05-23T16:38:00Z">
            <w:rPr>
              <w:lang w:val="en-GB"/>
            </w:rPr>
          </w:rPrChange>
        </w:rPr>
        <w:t xml:space="preserve">, historique 1992-2025. </w:t>
      </w:r>
      <w:r w:rsidRPr="008D3D5D">
        <w:rPr>
          <w:sz w:val="16"/>
          <w:szCs w:val="16"/>
          <w:rPrChange w:id="5350" w:author="emmanuel blezes" w:date="2026-05-23T18:38:00Z" w16du:dateUtc="2026-05-23T16:38:00Z">
            <w:rPr/>
          </w:rPrChange>
        </w:rPr>
        <w:t>Gel à 9 % sous Howard 2002-2007, regel à 9,25 % sous Abbott 2014. Reprise sous Albanese en 2021, atteinte de 12 % en juillet 2025.</w:t>
      </w:r>
    </w:p>
  </w:footnote>
  <w:footnote w:id="292">
    <w:p w14:paraId="37BE6C1E" w14:textId="77777777" w:rsidR="00B437D0" w:rsidRPr="008D3D5D" w:rsidRDefault="00000000">
      <w:pPr>
        <w:pStyle w:val="FootnoteText"/>
        <w:rPr>
          <w:sz w:val="16"/>
          <w:szCs w:val="16"/>
          <w:rPrChange w:id="5355" w:author="emmanuel blezes" w:date="2026-05-23T18:38:00Z" w16du:dateUtc="2026-05-23T16:38:00Z">
            <w:rPr/>
          </w:rPrChange>
        </w:rPr>
      </w:pPr>
      <w:r w:rsidRPr="008D3D5D">
        <w:rPr>
          <w:rStyle w:val="FootnoteReference"/>
          <w:sz w:val="16"/>
          <w:szCs w:val="16"/>
          <w:rPrChange w:id="5356" w:author="emmanuel blezes" w:date="2026-05-23T18:38:00Z" w16du:dateUtc="2026-05-23T16:38:00Z">
            <w:rPr>
              <w:rStyle w:val="FootnoteReference"/>
            </w:rPr>
          </w:rPrChange>
        </w:rPr>
        <w:footnoteRef/>
      </w:r>
      <w:r w:rsidRPr="008D3D5D">
        <w:rPr>
          <w:sz w:val="16"/>
          <w:szCs w:val="16"/>
          <w:rPrChange w:id="5357" w:author="emmanuel blezes" w:date="2026-05-23T18:38:00Z" w16du:dateUtc="2026-05-23T16:38:00Z">
            <w:rPr/>
          </w:rPrChange>
        </w:rPr>
        <w:t xml:space="preserve"> Fonds de Réserve pour les Retraites, </w:t>
      </w:r>
      <w:r w:rsidRPr="008D3D5D">
        <w:rPr>
          <w:i/>
          <w:iCs/>
          <w:sz w:val="16"/>
          <w:szCs w:val="16"/>
          <w:rPrChange w:id="5358" w:author="emmanuel blezes" w:date="2026-05-23T18:38:00Z" w16du:dateUtc="2026-05-23T16:38:00Z">
            <w:rPr>
              <w:i/>
              <w:iCs/>
            </w:rPr>
          </w:rPrChange>
        </w:rPr>
        <w:t>Rapport annuel 2024</w:t>
      </w:r>
      <w:r w:rsidRPr="008D3D5D">
        <w:rPr>
          <w:sz w:val="16"/>
          <w:szCs w:val="16"/>
          <w:rPrChange w:id="5359" w:author="emmanuel blezes" w:date="2026-05-23T18:38:00Z" w16du:dateUtc="2026-05-23T16:38:00Z">
            <w:rPr/>
          </w:rPrChange>
        </w:rPr>
        <w:t>, 2025. Encours fin 2024 : 20,4 Md€, en baisse depuis le pic de 36 Md€ en 2010. Rendement réel net 2024 : +6,46 %. Rendement annualisé 2003-2024 : 4,1 %.</w:t>
      </w:r>
    </w:p>
  </w:footnote>
  <w:footnote w:id="293">
    <w:p w14:paraId="1F469C88" w14:textId="77777777" w:rsidR="00B437D0" w:rsidRPr="008D3D5D" w:rsidRDefault="00000000">
      <w:pPr>
        <w:pStyle w:val="FootnoteText"/>
        <w:rPr>
          <w:sz w:val="16"/>
          <w:szCs w:val="16"/>
          <w:rPrChange w:id="5360" w:author="emmanuel blezes" w:date="2026-05-23T18:38:00Z" w16du:dateUtc="2026-05-23T16:38:00Z">
            <w:rPr/>
          </w:rPrChange>
        </w:rPr>
      </w:pPr>
      <w:r w:rsidRPr="008D3D5D">
        <w:rPr>
          <w:rStyle w:val="FootnoteReference"/>
          <w:sz w:val="16"/>
          <w:szCs w:val="16"/>
          <w:rPrChange w:id="5361" w:author="emmanuel blezes" w:date="2026-05-23T18:38:00Z" w16du:dateUtc="2026-05-23T16:38:00Z">
            <w:rPr>
              <w:rStyle w:val="FootnoteReference"/>
            </w:rPr>
          </w:rPrChange>
        </w:rPr>
        <w:footnoteRef/>
      </w:r>
      <w:r w:rsidRPr="008D3D5D">
        <w:rPr>
          <w:sz w:val="16"/>
          <w:szCs w:val="16"/>
          <w:rPrChange w:id="5362" w:author="emmanuel blezes" w:date="2026-05-23T18:38:00Z" w16du:dateUtc="2026-05-23T16:38:00Z">
            <w:rPr/>
          </w:rPrChange>
        </w:rPr>
        <w:t xml:space="preserve"> France Stratégie, </w:t>
      </w:r>
      <w:r w:rsidRPr="008D3D5D">
        <w:rPr>
          <w:i/>
          <w:iCs/>
          <w:sz w:val="16"/>
          <w:szCs w:val="16"/>
          <w:rPrChange w:id="5363" w:author="emmanuel blezes" w:date="2026-05-23T18:38:00Z" w16du:dateUtc="2026-05-23T16:38:00Z">
            <w:rPr>
              <w:i/>
              <w:iCs/>
            </w:rPr>
          </w:rPrChange>
        </w:rPr>
        <w:t>Eurobonds retraite : faisabilité et modalités</w:t>
      </w:r>
      <w:r w:rsidRPr="008D3D5D">
        <w:rPr>
          <w:sz w:val="16"/>
          <w:szCs w:val="16"/>
          <w:rPrChange w:id="5364" w:author="emmanuel blezes" w:date="2026-05-23T18:38:00Z" w16du:dateUtc="2026-05-23T16:38:00Z">
            <w:rPr/>
          </w:rPrChange>
        </w:rPr>
        <w:t>,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294">
    <w:p w14:paraId="72EFDAE1" w14:textId="77777777" w:rsidR="00B437D0" w:rsidRPr="008D3D5D" w:rsidRDefault="00000000">
      <w:pPr>
        <w:pStyle w:val="FootnoteText"/>
        <w:rPr>
          <w:sz w:val="16"/>
          <w:szCs w:val="16"/>
          <w:rPrChange w:id="5365" w:author="emmanuel blezes" w:date="2026-05-23T18:38:00Z" w16du:dateUtc="2026-05-23T16:38:00Z">
            <w:rPr/>
          </w:rPrChange>
        </w:rPr>
      </w:pPr>
      <w:r w:rsidRPr="008D3D5D">
        <w:rPr>
          <w:rStyle w:val="FootnoteReference"/>
          <w:sz w:val="16"/>
          <w:szCs w:val="16"/>
          <w:rPrChange w:id="5366" w:author="emmanuel blezes" w:date="2026-05-23T18:38:00Z" w16du:dateUtc="2026-05-23T16:38:00Z">
            <w:rPr>
              <w:rStyle w:val="FootnoteReference"/>
            </w:rPr>
          </w:rPrChange>
        </w:rPr>
        <w:footnoteRef/>
      </w:r>
      <w:r w:rsidRPr="008D3D5D">
        <w:rPr>
          <w:sz w:val="16"/>
          <w:szCs w:val="16"/>
          <w:rPrChange w:id="5367" w:author="emmanuel blezes" w:date="2026-05-23T18:38:00Z" w16du:dateUtc="2026-05-23T16:38:00Z">
            <w:rPr/>
          </w:rPrChange>
        </w:rPr>
        <w:t xml:space="preserve"> FIPECO, </w:t>
      </w:r>
      <w:r w:rsidRPr="008D3D5D">
        <w:rPr>
          <w:i/>
          <w:iCs/>
          <w:sz w:val="16"/>
          <w:szCs w:val="16"/>
          <w:rPrChange w:id="5368" w:author="emmanuel blezes" w:date="2026-05-23T18:38:00Z" w16du:dateUtc="2026-05-23T16:38:00Z">
            <w:rPr>
              <w:i/>
              <w:iCs/>
            </w:rPr>
          </w:rPrChange>
        </w:rPr>
        <w:t>La CSG, son montant et son affectation</w:t>
      </w:r>
      <w:r w:rsidRPr="008D3D5D">
        <w:rPr>
          <w:sz w:val="16"/>
          <w:szCs w:val="16"/>
          <w:rPrChange w:id="5369" w:author="emmanuel blezes" w:date="2026-05-23T18:38:00Z" w16du:dateUtc="2026-05-23T16:38:00Z">
            <w:rPr/>
          </w:rPrChange>
        </w:rPr>
        <w:t xml:space="preserve">, 2025 ; DG Trésor, </w:t>
      </w:r>
      <w:r w:rsidRPr="008D3D5D">
        <w:rPr>
          <w:i/>
          <w:iCs/>
          <w:sz w:val="16"/>
          <w:szCs w:val="16"/>
          <w:rPrChange w:id="5370" w:author="emmanuel blezes" w:date="2026-05-23T18:38:00Z" w16du:dateUtc="2026-05-23T16:38:00Z">
            <w:rPr>
              <w:i/>
              <w:iCs/>
            </w:rPr>
          </w:rPrChange>
        </w:rPr>
        <w:t>Rapport économique, social et financier 2025</w:t>
      </w:r>
      <w:r w:rsidRPr="008D3D5D">
        <w:rPr>
          <w:sz w:val="16"/>
          <w:szCs w:val="16"/>
          <w:rPrChange w:id="5371" w:author="emmanuel blezes" w:date="2026-05-23T18:38:00Z" w16du:dateUtc="2026-05-23T16:38:00Z">
            <w:rPr/>
          </w:rPrChange>
        </w:rPr>
        <w:t>. Rendement d’un point de CSG 2024 : 16-17 Md€ sur la masse globale des revenus assujettis.</w:t>
      </w:r>
    </w:p>
  </w:footnote>
  <w:footnote w:id="295">
    <w:p w14:paraId="76ACE2E5" w14:textId="77777777" w:rsidR="00B437D0" w:rsidRPr="008D3D5D" w:rsidRDefault="00000000">
      <w:pPr>
        <w:pStyle w:val="FootnoteText"/>
        <w:rPr>
          <w:sz w:val="16"/>
          <w:szCs w:val="16"/>
          <w:rPrChange w:id="5372" w:author="emmanuel blezes" w:date="2026-05-23T18:38:00Z" w16du:dateUtc="2026-05-23T16:38:00Z">
            <w:rPr/>
          </w:rPrChange>
        </w:rPr>
      </w:pPr>
      <w:r w:rsidRPr="008D3D5D">
        <w:rPr>
          <w:rStyle w:val="FootnoteReference"/>
          <w:sz w:val="16"/>
          <w:szCs w:val="16"/>
          <w:rPrChange w:id="5373" w:author="emmanuel blezes" w:date="2026-05-23T18:38:00Z" w16du:dateUtc="2026-05-23T16:38:00Z">
            <w:rPr>
              <w:rStyle w:val="FootnoteReference"/>
            </w:rPr>
          </w:rPrChange>
        </w:rPr>
        <w:footnoteRef/>
      </w:r>
      <w:r w:rsidRPr="008D3D5D">
        <w:rPr>
          <w:sz w:val="16"/>
          <w:szCs w:val="16"/>
          <w:rPrChange w:id="5374" w:author="emmanuel blezes" w:date="2026-05-23T18:38:00Z" w16du:dateUtc="2026-05-23T16:38:00Z">
            <w:rPr/>
          </w:rPrChange>
        </w:rPr>
        <w:t xml:space="preserve"> INSEE, </w:t>
      </w:r>
      <w:r w:rsidRPr="008D3D5D">
        <w:rPr>
          <w:i/>
          <w:iCs/>
          <w:sz w:val="16"/>
          <w:szCs w:val="16"/>
          <w:rPrChange w:id="5375" w:author="emmanuel blezes" w:date="2026-05-23T18:38:00Z" w16du:dateUtc="2026-05-23T16:38:00Z">
            <w:rPr>
              <w:i/>
              <w:iCs/>
            </w:rPr>
          </w:rPrChange>
        </w:rPr>
        <w:t>Comptes nationaux 2025</w:t>
      </w:r>
      <w:r w:rsidRPr="008D3D5D">
        <w:rPr>
          <w:sz w:val="16"/>
          <w:szCs w:val="16"/>
          <w:rPrChange w:id="5376" w:author="emmanuel blezes" w:date="2026-05-23T18:38:00Z" w16du:dateUtc="2026-05-23T16:38:00Z">
            <w:rPr/>
          </w:rPrChange>
        </w:rPr>
        <w:t>. Masse salariale brute du secteur privé France 2027 estimée à ~1 100 Md€ constants 2026. Une cotisation patronale nouvelle de 1 % rapporte donc à pleine charge ~11 Md€/an, 2 % ~22 Md€/an.</w:t>
      </w:r>
    </w:p>
  </w:footnote>
  <w:footnote w:id="296">
    <w:p w14:paraId="61896074" w14:textId="77777777" w:rsidR="00B437D0" w:rsidRPr="008D3D5D" w:rsidRDefault="00000000">
      <w:pPr>
        <w:pStyle w:val="FootnoteText"/>
        <w:rPr>
          <w:sz w:val="16"/>
          <w:szCs w:val="16"/>
          <w:rPrChange w:id="5377" w:author="emmanuel blezes" w:date="2026-05-23T18:38:00Z" w16du:dateUtc="2026-05-23T16:38:00Z">
            <w:rPr/>
          </w:rPrChange>
        </w:rPr>
      </w:pPr>
      <w:r w:rsidRPr="008D3D5D">
        <w:rPr>
          <w:rStyle w:val="FootnoteReference"/>
          <w:sz w:val="16"/>
          <w:szCs w:val="16"/>
          <w:rPrChange w:id="5378" w:author="emmanuel blezes" w:date="2026-05-23T18:38:00Z" w16du:dateUtc="2026-05-23T16:38:00Z">
            <w:rPr>
              <w:rStyle w:val="FootnoteReference"/>
            </w:rPr>
          </w:rPrChange>
        </w:rPr>
        <w:footnoteRef/>
      </w:r>
      <w:r w:rsidRPr="008D3D5D">
        <w:rPr>
          <w:sz w:val="16"/>
          <w:szCs w:val="16"/>
          <w:rPrChange w:id="5379" w:author="emmanuel blezes" w:date="2026-05-23T18:38:00Z" w16du:dateUtc="2026-05-23T16:38:00Z">
            <w:rPr/>
          </w:rPrChange>
        </w:rPr>
        <w:t xml:space="preserve"> COR, </w:t>
      </w:r>
      <w:r w:rsidRPr="008D3D5D">
        <w:rPr>
          <w:i/>
          <w:iCs/>
          <w:sz w:val="16"/>
          <w:szCs w:val="16"/>
          <w:rPrChange w:id="5380" w:author="emmanuel blezes" w:date="2026-05-23T18:38:00Z" w16du:dateUtc="2026-05-23T16:38:00Z">
            <w:rPr>
              <w:i/>
              <w:iCs/>
            </w:rPr>
          </w:rPrChange>
        </w:rPr>
        <w:t>Rapport annuel 2025</w:t>
      </w:r>
      <w:r w:rsidRPr="008D3D5D">
        <w:rPr>
          <w:sz w:val="16"/>
          <w:szCs w:val="16"/>
          <w:rPrChange w:id="5381" w:author="emmanuel blezes" w:date="2026-05-23T18:38:00Z" w16du:dateUtc="2026-05-23T16:38:00Z">
            <w:rPr/>
          </w:rPrChange>
        </w:rPr>
        <w:t>, juin 2025. Scénario central : déficit du système de retraites -5 Md€ en 2025, -6,6 Md€ en 2030, -45 Md€ en 2070, soit -1,4 % du PIB à cet horizon.</w:t>
      </w:r>
    </w:p>
  </w:footnote>
  <w:footnote w:id="297">
    <w:p w14:paraId="6E462651" w14:textId="77777777" w:rsidR="00B437D0" w:rsidRPr="008D3D5D" w:rsidRDefault="00000000">
      <w:pPr>
        <w:pStyle w:val="FootnoteText"/>
        <w:rPr>
          <w:sz w:val="16"/>
          <w:szCs w:val="16"/>
          <w:rPrChange w:id="5382" w:author="emmanuel blezes" w:date="2026-05-23T18:38:00Z" w16du:dateUtc="2026-05-23T16:38:00Z">
            <w:rPr/>
          </w:rPrChange>
        </w:rPr>
      </w:pPr>
      <w:r w:rsidRPr="008D3D5D">
        <w:rPr>
          <w:rStyle w:val="FootnoteReference"/>
          <w:sz w:val="16"/>
          <w:szCs w:val="16"/>
          <w:rPrChange w:id="5383" w:author="emmanuel blezes" w:date="2026-05-23T18:38:00Z" w16du:dateUtc="2026-05-23T16:38:00Z">
            <w:rPr>
              <w:rStyle w:val="FootnoteReference"/>
            </w:rPr>
          </w:rPrChange>
        </w:rPr>
        <w:footnoteRef/>
      </w:r>
      <w:r w:rsidRPr="008D3D5D">
        <w:rPr>
          <w:sz w:val="16"/>
          <w:szCs w:val="16"/>
          <w:lang w:val="en-GB"/>
          <w:rPrChange w:id="5384" w:author="emmanuel blezes" w:date="2026-05-23T18:38:00Z" w16du:dateUtc="2026-05-23T16:38:00Z">
            <w:rPr>
              <w:lang w:val="en-GB"/>
            </w:rPr>
          </w:rPrChange>
        </w:rPr>
        <w:t xml:space="preserve"> Commission européenne, </w:t>
      </w:r>
      <w:r w:rsidRPr="008D3D5D">
        <w:rPr>
          <w:i/>
          <w:iCs/>
          <w:sz w:val="16"/>
          <w:szCs w:val="16"/>
          <w:lang w:val="en-GB"/>
          <w:rPrChange w:id="5385" w:author="emmanuel blezes" w:date="2026-05-23T18:38:00Z" w16du:dateUtc="2026-05-23T16:38:00Z">
            <w:rPr>
              <w:i/>
              <w:iCs/>
              <w:lang w:val="en-GB"/>
            </w:rPr>
          </w:rPrChange>
        </w:rPr>
        <w:t>2024 Ageing Report: Economic and Budgetary Projections for the EU Member States (2022-2070)</w:t>
      </w:r>
      <w:r w:rsidRPr="008D3D5D">
        <w:rPr>
          <w:sz w:val="16"/>
          <w:szCs w:val="16"/>
          <w:lang w:val="en-GB"/>
          <w:rPrChange w:id="5386" w:author="emmanuel blezes" w:date="2026-05-23T18:38:00Z" w16du:dateUtc="2026-05-23T16:38:00Z">
            <w:rPr>
              <w:lang w:val="en-GB"/>
            </w:rPr>
          </w:rPrChange>
        </w:rPr>
        <w:t xml:space="preserve">, mai 2024. </w:t>
      </w:r>
      <w:r w:rsidRPr="008D3D5D">
        <w:rPr>
          <w:sz w:val="16"/>
          <w:szCs w:val="16"/>
          <w:rPrChange w:id="5387" w:author="emmanuel blezes" w:date="2026-05-23T18:38:00Z" w16du:dateUtc="2026-05-23T16:38:00Z">
            <w:rPr/>
          </w:rPrChange>
        </w:rPr>
        <w:t xml:space="preserve">Passif implicite des retraites France évalué à environ 417 % du PIB en 2021 sous taux d’actualisation de 1 %. Méthode comparée dans Jean-Marc Daniel, </w:t>
      </w:r>
      <w:r w:rsidRPr="008D3D5D">
        <w:rPr>
          <w:i/>
          <w:iCs/>
          <w:sz w:val="16"/>
          <w:szCs w:val="16"/>
          <w:rPrChange w:id="5388" w:author="emmanuel blezes" w:date="2026-05-23T18:38:00Z" w16du:dateUtc="2026-05-23T16:38:00Z">
            <w:rPr>
              <w:i/>
              <w:iCs/>
            </w:rPr>
          </w:rPrChange>
        </w:rPr>
        <w:t>Les comptes publics de la France</w:t>
      </w:r>
      <w:r w:rsidRPr="008D3D5D">
        <w:rPr>
          <w:sz w:val="16"/>
          <w:szCs w:val="16"/>
          <w:rPrChange w:id="5389" w:author="emmanuel blezes" w:date="2026-05-23T18:38:00Z" w16du:dateUtc="2026-05-23T16:38:00Z">
            <w:rPr/>
          </w:rPrChange>
        </w:rPr>
        <w:t>, La Documentation française, 2023.</w:t>
      </w:r>
    </w:p>
  </w:footnote>
  <w:footnote w:id="298">
    <w:p w14:paraId="1438EC03" w14:textId="77777777" w:rsidR="00B437D0" w:rsidRPr="008D3D5D" w:rsidRDefault="00000000">
      <w:pPr>
        <w:pStyle w:val="FootnoteText"/>
        <w:rPr>
          <w:sz w:val="16"/>
          <w:szCs w:val="16"/>
          <w:rPrChange w:id="5394" w:author="emmanuel blezes" w:date="2026-05-23T18:38:00Z" w16du:dateUtc="2026-05-23T16:38:00Z">
            <w:rPr/>
          </w:rPrChange>
        </w:rPr>
      </w:pPr>
      <w:r w:rsidRPr="008D3D5D">
        <w:rPr>
          <w:rStyle w:val="FootnoteReference"/>
          <w:sz w:val="16"/>
          <w:szCs w:val="16"/>
          <w:rPrChange w:id="5395" w:author="emmanuel blezes" w:date="2026-05-23T18:38:00Z" w16du:dateUtc="2026-05-23T16:38:00Z">
            <w:rPr>
              <w:rStyle w:val="FootnoteReference"/>
            </w:rPr>
          </w:rPrChange>
        </w:rPr>
        <w:footnoteRef/>
      </w:r>
      <w:r w:rsidRPr="008D3D5D">
        <w:rPr>
          <w:sz w:val="16"/>
          <w:szCs w:val="16"/>
          <w:rPrChange w:id="5396" w:author="emmanuel blezes" w:date="2026-05-23T18:38:00Z" w16du:dateUtc="2026-05-23T16:38:00Z">
            <w:rPr/>
          </w:rPrChange>
        </w:rPr>
        <w:t xml:space="preserve"> 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 </w:t>
      </w:r>
      <w:r w:rsidRPr="008D3D5D">
        <w:rPr>
          <w:i/>
          <w:iCs/>
          <w:sz w:val="16"/>
          <w:szCs w:val="16"/>
          <w:rPrChange w:id="5397" w:author="emmanuel blezes" w:date="2026-05-23T18:38:00Z" w16du:dateUtc="2026-05-23T16:38:00Z">
            <w:rPr>
              <w:i/>
              <w:iCs/>
            </w:rPr>
          </w:rPrChange>
        </w:rPr>
        <w:t>Poland: Pension Reform and Future Pension Adequacy</w:t>
      </w:r>
      <w:r w:rsidRPr="008D3D5D">
        <w:rPr>
          <w:sz w:val="16"/>
          <w:szCs w:val="16"/>
          <w:rPrChange w:id="5398" w:author="emmanuel blezes" w:date="2026-05-23T18:38:00Z" w16du:dateUtc="2026-05-23T16:38:00Z">
            <w:rPr/>
          </w:rPrChange>
        </w:rPr>
        <w:t>, 2017.</w:t>
      </w:r>
    </w:p>
  </w:footnote>
  <w:footnote w:id="299">
    <w:p w14:paraId="66C2E8DC" w14:textId="77777777" w:rsidR="00B437D0" w:rsidRPr="008D3D5D" w:rsidRDefault="00000000">
      <w:pPr>
        <w:pStyle w:val="FootnoteText"/>
        <w:rPr>
          <w:sz w:val="16"/>
          <w:szCs w:val="16"/>
          <w:rPrChange w:id="5399" w:author="emmanuel blezes" w:date="2026-05-23T18:38:00Z" w16du:dateUtc="2026-05-23T16:38:00Z">
            <w:rPr/>
          </w:rPrChange>
        </w:rPr>
      </w:pPr>
      <w:r w:rsidRPr="008D3D5D">
        <w:rPr>
          <w:rStyle w:val="FootnoteReference"/>
          <w:sz w:val="16"/>
          <w:szCs w:val="16"/>
          <w:rPrChange w:id="5400" w:author="emmanuel blezes" w:date="2026-05-23T18:38:00Z" w16du:dateUtc="2026-05-23T16:38:00Z">
            <w:rPr>
              <w:rStyle w:val="FootnoteReference"/>
            </w:rPr>
          </w:rPrChange>
        </w:rPr>
        <w:footnoteRef/>
      </w:r>
      <w:r w:rsidRPr="008D3D5D">
        <w:rPr>
          <w:sz w:val="16"/>
          <w:szCs w:val="16"/>
          <w:lang w:val="en-GB"/>
          <w:rPrChange w:id="5401" w:author="emmanuel blezes" w:date="2026-05-23T18:38:00Z" w16du:dateUtc="2026-05-23T16:38:00Z">
            <w:rPr>
              <w:lang w:val="en-GB"/>
            </w:rPr>
          </w:rPrChange>
        </w:rPr>
        <w:t xml:space="preserve"> NEST Corporation, </w:t>
      </w:r>
      <w:r w:rsidRPr="008D3D5D">
        <w:rPr>
          <w:i/>
          <w:iCs/>
          <w:sz w:val="16"/>
          <w:szCs w:val="16"/>
          <w:lang w:val="en-GB"/>
          <w:rPrChange w:id="5402" w:author="emmanuel blezes" w:date="2026-05-23T18:38:00Z" w16du:dateUtc="2026-05-23T16:38:00Z">
            <w:rPr>
              <w:i/>
              <w:iCs/>
              <w:lang w:val="en-GB"/>
            </w:rPr>
          </w:rPrChange>
        </w:rPr>
        <w:t>Annual Report and Accounts 2024-25</w:t>
      </w:r>
      <w:r w:rsidRPr="008D3D5D">
        <w:rPr>
          <w:sz w:val="16"/>
          <w:szCs w:val="16"/>
          <w:lang w:val="en-GB"/>
          <w:rPrChange w:id="5403" w:author="emmanuel blezes" w:date="2026-05-23T18:38:00Z" w16du:dateUtc="2026-05-23T16:38:00Z">
            <w:rPr>
              <w:lang w:val="en-GB"/>
            </w:rPr>
          </w:rPrChange>
        </w:rPr>
        <w:t xml:space="preserve">, 2025. </w:t>
      </w:r>
      <w:r w:rsidRPr="008D3D5D">
        <w:rPr>
          <w:sz w:val="16"/>
          <w:szCs w:val="16"/>
          <w:rPrChange w:id="5404" w:author="emmanuel blezes" w:date="2026-05-23T18:38:00Z" w16du:dateUtc="2026-05-23T16:38:00Z">
            <w:rPr/>
          </w:rPrChange>
        </w:rPr>
        <w:t xml:space="preserve">NEST gère 49,7 Md£ d’actifs au 31 mars 2025, pour ~13 millions de membres, couverture estimée 80 % des éligibles. </w:t>
      </w:r>
      <w:r w:rsidRPr="008D3D5D">
        <w:rPr>
          <w:i/>
          <w:iCs/>
          <w:sz w:val="16"/>
          <w:szCs w:val="16"/>
          <w:rPrChange w:id="5405" w:author="emmanuel blezes" w:date="2026-05-23T18:38:00Z" w16du:dateUtc="2026-05-23T16:38:00Z">
            <w:rPr>
              <w:i/>
              <w:iCs/>
            </w:rPr>
          </w:rPrChange>
        </w:rPr>
        <w:t>Pensions Act 2008</w:t>
      </w:r>
      <w:r w:rsidRPr="008D3D5D">
        <w:rPr>
          <w:sz w:val="16"/>
          <w:szCs w:val="16"/>
          <w:rPrChange w:id="5406" w:author="emmanuel blezes" w:date="2026-05-23T18:38:00Z" w16du:dateUtc="2026-05-23T16:38:00Z">
            <w:rPr/>
          </w:rPrChange>
        </w:rPr>
        <w:t>, staging octobre 2012 (&gt; 50 000 salariés) à avril 2018 (TPE), taux porté à 8 % en avril 2019.</w:t>
      </w:r>
    </w:p>
  </w:footnote>
  <w:footnote w:id="300">
    <w:p w14:paraId="5E6C1B7C" w14:textId="77777777" w:rsidR="00B437D0" w:rsidRPr="008D3D5D" w:rsidRDefault="00000000">
      <w:pPr>
        <w:pStyle w:val="FootnoteText"/>
        <w:rPr>
          <w:sz w:val="16"/>
          <w:szCs w:val="16"/>
          <w:rPrChange w:id="5409" w:author="emmanuel blezes" w:date="2026-05-23T18:38:00Z" w16du:dateUtc="2026-05-23T16:38:00Z">
            <w:rPr/>
          </w:rPrChange>
        </w:rPr>
      </w:pPr>
      <w:r w:rsidRPr="008D3D5D">
        <w:rPr>
          <w:rStyle w:val="FootnoteReference"/>
          <w:sz w:val="16"/>
          <w:szCs w:val="16"/>
          <w:rPrChange w:id="5410" w:author="emmanuel blezes" w:date="2026-05-23T18:38:00Z" w16du:dateUtc="2026-05-23T16:38:00Z">
            <w:rPr>
              <w:rStyle w:val="FootnoteReference"/>
            </w:rPr>
          </w:rPrChange>
        </w:rPr>
        <w:footnoteRef/>
      </w:r>
      <w:r w:rsidRPr="008D3D5D">
        <w:rPr>
          <w:sz w:val="16"/>
          <w:szCs w:val="16"/>
          <w:rPrChange w:id="5411" w:author="emmanuel blezes" w:date="2026-05-23T18:38:00Z" w16du:dateUtc="2026-05-23T16:38:00Z">
            <w:rPr/>
          </w:rPrChange>
        </w:rPr>
        <w:t xml:space="preserve"> BMAS, </w:t>
      </w:r>
      <w:r w:rsidRPr="008D3D5D">
        <w:rPr>
          <w:i/>
          <w:iCs/>
          <w:sz w:val="16"/>
          <w:szCs w:val="16"/>
          <w:rPrChange w:id="5412" w:author="emmanuel blezes" w:date="2026-05-23T18:38:00Z" w16du:dateUtc="2026-05-23T16:38:00Z">
            <w:rPr>
              <w:i/>
              <w:iCs/>
            </w:rPr>
          </w:rPrChange>
        </w:rPr>
        <w:t>Alterssicherung in Deutschland 2024</w:t>
      </w:r>
      <w:r w:rsidRPr="008D3D5D">
        <w:rPr>
          <w:sz w:val="16"/>
          <w:szCs w:val="16"/>
          <w:rPrChange w:id="5413" w:author="emmanuel blezes" w:date="2026-05-23T18:38:00Z" w16du:dateUtc="2026-05-23T16:38:00Z">
            <w:rPr/>
          </w:rPrChange>
        </w:rPr>
        <w:t>, 2024. ~9,7 millions d’actifs détenaient un contrat Riester en cours en 2024, sur un pic de 16,5 millions de contrats cumulés émis depuis 2002. Coût budgétaire annuel des subventions Riester : ~4 Md€/an, taux d’adoption &lt; 30 % du public cible.</w:t>
      </w:r>
    </w:p>
  </w:footnote>
  <w:footnote w:id="301">
    <w:p w14:paraId="74673C89" w14:textId="77777777" w:rsidR="00B437D0" w:rsidRPr="008D3D5D" w:rsidRDefault="00000000">
      <w:pPr>
        <w:pStyle w:val="FootnoteText"/>
        <w:rPr>
          <w:sz w:val="16"/>
          <w:szCs w:val="16"/>
          <w:rPrChange w:id="5414" w:author="emmanuel blezes" w:date="2026-05-23T18:38:00Z" w16du:dateUtc="2026-05-23T16:38:00Z">
            <w:rPr/>
          </w:rPrChange>
        </w:rPr>
      </w:pPr>
      <w:r w:rsidRPr="008D3D5D">
        <w:rPr>
          <w:rStyle w:val="FootnoteReference"/>
          <w:sz w:val="16"/>
          <w:szCs w:val="16"/>
          <w:rPrChange w:id="5415" w:author="emmanuel blezes" w:date="2026-05-23T18:38:00Z" w16du:dateUtc="2026-05-23T16:38:00Z">
            <w:rPr>
              <w:rStyle w:val="FootnoteReference"/>
            </w:rPr>
          </w:rPrChange>
        </w:rPr>
        <w:footnoteRef/>
      </w:r>
      <w:r w:rsidRPr="008D3D5D">
        <w:rPr>
          <w:sz w:val="16"/>
          <w:szCs w:val="16"/>
          <w:rPrChange w:id="5416" w:author="emmanuel blezes" w:date="2026-05-23T18:38:00Z" w16du:dateUtc="2026-05-23T16:38:00Z">
            <w:rPr/>
          </w:rPrChange>
        </w:rPr>
        <w:t xml:space="preserve"> France Assureurs, </w:t>
      </w:r>
      <w:r w:rsidRPr="008D3D5D">
        <w:rPr>
          <w:i/>
          <w:iCs/>
          <w:sz w:val="16"/>
          <w:szCs w:val="16"/>
          <w:rPrChange w:id="5417" w:author="emmanuel blezes" w:date="2026-05-23T18:38:00Z" w16du:dateUtc="2026-05-23T16:38:00Z">
            <w:rPr>
              <w:i/>
              <w:iCs/>
            </w:rPr>
          </w:rPrChange>
        </w:rPr>
        <w:t>Plan d’Épargne Retraite : Bilan 2024</w:t>
      </w:r>
      <w:r w:rsidRPr="008D3D5D">
        <w:rPr>
          <w:sz w:val="16"/>
          <w:szCs w:val="16"/>
          <w:rPrChange w:id="5418" w:author="emmanuel blezes" w:date="2026-05-23T18:38:00Z" w16du:dateUtc="2026-05-23T16:38:00Z">
            <w:rPr/>
          </w:rPrChange>
        </w:rPr>
        <w:t xml:space="preserve">, mars 2025. Plus de 11 millions de PER détenus fin 2024 (loi PACTE 2019-486 du 22 mai 2019). Encours total ~110 Md€, encours moyen ~3 400 €. Cour des comptes, </w:t>
      </w:r>
      <w:r w:rsidRPr="008D3D5D">
        <w:rPr>
          <w:i/>
          <w:iCs/>
          <w:sz w:val="16"/>
          <w:szCs w:val="16"/>
          <w:rPrChange w:id="5419" w:author="emmanuel blezes" w:date="2026-05-23T18:38:00Z" w16du:dateUtc="2026-05-23T16:38:00Z">
            <w:rPr>
              <w:i/>
              <w:iCs/>
            </w:rPr>
          </w:rPrChange>
        </w:rPr>
        <w:t>Le système de retraite par capitalisation en France</w:t>
      </w:r>
      <w:r w:rsidRPr="008D3D5D">
        <w:rPr>
          <w:sz w:val="16"/>
          <w:szCs w:val="16"/>
          <w:rPrChange w:id="5420" w:author="emmanuel blezes" w:date="2026-05-23T18:38:00Z" w16du:dateUtc="2026-05-23T16:38:00Z">
            <w:rPr/>
          </w:rPrChange>
        </w:rPr>
        <w:t xml:space="preserve">, rapport public thématique, février 2024 </w:t>
      </w:r>
      <w:del w:id="5421" w:author="emmanuel blezes" w:date="2026-05-18T20:04:00Z" w16du:dateUtc="2026-05-18T18:04:00Z">
        <w:r w:rsidRPr="008D3D5D" w:rsidDel="00146C66">
          <w:rPr>
            <w:sz w:val="16"/>
            <w:szCs w:val="16"/>
            <w:rPrChange w:id="5422" w:author="emmanuel blezes" w:date="2026-05-23T18:38:00Z" w16du:dateUtc="2026-05-23T16:38:00Z">
              <w:rPr/>
            </w:rPrChange>
          </w:rPr>
          <w:delText>—</w:delText>
        </w:r>
      </w:del>
      <w:ins w:id="5423" w:author="emmanuel blezes" w:date="2026-05-18T20:04:00Z" w16du:dateUtc="2026-05-18T18:04:00Z">
        <w:r w:rsidR="00146C66" w:rsidRPr="008D3D5D">
          <w:rPr>
            <w:sz w:val="16"/>
            <w:szCs w:val="16"/>
            <w:rPrChange w:id="5424" w:author="emmanuel blezes" w:date="2026-05-23T18:38:00Z" w16du:dateUtc="2026-05-23T16:38:00Z">
              <w:rPr/>
            </w:rPrChange>
          </w:rPr>
          <w:t>-</w:t>
        </w:r>
      </w:ins>
      <w:r w:rsidRPr="008D3D5D">
        <w:rPr>
          <w:sz w:val="16"/>
          <w:szCs w:val="16"/>
          <w:rPrChange w:id="5425" w:author="emmanuel blezes" w:date="2026-05-23T18:38:00Z" w16du:dateUtc="2026-05-23T16:38:00Z">
            <w:rPr/>
          </w:rPrChange>
        </w:rPr>
        <w:t xml:space="preserve"> concentration des versements PER sur les déciles supérieurs.</w:t>
      </w:r>
    </w:p>
  </w:footnote>
  <w:footnote w:id="302">
    <w:p w14:paraId="378A4177" w14:textId="77777777" w:rsidR="00B437D0" w:rsidRPr="008D3D5D" w:rsidRDefault="00000000">
      <w:pPr>
        <w:pStyle w:val="FootnoteText"/>
        <w:rPr>
          <w:sz w:val="16"/>
          <w:szCs w:val="16"/>
          <w:rPrChange w:id="5430" w:author="emmanuel blezes" w:date="2026-05-23T18:38:00Z" w16du:dateUtc="2026-05-23T16:38:00Z">
            <w:rPr/>
          </w:rPrChange>
        </w:rPr>
      </w:pPr>
      <w:r w:rsidRPr="008D3D5D">
        <w:rPr>
          <w:rStyle w:val="FootnoteReference"/>
          <w:sz w:val="16"/>
          <w:szCs w:val="16"/>
          <w:rPrChange w:id="5431" w:author="emmanuel blezes" w:date="2026-05-23T18:38:00Z" w16du:dateUtc="2026-05-23T16:38:00Z">
            <w:rPr>
              <w:rStyle w:val="FootnoteReference"/>
            </w:rPr>
          </w:rPrChange>
        </w:rPr>
        <w:footnoteRef/>
      </w:r>
      <w:r w:rsidRPr="008D3D5D">
        <w:rPr>
          <w:sz w:val="16"/>
          <w:szCs w:val="16"/>
          <w:rPrChange w:id="5432" w:author="emmanuel blezes" w:date="2026-05-23T18:38:00Z" w16du:dateUtc="2026-05-23T16:38:00Z">
            <w:rPr/>
          </w:rPrChange>
        </w:rPr>
        <w:t xml:space="preserve"> Odoxa pour Groupama, </w:t>
      </w:r>
      <w:r w:rsidRPr="008D3D5D">
        <w:rPr>
          <w:i/>
          <w:iCs/>
          <w:sz w:val="16"/>
          <w:szCs w:val="16"/>
          <w:rPrChange w:id="5433" w:author="emmanuel blezes" w:date="2026-05-23T18:38:00Z" w16du:dateUtc="2026-05-23T16:38:00Z">
            <w:rPr>
              <w:i/>
              <w:iCs/>
            </w:rPr>
          </w:rPrChange>
        </w:rPr>
        <w:t>Les Français et la retraite par capitalisation</w:t>
      </w:r>
      <w:r w:rsidRPr="008D3D5D">
        <w:rPr>
          <w:sz w:val="16"/>
          <w:szCs w:val="16"/>
          <w:rPrChange w:id="5434" w:author="emmanuel blezes" w:date="2026-05-23T18:38:00Z" w16du:dateUtc="2026-05-23T16:38:00Z">
            <w:rPr/>
          </w:rPrChange>
        </w:rPr>
        <w:t xml:space="preserve">, novembre 2025. Échantillon représentatif d’environ 1 000 personnes interrogées en ligne. Voir aussi Cercle de l’Épargne / Amphitéa, </w:t>
      </w:r>
      <w:r w:rsidRPr="008D3D5D">
        <w:rPr>
          <w:i/>
          <w:iCs/>
          <w:sz w:val="16"/>
          <w:szCs w:val="16"/>
          <w:rPrChange w:id="5435" w:author="emmanuel blezes" w:date="2026-05-23T18:38:00Z" w16du:dateUtc="2026-05-23T16:38:00Z">
            <w:rPr>
              <w:i/>
              <w:iCs/>
            </w:rPr>
          </w:rPrChange>
        </w:rPr>
        <w:t>Les Français, l’épargne et la retraite 2025</w:t>
      </w:r>
      <w:r w:rsidRPr="008D3D5D">
        <w:rPr>
          <w:sz w:val="16"/>
          <w:szCs w:val="16"/>
          <w:rPrChange w:id="5436" w:author="emmanuel blezes" w:date="2026-05-23T18:38:00Z" w16du:dateUtc="2026-05-23T16:38:00Z">
            <w:rPr/>
          </w:rPrChange>
        </w:rPr>
        <w:t>, IFOP, 1 000 répondants, 25-26 mars 2025 : 62 % des non-retraités estiment qu’il faut commencer à épargner avant 35 ans, 48 % chez les 18-24 ans.</w:t>
      </w:r>
    </w:p>
  </w:footnote>
  <w:footnote w:id="303">
    <w:p w14:paraId="4DFE4912" w14:textId="77777777" w:rsidR="00B437D0" w:rsidRPr="008D3D5D" w:rsidRDefault="00000000">
      <w:pPr>
        <w:pStyle w:val="FootnoteText"/>
        <w:rPr>
          <w:sz w:val="16"/>
          <w:szCs w:val="16"/>
          <w:rPrChange w:id="5437" w:author="emmanuel blezes" w:date="2026-05-23T18:38:00Z" w16du:dateUtc="2026-05-23T16:38:00Z">
            <w:rPr/>
          </w:rPrChange>
        </w:rPr>
      </w:pPr>
      <w:r w:rsidRPr="008D3D5D">
        <w:rPr>
          <w:rStyle w:val="FootnoteReference"/>
          <w:sz w:val="16"/>
          <w:szCs w:val="16"/>
          <w:rPrChange w:id="5438" w:author="emmanuel blezes" w:date="2026-05-23T18:38:00Z" w16du:dateUtc="2026-05-23T16:38:00Z">
            <w:rPr>
              <w:rStyle w:val="FootnoteReference"/>
            </w:rPr>
          </w:rPrChange>
        </w:rPr>
        <w:footnoteRef/>
      </w:r>
      <w:r w:rsidRPr="008D3D5D">
        <w:rPr>
          <w:sz w:val="16"/>
          <w:szCs w:val="16"/>
          <w:rPrChange w:id="5439" w:author="emmanuel blezes" w:date="2026-05-23T18:38:00Z" w16du:dateUtc="2026-05-23T16:38:00Z">
            <w:rPr/>
          </w:rPrChange>
        </w:rPr>
        <w:t xml:space="preserve"> Autorité des marchés financiers, </w:t>
      </w:r>
      <w:r w:rsidRPr="008D3D5D">
        <w:rPr>
          <w:i/>
          <w:iCs/>
          <w:sz w:val="16"/>
          <w:szCs w:val="16"/>
          <w:rPrChange w:id="5440" w:author="emmanuel blezes" w:date="2026-05-23T18:38:00Z" w16du:dateUtc="2026-05-23T16:38:00Z">
            <w:rPr>
              <w:i/>
              <w:iCs/>
            </w:rPr>
          </w:rPrChange>
        </w:rPr>
        <w:t>Baromètre 2024 de l’épargne et de l’investissement</w:t>
      </w:r>
      <w:r w:rsidRPr="008D3D5D">
        <w:rPr>
          <w:sz w:val="16"/>
          <w:szCs w:val="16"/>
          <w:rPrChange w:id="5441" w:author="emmanuel blezes" w:date="2026-05-23T18:38:00Z" w16du:dateUtc="2026-05-23T16:38:00Z">
            <w:rPr/>
          </w:rPrChange>
        </w:rPr>
        <w:t>, octobre 2024, 2 044 répondants.</w:t>
      </w:r>
    </w:p>
  </w:footnote>
  <w:footnote w:id="304">
    <w:p w14:paraId="2F462563" w14:textId="77777777" w:rsidR="00B437D0" w:rsidRPr="008D3D5D" w:rsidRDefault="00000000">
      <w:pPr>
        <w:pStyle w:val="FootnoteText"/>
        <w:rPr>
          <w:sz w:val="16"/>
          <w:szCs w:val="16"/>
          <w:rPrChange w:id="5444" w:author="emmanuel blezes" w:date="2026-05-23T18:38:00Z" w16du:dateUtc="2026-05-23T16:38:00Z">
            <w:rPr/>
          </w:rPrChange>
        </w:rPr>
      </w:pPr>
      <w:r w:rsidRPr="008D3D5D">
        <w:rPr>
          <w:rStyle w:val="FootnoteReference"/>
          <w:sz w:val="16"/>
          <w:szCs w:val="16"/>
          <w:rPrChange w:id="5445" w:author="emmanuel blezes" w:date="2026-05-23T18:38:00Z" w16du:dateUtc="2026-05-23T16:38:00Z">
            <w:rPr>
              <w:rStyle w:val="FootnoteReference"/>
            </w:rPr>
          </w:rPrChange>
        </w:rPr>
        <w:footnoteRef/>
      </w:r>
      <w:r w:rsidRPr="008D3D5D">
        <w:rPr>
          <w:sz w:val="16"/>
          <w:szCs w:val="16"/>
          <w:rPrChange w:id="5446" w:author="emmanuel blezes" w:date="2026-05-23T18:38:00Z" w16du:dateUtc="2026-05-23T16:38:00Z">
            <w:rPr/>
          </w:rPrChange>
        </w:rPr>
        <w:t xml:space="preserve"> Positions publiques documentées dans Bertrand Martinot, </w:t>
      </w:r>
      <w:r w:rsidRPr="008D3D5D">
        <w:rPr>
          <w:i/>
          <w:iCs/>
          <w:sz w:val="16"/>
          <w:szCs w:val="16"/>
          <w:rPrChange w:id="5447" w:author="emmanuel blezes" w:date="2026-05-23T18:38:00Z" w16du:dateUtc="2026-05-23T16:38:00Z">
            <w:rPr>
              <w:i/>
              <w:iCs/>
            </w:rPr>
          </w:rPrChange>
        </w:rPr>
        <w:t>La capitalisation : un moyen de sortir par le haut de la crise des retraites ?</w:t>
      </w:r>
      <w:r w:rsidRPr="008D3D5D">
        <w:rPr>
          <w:sz w:val="16"/>
          <w:szCs w:val="16"/>
          <w:rPrChange w:id="5448" w:author="emmanuel blezes" w:date="2026-05-23T18:38:00Z" w16du:dateUtc="2026-05-23T16:38:00Z">
            <w:rPr/>
          </w:rPrChange>
        </w:rPr>
        <w:t xml:space="preserve">, Fondation pour l’innovation politique, octobre 2024, annexe 3. Position CFDT : Marylise Léon, entretien </w:t>
      </w:r>
      <w:r w:rsidRPr="008D3D5D">
        <w:rPr>
          <w:i/>
          <w:iCs/>
          <w:sz w:val="16"/>
          <w:szCs w:val="16"/>
          <w:rPrChange w:id="5449" w:author="emmanuel blezes" w:date="2026-05-23T18:38:00Z" w16du:dateUtc="2026-05-23T16:38:00Z">
            <w:rPr>
              <w:i/>
              <w:iCs/>
            </w:rPr>
          </w:rPrChange>
        </w:rPr>
        <w:t>Les Échos</w:t>
      </w:r>
      <w:r w:rsidRPr="008D3D5D">
        <w:rPr>
          <w:sz w:val="16"/>
          <w:szCs w:val="16"/>
          <w:rPrChange w:id="5450" w:author="emmanuel blezes" w:date="2026-05-23T18:38:00Z" w16du:dateUtc="2026-05-23T16:38:00Z">
            <w:rPr/>
          </w:rPrChange>
        </w:rPr>
        <w:t>, 12 mars 2025. Position CFE-CGC : Christelle Thieffine, février 2025.</w:t>
      </w:r>
    </w:p>
  </w:footnote>
  <w:footnote w:id="305">
    <w:p w14:paraId="31150562" w14:textId="77777777" w:rsidR="00B437D0" w:rsidRPr="008D3D5D" w:rsidRDefault="00000000">
      <w:pPr>
        <w:pStyle w:val="FootnoteText"/>
        <w:rPr>
          <w:sz w:val="16"/>
          <w:szCs w:val="16"/>
          <w:rPrChange w:id="5453" w:author="emmanuel blezes" w:date="2026-05-23T18:38:00Z" w16du:dateUtc="2026-05-23T16:38:00Z">
            <w:rPr/>
          </w:rPrChange>
        </w:rPr>
      </w:pPr>
      <w:r w:rsidRPr="008D3D5D">
        <w:rPr>
          <w:rStyle w:val="FootnoteReference"/>
          <w:sz w:val="16"/>
          <w:szCs w:val="16"/>
          <w:rPrChange w:id="5454" w:author="emmanuel blezes" w:date="2026-05-23T18:38:00Z" w16du:dateUtc="2026-05-23T16:38:00Z">
            <w:rPr>
              <w:rStyle w:val="FootnoteReference"/>
            </w:rPr>
          </w:rPrChange>
        </w:rPr>
        <w:footnoteRef/>
      </w:r>
      <w:r w:rsidRPr="008D3D5D">
        <w:rPr>
          <w:sz w:val="16"/>
          <w:szCs w:val="16"/>
          <w:rPrChange w:id="5455" w:author="emmanuel blezes" w:date="2026-05-23T18:38:00Z" w16du:dateUtc="2026-05-23T16:38:00Z">
            <w:rPr/>
          </w:rPrChange>
        </w:rPr>
        <w:t xml:space="preserve"> Loi n° 97-277 du 25 mars 1997, dite « loi Thomas ». Portée par le député Jean-Pierre Thomas (RPR), votée sous le gouvernement Juppé. Abrogée par la loi n° 2002-73 du 17 janvier 2002 (loi de modernisation sociale).</w:t>
      </w:r>
    </w:p>
  </w:footnote>
  <w:footnote w:id="306">
    <w:p w14:paraId="0E7C3FD8" w14:textId="77777777" w:rsidR="00B437D0" w:rsidRPr="008D3D5D" w:rsidRDefault="00000000">
      <w:pPr>
        <w:pStyle w:val="FootnoteText"/>
        <w:rPr>
          <w:sz w:val="16"/>
          <w:szCs w:val="16"/>
          <w:rPrChange w:id="5458" w:author="emmanuel blezes" w:date="2026-05-23T18:38:00Z" w16du:dateUtc="2026-05-23T16:38:00Z">
            <w:rPr/>
          </w:rPrChange>
        </w:rPr>
      </w:pPr>
      <w:r w:rsidRPr="008D3D5D">
        <w:rPr>
          <w:rStyle w:val="FootnoteReference"/>
          <w:sz w:val="16"/>
          <w:szCs w:val="16"/>
          <w:rPrChange w:id="5459" w:author="emmanuel blezes" w:date="2026-05-23T18:38:00Z" w16du:dateUtc="2026-05-23T16:38:00Z">
            <w:rPr>
              <w:rStyle w:val="FootnoteReference"/>
            </w:rPr>
          </w:rPrChange>
        </w:rPr>
        <w:footnoteRef/>
      </w:r>
      <w:r w:rsidRPr="008D3D5D">
        <w:rPr>
          <w:sz w:val="16"/>
          <w:szCs w:val="16"/>
          <w:rPrChange w:id="5460" w:author="emmanuel blezes" w:date="2026-05-23T18:38:00Z" w16du:dateUtc="2026-05-23T16:38:00Z">
            <w:rPr/>
          </w:rPrChange>
        </w:rPr>
        <w:t xml:space="preserve"> Jean-Paul Delevoye, </w:t>
      </w:r>
      <w:r w:rsidRPr="008D3D5D">
        <w:rPr>
          <w:i/>
          <w:iCs/>
          <w:sz w:val="16"/>
          <w:szCs w:val="16"/>
          <w:rPrChange w:id="5461" w:author="emmanuel blezes" w:date="2026-05-23T18:38:00Z" w16du:dateUtc="2026-05-23T16:38:00Z">
            <w:rPr>
              <w:i/>
              <w:iCs/>
            </w:rPr>
          </w:rPrChange>
        </w:rPr>
        <w:t>Pour un système universel de retraite</w:t>
      </w:r>
      <w:r w:rsidRPr="008D3D5D">
        <w:rPr>
          <w:sz w:val="16"/>
          <w:szCs w:val="16"/>
          <w:rPrChange w:id="5462" w:author="emmanuel blezes" w:date="2026-05-23T18:38:00Z" w16du:dateUtc="2026-05-23T16:38:00Z">
            <w:rPr/>
          </w:rPrChange>
        </w:rPr>
        <w:t>, rapport au Premier ministre, juillet 2019. Démission du Haut-commissaire le 16 décembre 2019. Grèves cumulées les plus longues depuis 1995 (45 jours à la RATP).</w:t>
      </w:r>
    </w:p>
  </w:footnote>
  <w:footnote w:id="307">
    <w:p w14:paraId="4FAA00A2" w14:textId="77777777" w:rsidR="00B437D0" w:rsidRPr="008D3D5D" w:rsidRDefault="00000000">
      <w:pPr>
        <w:pStyle w:val="FootnoteText"/>
        <w:rPr>
          <w:sz w:val="16"/>
          <w:szCs w:val="16"/>
          <w:rPrChange w:id="5465" w:author="emmanuel blezes" w:date="2026-05-23T18:38:00Z" w16du:dateUtc="2026-05-23T16:38:00Z">
            <w:rPr/>
          </w:rPrChange>
        </w:rPr>
      </w:pPr>
      <w:r w:rsidRPr="008D3D5D">
        <w:rPr>
          <w:rStyle w:val="FootnoteReference"/>
          <w:sz w:val="16"/>
          <w:szCs w:val="16"/>
          <w:rPrChange w:id="5466" w:author="emmanuel blezes" w:date="2026-05-23T18:38:00Z" w16du:dateUtc="2026-05-23T16:38:00Z">
            <w:rPr>
              <w:rStyle w:val="FootnoteReference"/>
            </w:rPr>
          </w:rPrChange>
        </w:rPr>
        <w:footnoteRef/>
      </w:r>
      <w:r w:rsidRPr="008D3D5D">
        <w:rPr>
          <w:sz w:val="16"/>
          <w:szCs w:val="16"/>
          <w:rPrChange w:id="5467" w:author="emmanuel blezes" w:date="2026-05-23T18:38:00Z" w16du:dateUtc="2026-05-23T16:38:00Z">
            <w:rPr/>
          </w:rPrChange>
        </w:rPr>
        <w:t xml:space="preserve"> Loi n° 2023-270 du 14 avril 2023 de financement rectificative de la sécurité sociale, validée par DC 2023-849. LFSS 2026 suspendant l’application du recul de l’âge aux générations nées avant le 1ᵉʳ janvier 1969.</w:t>
      </w:r>
    </w:p>
  </w:footnote>
  <w:footnote w:id="308">
    <w:p w14:paraId="47E72569" w14:textId="77777777" w:rsidR="00B437D0" w:rsidRPr="008D3D5D" w:rsidRDefault="00000000">
      <w:pPr>
        <w:pStyle w:val="FootnoteText"/>
        <w:rPr>
          <w:sz w:val="16"/>
          <w:szCs w:val="16"/>
          <w:rPrChange w:id="5476" w:author="emmanuel blezes" w:date="2026-05-23T18:38:00Z" w16du:dateUtc="2026-05-23T16:38:00Z">
            <w:rPr/>
          </w:rPrChange>
        </w:rPr>
      </w:pPr>
      <w:r w:rsidRPr="008D3D5D">
        <w:rPr>
          <w:rStyle w:val="FootnoteReference"/>
          <w:sz w:val="16"/>
          <w:szCs w:val="16"/>
          <w:rPrChange w:id="5477" w:author="emmanuel blezes" w:date="2026-05-23T18:38:00Z" w16du:dateUtc="2026-05-23T16:38:00Z">
            <w:rPr>
              <w:rStyle w:val="FootnoteReference"/>
            </w:rPr>
          </w:rPrChange>
        </w:rPr>
        <w:footnoteRef/>
      </w:r>
      <w:r w:rsidRPr="008D3D5D">
        <w:rPr>
          <w:sz w:val="16"/>
          <w:szCs w:val="16"/>
          <w:rPrChange w:id="5478" w:author="emmanuel blezes" w:date="2026-05-23T18:38:00Z" w16du:dateUtc="2026-05-23T16:38:00Z">
            <w:rPr/>
          </w:rPrChange>
        </w:rPr>
        <w:t xml:space="preserve"> 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309">
    <w:p w14:paraId="09930FD4" w14:textId="77777777" w:rsidR="00B437D0" w:rsidRPr="008D3D5D" w:rsidRDefault="00000000">
      <w:pPr>
        <w:pStyle w:val="FootnoteText"/>
        <w:rPr>
          <w:sz w:val="16"/>
          <w:szCs w:val="16"/>
          <w:rPrChange w:id="5479" w:author="emmanuel blezes" w:date="2026-05-23T18:38:00Z" w16du:dateUtc="2026-05-23T16:38:00Z">
            <w:rPr/>
          </w:rPrChange>
        </w:rPr>
      </w:pPr>
      <w:r w:rsidRPr="008D3D5D">
        <w:rPr>
          <w:rStyle w:val="FootnoteReference"/>
          <w:sz w:val="16"/>
          <w:szCs w:val="16"/>
          <w:rPrChange w:id="5480" w:author="emmanuel blezes" w:date="2026-05-23T18:38:00Z" w16du:dateUtc="2026-05-23T16:38:00Z">
            <w:rPr>
              <w:rStyle w:val="FootnoteReference"/>
            </w:rPr>
          </w:rPrChange>
        </w:rPr>
        <w:footnoteRef/>
      </w:r>
      <w:r w:rsidRPr="008D3D5D">
        <w:rPr>
          <w:sz w:val="16"/>
          <w:szCs w:val="16"/>
          <w:rPrChange w:id="5481" w:author="emmanuel blezes" w:date="2026-05-23T18:38:00Z" w16du:dateUtc="2026-05-23T16:38:00Z">
            <w:rPr/>
          </w:rPrChange>
        </w:rPr>
        <w:t xml:space="preserve"> 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310">
    <w:p w14:paraId="69D2F3F5" w14:textId="77777777" w:rsidR="00B437D0" w:rsidRPr="008D3D5D" w:rsidRDefault="00000000">
      <w:pPr>
        <w:pStyle w:val="FootnoteText"/>
        <w:rPr>
          <w:sz w:val="16"/>
          <w:szCs w:val="16"/>
          <w:rPrChange w:id="5484" w:author="emmanuel blezes" w:date="2026-05-23T18:38:00Z" w16du:dateUtc="2026-05-23T16:38:00Z">
            <w:rPr/>
          </w:rPrChange>
        </w:rPr>
      </w:pPr>
      <w:r w:rsidRPr="008D3D5D">
        <w:rPr>
          <w:rStyle w:val="FootnoteReference"/>
          <w:sz w:val="16"/>
          <w:szCs w:val="16"/>
          <w:rPrChange w:id="5485" w:author="emmanuel blezes" w:date="2026-05-23T18:38:00Z" w16du:dateUtc="2026-05-23T16:38:00Z">
            <w:rPr>
              <w:rStyle w:val="FootnoteReference"/>
            </w:rPr>
          </w:rPrChange>
        </w:rPr>
        <w:footnoteRef/>
      </w:r>
      <w:r w:rsidRPr="008D3D5D">
        <w:rPr>
          <w:sz w:val="16"/>
          <w:szCs w:val="16"/>
          <w:rPrChange w:id="5486" w:author="emmanuel blezes" w:date="2026-05-23T18:38:00Z" w16du:dateUtc="2026-05-23T16:38:00Z">
            <w:rPr/>
          </w:rPrChange>
        </w:rPr>
        <w:t xml:space="preserve"> CEDH, </w:t>
      </w:r>
      <w:r w:rsidRPr="008D3D5D">
        <w:rPr>
          <w:i/>
          <w:iCs/>
          <w:sz w:val="16"/>
          <w:szCs w:val="16"/>
          <w:rPrChange w:id="5487" w:author="emmanuel blezes" w:date="2026-05-23T18:38:00Z" w16du:dateUtc="2026-05-23T16:38:00Z">
            <w:rPr>
              <w:i/>
              <w:iCs/>
            </w:rPr>
          </w:rPrChange>
        </w:rPr>
        <w:t>Apostolakis c. Grèce</w:t>
      </w:r>
      <w:r w:rsidRPr="008D3D5D">
        <w:rPr>
          <w:sz w:val="16"/>
          <w:szCs w:val="16"/>
          <w:rPrChange w:id="5488" w:author="emmanuel blezes" w:date="2026-05-23T18:38:00Z" w16du:dateUtc="2026-05-23T16:38:00Z">
            <w:rPr/>
          </w:rPrChange>
        </w:rPr>
        <w:t xml:space="preserve">, requête 39574/07, arrêt du 22 octobre 2009. Fonctionnaire grec </w:t>
      </w:r>
      <w:r w:rsidRPr="008D3D5D">
        <w:rPr>
          <w:b/>
          <w:bCs/>
          <w:sz w:val="16"/>
          <w:szCs w:val="16"/>
          <w:rPrChange w:id="5489" w:author="emmanuel blezes" w:date="2026-05-23T18:38:00Z" w16du:dateUtc="2026-05-23T16:38:00Z">
            <w:rPr>
              <w:b/>
              <w:bCs/>
            </w:rPr>
          </w:rPrChange>
        </w:rPr>
        <w:t>condamné pénalement</w:t>
      </w:r>
      <w:r w:rsidRPr="008D3D5D">
        <w:rPr>
          <w:sz w:val="16"/>
          <w:szCs w:val="16"/>
          <w:rPrChange w:id="5490" w:author="emmanuel blezes" w:date="2026-05-23T18:38:00Z" w16du:dateUtc="2026-05-23T16:38:00Z">
            <w:rPr/>
          </w:rPrChange>
        </w:rPr>
        <w:t xml:space="preserve"> dont les droits à pension et la couverture sociale ont été intégralement supprimés. Violation de l’article 1 du protocole 1.</w:t>
      </w:r>
    </w:p>
  </w:footnote>
  <w:footnote w:id="311">
    <w:p w14:paraId="5CE5E3D4" w14:textId="77777777" w:rsidR="00B437D0" w:rsidRPr="008D3D5D" w:rsidRDefault="00000000">
      <w:pPr>
        <w:pStyle w:val="FootnoteText"/>
        <w:rPr>
          <w:sz w:val="16"/>
          <w:szCs w:val="16"/>
          <w:rPrChange w:id="5491" w:author="emmanuel blezes" w:date="2026-05-23T18:38:00Z" w16du:dateUtc="2026-05-23T16:38:00Z">
            <w:rPr/>
          </w:rPrChange>
        </w:rPr>
      </w:pPr>
      <w:r w:rsidRPr="008D3D5D">
        <w:rPr>
          <w:rStyle w:val="FootnoteReference"/>
          <w:sz w:val="16"/>
          <w:szCs w:val="16"/>
          <w:rPrChange w:id="5492" w:author="emmanuel blezes" w:date="2026-05-23T18:38:00Z" w16du:dateUtc="2026-05-23T16:38:00Z">
            <w:rPr>
              <w:rStyle w:val="FootnoteReference"/>
            </w:rPr>
          </w:rPrChange>
        </w:rPr>
        <w:footnoteRef/>
      </w:r>
      <w:r w:rsidRPr="008D3D5D">
        <w:rPr>
          <w:sz w:val="16"/>
          <w:szCs w:val="16"/>
          <w:rPrChange w:id="5493" w:author="emmanuel blezes" w:date="2026-05-23T18:38:00Z" w16du:dateUtc="2026-05-23T16:38:00Z">
            <w:rPr/>
          </w:rPrChange>
        </w:rPr>
        <w:t xml:space="preserve"> CEDH, </w:t>
      </w:r>
      <w:r w:rsidRPr="008D3D5D">
        <w:rPr>
          <w:i/>
          <w:iCs/>
          <w:sz w:val="16"/>
          <w:szCs w:val="16"/>
          <w:rPrChange w:id="5494" w:author="emmanuel blezes" w:date="2026-05-23T18:38:00Z" w16du:dateUtc="2026-05-23T16:38:00Z">
            <w:rPr>
              <w:i/>
              <w:iCs/>
            </w:rPr>
          </w:rPrChange>
        </w:rPr>
        <w:t>Béláné Nagy c. Hongrie</w:t>
      </w:r>
      <w:r w:rsidRPr="008D3D5D">
        <w:rPr>
          <w:sz w:val="16"/>
          <w:szCs w:val="16"/>
          <w:rPrChange w:id="5495" w:author="emmanuel blezes" w:date="2026-05-23T18:38:00Z" w16du:dateUtc="2026-05-23T16:38:00Z">
            <w:rPr/>
          </w:rPrChange>
        </w:rPr>
        <w:t>, Grande Chambre, requête n° 53080/13, arrêt du 13 décembre 2016. Une pension versée pendant plusieurs années crée une expectative légitime, dont la suppression rétroactive constitue une violation de l’article 1 du protocole 1.</w:t>
      </w:r>
    </w:p>
  </w:footnote>
  <w:footnote w:id="312">
    <w:p w14:paraId="7A623672" w14:textId="77777777" w:rsidR="00B437D0" w:rsidRPr="008D3D5D" w:rsidRDefault="00000000">
      <w:pPr>
        <w:pStyle w:val="FootnoteText"/>
        <w:rPr>
          <w:sz w:val="16"/>
          <w:szCs w:val="16"/>
          <w:rPrChange w:id="5496" w:author="emmanuel blezes" w:date="2026-05-23T18:38:00Z" w16du:dateUtc="2026-05-23T16:38:00Z">
            <w:rPr/>
          </w:rPrChange>
        </w:rPr>
      </w:pPr>
      <w:r w:rsidRPr="008D3D5D">
        <w:rPr>
          <w:rStyle w:val="FootnoteReference"/>
          <w:sz w:val="16"/>
          <w:szCs w:val="16"/>
          <w:rPrChange w:id="5497" w:author="emmanuel blezes" w:date="2026-05-23T18:38:00Z" w16du:dateUtc="2026-05-23T16:38:00Z">
            <w:rPr>
              <w:rStyle w:val="FootnoteReference"/>
            </w:rPr>
          </w:rPrChange>
        </w:rPr>
        <w:footnoteRef/>
      </w:r>
      <w:r w:rsidRPr="008D3D5D">
        <w:rPr>
          <w:sz w:val="16"/>
          <w:szCs w:val="16"/>
          <w:rPrChange w:id="5498" w:author="emmanuel blezes" w:date="2026-05-23T18:38:00Z" w16du:dateUtc="2026-05-23T16:38:00Z">
            <w:rPr/>
          </w:rPrChange>
        </w:rPr>
        <w:t xml:space="preserve"> CEDH, </w:t>
      </w:r>
      <w:r w:rsidRPr="008D3D5D">
        <w:rPr>
          <w:i/>
          <w:iCs/>
          <w:sz w:val="16"/>
          <w:szCs w:val="16"/>
          <w:rPrChange w:id="5499" w:author="emmanuel blezes" w:date="2026-05-23T18:38:00Z" w16du:dateUtc="2026-05-23T16:38:00Z">
            <w:rPr>
              <w:i/>
              <w:iCs/>
            </w:rPr>
          </w:rPrChange>
        </w:rPr>
        <w:t>Stec et autres c. Royaume-Uni</w:t>
      </w:r>
      <w:r w:rsidRPr="008D3D5D">
        <w:rPr>
          <w:sz w:val="16"/>
          <w:szCs w:val="16"/>
          <w:rPrChange w:id="5500" w:author="emmanuel blezes" w:date="2026-05-23T18:38:00Z" w16du:dateUtc="2026-05-23T16:38:00Z">
            <w:rPr/>
          </w:rPrChange>
        </w:rPr>
        <w:t>, Grande Chambre, requêtes 65731/01 et 65900/01, arrêt du 12 avril 2006. Les différences de traitement fondées sur l’âge sont admises si elles poursuivent un but légitime et reposent sur une justification objective et raisonnable.</w:t>
      </w:r>
    </w:p>
  </w:footnote>
  <w:footnote w:id="313">
    <w:p w14:paraId="24CFABFA" w14:textId="77777777" w:rsidR="00B437D0" w:rsidRPr="008D3D5D" w:rsidRDefault="00000000">
      <w:pPr>
        <w:pStyle w:val="FootnoteText"/>
        <w:rPr>
          <w:sz w:val="16"/>
          <w:szCs w:val="16"/>
          <w:rPrChange w:id="5505" w:author="emmanuel blezes" w:date="2026-05-23T18:38:00Z" w16du:dateUtc="2026-05-23T16:38:00Z">
            <w:rPr/>
          </w:rPrChange>
        </w:rPr>
      </w:pPr>
      <w:r w:rsidRPr="008D3D5D">
        <w:rPr>
          <w:rStyle w:val="FootnoteReference"/>
          <w:sz w:val="16"/>
          <w:szCs w:val="16"/>
          <w:rPrChange w:id="5506" w:author="emmanuel blezes" w:date="2026-05-23T18:38:00Z" w16du:dateUtc="2026-05-23T16:38:00Z">
            <w:rPr>
              <w:rStyle w:val="FootnoteReference"/>
            </w:rPr>
          </w:rPrChange>
        </w:rPr>
        <w:footnoteRef/>
      </w:r>
      <w:r w:rsidRPr="008D3D5D">
        <w:rPr>
          <w:sz w:val="16"/>
          <w:szCs w:val="16"/>
          <w:rPrChange w:id="5507" w:author="emmanuel blezes" w:date="2026-05-23T18:38:00Z" w16du:dateUtc="2026-05-23T16:38:00Z">
            <w:rPr/>
          </w:rPrChange>
        </w:rPr>
        <w:t xml:space="preserve"> 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314">
    <w:p w14:paraId="4E055356" w14:textId="77777777" w:rsidR="00B437D0" w:rsidRPr="008D3D5D" w:rsidRDefault="00000000">
      <w:pPr>
        <w:pStyle w:val="FootnoteText"/>
        <w:rPr>
          <w:sz w:val="16"/>
          <w:szCs w:val="16"/>
          <w:rPrChange w:id="5526" w:author="emmanuel blezes" w:date="2026-05-23T18:38:00Z" w16du:dateUtc="2026-05-23T16:38:00Z">
            <w:rPr/>
          </w:rPrChange>
        </w:rPr>
      </w:pPr>
      <w:r w:rsidRPr="008D3D5D">
        <w:rPr>
          <w:rStyle w:val="FootnoteReference"/>
          <w:sz w:val="16"/>
          <w:szCs w:val="16"/>
          <w:rPrChange w:id="5527" w:author="emmanuel blezes" w:date="2026-05-23T18:38:00Z" w16du:dateUtc="2026-05-23T16:38:00Z">
            <w:rPr>
              <w:rStyle w:val="FootnoteReference"/>
            </w:rPr>
          </w:rPrChange>
        </w:rPr>
        <w:footnoteRef/>
      </w:r>
      <w:r w:rsidRPr="008D3D5D">
        <w:rPr>
          <w:sz w:val="16"/>
          <w:szCs w:val="16"/>
          <w:rPrChange w:id="5528" w:author="emmanuel blezes" w:date="2026-05-23T18:38:00Z" w16du:dateUtc="2026-05-23T16:38:00Z">
            <w:rPr/>
          </w:rPrChange>
        </w:rPr>
        <w:t xml:space="preserve"> Pensionsmyndigheten, </w:t>
      </w:r>
      <w:r w:rsidRPr="008D3D5D">
        <w:rPr>
          <w:i/>
          <w:iCs/>
          <w:sz w:val="16"/>
          <w:szCs w:val="16"/>
          <w:rPrChange w:id="5529" w:author="emmanuel blezes" w:date="2026-05-23T18:38:00Z" w16du:dateUtc="2026-05-23T16:38:00Z">
            <w:rPr>
              <w:i/>
              <w:iCs/>
            </w:rPr>
          </w:rPrChange>
        </w:rPr>
        <w:t>Pensionsöverenskommelsen 1994</w:t>
      </w:r>
      <w:r w:rsidRPr="008D3D5D">
        <w:rPr>
          <w:sz w:val="16"/>
          <w:szCs w:val="16"/>
          <w:rPrChange w:id="5530" w:author="emmanuel blezes" w:date="2026-05-23T18:38:00Z" w16du:dateUtc="2026-05-23T16:38:00Z">
            <w:rPr/>
          </w:rPrChange>
        </w:rPr>
        <w:t xml:space="preserve">, archives. Vote de principe au Riksdag le 8 juin 1994. Cinq formations signataires : Sociaux-démocrates, Modérés, Parti du Centre, Libéraux, Démocrates-chrétiens </w:t>
      </w:r>
      <w:del w:id="5531" w:author="emmanuel blezes" w:date="2026-05-18T20:04:00Z" w16du:dateUtc="2026-05-18T18:04:00Z">
        <w:r w:rsidRPr="008D3D5D" w:rsidDel="00146C66">
          <w:rPr>
            <w:sz w:val="16"/>
            <w:szCs w:val="16"/>
            <w:rPrChange w:id="5532" w:author="emmanuel blezes" w:date="2026-05-23T18:38:00Z" w16du:dateUtc="2026-05-23T16:38:00Z">
              <w:rPr/>
            </w:rPrChange>
          </w:rPr>
          <w:delText>—</w:delText>
        </w:r>
      </w:del>
      <w:ins w:id="5533" w:author="emmanuel blezes" w:date="2026-05-18T20:04:00Z" w16du:dateUtc="2026-05-18T18:04:00Z">
        <w:r w:rsidR="00146C66" w:rsidRPr="008D3D5D">
          <w:rPr>
            <w:sz w:val="16"/>
            <w:szCs w:val="16"/>
            <w:rPrChange w:id="5534" w:author="emmanuel blezes" w:date="2026-05-23T18:38:00Z" w16du:dateUtc="2026-05-23T16:38:00Z">
              <w:rPr/>
            </w:rPrChange>
          </w:rPr>
          <w:t>-</w:t>
        </w:r>
      </w:ins>
      <w:r w:rsidRPr="008D3D5D">
        <w:rPr>
          <w:sz w:val="16"/>
          <w:szCs w:val="16"/>
          <w:rPrChange w:id="5535" w:author="emmanuel blezes" w:date="2026-05-23T18:38:00Z" w16du:dateUtc="2026-05-23T16:38:00Z">
            <w:rPr/>
          </w:rPrChange>
        </w:rPr>
        <w:t xml:space="preserve"> soit ~85 % du Parlement. Modifications ultérieures soumises à un </w:t>
      </w:r>
      <w:r w:rsidRPr="008D3D5D">
        <w:rPr>
          <w:i/>
          <w:iCs/>
          <w:sz w:val="16"/>
          <w:szCs w:val="16"/>
          <w:rPrChange w:id="5536" w:author="emmanuel blezes" w:date="2026-05-23T18:38:00Z" w16du:dateUtc="2026-05-23T16:38:00Z">
            <w:rPr>
              <w:i/>
              <w:iCs/>
            </w:rPr>
          </w:rPrChange>
        </w:rPr>
        <w:t>Pensionsgruppen</w:t>
      </w:r>
      <w:r w:rsidRPr="008D3D5D">
        <w:rPr>
          <w:sz w:val="16"/>
          <w:szCs w:val="16"/>
          <w:rPrChange w:id="5537" w:author="emmanuel blezes" w:date="2026-05-23T18:38:00Z" w16du:dateUtc="2026-05-23T16:38:00Z">
            <w:rPr/>
          </w:rPrChange>
        </w:rPr>
        <w:t xml:space="preserve"> garant du consensus.</w:t>
      </w:r>
    </w:p>
  </w:footnote>
  <w:footnote w:id="315">
    <w:p w14:paraId="3D5AE8F4" w14:textId="77777777" w:rsidR="00B437D0" w:rsidRPr="008D3D5D" w:rsidRDefault="00000000">
      <w:pPr>
        <w:pStyle w:val="FootnoteText"/>
        <w:rPr>
          <w:sz w:val="16"/>
          <w:szCs w:val="16"/>
          <w:rPrChange w:id="5538" w:author="emmanuel blezes" w:date="2026-05-23T18:38:00Z" w16du:dateUtc="2026-05-23T16:38:00Z">
            <w:rPr/>
          </w:rPrChange>
        </w:rPr>
      </w:pPr>
      <w:r w:rsidRPr="008D3D5D">
        <w:rPr>
          <w:rStyle w:val="FootnoteReference"/>
          <w:sz w:val="16"/>
          <w:szCs w:val="16"/>
          <w:rPrChange w:id="5539" w:author="emmanuel blezes" w:date="2026-05-23T18:38:00Z" w16du:dateUtc="2026-05-23T16:38:00Z">
            <w:rPr>
              <w:rStyle w:val="FootnoteReference"/>
            </w:rPr>
          </w:rPrChange>
        </w:rPr>
        <w:footnoteRef/>
      </w:r>
      <w:r w:rsidRPr="008D3D5D">
        <w:rPr>
          <w:sz w:val="16"/>
          <w:szCs w:val="16"/>
          <w:rPrChange w:id="5540" w:author="emmanuel blezes" w:date="2026-05-23T18:38:00Z" w16du:dateUtc="2026-05-23T16:38:00Z">
            <w:rPr/>
          </w:rPrChange>
        </w:rPr>
        <w:t xml:space="preserve"> Adair Turner, John Hills, Jeannie Drake, </w:t>
      </w:r>
      <w:r w:rsidRPr="008D3D5D">
        <w:rPr>
          <w:i/>
          <w:iCs/>
          <w:sz w:val="16"/>
          <w:szCs w:val="16"/>
          <w:rPrChange w:id="5541" w:author="emmanuel blezes" w:date="2026-05-23T18:38:00Z" w16du:dateUtc="2026-05-23T16:38:00Z">
            <w:rPr>
              <w:i/>
              <w:iCs/>
            </w:rPr>
          </w:rPrChange>
        </w:rPr>
        <w:t>Pensions: Challenges and Choices</w:t>
      </w:r>
      <w:r w:rsidRPr="008D3D5D">
        <w:rPr>
          <w:sz w:val="16"/>
          <w:szCs w:val="16"/>
          <w:rPrChange w:id="5542" w:author="emmanuel blezes" w:date="2026-05-23T18:38:00Z" w16du:dateUtc="2026-05-23T16:38:00Z">
            <w:rPr/>
          </w:rPrChange>
        </w:rPr>
        <w:t xml:space="preserve"> (octobre 2004), </w:t>
      </w:r>
      <w:r w:rsidRPr="008D3D5D">
        <w:rPr>
          <w:i/>
          <w:iCs/>
          <w:sz w:val="16"/>
          <w:szCs w:val="16"/>
          <w:rPrChange w:id="5543" w:author="emmanuel blezes" w:date="2026-05-23T18:38:00Z" w16du:dateUtc="2026-05-23T16:38:00Z">
            <w:rPr>
              <w:i/>
              <w:iCs/>
            </w:rPr>
          </w:rPrChange>
        </w:rPr>
        <w:t>A New Pension Settlement for the Twenty-First Century</w:t>
      </w:r>
      <w:r w:rsidRPr="008D3D5D">
        <w:rPr>
          <w:sz w:val="16"/>
          <w:szCs w:val="16"/>
          <w:rPrChange w:id="5544" w:author="emmanuel blezes" w:date="2026-05-23T18:38:00Z" w16du:dateUtc="2026-05-23T16:38:00Z">
            <w:rPr/>
          </w:rPrChange>
        </w:rPr>
        <w:t xml:space="preserve"> (novembre 2005), </w:t>
      </w:r>
      <w:r w:rsidRPr="008D3D5D">
        <w:rPr>
          <w:i/>
          <w:iCs/>
          <w:sz w:val="16"/>
          <w:szCs w:val="16"/>
          <w:rPrChange w:id="5545" w:author="emmanuel blezes" w:date="2026-05-23T18:38:00Z" w16du:dateUtc="2026-05-23T16:38:00Z">
            <w:rPr>
              <w:i/>
              <w:iCs/>
            </w:rPr>
          </w:rPrChange>
        </w:rPr>
        <w:t>Implementing an Integrated Package of Pension Reforms</w:t>
      </w:r>
      <w:r w:rsidRPr="008D3D5D">
        <w:rPr>
          <w:sz w:val="16"/>
          <w:szCs w:val="16"/>
          <w:rPrChange w:id="5546" w:author="emmanuel blezes" w:date="2026-05-23T18:38:00Z" w16du:dateUtc="2026-05-23T16:38:00Z">
            <w:rPr/>
          </w:rPrChange>
        </w:rPr>
        <w:t xml:space="preserve"> (avril 2006). </w:t>
      </w:r>
      <w:r w:rsidRPr="008D3D5D">
        <w:rPr>
          <w:i/>
          <w:iCs/>
          <w:sz w:val="16"/>
          <w:szCs w:val="16"/>
          <w:rPrChange w:id="5547" w:author="emmanuel blezes" w:date="2026-05-23T18:38:00Z" w16du:dateUtc="2026-05-23T16:38:00Z">
            <w:rPr>
              <w:i/>
              <w:iCs/>
            </w:rPr>
          </w:rPrChange>
        </w:rPr>
        <w:t>Pensions Act 2008</w:t>
      </w:r>
      <w:r w:rsidRPr="008D3D5D">
        <w:rPr>
          <w:sz w:val="16"/>
          <w:szCs w:val="16"/>
          <w:rPrChange w:id="5548" w:author="emmanuel blezes" w:date="2026-05-23T18:38:00Z" w16du:dateUtc="2026-05-23T16:38:00Z">
            <w:rPr/>
          </w:rPrChange>
        </w:rPr>
        <w:t xml:space="preserve"> voté avec soutien des trois grandes formations.</w:t>
      </w:r>
    </w:p>
  </w:footnote>
  <w:footnote w:id="316">
    <w:p w14:paraId="63A7A2E5" w14:textId="77777777" w:rsidR="00B437D0" w:rsidRPr="008D3D5D" w:rsidRDefault="00000000">
      <w:pPr>
        <w:pStyle w:val="FootnoteText"/>
        <w:rPr>
          <w:sz w:val="16"/>
          <w:szCs w:val="16"/>
          <w:rPrChange w:id="5551" w:author="emmanuel blezes" w:date="2026-05-23T18:38:00Z" w16du:dateUtc="2026-05-23T16:38:00Z">
            <w:rPr/>
          </w:rPrChange>
        </w:rPr>
      </w:pPr>
      <w:r w:rsidRPr="008D3D5D">
        <w:rPr>
          <w:rStyle w:val="FootnoteReference"/>
          <w:sz w:val="16"/>
          <w:szCs w:val="16"/>
          <w:rPrChange w:id="5552" w:author="emmanuel blezes" w:date="2026-05-23T18:38:00Z" w16du:dateUtc="2026-05-23T16:38:00Z">
            <w:rPr>
              <w:rStyle w:val="FootnoteReference"/>
            </w:rPr>
          </w:rPrChange>
        </w:rPr>
        <w:footnoteRef/>
      </w:r>
      <w:r w:rsidRPr="008D3D5D">
        <w:rPr>
          <w:sz w:val="16"/>
          <w:szCs w:val="16"/>
          <w:rPrChange w:id="5553" w:author="emmanuel blezes" w:date="2026-05-23T18:38:00Z" w16du:dateUtc="2026-05-23T16:38:00Z">
            <w:rPr/>
          </w:rPrChange>
        </w:rPr>
        <w:t xml:space="preserve"> Pensionsmyndigheten, </w:t>
      </w:r>
      <w:r w:rsidRPr="008D3D5D">
        <w:rPr>
          <w:i/>
          <w:iCs/>
          <w:sz w:val="16"/>
          <w:szCs w:val="16"/>
          <w:rPrChange w:id="5554" w:author="emmanuel blezes" w:date="2026-05-23T18:38:00Z" w16du:dateUtc="2026-05-23T16:38:00Z">
            <w:rPr>
              <w:i/>
              <w:iCs/>
            </w:rPr>
          </w:rPrChange>
        </w:rPr>
        <w:t>Orange Report 2024: Annual Report of the Swedish Pension System</w:t>
      </w:r>
      <w:r w:rsidRPr="008D3D5D">
        <w:rPr>
          <w:sz w:val="16"/>
          <w:szCs w:val="16"/>
          <w:rPrChange w:id="5555" w:author="emmanuel blezes" w:date="2026-05-23T18:38:00Z" w16du:dateUtc="2026-05-23T16:38:00Z">
            <w:rPr/>
          </w:rPrChange>
        </w:rPr>
        <w:t xml:space="preserve">, 2025. Cotisation retraite totale Suède stabilisée à 18,5 % depuis 1999 sans modification du principe central. Le </w:t>
      </w:r>
      <w:r w:rsidRPr="008D3D5D">
        <w:rPr>
          <w:i/>
          <w:iCs/>
          <w:sz w:val="16"/>
          <w:szCs w:val="16"/>
          <w:rPrChange w:id="5556" w:author="emmanuel blezes" w:date="2026-05-23T18:38:00Z" w16du:dateUtc="2026-05-23T16:38:00Z">
            <w:rPr>
              <w:i/>
              <w:iCs/>
            </w:rPr>
          </w:rPrChange>
        </w:rPr>
        <w:t>Pensionsgruppen</w:t>
      </w:r>
      <w:r w:rsidRPr="008D3D5D">
        <w:rPr>
          <w:sz w:val="16"/>
          <w:szCs w:val="16"/>
          <w:rPrChange w:id="5557" w:author="emmanuel blezes" w:date="2026-05-23T18:38:00Z" w16du:dateUtc="2026-05-23T16:38:00Z">
            <w:rPr/>
          </w:rPrChange>
        </w:rPr>
        <w:t xml:space="preserve"> parlementaire continue de se réunir et de valider à l’unanimité les ajustements paramétriques.</w:t>
      </w:r>
    </w:p>
  </w:footnote>
  <w:footnote w:id="317">
    <w:p w14:paraId="31210542" w14:textId="77777777" w:rsidR="00B437D0" w:rsidRPr="008D3D5D" w:rsidRDefault="00000000">
      <w:pPr>
        <w:pStyle w:val="FootnoteText"/>
        <w:rPr>
          <w:sz w:val="16"/>
          <w:szCs w:val="16"/>
          <w:rPrChange w:id="5558" w:author="emmanuel blezes" w:date="2026-05-23T18:38:00Z" w16du:dateUtc="2026-05-23T16:38:00Z">
            <w:rPr/>
          </w:rPrChange>
        </w:rPr>
      </w:pPr>
      <w:r w:rsidRPr="008D3D5D">
        <w:rPr>
          <w:rStyle w:val="FootnoteReference"/>
          <w:sz w:val="16"/>
          <w:szCs w:val="16"/>
          <w:rPrChange w:id="5559" w:author="emmanuel blezes" w:date="2026-05-23T18:38:00Z" w16du:dateUtc="2026-05-23T16:38:00Z">
            <w:rPr>
              <w:rStyle w:val="FootnoteReference"/>
            </w:rPr>
          </w:rPrChange>
        </w:rPr>
        <w:footnoteRef/>
      </w:r>
      <w:r w:rsidRPr="008D3D5D">
        <w:rPr>
          <w:sz w:val="16"/>
          <w:szCs w:val="16"/>
          <w:rPrChange w:id="5560" w:author="emmanuel blezes" w:date="2026-05-23T18:38:00Z" w16du:dateUtc="2026-05-23T16:38:00Z">
            <w:rPr/>
          </w:rPrChange>
        </w:rPr>
        <w:t xml:space="preserve"> De Nederlandsche Bank, </w:t>
      </w:r>
      <w:r w:rsidRPr="008D3D5D">
        <w:rPr>
          <w:i/>
          <w:iCs/>
          <w:sz w:val="16"/>
          <w:szCs w:val="16"/>
          <w:rPrChange w:id="5561" w:author="emmanuel blezes" w:date="2026-05-23T18:38:00Z" w16du:dateUtc="2026-05-23T16:38:00Z">
            <w:rPr>
              <w:i/>
              <w:iCs/>
            </w:rPr>
          </w:rPrChange>
        </w:rPr>
        <w:t>Annual Report 2024</w:t>
      </w:r>
      <w:r w:rsidRPr="008D3D5D">
        <w:rPr>
          <w:sz w:val="16"/>
          <w:szCs w:val="16"/>
          <w:rPrChange w:id="5562" w:author="emmanuel blezes" w:date="2026-05-23T18:38:00Z" w16du:dateUtc="2026-05-23T16:38:00Z">
            <w:rPr/>
          </w:rPrChange>
        </w:rPr>
        <w:t xml:space="preserve">, 2025 ; </w:t>
      </w:r>
      <w:r w:rsidRPr="008D3D5D">
        <w:rPr>
          <w:i/>
          <w:iCs/>
          <w:sz w:val="16"/>
          <w:szCs w:val="16"/>
          <w:rPrChange w:id="5563" w:author="emmanuel blezes" w:date="2026-05-23T18:38:00Z" w16du:dateUtc="2026-05-23T16:38:00Z">
            <w:rPr>
              <w:i/>
              <w:iCs/>
            </w:rPr>
          </w:rPrChange>
        </w:rPr>
        <w:t>Wet toekomst pensioenen</w:t>
      </w:r>
      <w:r w:rsidRPr="008D3D5D">
        <w:rPr>
          <w:sz w:val="16"/>
          <w:szCs w:val="16"/>
          <w:rPrChange w:id="5564" w:author="emmanuel blezes" w:date="2026-05-23T18:38:00Z" w16du:dateUtc="2026-05-23T16:38:00Z">
            <w:rPr/>
          </w:rPrChange>
        </w:rPr>
        <w:t xml:space="preserve"> adoptée définitivement par la </w:t>
      </w:r>
      <w:r w:rsidRPr="008D3D5D">
        <w:rPr>
          <w:i/>
          <w:iCs/>
          <w:sz w:val="16"/>
          <w:szCs w:val="16"/>
          <w:rPrChange w:id="5565" w:author="emmanuel blezes" w:date="2026-05-23T18:38:00Z" w16du:dateUtc="2026-05-23T16:38:00Z">
            <w:rPr>
              <w:i/>
              <w:iCs/>
            </w:rPr>
          </w:rPrChange>
        </w:rPr>
        <w:t>Eerste Kamer</w:t>
      </w:r>
      <w:r w:rsidRPr="008D3D5D">
        <w:rPr>
          <w:sz w:val="16"/>
          <w:szCs w:val="16"/>
          <w:rPrChange w:id="5566" w:author="emmanuel blezes" w:date="2026-05-23T18:38:00Z" w16du:dateUtc="2026-05-23T16:38:00Z">
            <w:rPr/>
          </w:rPrChange>
        </w:rPr>
        <w:t xml:space="preserve"> le 30 mai 2023 (46 voix contre 27), entrée en vigueur le 1ᵉʳ juillet 2023, deadline de bascule des fonds professionnels au 1ᵉʳ janvier 2028.</w:t>
      </w:r>
    </w:p>
  </w:footnote>
  <w:footnote w:id="318">
    <w:p w14:paraId="5AD37530" w14:textId="77777777" w:rsidR="00B437D0" w:rsidRPr="008D3D5D" w:rsidRDefault="00000000">
      <w:pPr>
        <w:pStyle w:val="FootnoteText"/>
        <w:rPr>
          <w:sz w:val="16"/>
          <w:szCs w:val="16"/>
          <w:rPrChange w:id="5576" w:author="emmanuel blezes" w:date="2026-05-23T18:38:00Z" w16du:dateUtc="2026-05-23T16:38:00Z">
            <w:rPr/>
          </w:rPrChange>
        </w:rPr>
      </w:pPr>
      <w:r w:rsidRPr="008D3D5D">
        <w:rPr>
          <w:rStyle w:val="FootnoteReference"/>
          <w:sz w:val="16"/>
          <w:szCs w:val="16"/>
          <w:rPrChange w:id="5577" w:author="emmanuel blezes" w:date="2026-05-23T18:38:00Z" w16du:dateUtc="2026-05-23T16:38:00Z">
            <w:rPr>
              <w:rStyle w:val="FootnoteReference"/>
            </w:rPr>
          </w:rPrChange>
        </w:rPr>
        <w:footnoteRef/>
      </w:r>
      <w:r w:rsidRPr="008D3D5D">
        <w:rPr>
          <w:sz w:val="16"/>
          <w:szCs w:val="16"/>
          <w:lang w:val="en-GB"/>
          <w:rPrChange w:id="5578" w:author="emmanuel blezes" w:date="2026-05-23T18:38:00Z" w16du:dateUtc="2026-05-23T16:38:00Z">
            <w:rPr>
              <w:lang w:val="en-GB"/>
            </w:rPr>
          </w:rPrChange>
        </w:rPr>
        <w:t xml:space="preserve"> Paul Keating, </w:t>
      </w:r>
      <w:r w:rsidRPr="008D3D5D">
        <w:rPr>
          <w:i/>
          <w:iCs/>
          <w:sz w:val="16"/>
          <w:szCs w:val="16"/>
          <w:lang w:val="en-GB"/>
          <w:rPrChange w:id="5579" w:author="emmanuel blezes" w:date="2026-05-23T18:38:00Z" w16du:dateUtc="2026-05-23T16:38:00Z">
            <w:rPr>
              <w:i/>
              <w:iCs/>
              <w:lang w:val="en-GB"/>
            </w:rPr>
          </w:rPrChange>
        </w:rPr>
        <w:t>The Story of Modern Superannuation</w:t>
      </w:r>
      <w:r w:rsidRPr="008D3D5D">
        <w:rPr>
          <w:sz w:val="16"/>
          <w:szCs w:val="16"/>
          <w:lang w:val="en-GB"/>
          <w:rPrChange w:id="5580" w:author="emmanuel blezes" w:date="2026-05-23T18:38:00Z" w16du:dateUtc="2026-05-23T16:38:00Z">
            <w:rPr>
              <w:lang w:val="en-GB"/>
            </w:rPr>
          </w:rPrChange>
        </w:rPr>
        <w:t xml:space="preserve">, discours du 31 octobre 2007 ; John Edwards, </w:t>
      </w:r>
      <w:r w:rsidRPr="008D3D5D">
        <w:rPr>
          <w:i/>
          <w:iCs/>
          <w:sz w:val="16"/>
          <w:szCs w:val="16"/>
          <w:lang w:val="en-GB"/>
          <w:rPrChange w:id="5581" w:author="emmanuel blezes" w:date="2026-05-23T18:38:00Z" w16du:dateUtc="2026-05-23T16:38:00Z">
            <w:rPr>
              <w:i/>
              <w:iCs/>
              <w:lang w:val="en-GB"/>
            </w:rPr>
          </w:rPrChange>
        </w:rPr>
        <w:t>Keating: The Inside Story</w:t>
      </w:r>
      <w:r w:rsidRPr="008D3D5D">
        <w:rPr>
          <w:sz w:val="16"/>
          <w:szCs w:val="16"/>
          <w:lang w:val="en-GB"/>
          <w:rPrChange w:id="5582" w:author="emmanuel blezes" w:date="2026-05-23T18:38:00Z" w16du:dateUtc="2026-05-23T16:38:00Z">
            <w:rPr>
              <w:lang w:val="en-GB"/>
            </w:rPr>
          </w:rPrChange>
        </w:rPr>
        <w:t xml:space="preserve">, Viking, 1996. </w:t>
      </w:r>
      <w:r w:rsidRPr="008D3D5D">
        <w:rPr>
          <w:i/>
          <w:iCs/>
          <w:sz w:val="16"/>
          <w:szCs w:val="16"/>
          <w:rPrChange w:id="5583" w:author="emmanuel blezes" w:date="2026-05-23T18:38:00Z" w16du:dateUtc="2026-05-23T16:38:00Z">
            <w:rPr>
              <w:i/>
              <w:iCs/>
            </w:rPr>
          </w:rPrChange>
        </w:rPr>
        <w:t>Prices and Incomes Accord Mark II</w:t>
      </w:r>
      <w:r w:rsidRPr="008D3D5D">
        <w:rPr>
          <w:sz w:val="16"/>
          <w:szCs w:val="16"/>
          <w:rPrChange w:id="5584" w:author="emmanuel blezes" w:date="2026-05-23T18:38:00Z" w16du:dateUtc="2026-05-23T16:38:00Z">
            <w:rPr/>
          </w:rPrChange>
        </w:rPr>
        <w:t xml:space="preserve"> signé en septembre 1985 entre le gouvernement Hawke et l’ACTU (Bill Kelty, secrétaire général).</w:t>
      </w:r>
    </w:p>
  </w:footnote>
  <w:footnote w:id="319">
    <w:p w14:paraId="7D43A5D3" w14:textId="77777777" w:rsidR="00B437D0" w:rsidRPr="008D3D5D" w:rsidRDefault="00000000">
      <w:pPr>
        <w:pStyle w:val="FootnoteText"/>
        <w:rPr>
          <w:sz w:val="16"/>
          <w:szCs w:val="16"/>
          <w:rPrChange w:id="5585" w:author="emmanuel blezes" w:date="2026-05-23T18:38:00Z" w16du:dateUtc="2026-05-23T16:38:00Z">
            <w:rPr/>
          </w:rPrChange>
        </w:rPr>
      </w:pPr>
      <w:r w:rsidRPr="008D3D5D">
        <w:rPr>
          <w:rStyle w:val="FootnoteReference"/>
          <w:sz w:val="16"/>
          <w:szCs w:val="16"/>
          <w:rPrChange w:id="5586" w:author="emmanuel blezes" w:date="2026-05-23T18:38:00Z" w16du:dateUtc="2026-05-23T16:38:00Z">
            <w:rPr>
              <w:rStyle w:val="FootnoteReference"/>
            </w:rPr>
          </w:rPrChange>
        </w:rPr>
        <w:footnoteRef/>
      </w:r>
      <w:r w:rsidRPr="008D3D5D">
        <w:rPr>
          <w:sz w:val="16"/>
          <w:szCs w:val="16"/>
          <w:lang w:val="en-GB"/>
          <w:rPrChange w:id="5587" w:author="emmanuel blezes" w:date="2026-05-23T18:38:00Z" w16du:dateUtc="2026-05-23T16:38:00Z">
            <w:rPr>
              <w:lang w:val="en-GB"/>
            </w:rPr>
          </w:rPrChange>
        </w:rPr>
        <w:t xml:space="preserve"> Office of the Superintendent of Financial Institutions, </w:t>
      </w:r>
      <w:r w:rsidRPr="008D3D5D">
        <w:rPr>
          <w:i/>
          <w:iCs/>
          <w:sz w:val="16"/>
          <w:szCs w:val="16"/>
          <w:lang w:val="en-GB"/>
          <w:rPrChange w:id="5588" w:author="emmanuel blezes" w:date="2026-05-23T18:38:00Z" w16du:dateUtc="2026-05-23T16:38:00Z">
            <w:rPr>
              <w:i/>
              <w:iCs/>
              <w:lang w:val="en-GB"/>
            </w:rPr>
          </w:rPrChange>
        </w:rPr>
        <w:t>Actuarial Report on the Canada Pension Plan</w:t>
      </w:r>
      <w:r w:rsidRPr="008D3D5D">
        <w:rPr>
          <w:sz w:val="16"/>
          <w:szCs w:val="16"/>
          <w:lang w:val="en-GB"/>
          <w:rPrChange w:id="5589" w:author="emmanuel blezes" w:date="2026-05-23T18:38:00Z" w16du:dateUtc="2026-05-23T16:38:00Z">
            <w:rPr>
              <w:lang w:val="en-GB"/>
            </w:rPr>
          </w:rPrChange>
        </w:rPr>
        <w:t xml:space="preserve">, 2024. </w:t>
      </w:r>
      <w:r w:rsidRPr="008D3D5D">
        <w:rPr>
          <w:sz w:val="16"/>
          <w:szCs w:val="16"/>
          <w:rPrChange w:id="5590" w:author="emmanuel blezes" w:date="2026-05-23T18:38:00Z" w16du:dateUtc="2026-05-23T16:38:00Z">
            <w:rPr/>
          </w:rPrChange>
        </w:rPr>
        <w:t xml:space="preserve">Accord fédéral-provinces ratifié en 1996, </w:t>
      </w:r>
      <w:r w:rsidRPr="008D3D5D">
        <w:rPr>
          <w:i/>
          <w:iCs/>
          <w:sz w:val="16"/>
          <w:szCs w:val="16"/>
          <w:rPrChange w:id="5591" w:author="emmanuel blezes" w:date="2026-05-23T18:38:00Z" w16du:dateUtc="2026-05-23T16:38:00Z">
            <w:rPr>
              <w:i/>
              <w:iCs/>
            </w:rPr>
          </w:rPrChange>
        </w:rPr>
        <w:t>Canada Pension Plan Investment Board Act</w:t>
      </w:r>
      <w:r w:rsidRPr="008D3D5D">
        <w:rPr>
          <w:sz w:val="16"/>
          <w:szCs w:val="16"/>
          <w:rPrChange w:id="5592" w:author="emmanuel blezes" w:date="2026-05-23T18:38:00Z" w16du:dateUtc="2026-05-23T16:38:00Z">
            <w:rPr/>
          </w:rPrChange>
        </w:rPr>
        <w:t xml:space="preserve"> adoptée en décembre 1997. Taux paritaire combiné porté de 5,6 % en 1996 à 9,9 % en 2003 par paliers paramétriques.</w:t>
      </w:r>
    </w:p>
  </w:footnote>
  <w:footnote w:id="320">
    <w:p w14:paraId="273D855E" w14:textId="77777777" w:rsidR="00B437D0" w:rsidRPr="008D3D5D" w:rsidRDefault="00000000">
      <w:pPr>
        <w:pStyle w:val="FootnoteText"/>
        <w:rPr>
          <w:sz w:val="16"/>
          <w:szCs w:val="16"/>
          <w:rPrChange w:id="5595" w:author="emmanuel blezes" w:date="2026-05-23T18:38:00Z" w16du:dateUtc="2026-05-23T16:38:00Z">
            <w:rPr/>
          </w:rPrChange>
        </w:rPr>
      </w:pPr>
      <w:r w:rsidRPr="008D3D5D">
        <w:rPr>
          <w:rStyle w:val="FootnoteReference"/>
          <w:sz w:val="16"/>
          <w:szCs w:val="16"/>
          <w:rPrChange w:id="5596" w:author="emmanuel blezes" w:date="2026-05-23T18:38:00Z" w16du:dateUtc="2026-05-23T16:38:00Z">
            <w:rPr>
              <w:rStyle w:val="FootnoteReference"/>
            </w:rPr>
          </w:rPrChange>
        </w:rPr>
        <w:footnoteRef/>
      </w:r>
      <w:r w:rsidRPr="008D3D5D">
        <w:rPr>
          <w:sz w:val="16"/>
          <w:szCs w:val="16"/>
          <w:rPrChange w:id="5597" w:author="emmanuel blezes" w:date="2026-05-23T18:38:00Z" w16du:dateUtc="2026-05-23T16:38:00Z">
            <w:rPr/>
          </w:rPrChange>
        </w:rPr>
        <w:t xml:space="preserve"> ATO, </w:t>
      </w:r>
      <w:r w:rsidRPr="008D3D5D">
        <w:rPr>
          <w:i/>
          <w:iCs/>
          <w:sz w:val="16"/>
          <w:szCs w:val="16"/>
          <w:rPrChange w:id="5598" w:author="emmanuel blezes" w:date="2026-05-23T18:38:00Z" w16du:dateUtc="2026-05-23T16:38:00Z">
            <w:rPr>
              <w:i/>
              <w:iCs/>
            </w:rPr>
          </w:rPrChange>
        </w:rPr>
        <w:t>Compliance Statistics 2024-25</w:t>
      </w:r>
      <w:r w:rsidRPr="008D3D5D">
        <w:rPr>
          <w:sz w:val="16"/>
          <w:szCs w:val="16"/>
          <w:rPrChange w:id="5599" w:author="emmanuel blezes" w:date="2026-05-23T18:38:00Z" w16du:dateUtc="2026-05-23T16:38:00Z">
            <w:rPr/>
          </w:rPrChange>
        </w:rPr>
        <w:t xml:space="preserve">, 2025. Coût budgétaire direct du </w:t>
      </w:r>
      <w:r w:rsidRPr="008D3D5D">
        <w:rPr>
          <w:i/>
          <w:iCs/>
          <w:sz w:val="16"/>
          <w:szCs w:val="16"/>
          <w:rPrChange w:id="5600" w:author="emmanuel blezes" w:date="2026-05-23T18:38:00Z" w16du:dateUtc="2026-05-23T16:38:00Z">
            <w:rPr>
              <w:i/>
              <w:iCs/>
            </w:rPr>
          </w:rPrChange>
        </w:rPr>
        <w:t>Superannuation Guarantee</w:t>
      </w:r>
      <w:r w:rsidRPr="008D3D5D">
        <w:rPr>
          <w:sz w:val="16"/>
          <w:szCs w:val="16"/>
          <w:rPrChange w:id="5601" w:author="emmanuel blezes" w:date="2026-05-23T18:38:00Z" w16du:dateUtc="2026-05-23T16:38:00Z">
            <w:rPr/>
          </w:rPrChange>
        </w:rPr>
        <w:t xml:space="preserve"> pour le Commonwealth australien depuis 1992 : ~0,1 % du PIB, lié aux </w:t>
      </w:r>
      <w:r w:rsidRPr="008D3D5D">
        <w:rPr>
          <w:i/>
          <w:iCs/>
          <w:sz w:val="16"/>
          <w:szCs w:val="16"/>
          <w:rPrChange w:id="5602" w:author="emmanuel blezes" w:date="2026-05-23T18:38:00Z" w16du:dateUtc="2026-05-23T16:38:00Z">
            <w:rPr>
              <w:i/>
              <w:iCs/>
            </w:rPr>
          </w:rPrChange>
        </w:rPr>
        <w:t>concessional contributions</w:t>
      </w:r>
      <w:r w:rsidRPr="008D3D5D">
        <w:rPr>
          <w:sz w:val="16"/>
          <w:szCs w:val="16"/>
          <w:rPrChange w:id="5603" w:author="emmanuel blezes" w:date="2026-05-23T18:38:00Z" w16du:dateUtc="2026-05-23T16:38:00Z">
            <w:rPr/>
          </w:rPrChange>
        </w:rPr>
        <w:t>. Le mécanisme repose intégralement sur la cotisation patronale, absorbée via la modération salariale négociée dans l’Accord Hawke-Kelty Mark II de 1985.</w:t>
      </w:r>
    </w:p>
  </w:footnote>
  <w:footnote w:id="321">
    <w:p w14:paraId="7E322868" w14:textId="77777777" w:rsidR="00B437D0" w:rsidRPr="008D3D5D" w:rsidRDefault="00000000">
      <w:pPr>
        <w:pStyle w:val="FootnoteText"/>
        <w:rPr>
          <w:sz w:val="16"/>
          <w:szCs w:val="16"/>
          <w:rPrChange w:id="5607" w:author="emmanuel blezes" w:date="2026-05-23T18:38:00Z" w16du:dateUtc="2026-05-23T16:38:00Z">
            <w:rPr/>
          </w:rPrChange>
        </w:rPr>
      </w:pPr>
      <w:r w:rsidRPr="008D3D5D">
        <w:rPr>
          <w:rStyle w:val="FootnoteReference"/>
          <w:sz w:val="16"/>
          <w:szCs w:val="16"/>
          <w:rPrChange w:id="5608" w:author="emmanuel blezes" w:date="2026-05-23T18:38:00Z" w16du:dateUtc="2026-05-23T16:38:00Z">
            <w:rPr>
              <w:rStyle w:val="FootnoteReference"/>
            </w:rPr>
          </w:rPrChange>
        </w:rPr>
        <w:footnoteRef/>
      </w:r>
      <w:r w:rsidRPr="008D3D5D">
        <w:rPr>
          <w:sz w:val="16"/>
          <w:szCs w:val="16"/>
          <w:rPrChange w:id="5609" w:author="emmanuel blezes" w:date="2026-05-23T18:38:00Z" w16du:dateUtc="2026-05-23T16:38:00Z">
            <w:rPr/>
          </w:rPrChange>
        </w:rPr>
        <w:t xml:space="preserve"> Congreso Nacional de Chile, </w:t>
      </w:r>
      <w:r w:rsidRPr="008D3D5D">
        <w:rPr>
          <w:i/>
          <w:iCs/>
          <w:sz w:val="16"/>
          <w:szCs w:val="16"/>
          <w:rPrChange w:id="5610" w:author="emmanuel blezes" w:date="2026-05-23T18:38:00Z" w16du:dateUtc="2026-05-23T16:38:00Z">
            <w:rPr>
              <w:i/>
              <w:iCs/>
            </w:rPr>
          </w:rPrChange>
        </w:rPr>
        <w:t xml:space="preserve">Resultado votación en sala </w:t>
      </w:r>
      <w:del w:id="5611" w:author="emmanuel blezes" w:date="2026-05-18T20:04:00Z" w16du:dateUtc="2026-05-18T18:04:00Z">
        <w:r w:rsidRPr="008D3D5D" w:rsidDel="00146C66">
          <w:rPr>
            <w:i/>
            <w:iCs/>
            <w:sz w:val="16"/>
            <w:szCs w:val="16"/>
            <w:rPrChange w:id="5612" w:author="emmanuel blezes" w:date="2026-05-23T18:38:00Z" w16du:dateUtc="2026-05-23T16:38:00Z">
              <w:rPr>
                <w:i/>
                <w:iCs/>
              </w:rPr>
            </w:rPrChange>
          </w:rPr>
          <w:delText>—</w:delText>
        </w:r>
      </w:del>
      <w:ins w:id="5613" w:author="emmanuel blezes" w:date="2026-05-18T20:04:00Z" w16du:dateUtc="2026-05-18T18:04:00Z">
        <w:r w:rsidR="00146C66" w:rsidRPr="008D3D5D">
          <w:rPr>
            <w:i/>
            <w:iCs/>
            <w:sz w:val="16"/>
            <w:szCs w:val="16"/>
            <w:rPrChange w:id="5614" w:author="emmanuel blezes" w:date="2026-05-23T18:38:00Z" w16du:dateUtc="2026-05-23T16:38:00Z">
              <w:rPr>
                <w:i/>
                <w:iCs/>
              </w:rPr>
            </w:rPrChange>
          </w:rPr>
          <w:t>-</w:t>
        </w:r>
      </w:ins>
      <w:r w:rsidRPr="008D3D5D">
        <w:rPr>
          <w:i/>
          <w:iCs/>
          <w:sz w:val="16"/>
          <w:szCs w:val="16"/>
          <w:rPrChange w:id="5615" w:author="emmanuel blezes" w:date="2026-05-23T18:38:00Z" w16du:dateUtc="2026-05-23T16:38:00Z">
            <w:rPr>
              <w:i/>
              <w:iCs/>
            </w:rPr>
          </w:rPrChange>
        </w:rPr>
        <w:t xml:space="preserve"> Proyecto de Ley de Reforma Previsional</w:t>
      </w:r>
      <w:r w:rsidRPr="008D3D5D">
        <w:rPr>
          <w:sz w:val="16"/>
          <w:szCs w:val="16"/>
          <w:rPrChange w:id="5616" w:author="emmanuel blezes" w:date="2026-05-23T18:38:00Z" w16du:dateUtc="2026-05-23T16:38:00Z">
            <w:rPr/>
          </w:rPrChange>
        </w:rPr>
        <w:t xml:space="preserve">, 29 janvier 2025 ; Loi n° 21735, </w:t>
      </w:r>
      <w:r w:rsidRPr="008D3D5D">
        <w:rPr>
          <w:i/>
          <w:iCs/>
          <w:sz w:val="16"/>
          <w:szCs w:val="16"/>
          <w:rPrChange w:id="5617" w:author="emmanuel blezes" w:date="2026-05-23T18:38:00Z" w16du:dateUtc="2026-05-23T16:38:00Z">
            <w:rPr>
              <w:i/>
              <w:iCs/>
            </w:rPr>
          </w:rPrChange>
        </w:rPr>
        <w:t>Diario Oficial</w:t>
      </w:r>
      <w:r w:rsidRPr="008D3D5D">
        <w:rPr>
          <w:sz w:val="16"/>
          <w:szCs w:val="16"/>
          <w:rPrChange w:id="5618" w:author="emmanuel blezes" w:date="2026-05-23T18:38:00Z" w16du:dateUtc="2026-05-23T16:38:00Z">
            <w:rPr/>
          </w:rPrChange>
        </w:rPr>
        <w:t>, mars 2025. Décomposition de la cotisation patronale de 8,5 % introduite progressivement à horizon 2035 : 4,5 % vers compte individuel AFP, 1,5 % FAPP prêt remboursable, 2,5 % FAPP solidaire intergénérationnel.</w:t>
      </w:r>
    </w:p>
  </w:footnote>
  <w:footnote w:id="322">
    <w:p w14:paraId="65452600" w14:textId="77777777" w:rsidR="00B437D0" w:rsidRPr="008D3D5D" w:rsidRDefault="00000000">
      <w:pPr>
        <w:pStyle w:val="FootnoteText"/>
        <w:rPr>
          <w:sz w:val="16"/>
          <w:szCs w:val="16"/>
          <w:rPrChange w:id="5621" w:author="emmanuel blezes" w:date="2026-05-23T18:38:00Z" w16du:dateUtc="2026-05-23T16:38:00Z">
            <w:rPr/>
          </w:rPrChange>
        </w:rPr>
      </w:pPr>
      <w:r w:rsidRPr="008D3D5D">
        <w:rPr>
          <w:rStyle w:val="FootnoteReference"/>
          <w:sz w:val="16"/>
          <w:szCs w:val="16"/>
          <w:rPrChange w:id="5622" w:author="emmanuel blezes" w:date="2026-05-23T18:38:00Z" w16du:dateUtc="2026-05-23T16:38:00Z">
            <w:rPr>
              <w:rStyle w:val="FootnoteReference"/>
            </w:rPr>
          </w:rPrChange>
        </w:rPr>
        <w:footnoteRef/>
      </w:r>
      <w:r w:rsidRPr="008D3D5D">
        <w:rPr>
          <w:sz w:val="16"/>
          <w:szCs w:val="16"/>
          <w:rPrChange w:id="5623" w:author="emmanuel blezes" w:date="2026-05-23T18:38:00Z" w16du:dateUtc="2026-05-23T16:38:00Z">
            <w:rPr/>
          </w:rPrChange>
        </w:rPr>
        <w:t xml:space="preserve"> Caisse de dépôt et placement du Québec, </w:t>
      </w:r>
      <w:r w:rsidRPr="008D3D5D">
        <w:rPr>
          <w:i/>
          <w:iCs/>
          <w:sz w:val="16"/>
          <w:szCs w:val="16"/>
          <w:rPrChange w:id="5624" w:author="emmanuel blezes" w:date="2026-05-23T18:38:00Z" w16du:dateUtc="2026-05-23T16:38:00Z">
            <w:rPr>
              <w:i/>
              <w:iCs/>
            </w:rPr>
          </w:rPrChange>
        </w:rPr>
        <w:t>Rapport annuel 2024</w:t>
      </w:r>
      <w:r w:rsidRPr="008D3D5D">
        <w:rPr>
          <w:sz w:val="16"/>
          <w:szCs w:val="16"/>
          <w:rPrChange w:id="5625" w:author="emmanuel blezes" w:date="2026-05-23T18:38:00Z" w16du:dateUtc="2026-05-23T16:38:00Z">
            <w:rPr/>
          </w:rPrChange>
        </w:rPr>
        <w:t xml:space="preserve">, 2025 (https://www.cdpq.com). Encours net : 473 Md CAD$ au 31 décembre 2024. AGIRC-ARRCO, </w:t>
      </w:r>
      <w:r w:rsidRPr="008D3D5D">
        <w:rPr>
          <w:i/>
          <w:iCs/>
          <w:sz w:val="16"/>
          <w:szCs w:val="16"/>
          <w:rPrChange w:id="5626" w:author="emmanuel blezes" w:date="2026-05-23T18:38:00Z" w16du:dateUtc="2026-05-23T16:38:00Z">
            <w:rPr>
              <w:i/>
              <w:iCs/>
            </w:rPr>
          </w:rPrChange>
        </w:rPr>
        <w:t>Rapport annuel 2024</w:t>
      </w:r>
      <w:r w:rsidRPr="008D3D5D">
        <w:rPr>
          <w:sz w:val="16"/>
          <w:szCs w:val="16"/>
          <w:rPrChange w:id="5627" w:author="emmanuel blezes" w:date="2026-05-23T18:38:00Z" w16du:dateUtc="2026-05-23T16:38:00Z">
            <w:rPr/>
          </w:rPrChange>
        </w:rPr>
        <w:t>, 2025 : 27 millions de cotisants actifs, 14 millions de retraités. Modèle CDPQ : direction des investissements indépendante, conseil mixte, mandat public clair.</w:t>
      </w:r>
    </w:p>
  </w:footnote>
  <w:footnote w:id="323">
    <w:p w14:paraId="28CFB062" w14:textId="77777777" w:rsidR="00B437D0" w:rsidRPr="008D3D5D" w:rsidRDefault="00000000">
      <w:pPr>
        <w:pStyle w:val="FootnoteText"/>
        <w:rPr>
          <w:sz w:val="16"/>
          <w:szCs w:val="16"/>
          <w:rPrChange w:id="5632" w:author="emmanuel blezes" w:date="2026-05-23T18:38:00Z" w16du:dateUtc="2026-05-23T16:38:00Z">
            <w:rPr/>
          </w:rPrChange>
        </w:rPr>
      </w:pPr>
      <w:r w:rsidRPr="008D3D5D">
        <w:rPr>
          <w:rStyle w:val="FootnoteReference"/>
          <w:sz w:val="16"/>
          <w:szCs w:val="16"/>
          <w:rPrChange w:id="5633" w:author="emmanuel blezes" w:date="2026-05-23T18:38:00Z" w16du:dateUtc="2026-05-23T16:38:00Z">
            <w:rPr>
              <w:rStyle w:val="FootnoteReference"/>
            </w:rPr>
          </w:rPrChange>
        </w:rPr>
        <w:footnoteRef/>
      </w:r>
      <w:r w:rsidRPr="008D3D5D">
        <w:rPr>
          <w:sz w:val="16"/>
          <w:szCs w:val="16"/>
          <w:rPrChange w:id="5634" w:author="emmanuel blezes" w:date="2026-05-23T18:38:00Z" w16du:dateUtc="2026-05-23T16:38:00Z">
            <w:rPr/>
          </w:rPrChange>
        </w:rPr>
        <w:t xml:space="preserve"> ABP, </w:t>
      </w:r>
      <w:r w:rsidRPr="008D3D5D">
        <w:rPr>
          <w:i/>
          <w:iCs/>
          <w:sz w:val="16"/>
          <w:szCs w:val="16"/>
          <w:rPrChange w:id="5635" w:author="emmanuel blezes" w:date="2026-05-23T18:38:00Z" w16du:dateUtc="2026-05-23T16:38:00Z">
            <w:rPr>
              <w:i/>
              <w:iCs/>
            </w:rPr>
          </w:rPrChange>
        </w:rPr>
        <w:t>Annual Report 2024</w:t>
      </w:r>
      <w:r w:rsidRPr="008D3D5D">
        <w:rPr>
          <w:sz w:val="16"/>
          <w:szCs w:val="16"/>
          <w:rPrChange w:id="5636" w:author="emmanuel blezes" w:date="2026-05-23T18:38:00Z" w16du:dateUtc="2026-05-23T16:38:00Z">
            <w:rPr/>
          </w:rPrChange>
        </w:rPr>
        <w:t xml:space="preserve">, 2025 : ~540 Md€ d’encours, gouvernance paritaire, fonds professionnel néerlandais le plus important. AGIRC-ARRCO, </w:t>
      </w:r>
      <w:r w:rsidRPr="008D3D5D">
        <w:rPr>
          <w:i/>
          <w:iCs/>
          <w:sz w:val="16"/>
          <w:szCs w:val="16"/>
          <w:rPrChange w:id="5637" w:author="emmanuel blezes" w:date="2026-05-23T18:38:00Z" w16du:dateUtc="2026-05-23T16:38:00Z">
            <w:rPr>
              <w:i/>
              <w:iCs/>
            </w:rPr>
          </w:rPrChange>
        </w:rPr>
        <w:t>Rapport annuel 2024</w:t>
      </w:r>
      <w:r w:rsidRPr="008D3D5D">
        <w:rPr>
          <w:sz w:val="16"/>
          <w:szCs w:val="16"/>
          <w:rPrChange w:id="5638" w:author="emmanuel blezes" w:date="2026-05-23T18:38:00Z" w16du:dateUtc="2026-05-23T16:38:00Z">
            <w:rPr/>
          </w:rPrChange>
        </w:rPr>
        <w:t>, 2025 : architecture paritaire stabilisée depuis 1947 (AGIRC) et 1961 (ARRCO), fusionnés en 2019, sans rupture institutionnelle malgré les alternances politiques.</w:t>
      </w:r>
    </w:p>
  </w:footnote>
  <w:footnote w:id="324">
    <w:p w14:paraId="42AE6609" w14:textId="77777777" w:rsidR="00B437D0" w:rsidRPr="008D3D5D" w:rsidRDefault="00000000">
      <w:pPr>
        <w:pStyle w:val="FootnoteText"/>
        <w:rPr>
          <w:sz w:val="16"/>
          <w:szCs w:val="16"/>
          <w:rPrChange w:id="5641" w:author="emmanuel blezes" w:date="2026-05-23T18:38:00Z" w16du:dateUtc="2026-05-23T16:38:00Z">
            <w:rPr/>
          </w:rPrChange>
        </w:rPr>
      </w:pPr>
      <w:r w:rsidRPr="008D3D5D">
        <w:rPr>
          <w:rStyle w:val="FootnoteReference"/>
          <w:sz w:val="16"/>
          <w:szCs w:val="16"/>
          <w:rPrChange w:id="5642" w:author="emmanuel blezes" w:date="2026-05-23T18:38:00Z" w16du:dateUtc="2026-05-23T16:38:00Z">
            <w:rPr>
              <w:rStyle w:val="FootnoteReference"/>
            </w:rPr>
          </w:rPrChange>
        </w:rPr>
        <w:footnoteRef/>
      </w:r>
      <w:r w:rsidRPr="008D3D5D">
        <w:rPr>
          <w:sz w:val="16"/>
          <w:szCs w:val="16"/>
          <w:lang w:val="en-GB"/>
          <w:rPrChange w:id="5643" w:author="emmanuel blezes" w:date="2026-05-23T18:38:00Z" w16du:dateUtc="2026-05-23T16:38:00Z">
            <w:rPr>
              <w:lang w:val="en-GB"/>
            </w:rPr>
          </w:rPrChange>
        </w:rPr>
        <w:t xml:space="preserve"> The Pensions Regulator, </w:t>
      </w:r>
      <w:r w:rsidRPr="008D3D5D">
        <w:rPr>
          <w:i/>
          <w:iCs/>
          <w:sz w:val="16"/>
          <w:szCs w:val="16"/>
          <w:lang w:val="en-GB"/>
          <w:rPrChange w:id="5644" w:author="emmanuel blezes" w:date="2026-05-23T18:38:00Z" w16du:dateUtc="2026-05-23T16:38:00Z">
            <w:rPr>
              <w:i/>
              <w:iCs/>
              <w:lang w:val="en-GB"/>
            </w:rPr>
          </w:rPrChange>
        </w:rPr>
        <w:t>Annual Report and Accounts 2024-25</w:t>
      </w:r>
      <w:r w:rsidRPr="008D3D5D">
        <w:rPr>
          <w:sz w:val="16"/>
          <w:szCs w:val="16"/>
          <w:lang w:val="en-GB"/>
          <w:rPrChange w:id="5645" w:author="emmanuel blezes" w:date="2026-05-23T18:38:00Z" w16du:dateUtc="2026-05-23T16:38:00Z">
            <w:rPr>
              <w:lang w:val="en-GB"/>
            </w:rPr>
          </w:rPrChange>
        </w:rPr>
        <w:t xml:space="preserve">, 2025. </w:t>
      </w:r>
      <w:r w:rsidRPr="008D3D5D">
        <w:rPr>
          <w:sz w:val="16"/>
          <w:szCs w:val="16"/>
          <w:rPrChange w:id="5646" w:author="emmanuel blezes" w:date="2026-05-23T18:38:00Z" w16du:dateUtc="2026-05-23T16:38:00Z">
            <w:rPr/>
          </w:rPrChange>
        </w:rPr>
        <w:t xml:space="preserve">Budget annuel ~100 M£, financé en partie par les cotisations des fonds régulés. Modèle d’AAI à compétence unique créé par le </w:t>
      </w:r>
      <w:r w:rsidRPr="008D3D5D">
        <w:rPr>
          <w:i/>
          <w:iCs/>
          <w:sz w:val="16"/>
          <w:szCs w:val="16"/>
          <w:rPrChange w:id="5647" w:author="emmanuel blezes" w:date="2026-05-23T18:38:00Z" w16du:dateUtc="2026-05-23T16:38:00Z">
            <w:rPr>
              <w:i/>
              <w:iCs/>
            </w:rPr>
          </w:rPrChange>
        </w:rPr>
        <w:t>Pensions Act 2004</w:t>
      </w:r>
      <w:r w:rsidRPr="008D3D5D">
        <w:rPr>
          <w:sz w:val="16"/>
          <w:szCs w:val="16"/>
          <w:rPrChange w:id="5648" w:author="emmanuel blezes" w:date="2026-05-23T18:38:00Z" w16du:dateUtc="2026-05-23T16:38:00Z">
            <w:rPr/>
          </w:rPrChange>
        </w:rPr>
        <w:t>. APRA pour l’Australie, DNB pour les Pays-Bas : modèles équivalents.</w:t>
      </w:r>
    </w:p>
  </w:footnote>
  <w:footnote w:id="325">
    <w:p w14:paraId="378D3738" w14:textId="77777777" w:rsidR="00B437D0" w:rsidRPr="008D3D5D" w:rsidRDefault="00000000">
      <w:pPr>
        <w:pStyle w:val="FootnoteText"/>
        <w:rPr>
          <w:sz w:val="16"/>
          <w:szCs w:val="16"/>
          <w:rPrChange w:id="5649" w:author="emmanuel blezes" w:date="2026-05-23T18:38:00Z" w16du:dateUtc="2026-05-23T16:38:00Z">
            <w:rPr/>
          </w:rPrChange>
        </w:rPr>
      </w:pPr>
      <w:r w:rsidRPr="008D3D5D">
        <w:rPr>
          <w:rStyle w:val="FootnoteReference"/>
          <w:sz w:val="16"/>
          <w:szCs w:val="16"/>
          <w:rPrChange w:id="5650" w:author="emmanuel blezes" w:date="2026-05-23T18:38:00Z" w16du:dateUtc="2026-05-23T16:38:00Z">
            <w:rPr>
              <w:rStyle w:val="FootnoteReference"/>
            </w:rPr>
          </w:rPrChange>
        </w:rPr>
        <w:footnoteRef/>
      </w:r>
      <w:r w:rsidRPr="008D3D5D">
        <w:rPr>
          <w:sz w:val="16"/>
          <w:szCs w:val="16"/>
          <w:rPrChange w:id="5651" w:author="emmanuel blezes" w:date="2026-05-23T18:38:00Z" w16du:dateUtc="2026-05-23T16:38:00Z">
            <w:rPr/>
          </w:rPrChange>
        </w:rPr>
        <w:t xml:space="preserve"> 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26">
    <w:p w14:paraId="3F8C31EA" w14:textId="77777777" w:rsidR="00B437D0" w:rsidRPr="008D3D5D" w:rsidRDefault="00000000">
      <w:pPr>
        <w:pStyle w:val="FootnoteText"/>
        <w:rPr>
          <w:sz w:val="16"/>
          <w:szCs w:val="16"/>
          <w:rPrChange w:id="5652" w:author="emmanuel blezes" w:date="2026-05-23T18:38:00Z" w16du:dateUtc="2026-05-23T16:38:00Z">
            <w:rPr/>
          </w:rPrChange>
        </w:rPr>
      </w:pPr>
      <w:r w:rsidRPr="008D3D5D">
        <w:rPr>
          <w:rStyle w:val="FootnoteReference"/>
          <w:sz w:val="16"/>
          <w:szCs w:val="16"/>
          <w:rPrChange w:id="5653" w:author="emmanuel blezes" w:date="2026-05-23T18:38:00Z" w16du:dateUtc="2026-05-23T16:38:00Z">
            <w:rPr>
              <w:rStyle w:val="FootnoteReference"/>
            </w:rPr>
          </w:rPrChange>
        </w:rPr>
        <w:footnoteRef/>
      </w:r>
      <w:r w:rsidRPr="008D3D5D">
        <w:rPr>
          <w:sz w:val="16"/>
          <w:szCs w:val="16"/>
          <w:lang w:val="en-GB"/>
          <w:rPrChange w:id="5654" w:author="emmanuel blezes" w:date="2026-05-23T18:38:00Z" w16du:dateUtc="2026-05-23T16:38:00Z">
            <w:rPr>
              <w:lang w:val="en-GB"/>
            </w:rPr>
          </w:rPrChange>
        </w:rPr>
        <w:t xml:space="preserve"> APRA, </w:t>
      </w:r>
      <w:r w:rsidRPr="008D3D5D">
        <w:rPr>
          <w:i/>
          <w:iCs/>
          <w:sz w:val="16"/>
          <w:szCs w:val="16"/>
          <w:lang w:val="en-GB"/>
          <w:rPrChange w:id="5655" w:author="emmanuel blezes" w:date="2026-05-23T18:38:00Z" w16du:dateUtc="2026-05-23T16:38:00Z">
            <w:rPr>
              <w:i/>
              <w:iCs/>
              <w:lang w:val="en-GB"/>
            </w:rPr>
          </w:rPrChange>
        </w:rPr>
        <w:t xml:space="preserve">2025 Annual Superannuation Performance Test </w:t>
      </w:r>
      <w:del w:id="5656" w:author="emmanuel blezes" w:date="2026-05-18T20:04:00Z" w16du:dateUtc="2026-05-18T18:04:00Z">
        <w:r w:rsidRPr="008D3D5D" w:rsidDel="00146C66">
          <w:rPr>
            <w:i/>
            <w:iCs/>
            <w:sz w:val="16"/>
            <w:szCs w:val="16"/>
            <w:lang w:val="en-GB"/>
            <w:rPrChange w:id="5657" w:author="emmanuel blezes" w:date="2026-05-23T18:38:00Z" w16du:dateUtc="2026-05-23T16:38:00Z">
              <w:rPr>
                <w:i/>
                <w:iCs/>
                <w:lang w:val="en-GB"/>
              </w:rPr>
            </w:rPrChange>
          </w:rPr>
          <w:delText>—</w:delText>
        </w:r>
      </w:del>
      <w:ins w:id="5658" w:author="emmanuel blezes" w:date="2026-05-18T20:04:00Z" w16du:dateUtc="2026-05-18T18:04:00Z">
        <w:r w:rsidR="00146C66" w:rsidRPr="008D3D5D">
          <w:rPr>
            <w:i/>
            <w:iCs/>
            <w:sz w:val="16"/>
            <w:szCs w:val="16"/>
            <w:lang w:val="en-GB"/>
            <w:rPrChange w:id="5659" w:author="emmanuel blezes" w:date="2026-05-23T18:38:00Z" w16du:dateUtc="2026-05-23T16:38:00Z">
              <w:rPr>
                <w:i/>
                <w:iCs/>
                <w:lang w:val="en-GB"/>
              </w:rPr>
            </w:rPrChange>
          </w:rPr>
          <w:t>-</w:t>
        </w:r>
      </w:ins>
      <w:r w:rsidRPr="008D3D5D">
        <w:rPr>
          <w:i/>
          <w:iCs/>
          <w:sz w:val="16"/>
          <w:szCs w:val="16"/>
          <w:lang w:val="en-GB"/>
          <w:rPrChange w:id="5660" w:author="emmanuel blezes" w:date="2026-05-23T18:38:00Z" w16du:dateUtc="2026-05-23T16:38:00Z">
            <w:rPr>
              <w:i/>
              <w:iCs/>
              <w:lang w:val="en-GB"/>
            </w:rPr>
          </w:rPrChange>
        </w:rPr>
        <w:t xml:space="preserve"> MySuper Products</w:t>
      </w:r>
      <w:r w:rsidRPr="008D3D5D">
        <w:rPr>
          <w:sz w:val="16"/>
          <w:szCs w:val="16"/>
          <w:lang w:val="en-GB"/>
          <w:rPrChange w:id="5661" w:author="emmanuel blezes" w:date="2026-05-23T18:38:00Z" w16du:dateUtc="2026-05-23T16:38:00Z">
            <w:rPr>
              <w:lang w:val="en-GB"/>
            </w:rPr>
          </w:rPrChange>
        </w:rPr>
        <w:t xml:space="preserve">, 2025. </w:t>
      </w:r>
      <w:r w:rsidRPr="008D3D5D">
        <w:rPr>
          <w:sz w:val="16"/>
          <w:szCs w:val="16"/>
          <w:rPrChange w:id="5662" w:author="emmanuel blezes" w:date="2026-05-23T18:38:00Z" w16du:dateUtc="2026-05-23T16:38:00Z">
            <w:rPr/>
          </w:rPrChange>
        </w:rPr>
        <w:t>Le test compare le rendement net de chaque produit à un benchmark composite sur 8 ans. Premier test 2021 : 52 produits évalués, plusieurs en échec. Test 2025 : 0 échec sur 52 produits.</w:t>
      </w:r>
    </w:p>
  </w:footnote>
  <w:footnote w:id="327">
    <w:p w14:paraId="0063BE4B" w14:textId="77777777" w:rsidR="00B437D0" w:rsidRPr="008D3D5D" w:rsidRDefault="00000000">
      <w:pPr>
        <w:pStyle w:val="FootnoteText"/>
        <w:rPr>
          <w:sz w:val="16"/>
          <w:szCs w:val="16"/>
          <w:rPrChange w:id="5667" w:author="emmanuel blezes" w:date="2026-05-23T18:38:00Z" w16du:dateUtc="2026-05-23T16:38:00Z">
            <w:rPr/>
          </w:rPrChange>
        </w:rPr>
      </w:pPr>
      <w:r w:rsidRPr="008D3D5D">
        <w:rPr>
          <w:rStyle w:val="FootnoteReference"/>
          <w:sz w:val="16"/>
          <w:szCs w:val="16"/>
          <w:rPrChange w:id="5668" w:author="emmanuel blezes" w:date="2026-05-23T18:38:00Z" w16du:dateUtc="2026-05-23T16:38:00Z">
            <w:rPr>
              <w:rStyle w:val="FootnoteReference"/>
            </w:rPr>
          </w:rPrChange>
        </w:rPr>
        <w:footnoteRef/>
      </w:r>
      <w:r w:rsidRPr="008D3D5D">
        <w:rPr>
          <w:sz w:val="16"/>
          <w:szCs w:val="16"/>
          <w:lang w:val="en-GB"/>
          <w:rPrChange w:id="5669" w:author="emmanuel blezes" w:date="2026-05-23T18:38:00Z" w16du:dateUtc="2026-05-23T16:38:00Z">
            <w:rPr>
              <w:lang w:val="en-GB"/>
            </w:rPr>
          </w:rPrChange>
        </w:rPr>
        <w:t xml:space="preserve"> Norges Bank Investment Management, </w:t>
      </w:r>
      <w:r w:rsidRPr="008D3D5D">
        <w:rPr>
          <w:i/>
          <w:iCs/>
          <w:sz w:val="16"/>
          <w:szCs w:val="16"/>
          <w:lang w:val="en-GB"/>
          <w:rPrChange w:id="5670" w:author="emmanuel blezes" w:date="2026-05-23T18:38:00Z" w16du:dateUtc="2026-05-23T16:38:00Z">
            <w:rPr>
              <w:i/>
              <w:iCs/>
              <w:lang w:val="en-GB"/>
            </w:rPr>
          </w:rPrChange>
        </w:rPr>
        <w:t xml:space="preserve">Government Pension Fund Global </w:t>
      </w:r>
      <w:del w:id="5671" w:author="emmanuel blezes" w:date="2026-05-18T20:04:00Z" w16du:dateUtc="2026-05-18T18:04:00Z">
        <w:r w:rsidRPr="008D3D5D" w:rsidDel="00146C66">
          <w:rPr>
            <w:i/>
            <w:iCs/>
            <w:sz w:val="16"/>
            <w:szCs w:val="16"/>
            <w:lang w:val="en-GB"/>
            <w:rPrChange w:id="5672" w:author="emmanuel blezes" w:date="2026-05-23T18:38:00Z" w16du:dateUtc="2026-05-23T16:38:00Z">
              <w:rPr>
                <w:i/>
                <w:iCs/>
                <w:lang w:val="en-GB"/>
              </w:rPr>
            </w:rPrChange>
          </w:rPr>
          <w:delText>—</w:delText>
        </w:r>
      </w:del>
      <w:ins w:id="5673" w:author="emmanuel blezes" w:date="2026-05-18T20:04:00Z" w16du:dateUtc="2026-05-18T18:04:00Z">
        <w:r w:rsidR="00146C66" w:rsidRPr="008D3D5D">
          <w:rPr>
            <w:i/>
            <w:iCs/>
            <w:sz w:val="16"/>
            <w:szCs w:val="16"/>
            <w:lang w:val="en-GB"/>
            <w:rPrChange w:id="5674" w:author="emmanuel blezes" w:date="2026-05-23T18:38:00Z" w16du:dateUtc="2026-05-23T16:38:00Z">
              <w:rPr>
                <w:i/>
                <w:iCs/>
                <w:lang w:val="en-GB"/>
              </w:rPr>
            </w:rPrChange>
          </w:rPr>
          <w:t>-</w:t>
        </w:r>
      </w:ins>
      <w:r w:rsidRPr="008D3D5D">
        <w:rPr>
          <w:i/>
          <w:iCs/>
          <w:sz w:val="16"/>
          <w:szCs w:val="16"/>
          <w:lang w:val="en-GB"/>
          <w:rPrChange w:id="5675" w:author="emmanuel blezes" w:date="2026-05-23T18:38:00Z" w16du:dateUtc="2026-05-23T16:38:00Z">
            <w:rPr>
              <w:i/>
              <w:iCs/>
              <w:lang w:val="en-GB"/>
            </w:rPr>
          </w:rPrChange>
        </w:rPr>
        <w:t xml:space="preserve"> Annual Report 2024</w:t>
      </w:r>
      <w:r w:rsidRPr="008D3D5D">
        <w:rPr>
          <w:sz w:val="16"/>
          <w:szCs w:val="16"/>
          <w:lang w:val="en-GB"/>
          <w:rPrChange w:id="5676" w:author="emmanuel blezes" w:date="2026-05-23T18:38:00Z" w16du:dateUtc="2026-05-23T16:38:00Z">
            <w:rPr>
              <w:lang w:val="en-GB"/>
            </w:rPr>
          </w:rPrChange>
        </w:rPr>
        <w:t xml:space="preserve">, mars 2025 ; Thinking Ahead Institute, </w:t>
      </w:r>
      <w:r w:rsidRPr="008D3D5D">
        <w:rPr>
          <w:i/>
          <w:iCs/>
          <w:sz w:val="16"/>
          <w:szCs w:val="16"/>
          <w:lang w:val="en-GB"/>
          <w:rPrChange w:id="5677" w:author="emmanuel blezes" w:date="2026-05-23T18:38:00Z" w16du:dateUtc="2026-05-23T16:38:00Z">
            <w:rPr>
              <w:i/>
              <w:iCs/>
              <w:lang w:val="en-GB"/>
            </w:rPr>
          </w:rPrChange>
        </w:rPr>
        <w:t>Global Pension Assets Study 2025</w:t>
      </w:r>
      <w:r w:rsidRPr="008D3D5D">
        <w:rPr>
          <w:sz w:val="16"/>
          <w:szCs w:val="16"/>
          <w:lang w:val="en-GB"/>
          <w:rPrChange w:id="5678" w:author="emmanuel blezes" w:date="2026-05-23T18:38:00Z" w16du:dateUtc="2026-05-23T16:38:00Z">
            <w:rPr>
              <w:lang w:val="en-GB"/>
            </w:rPr>
          </w:rPrChange>
        </w:rPr>
        <w:t xml:space="preserve">, Willis Towers Watson, 2025. </w:t>
      </w:r>
      <w:r w:rsidRPr="008D3D5D">
        <w:rPr>
          <w:sz w:val="16"/>
          <w:szCs w:val="16"/>
          <w:rPrChange w:id="5679" w:author="emmanuel blezes" w:date="2026-05-23T18:38:00Z" w16du:dateUtc="2026-05-23T16:38:00Z">
            <w:rPr/>
          </w:rPrChange>
        </w:rPr>
        <w:t>Ordres de grandeur d’allocation domestique : CDPQ ~25 % Québec, CPPIB ~25 % Canada, ABP exposition domestique limitée mais ciblée (notamment 5 Md€ logements locatifs sociaux néerlandais sur 2024-2030).</w:t>
      </w:r>
    </w:p>
  </w:footnote>
  <w:footnote w:id="328">
    <w:p w14:paraId="0D880663" w14:textId="77777777" w:rsidR="00B437D0" w:rsidRPr="008D3D5D" w:rsidRDefault="00000000">
      <w:pPr>
        <w:pStyle w:val="FootnoteText"/>
        <w:rPr>
          <w:sz w:val="16"/>
          <w:szCs w:val="16"/>
          <w:rPrChange w:id="5680" w:author="emmanuel blezes" w:date="2026-05-23T18:38:00Z" w16du:dateUtc="2026-05-23T16:38:00Z">
            <w:rPr/>
          </w:rPrChange>
        </w:rPr>
      </w:pPr>
      <w:r w:rsidRPr="008D3D5D">
        <w:rPr>
          <w:rStyle w:val="FootnoteReference"/>
          <w:sz w:val="16"/>
          <w:szCs w:val="16"/>
          <w:rPrChange w:id="5681" w:author="emmanuel blezes" w:date="2026-05-23T18:38:00Z" w16du:dateUtc="2026-05-23T16:38:00Z">
            <w:rPr>
              <w:rStyle w:val="FootnoteReference"/>
            </w:rPr>
          </w:rPrChange>
        </w:rPr>
        <w:footnoteRef/>
      </w:r>
      <w:r w:rsidRPr="008D3D5D">
        <w:rPr>
          <w:sz w:val="16"/>
          <w:szCs w:val="16"/>
          <w:rPrChange w:id="5682" w:author="emmanuel blezes" w:date="2026-05-23T18:38:00Z" w16du:dateUtc="2026-05-23T16:38:00Z">
            <w:rPr/>
          </w:rPrChange>
        </w:rPr>
        <w:t xml:space="preserve"> CDPQ, </w:t>
      </w:r>
      <w:r w:rsidRPr="008D3D5D">
        <w:rPr>
          <w:i/>
          <w:iCs/>
          <w:sz w:val="16"/>
          <w:szCs w:val="16"/>
          <w:rPrChange w:id="5683" w:author="emmanuel blezes" w:date="2026-05-23T18:38:00Z" w16du:dateUtc="2026-05-23T16:38:00Z">
            <w:rPr>
              <w:i/>
              <w:iCs/>
            </w:rPr>
          </w:rPrChange>
        </w:rPr>
        <w:t>Annual report 2015</w:t>
      </w:r>
      <w:r w:rsidRPr="008D3D5D">
        <w:rPr>
          <w:sz w:val="16"/>
          <w:szCs w:val="16"/>
          <w:rPrChange w:id="5684" w:author="emmanuel blezes" w:date="2026-05-23T18:38:00Z" w16du:dateUtc="2026-05-23T16:38:00Z">
            <w:rPr/>
          </w:rPrChange>
        </w:rPr>
        <w:t xml:space="preserve">, 2016 (acquisition 30 % BT Holdco/Bombardier, novembre 2015). ABP/APG, </w:t>
      </w:r>
      <w:r w:rsidRPr="008D3D5D">
        <w:rPr>
          <w:i/>
          <w:iCs/>
          <w:sz w:val="16"/>
          <w:szCs w:val="16"/>
          <w:rPrChange w:id="5685" w:author="emmanuel blezes" w:date="2026-05-23T18:38:00Z" w16du:dateUtc="2026-05-23T16:38:00Z">
            <w:rPr>
              <w:i/>
              <w:iCs/>
            </w:rPr>
          </w:rPrChange>
        </w:rPr>
        <w:t>Plan d’investissements à impact 2024-2030</w:t>
      </w:r>
      <w:r w:rsidRPr="008D3D5D">
        <w:rPr>
          <w:sz w:val="16"/>
          <w:szCs w:val="16"/>
          <w:rPrChange w:id="5686" w:author="emmanuel blezes" w:date="2026-05-23T18:38:00Z" w16du:dateUtc="2026-05-23T16:38:00Z">
            <w:rPr/>
          </w:rPrChange>
        </w:rPr>
        <w:t xml:space="preserve">, communiqué 2024. USS, </w:t>
      </w:r>
      <w:r w:rsidRPr="008D3D5D">
        <w:rPr>
          <w:i/>
          <w:iCs/>
          <w:sz w:val="16"/>
          <w:szCs w:val="16"/>
          <w:rPrChange w:id="5687" w:author="emmanuel blezes" w:date="2026-05-23T18:38:00Z" w16du:dateUtc="2026-05-23T16:38:00Z">
            <w:rPr>
              <w:i/>
              <w:iCs/>
            </w:rPr>
          </w:rPrChange>
        </w:rPr>
        <w:t>USS invests in Heathrow Airport</w:t>
      </w:r>
      <w:r w:rsidRPr="008D3D5D">
        <w:rPr>
          <w:sz w:val="16"/>
          <w:szCs w:val="16"/>
          <w:rPrChange w:id="5688" w:author="emmanuel blezes" w:date="2026-05-23T18:38:00Z" w16du:dateUtc="2026-05-23T16:38:00Z">
            <w:rPr/>
          </w:rPrChange>
        </w:rPr>
        <w:t>, communications 2013/2024 (acquisition 8,65 % FGP Topco, octobre 2013, vente complète décembre 2024).</w:t>
      </w:r>
    </w:p>
  </w:footnote>
  <w:footnote w:id="329">
    <w:p w14:paraId="3669ADDA" w14:textId="77777777" w:rsidR="00B437D0" w:rsidRPr="008D3D5D" w:rsidRDefault="00000000">
      <w:pPr>
        <w:pStyle w:val="FootnoteText"/>
        <w:rPr>
          <w:sz w:val="16"/>
          <w:szCs w:val="16"/>
          <w:rPrChange w:id="5691" w:author="emmanuel blezes" w:date="2026-05-23T18:38:00Z" w16du:dateUtc="2026-05-23T16:38:00Z">
            <w:rPr/>
          </w:rPrChange>
        </w:rPr>
      </w:pPr>
      <w:r w:rsidRPr="008D3D5D">
        <w:rPr>
          <w:rStyle w:val="FootnoteReference"/>
          <w:sz w:val="16"/>
          <w:szCs w:val="16"/>
          <w:rPrChange w:id="5692" w:author="emmanuel blezes" w:date="2026-05-23T18:38:00Z" w16du:dateUtc="2026-05-23T16:38:00Z">
            <w:rPr>
              <w:rStyle w:val="FootnoteReference"/>
            </w:rPr>
          </w:rPrChange>
        </w:rPr>
        <w:footnoteRef/>
      </w:r>
      <w:r w:rsidRPr="008D3D5D">
        <w:rPr>
          <w:sz w:val="16"/>
          <w:szCs w:val="16"/>
          <w:lang w:val="en-GB"/>
          <w:rPrChange w:id="5693" w:author="emmanuel blezes" w:date="2026-05-23T18:38:00Z" w16du:dateUtc="2026-05-23T16:38:00Z">
            <w:rPr>
              <w:lang w:val="en-GB"/>
            </w:rPr>
          </w:rPrChange>
        </w:rPr>
        <w:t xml:space="preserve"> CPP Investments, </w:t>
      </w:r>
      <w:r w:rsidRPr="008D3D5D">
        <w:rPr>
          <w:i/>
          <w:iCs/>
          <w:sz w:val="16"/>
          <w:szCs w:val="16"/>
          <w:lang w:val="en-GB"/>
          <w:rPrChange w:id="5694" w:author="emmanuel blezes" w:date="2026-05-23T18:38:00Z" w16du:dateUtc="2026-05-23T16:38:00Z">
            <w:rPr>
              <w:i/>
              <w:iCs/>
              <w:lang w:val="en-GB"/>
            </w:rPr>
          </w:rPrChange>
        </w:rPr>
        <w:t>Annual Report Fiscal 2025</w:t>
      </w:r>
      <w:r w:rsidRPr="008D3D5D">
        <w:rPr>
          <w:sz w:val="16"/>
          <w:szCs w:val="16"/>
          <w:lang w:val="en-GB"/>
          <w:rPrChange w:id="5695" w:author="emmanuel blezes" w:date="2026-05-23T18:38:00Z" w16du:dateUtc="2026-05-23T16:38:00Z">
            <w:rPr>
              <w:lang w:val="en-GB"/>
            </w:rPr>
          </w:rPrChange>
        </w:rPr>
        <w:t xml:space="preserve">, 2025 (https://www.cppinvestments.com). </w:t>
      </w:r>
      <w:r w:rsidRPr="008D3D5D">
        <w:rPr>
          <w:sz w:val="16"/>
          <w:szCs w:val="16"/>
          <w:rPrChange w:id="5696" w:author="emmanuel blezes" w:date="2026-05-23T18:38:00Z" w16du:dateUtc="2026-05-23T16:38:00Z">
            <w:rPr/>
          </w:rPrChange>
        </w:rPr>
        <w:t>Actifs nets sous gestion : 714,4 Md CAD au 31 mars 2025, 780,7 Md CAD au 31 décembre 2025. Publication systématique des frais, votes ESG, rapports trimestriels.</w:t>
      </w:r>
    </w:p>
  </w:footnote>
  <w:footnote w:id="330">
    <w:p w14:paraId="0F3F5AA6" w14:textId="77777777" w:rsidR="00B437D0" w:rsidRPr="008D3D5D" w:rsidRDefault="00000000">
      <w:pPr>
        <w:pStyle w:val="FootnoteText"/>
        <w:rPr>
          <w:sz w:val="16"/>
          <w:szCs w:val="16"/>
          <w:rPrChange w:id="5697" w:author="emmanuel blezes" w:date="2026-05-23T18:38:00Z" w16du:dateUtc="2026-05-23T16:38:00Z">
            <w:rPr/>
          </w:rPrChange>
        </w:rPr>
      </w:pPr>
      <w:r w:rsidRPr="008D3D5D">
        <w:rPr>
          <w:rStyle w:val="FootnoteReference"/>
          <w:sz w:val="16"/>
          <w:szCs w:val="16"/>
          <w:rPrChange w:id="5698" w:author="emmanuel blezes" w:date="2026-05-23T18:38:00Z" w16du:dateUtc="2026-05-23T16:38:00Z">
            <w:rPr>
              <w:rStyle w:val="FootnoteReference"/>
            </w:rPr>
          </w:rPrChange>
        </w:rPr>
        <w:footnoteRef/>
      </w:r>
      <w:r w:rsidRPr="008D3D5D">
        <w:rPr>
          <w:sz w:val="16"/>
          <w:szCs w:val="16"/>
          <w:rPrChange w:id="5699" w:author="emmanuel blezes" w:date="2026-05-23T18:38:00Z" w16du:dateUtc="2026-05-23T16:38:00Z">
            <w:rPr/>
          </w:rPrChange>
        </w:rPr>
        <w:t xml:space="preserve"> Cour des comptes, </w:t>
      </w:r>
      <w:r w:rsidRPr="008D3D5D">
        <w:rPr>
          <w:i/>
          <w:iCs/>
          <w:sz w:val="16"/>
          <w:szCs w:val="16"/>
          <w:rPrChange w:id="5700" w:author="emmanuel blezes" w:date="2026-05-23T18:38:00Z" w16du:dateUtc="2026-05-23T16:38:00Z">
            <w:rPr>
              <w:i/>
              <w:iCs/>
            </w:rPr>
          </w:rPrChange>
        </w:rPr>
        <w:t>Le système de retraite par capitalisation en France</w:t>
      </w:r>
      <w:r w:rsidRPr="008D3D5D">
        <w:rPr>
          <w:sz w:val="16"/>
          <w:szCs w:val="16"/>
          <w:rPrChange w:id="5701" w:author="emmanuel blezes" w:date="2026-05-23T18:38:00Z" w16du:dateUtc="2026-05-23T16:38:00Z">
            <w:rPr/>
          </w:rPrChange>
        </w:rPr>
        <w:t>,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331">
    <w:p w14:paraId="0C853ED1" w14:textId="77777777" w:rsidR="00B437D0" w:rsidRPr="008D3D5D" w:rsidRDefault="00000000">
      <w:pPr>
        <w:pStyle w:val="FootnoteText"/>
        <w:rPr>
          <w:sz w:val="16"/>
          <w:szCs w:val="16"/>
          <w:rPrChange w:id="5706" w:author="emmanuel blezes" w:date="2026-05-23T18:38:00Z" w16du:dateUtc="2026-05-23T16:38:00Z">
            <w:rPr/>
          </w:rPrChange>
        </w:rPr>
      </w:pPr>
      <w:r w:rsidRPr="008D3D5D">
        <w:rPr>
          <w:rStyle w:val="FootnoteReference"/>
          <w:sz w:val="16"/>
          <w:szCs w:val="16"/>
          <w:rPrChange w:id="5707" w:author="emmanuel blezes" w:date="2026-05-23T18:38:00Z" w16du:dateUtc="2026-05-23T16:38:00Z">
            <w:rPr>
              <w:rStyle w:val="FootnoteReference"/>
            </w:rPr>
          </w:rPrChange>
        </w:rPr>
        <w:footnoteRef/>
      </w:r>
      <w:r w:rsidRPr="008D3D5D">
        <w:rPr>
          <w:sz w:val="16"/>
          <w:szCs w:val="16"/>
          <w:lang w:val="en-GB"/>
          <w:rPrChange w:id="5708" w:author="emmanuel blezes" w:date="2026-05-23T18:38:00Z" w16du:dateUtc="2026-05-23T16:38:00Z">
            <w:rPr>
              <w:lang w:val="en-GB"/>
            </w:rPr>
          </w:rPrChange>
        </w:rPr>
        <w:t xml:space="preserve"> Trois rapports successifs : Adair Turner, John Hills, Jeannie Drake, </w:t>
      </w:r>
      <w:r w:rsidRPr="008D3D5D">
        <w:rPr>
          <w:i/>
          <w:iCs/>
          <w:sz w:val="16"/>
          <w:szCs w:val="16"/>
          <w:lang w:val="en-GB"/>
          <w:rPrChange w:id="5709" w:author="emmanuel blezes" w:date="2026-05-23T18:38:00Z" w16du:dateUtc="2026-05-23T16:38:00Z">
            <w:rPr>
              <w:i/>
              <w:iCs/>
              <w:lang w:val="en-GB"/>
            </w:rPr>
          </w:rPrChange>
        </w:rPr>
        <w:t>Pensions: Challenges and Choices</w:t>
      </w:r>
      <w:r w:rsidRPr="008D3D5D">
        <w:rPr>
          <w:sz w:val="16"/>
          <w:szCs w:val="16"/>
          <w:lang w:val="en-GB"/>
          <w:rPrChange w:id="5710" w:author="emmanuel blezes" w:date="2026-05-23T18:38:00Z" w16du:dateUtc="2026-05-23T16:38:00Z">
            <w:rPr>
              <w:lang w:val="en-GB"/>
            </w:rPr>
          </w:rPrChange>
        </w:rPr>
        <w:t xml:space="preserve"> (octobre 2004) ; </w:t>
      </w:r>
      <w:r w:rsidRPr="008D3D5D">
        <w:rPr>
          <w:i/>
          <w:iCs/>
          <w:sz w:val="16"/>
          <w:szCs w:val="16"/>
          <w:lang w:val="en-GB"/>
          <w:rPrChange w:id="5711" w:author="emmanuel blezes" w:date="2026-05-23T18:38:00Z" w16du:dateUtc="2026-05-23T16:38:00Z">
            <w:rPr>
              <w:i/>
              <w:iCs/>
              <w:lang w:val="en-GB"/>
            </w:rPr>
          </w:rPrChange>
        </w:rPr>
        <w:t>A New Pension Settlement for the Twenty-First Century</w:t>
      </w:r>
      <w:r w:rsidRPr="008D3D5D">
        <w:rPr>
          <w:sz w:val="16"/>
          <w:szCs w:val="16"/>
          <w:lang w:val="en-GB"/>
          <w:rPrChange w:id="5712" w:author="emmanuel blezes" w:date="2026-05-23T18:38:00Z" w16du:dateUtc="2026-05-23T16:38:00Z">
            <w:rPr>
              <w:lang w:val="en-GB"/>
            </w:rPr>
          </w:rPrChange>
        </w:rPr>
        <w:t xml:space="preserve"> (novembre 2005) ; </w:t>
      </w:r>
      <w:r w:rsidRPr="008D3D5D">
        <w:rPr>
          <w:i/>
          <w:iCs/>
          <w:sz w:val="16"/>
          <w:szCs w:val="16"/>
          <w:lang w:val="en-GB"/>
          <w:rPrChange w:id="5713" w:author="emmanuel blezes" w:date="2026-05-23T18:38:00Z" w16du:dateUtc="2026-05-23T16:38:00Z">
            <w:rPr>
              <w:i/>
              <w:iCs/>
              <w:lang w:val="en-GB"/>
            </w:rPr>
          </w:rPrChange>
        </w:rPr>
        <w:t>Implementing an Integrated Package of Pension Reforms</w:t>
      </w:r>
      <w:r w:rsidRPr="008D3D5D">
        <w:rPr>
          <w:sz w:val="16"/>
          <w:szCs w:val="16"/>
          <w:lang w:val="en-GB"/>
          <w:rPrChange w:id="5714" w:author="emmanuel blezes" w:date="2026-05-23T18:38:00Z" w16du:dateUtc="2026-05-23T16:38:00Z">
            <w:rPr>
              <w:lang w:val="en-GB"/>
            </w:rPr>
          </w:rPrChange>
        </w:rPr>
        <w:t xml:space="preserve"> (avril 2006). </w:t>
      </w:r>
      <w:r w:rsidRPr="008D3D5D">
        <w:rPr>
          <w:sz w:val="16"/>
          <w:szCs w:val="16"/>
          <w:rPrChange w:id="5715" w:author="emmanuel blezes" w:date="2026-05-23T18:38:00Z" w16du:dateUtc="2026-05-23T16:38:00Z">
            <w:rPr/>
          </w:rPrChange>
        </w:rPr>
        <w:t xml:space="preserve">Ratifiés transpartisans avant le </w:t>
      </w:r>
      <w:r w:rsidRPr="008D3D5D">
        <w:rPr>
          <w:i/>
          <w:iCs/>
          <w:sz w:val="16"/>
          <w:szCs w:val="16"/>
          <w:rPrChange w:id="5716" w:author="emmanuel blezes" w:date="2026-05-23T18:38:00Z" w16du:dateUtc="2026-05-23T16:38:00Z">
            <w:rPr>
              <w:i/>
              <w:iCs/>
            </w:rPr>
          </w:rPrChange>
        </w:rPr>
        <w:t>Pensions Act 2007</w:t>
      </w:r>
      <w:r w:rsidRPr="008D3D5D">
        <w:rPr>
          <w:sz w:val="16"/>
          <w:szCs w:val="16"/>
          <w:rPrChange w:id="5717" w:author="emmanuel blezes" w:date="2026-05-23T18:38:00Z" w16du:dateUtc="2026-05-23T16:38:00Z">
            <w:rPr/>
          </w:rPrChange>
        </w:rPr>
        <w:t xml:space="preserve"> puis le </w:t>
      </w:r>
      <w:r w:rsidRPr="008D3D5D">
        <w:rPr>
          <w:i/>
          <w:iCs/>
          <w:sz w:val="16"/>
          <w:szCs w:val="16"/>
          <w:rPrChange w:id="5718" w:author="emmanuel blezes" w:date="2026-05-23T18:38:00Z" w16du:dateUtc="2026-05-23T16:38:00Z">
            <w:rPr>
              <w:i/>
              <w:iCs/>
            </w:rPr>
          </w:rPrChange>
        </w:rPr>
        <w:t>Pensions Act 2008</w:t>
      </w:r>
      <w:r w:rsidRPr="008D3D5D">
        <w:rPr>
          <w:sz w:val="16"/>
          <w:szCs w:val="16"/>
          <w:rPrChange w:id="5719" w:author="emmanuel blezes" w:date="2026-05-23T18:38:00Z" w16du:dateUtc="2026-05-23T16:38:00Z">
            <w:rPr/>
          </w:rPrChange>
        </w:rPr>
        <w:t>.</w:t>
      </w:r>
    </w:p>
  </w:footnote>
  <w:footnote w:id="332">
    <w:p w14:paraId="6EC7875A" w14:textId="77777777" w:rsidR="00B437D0" w:rsidRPr="008D3D5D" w:rsidRDefault="00000000">
      <w:pPr>
        <w:pStyle w:val="FootnoteText"/>
        <w:rPr>
          <w:sz w:val="16"/>
          <w:szCs w:val="16"/>
          <w:rPrChange w:id="5722" w:author="emmanuel blezes" w:date="2026-05-23T18:38:00Z" w16du:dateUtc="2026-05-23T16:38:00Z">
            <w:rPr/>
          </w:rPrChange>
        </w:rPr>
      </w:pPr>
      <w:r w:rsidRPr="008D3D5D">
        <w:rPr>
          <w:rStyle w:val="FootnoteReference"/>
          <w:sz w:val="16"/>
          <w:szCs w:val="16"/>
          <w:rPrChange w:id="5723" w:author="emmanuel blezes" w:date="2026-05-23T18:38:00Z" w16du:dateUtc="2026-05-23T16:38:00Z">
            <w:rPr>
              <w:rStyle w:val="FootnoteReference"/>
            </w:rPr>
          </w:rPrChange>
        </w:rPr>
        <w:footnoteRef/>
      </w:r>
      <w:r w:rsidRPr="008D3D5D">
        <w:rPr>
          <w:sz w:val="16"/>
          <w:szCs w:val="16"/>
          <w:rPrChange w:id="5724" w:author="emmanuel blezes" w:date="2026-05-23T18:38:00Z" w16du:dateUtc="2026-05-23T16:38:00Z">
            <w:rPr/>
          </w:rPrChange>
        </w:rPr>
        <w:t xml:space="preserve"> SER (Sociaal-Economische Raad), </w:t>
      </w:r>
      <w:r w:rsidRPr="008D3D5D">
        <w:rPr>
          <w:i/>
          <w:iCs/>
          <w:sz w:val="16"/>
          <w:szCs w:val="16"/>
          <w:rPrChange w:id="5725" w:author="emmanuel blezes" w:date="2026-05-23T18:38:00Z" w16du:dateUtc="2026-05-23T16:38:00Z">
            <w:rPr>
              <w:i/>
              <w:iCs/>
            </w:rPr>
          </w:rPrChange>
        </w:rPr>
        <w:t>Naar een toekomstbestendig pensioenstelsel</w:t>
      </w:r>
      <w:r w:rsidRPr="008D3D5D">
        <w:rPr>
          <w:sz w:val="16"/>
          <w:szCs w:val="16"/>
          <w:rPrChange w:id="5726" w:author="emmanuel blezes" w:date="2026-05-23T18:38:00Z" w16du:dateUtc="2026-05-23T16:38:00Z">
            <w:rPr/>
          </w:rPrChange>
        </w:rPr>
        <w:t xml:space="preserve">, avis publié le 5 juin 2019, suivi du </w:t>
      </w:r>
      <w:r w:rsidRPr="008D3D5D">
        <w:rPr>
          <w:i/>
          <w:iCs/>
          <w:sz w:val="16"/>
          <w:szCs w:val="16"/>
          <w:rPrChange w:id="5727" w:author="emmanuel blezes" w:date="2026-05-23T18:38:00Z" w16du:dateUtc="2026-05-23T16:38:00Z">
            <w:rPr>
              <w:i/>
              <w:iCs/>
            </w:rPr>
          </w:rPrChange>
        </w:rPr>
        <w:t>Pensioenakkoord</w:t>
      </w:r>
      <w:r w:rsidRPr="008D3D5D">
        <w:rPr>
          <w:sz w:val="16"/>
          <w:szCs w:val="16"/>
          <w:rPrChange w:id="5728" w:author="emmanuel blezes" w:date="2026-05-23T18:38:00Z" w16du:dateUtc="2026-05-23T16:38:00Z">
            <w:rPr/>
          </w:rPrChange>
        </w:rPr>
        <w:t xml:space="preserve"> signé le même jour entre gouvernement Rutte III, organisations patronales (VNO-NCW, MKB-Nederland) et syndicats (FNV, CNV, MHP). Précédent comparable au modèle Hawke-Kelty australien sur l’articulation accord paritaire / loi.</w:t>
      </w:r>
    </w:p>
  </w:footnote>
  <w:footnote w:id="333">
    <w:p w14:paraId="77A08712" w14:textId="77777777" w:rsidR="00B437D0" w:rsidRPr="008D3D5D" w:rsidRDefault="00000000">
      <w:pPr>
        <w:pStyle w:val="FootnoteText"/>
        <w:rPr>
          <w:sz w:val="16"/>
          <w:szCs w:val="16"/>
          <w:rPrChange w:id="5729" w:author="emmanuel blezes" w:date="2026-05-23T18:38:00Z" w16du:dateUtc="2026-05-23T16:38:00Z">
            <w:rPr/>
          </w:rPrChange>
        </w:rPr>
      </w:pPr>
      <w:r w:rsidRPr="008D3D5D">
        <w:rPr>
          <w:rStyle w:val="FootnoteReference"/>
          <w:sz w:val="16"/>
          <w:szCs w:val="16"/>
          <w:rPrChange w:id="5730" w:author="emmanuel blezes" w:date="2026-05-23T18:38:00Z" w16du:dateUtc="2026-05-23T16:38:00Z">
            <w:rPr>
              <w:rStyle w:val="FootnoteReference"/>
            </w:rPr>
          </w:rPrChange>
        </w:rPr>
        <w:footnoteRef/>
      </w:r>
      <w:r w:rsidRPr="008D3D5D">
        <w:rPr>
          <w:sz w:val="16"/>
          <w:szCs w:val="16"/>
          <w:rPrChange w:id="5731" w:author="emmanuel blezes" w:date="2026-05-23T18:38:00Z" w16du:dateUtc="2026-05-23T16:38:00Z">
            <w:rPr/>
          </w:rPrChange>
        </w:rPr>
        <w:t xml:space="preserve"> Bertrand Martinot, </w:t>
      </w:r>
      <w:r w:rsidRPr="008D3D5D">
        <w:rPr>
          <w:i/>
          <w:iCs/>
          <w:sz w:val="16"/>
          <w:szCs w:val="16"/>
          <w:rPrChange w:id="5732" w:author="emmanuel blezes" w:date="2026-05-23T18:38:00Z" w16du:dateUtc="2026-05-23T16:38:00Z">
            <w:rPr>
              <w:i/>
              <w:iCs/>
            </w:rPr>
          </w:rPrChange>
        </w:rPr>
        <w:t>La capitalisation : un moyen de sortir par le haut de la crise des retraites ?</w:t>
      </w:r>
      <w:r w:rsidRPr="008D3D5D">
        <w:rPr>
          <w:sz w:val="16"/>
          <w:szCs w:val="16"/>
          <w:rPrChange w:id="5733" w:author="emmanuel blezes" w:date="2026-05-23T18:38:00Z" w16du:dateUtc="2026-05-23T16:38:00Z">
            <w:rPr/>
          </w:rPrChange>
        </w:rPr>
        <w:t xml:space="preserve">, Fondation pour l’innovation politique, octobre 2024 ; Institut Montaigne, </w:t>
      </w:r>
      <w:r w:rsidRPr="008D3D5D">
        <w:rPr>
          <w:i/>
          <w:iCs/>
          <w:sz w:val="16"/>
          <w:szCs w:val="16"/>
          <w:rPrChange w:id="5734" w:author="emmanuel blezes" w:date="2026-05-23T18:38:00Z" w16du:dateUtc="2026-05-23T16:38:00Z">
            <w:rPr>
              <w:i/>
              <w:iCs/>
            </w:rPr>
          </w:rPrChange>
        </w:rPr>
        <w:t>Retraites : pour une réforme qui dure</w:t>
      </w:r>
      <w:r w:rsidRPr="008D3D5D">
        <w:rPr>
          <w:sz w:val="16"/>
          <w:szCs w:val="16"/>
          <w:rPrChange w:id="5735" w:author="emmanuel blezes" w:date="2026-05-23T18:38:00Z" w16du:dateUtc="2026-05-23T16:38:00Z">
            <w:rPr/>
          </w:rPrChange>
        </w:rPr>
        <w:t>, janvier 2025. Les deux études convergent sur la nécessité d’une campagne de pédagogie publique préalable.</w:t>
      </w:r>
    </w:p>
  </w:footnote>
  <w:footnote w:id="334">
    <w:p w14:paraId="646AB5A6" w14:textId="77777777" w:rsidR="00B437D0" w:rsidRPr="008D3D5D" w:rsidRDefault="00000000">
      <w:pPr>
        <w:pStyle w:val="FootnoteText"/>
        <w:rPr>
          <w:sz w:val="16"/>
          <w:szCs w:val="16"/>
          <w:rPrChange w:id="5767" w:author="emmanuel blezes" w:date="2026-05-23T18:38:00Z" w16du:dateUtc="2026-05-23T16:38:00Z">
            <w:rPr/>
          </w:rPrChange>
        </w:rPr>
      </w:pPr>
      <w:r w:rsidRPr="008D3D5D">
        <w:rPr>
          <w:rStyle w:val="FootnoteReference"/>
          <w:sz w:val="16"/>
          <w:szCs w:val="16"/>
          <w:rPrChange w:id="5768" w:author="emmanuel blezes" w:date="2026-05-23T18:38:00Z" w16du:dateUtc="2026-05-23T16:38:00Z">
            <w:rPr>
              <w:rStyle w:val="FootnoteReference"/>
            </w:rPr>
          </w:rPrChange>
        </w:rPr>
        <w:footnoteRef/>
      </w:r>
      <w:r w:rsidRPr="008D3D5D">
        <w:rPr>
          <w:sz w:val="16"/>
          <w:szCs w:val="16"/>
          <w:rPrChange w:id="5769" w:author="emmanuel blezes" w:date="2026-05-23T18:38:00Z" w16du:dateUtc="2026-05-23T16:38:00Z">
            <w:rPr/>
          </w:rPrChange>
        </w:rPr>
        <w:t xml:space="preserve"> 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335">
    <w:p w14:paraId="6CC781BC" w14:textId="77777777" w:rsidR="00B437D0" w:rsidRPr="008D3D5D" w:rsidRDefault="00000000">
      <w:pPr>
        <w:pStyle w:val="FootnoteText"/>
        <w:rPr>
          <w:sz w:val="16"/>
          <w:szCs w:val="16"/>
          <w:rPrChange w:id="5813" w:author="emmanuel blezes" w:date="2026-05-23T18:38:00Z" w16du:dateUtc="2026-05-23T16:38:00Z">
            <w:rPr/>
          </w:rPrChange>
        </w:rPr>
      </w:pPr>
      <w:r w:rsidRPr="008D3D5D">
        <w:rPr>
          <w:rStyle w:val="FootnoteReference"/>
          <w:sz w:val="16"/>
          <w:szCs w:val="16"/>
          <w:rPrChange w:id="5814" w:author="emmanuel blezes" w:date="2026-05-23T18:38:00Z" w16du:dateUtc="2026-05-23T16:38:00Z">
            <w:rPr>
              <w:rStyle w:val="FootnoteReference"/>
            </w:rPr>
          </w:rPrChange>
        </w:rPr>
        <w:footnoteRef/>
      </w:r>
      <w:r w:rsidRPr="008D3D5D">
        <w:rPr>
          <w:sz w:val="16"/>
          <w:szCs w:val="16"/>
          <w:lang w:val="en-GB"/>
          <w:rPrChange w:id="5815" w:author="emmanuel blezes" w:date="2026-05-23T18:38:00Z" w16du:dateUtc="2026-05-23T16:38:00Z">
            <w:rPr>
              <w:lang w:val="en-GB"/>
            </w:rPr>
          </w:rPrChange>
        </w:rPr>
        <w:t xml:space="preserve"> Department for Work and Pensions, </w:t>
      </w:r>
      <w:r w:rsidRPr="008D3D5D">
        <w:rPr>
          <w:i/>
          <w:iCs/>
          <w:sz w:val="16"/>
          <w:szCs w:val="16"/>
          <w:lang w:val="en-GB"/>
          <w:rPrChange w:id="5816" w:author="emmanuel blezes" w:date="2026-05-23T18:38:00Z" w16du:dateUtc="2026-05-23T16:38:00Z">
            <w:rPr>
              <w:i/>
              <w:iCs/>
              <w:lang w:val="en-GB"/>
            </w:rPr>
          </w:rPrChange>
        </w:rPr>
        <w:t>Ten Years of Automatic Enrolment in Workplace Pensions</w:t>
      </w:r>
      <w:r w:rsidRPr="008D3D5D">
        <w:rPr>
          <w:sz w:val="16"/>
          <w:szCs w:val="16"/>
          <w:lang w:val="en-GB"/>
          <w:rPrChange w:id="5817" w:author="emmanuel blezes" w:date="2026-05-23T18:38:00Z" w16du:dateUtc="2026-05-23T16:38:00Z">
            <w:rPr>
              <w:lang w:val="en-GB"/>
            </w:rPr>
          </w:rPrChange>
        </w:rPr>
        <w:t xml:space="preserve">, octobre 2022 ; DWP, </w:t>
      </w:r>
      <w:r w:rsidRPr="008D3D5D">
        <w:rPr>
          <w:i/>
          <w:iCs/>
          <w:sz w:val="16"/>
          <w:szCs w:val="16"/>
          <w:lang w:val="en-GB"/>
          <w:rPrChange w:id="5818" w:author="emmanuel blezes" w:date="2026-05-23T18:38:00Z" w16du:dateUtc="2026-05-23T16:38:00Z">
            <w:rPr>
              <w:i/>
              <w:iCs/>
              <w:lang w:val="en-GB"/>
            </w:rPr>
          </w:rPrChange>
        </w:rPr>
        <w:t>Workplace Pension Participation and Saving Trends 2008-2023</w:t>
      </w:r>
      <w:r w:rsidRPr="008D3D5D">
        <w:rPr>
          <w:sz w:val="16"/>
          <w:szCs w:val="16"/>
          <w:lang w:val="en-GB"/>
          <w:rPrChange w:id="5819" w:author="emmanuel blezes" w:date="2026-05-23T18:38:00Z" w16du:dateUtc="2026-05-23T16:38:00Z">
            <w:rPr>
              <w:lang w:val="en-GB"/>
            </w:rPr>
          </w:rPrChange>
        </w:rPr>
        <w:t xml:space="preserve">, 2024. </w:t>
      </w:r>
      <w:r w:rsidRPr="008D3D5D">
        <w:rPr>
          <w:sz w:val="16"/>
          <w:szCs w:val="16"/>
          <w:rPrChange w:id="5820" w:author="emmanuel blezes" w:date="2026-05-23T18:38:00Z" w16du:dateUtc="2026-05-23T16:38:00Z">
            <w:rPr/>
          </w:rPrChange>
        </w:rPr>
        <w:t xml:space="preserve">Coût annuel du </w:t>
      </w:r>
      <w:r w:rsidRPr="008D3D5D">
        <w:rPr>
          <w:i/>
          <w:iCs/>
          <w:sz w:val="16"/>
          <w:szCs w:val="16"/>
          <w:rPrChange w:id="5821" w:author="emmanuel blezes" w:date="2026-05-23T18:38:00Z" w16du:dateUtc="2026-05-23T16:38:00Z">
            <w:rPr>
              <w:i/>
              <w:iCs/>
            </w:rPr>
          </w:rPrChange>
        </w:rPr>
        <w:t>tax relief</w:t>
      </w:r>
      <w:r w:rsidRPr="008D3D5D">
        <w:rPr>
          <w:sz w:val="16"/>
          <w:szCs w:val="16"/>
          <w:rPrChange w:id="5822" w:author="emmanuel blezes" w:date="2026-05-23T18:38:00Z" w16du:dateUtc="2026-05-23T16:38:00Z">
            <w:rPr/>
          </w:rPrChange>
        </w:rPr>
        <w:t xml:space="preserve"> sur les contributions à l’auto-enrolment estimé entre 1,1 et 1,7 Md£/an sur 2018-2023.</w:t>
      </w:r>
    </w:p>
  </w:footnote>
  <w:footnote w:id="336">
    <w:p w14:paraId="3CC900BC" w14:textId="77777777" w:rsidR="00B437D0" w:rsidRPr="008D3D5D" w:rsidRDefault="00000000">
      <w:pPr>
        <w:pStyle w:val="FootnoteText"/>
        <w:rPr>
          <w:sz w:val="16"/>
          <w:szCs w:val="16"/>
          <w:rPrChange w:id="5831" w:author="emmanuel blezes" w:date="2026-05-23T18:38:00Z" w16du:dateUtc="2026-05-23T16:38:00Z">
            <w:rPr/>
          </w:rPrChange>
        </w:rPr>
      </w:pPr>
      <w:r w:rsidRPr="008D3D5D">
        <w:rPr>
          <w:rStyle w:val="FootnoteReference"/>
          <w:sz w:val="16"/>
          <w:szCs w:val="16"/>
          <w:rPrChange w:id="5832" w:author="emmanuel blezes" w:date="2026-05-23T18:38:00Z" w16du:dateUtc="2026-05-23T16:38:00Z">
            <w:rPr>
              <w:rStyle w:val="FootnoteReference"/>
            </w:rPr>
          </w:rPrChange>
        </w:rPr>
        <w:footnoteRef/>
      </w:r>
      <w:r w:rsidRPr="008D3D5D">
        <w:rPr>
          <w:sz w:val="16"/>
          <w:szCs w:val="16"/>
          <w:lang w:val="en-GB"/>
          <w:rPrChange w:id="5833" w:author="emmanuel blezes" w:date="2026-05-23T18:38:00Z" w16du:dateUtc="2026-05-23T16:38:00Z">
            <w:rPr>
              <w:lang w:val="en-GB"/>
            </w:rPr>
          </w:rPrChange>
        </w:rPr>
        <w:t xml:space="preserve"> De Nederlandsche Bank, </w:t>
      </w:r>
      <w:r w:rsidRPr="008D3D5D">
        <w:rPr>
          <w:i/>
          <w:iCs/>
          <w:sz w:val="16"/>
          <w:szCs w:val="16"/>
          <w:lang w:val="en-GB"/>
          <w:rPrChange w:id="5834" w:author="emmanuel blezes" w:date="2026-05-23T18:38:00Z" w16du:dateUtc="2026-05-23T16:38:00Z">
            <w:rPr>
              <w:i/>
              <w:iCs/>
              <w:lang w:val="en-GB"/>
            </w:rPr>
          </w:rPrChange>
        </w:rPr>
        <w:t>Toezicht op pensioenfondsen 2024</w:t>
      </w:r>
      <w:r w:rsidRPr="008D3D5D">
        <w:rPr>
          <w:sz w:val="16"/>
          <w:szCs w:val="16"/>
          <w:lang w:val="en-GB"/>
          <w:rPrChange w:id="5835" w:author="emmanuel blezes" w:date="2026-05-23T18:38:00Z" w16du:dateUtc="2026-05-23T16:38:00Z">
            <w:rPr>
              <w:lang w:val="en-GB"/>
            </w:rPr>
          </w:rPrChange>
        </w:rPr>
        <w:t xml:space="preserve">, 2025. </w:t>
      </w:r>
      <w:r w:rsidRPr="008D3D5D">
        <w:rPr>
          <w:i/>
          <w:iCs/>
          <w:sz w:val="16"/>
          <w:szCs w:val="16"/>
          <w:rPrChange w:id="5836" w:author="emmanuel blezes" w:date="2026-05-23T18:38:00Z" w16du:dateUtc="2026-05-23T16:38:00Z">
            <w:rPr>
              <w:i/>
              <w:iCs/>
            </w:rPr>
          </w:rPrChange>
        </w:rPr>
        <w:t>Funding ratio</w:t>
      </w:r>
      <w:r w:rsidRPr="008D3D5D">
        <w:rPr>
          <w:sz w:val="16"/>
          <w:szCs w:val="16"/>
          <w:rPrChange w:id="5837" w:author="emmanuel blezes" w:date="2026-05-23T18:38:00Z" w16du:dateUtc="2026-05-23T16:38:00Z">
            <w:rPr/>
          </w:rPrChange>
        </w:rPr>
        <w:t xml:space="preserve"> minimum imposé : 105 %. Ratio médian observé : ~125 %. Pension Protection Fund (UK), </w:t>
      </w:r>
      <w:r w:rsidRPr="008D3D5D">
        <w:rPr>
          <w:i/>
          <w:iCs/>
          <w:sz w:val="16"/>
          <w:szCs w:val="16"/>
          <w:rPrChange w:id="5838" w:author="emmanuel blezes" w:date="2026-05-23T18:38:00Z" w16du:dateUtc="2026-05-23T16:38:00Z">
            <w:rPr>
              <w:i/>
              <w:iCs/>
            </w:rPr>
          </w:rPrChange>
        </w:rPr>
        <w:t>Annual Report 2024</w:t>
      </w:r>
      <w:r w:rsidRPr="008D3D5D">
        <w:rPr>
          <w:sz w:val="16"/>
          <w:szCs w:val="16"/>
          <w:rPrChange w:id="5839" w:author="emmanuel blezes" w:date="2026-05-23T18:38:00Z" w16du:dateUtc="2026-05-23T16:38:00Z">
            <w:rPr/>
          </w:rPrChange>
        </w:rPr>
        <w:t>, 2024 : couverture 8,8 millions de personnes dans 5 000 fonds, garantie 100 % retraités / 90 % actifs.</w:t>
      </w:r>
    </w:p>
  </w:footnote>
  <w:footnote w:id="337">
    <w:p w14:paraId="062DF44F" w14:textId="77777777" w:rsidR="00B437D0" w:rsidRPr="008D3D5D" w:rsidRDefault="00000000">
      <w:pPr>
        <w:pStyle w:val="FootnoteText"/>
        <w:rPr>
          <w:sz w:val="16"/>
          <w:szCs w:val="16"/>
          <w:rPrChange w:id="5852" w:author="emmanuel blezes" w:date="2026-05-23T18:38:00Z" w16du:dateUtc="2026-05-23T16:38:00Z">
            <w:rPr/>
          </w:rPrChange>
        </w:rPr>
      </w:pPr>
      <w:r w:rsidRPr="008D3D5D">
        <w:rPr>
          <w:rStyle w:val="FootnoteReference"/>
          <w:sz w:val="16"/>
          <w:szCs w:val="16"/>
          <w:rPrChange w:id="5853" w:author="emmanuel blezes" w:date="2026-05-23T18:38:00Z" w16du:dateUtc="2026-05-23T16:38:00Z">
            <w:rPr>
              <w:rStyle w:val="FootnoteReference"/>
            </w:rPr>
          </w:rPrChange>
        </w:rPr>
        <w:footnoteRef/>
      </w:r>
      <w:r w:rsidRPr="008D3D5D">
        <w:rPr>
          <w:sz w:val="16"/>
          <w:szCs w:val="16"/>
          <w:rPrChange w:id="5854" w:author="emmanuel blezes" w:date="2026-05-23T18:38:00Z" w16du:dateUtc="2026-05-23T16:38:00Z">
            <w:rPr/>
          </w:rPrChange>
        </w:rPr>
        <w:t xml:space="preserve"> Estimation OVLA sur la base de la masse de pensions versées projetée par le COR à environ 350 Md€/an en 2043 (scénario central, </w:t>
      </w:r>
      <w:r w:rsidRPr="008D3D5D">
        <w:rPr>
          <w:i/>
          <w:iCs/>
          <w:sz w:val="16"/>
          <w:szCs w:val="16"/>
          <w:rPrChange w:id="5855" w:author="emmanuel blezes" w:date="2026-05-23T18:38:00Z" w16du:dateUtc="2026-05-23T16:38:00Z">
            <w:rPr>
              <w:i/>
              <w:iCs/>
            </w:rPr>
          </w:rPrChange>
        </w:rPr>
        <w:t>Rapport annuel 2025</w:t>
      </w:r>
      <w:r w:rsidRPr="008D3D5D">
        <w:rPr>
          <w:sz w:val="16"/>
          <w:szCs w:val="16"/>
          <w:rPrChange w:id="5856" w:author="emmanuel blezes" w:date="2026-05-23T18:38:00Z" w16du:dateUtc="2026-05-23T16:38:00Z">
            <w:rPr/>
          </w:rPrChange>
        </w:rPr>
        <w:t>). Une sous-indexation de 1 % en deçà de l’inflation représente, à cette assiette, ~3,5 Md€/an d’économie brute, dont une part redirigée vers le FFC après absorption de la dynamique propre du système.</w:t>
      </w:r>
    </w:p>
  </w:footnote>
  <w:footnote w:id="338">
    <w:p w14:paraId="2C021D2B" w14:textId="77777777" w:rsidR="00B437D0" w:rsidRPr="008D3D5D" w:rsidRDefault="00000000">
      <w:pPr>
        <w:pStyle w:val="FootnoteText"/>
        <w:rPr>
          <w:sz w:val="16"/>
          <w:szCs w:val="16"/>
          <w:rPrChange w:id="5859" w:author="emmanuel blezes" w:date="2026-05-23T18:38:00Z" w16du:dateUtc="2026-05-23T16:38:00Z">
            <w:rPr/>
          </w:rPrChange>
        </w:rPr>
      </w:pPr>
      <w:r w:rsidRPr="008D3D5D">
        <w:rPr>
          <w:rStyle w:val="FootnoteReference"/>
          <w:sz w:val="16"/>
          <w:szCs w:val="16"/>
          <w:rPrChange w:id="5860" w:author="emmanuel blezes" w:date="2026-05-23T18:38:00Z" w16du:dateUtc="2026-05-23T16:38:00Z">
            <w:rPr>
              <w:rStyle w:val="FootnoteReference"/>
            </w:rPr>
          </w:rPrChange>
        </w:rPr>
        <w:footnoteRef/>
      </w:r>
      <w:r w:rsidRPr="008D3D5D">
        <w:rPr>
          <w:sz w:val="16"/>
          <w:szCs w:val="16"/>
          <w:rPrChange w:id="5861" w:author="emmanuel blezes" w:date="2026-05-23T18:38:00Z" w16du:dateUtc="2026-05-23T16:38:00Z">
            <w:rPr/>
          </w:rPrChange>
        </w:rPr>
        <w:t xml:space="preserve"> Modélisation Python </w:t>
      </w:r>
      <w:r w:rsidRPr="008D3D5D">
        <w:rPr>
          <w:rStyle w:val="VerbatimChar"/>
          <w:sz w:val="16"/>
          <w:szCs w:val="16"/>
          <w:rPrChange w:id="5862" w:author="emmanuel blezes" w:date="2026-05-23T18:38:00Z" w16du:dateUtc="2026-05-23T16:38:00Z">
            <w:rPr>
              <w:rStyle w:val="VerbatimChar"/>
            </w:rPr>
          </w:rPrChange>
        </w:rPr>
        <w:t>ch5_modelisation.py</w:t>
      </w:r>
      <w:r w:rsidRPr="008D3D5D">
        <w:rPr>
          <w:sz w:val="16"/>
          <w:szCs w:val="16"/>
          <w:rPrChange w:id="5863" w:author="emmanuel blezes" w:date="2026-05-23T18:38:00Z" w16du:dateUtc="2026-05-23T16:38:00Z">
            <w:rPr/>
          </w:rPrChange>
        </w:rPr>
        <w:t xml:space="preserve">, mai 2026, scénario D </w:t>
      </w:r>
      <w:del w:id="5864" w:author="emmanuel blezes" w:date="2026-05-18T20:04:00Z" w16du:dateUtc="2026-05-18T18:04:00Z">
        <w:r w:rsidRPr="008D3D5D" w:rsidDel="00146C66">
          <w:rPr>
            <w:sz w:val="16"/>
            <w:szCs w:val="16"/>
            <w:rPrChange w:id="5865" w:author="emmanuel blezes" w:date="2026-05-23T18:38:00Z" w16du:dateUtc="2026-05-23T16:38:00Z">
              <w:rPr/>
            </w:rPrChange>
          </w:rPr>
          <w:delText>—</w:delText>
        </w:r>
      </w:del>
      <w:ins w:id="5866" w:author="emmanuel blezes" w:date="2026-05-18T20:04:00Z" w16du:dateUtc="2026-05-18T18:04:00Z">
        <w:r w:rsidR="00146C66" w:rsidRPr="008D3D5D">
          <w:rPr>
            <w:sz w:val="16"/>
            <w:szCs w:val="16"/>
            <w:rPrChange w:id="5867" w:author="emmanuel blezes" w:date="2026-05-23T18:38:00Z" w16du:dateUtc="2026-05-23T16:38:00Z">
              <w:rPr/>
            </w:rPrChange>
          </w:rPr>
          <w:t>-</w:t>
        </w:r>
      </w:ins>
      <w:r w:rsidRPr="008D3D5D">
        <w:rPr>
          <w:sz w:val="16"/>
          <w:szCs w:val="16"/>
          <w:rPrChange w:id="5868" w:author="emmanuel blezes" w:date="2026-05-23T18:38:00Z" w16du:dateUtc="2026-05-23T16:38:00Z">
            <w:rPr/>
          </w:rPrChange>
        </w:rPr>
        <w:t xml:space="preserve">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339">
    <w:p w14:paraId="6825C360" w14:textId="77777777" w:rsidR="00B437D0" w:rsidRPr="008D3D5D" w:rsidRDefault="00000000">
      <w:pPr>
        <w:pStyle w:val="FootnoteText"/>
        <w:rPr>
          <w:sz w:val="16"/>
          <w:szCs w:val="16"/>
          <w:rPrChange w:id="5923" w:author="emmanuel blezes" w:date="2026-05-23T18:38:00Z" w16du:dateUtc="2026-05-23T16:38:00Z">
            <w:rPr/>
          </w:rPrChange>
        </w:rPr>
      </w:pPr>
      <w:r w:rsidRPr="008D3D5D">
        <w:rPr>
          <w:rStyle w:val="FootnoteReference"/>
          <w:sz w:val="16"/>
          <w:szCs w:val="16"/>
          <w:rPrChange w:id="5924" w:author="emmanuel blezes" w:date="2026-05-23T18:38:00Z" w16du:dateUtc="2026-05-23T16:38:00Z">
            <w:rPr>
              <w:rStyle w:val="FootnoteReference"/>
            </w:rPr>
          </w:rPrChange>
        </w:rPr>
        <w:footnoteRef/>
      </w:r>
      <w:r w:rsidRPr="008D3D5D">
        <w:rPr>
          <w:sz w:val="16"/>
          <w:szCs w:val="16"/>
          <w:rPrChange w:id="5925" w:author="emmanuel blezes" w:date="2026-05-23T18:38:00Z" w16du:dateUtc="2026-05-23T16:38:00Z">
            <w:rPr/>
          </w:rPrChange>
        </w:rPr>
        <w:t xml:space="preserve"> UBS, </w:t>
      </w:r>
      <w:r w:rsidRPr="008D3D5D">
        <w:rPr>
          <w:i/>
          <w:iCs/>
          <w:sz w:val="16"/>
          <w:szCs w:val="16"/>
          <w:rPrChange w:id="5926" w:author="emmanuel blezes" w:date="2026-05-23T18:38:00Z" w16du:dateUtc="2026-05-23T16:38:00Z">
            <w:rPr>
              <w:i/>
              <w:iCs/>
            </w:rPr>
          </w:rPrChange>
        </w:rPr>
        <w:t>Global Investment Returns Yearbook 2025</w:t>
      </w:r>
      <w:r w:rsidRPr="008D3D5D">
        <w:rPr>
          <w:sz w:val="16"/>
          <w:szCs w:val="16"/>
          <w:rPrChange w:id="5927" w:author="emmanuel blezes" w:date="2026-05-23T18:38:00Z" w16du:dateUtc="2026-05-23T16:38:00Z">
            <w:rPr/>
          </w:rPrChange>
        </w:rPr>
        <w:t>, février 2025 (https://www.ubs.com/global/en/family-office-uhnw/reports/global-investment-returns-yearbook.html). Rendement réel annualisé actions monde 1900-2024 : 5,2 % ; obligations gouvernementales : 1,7 % ; bons du Trésor : 0,5 %.</w:t>
      </w:r>
    </w:p>
  </w:footnote>
  <w:footnote w:id="340">
    <w:p w14:paraId="0BC52207" w14:textId="77777777" w:rsidR="00B437D0" w:rsidRPr="008D3D5D" w:rsidRDefault="00000000">
      <w:pPr>
        <w:pStyle w:val="FootnoteText"/>
        <w:rPr>
          <w:sz w:val="16"/>
          <w:szCs w:val="16"/>
          <w:lang w:val="en-GB"/>
          <w:rPrChange w:id="5928" w:author="emmanuel blezes" w:date="2026-05-23T18:38:00Z" w16du:dateUtc="2026-05-23T16:38:00Z">
            <w:rPr>
              <w:lang w:val="en-GB"/>
            </w:rPr>
          </w:rPrChange>
        </w:rPr>
      </w:pPr>
      <w:r w:rsidRPr="008D3D5D">
        <w:rPr>
          <w:rStyle w:val="FootnoteReference"/>
          <w:sz w:val="16"/>
          <w:szCs w:val="16"/>
          <w:rPrChange w:id="5929" w:author="emmanuel blezes" w:date="2026-05-23T18:38:00Z" w16du:dateUtc="2026-05-23T16:38:00Z">
            <w:rPr>
              <w:rStyle w:val="FootnoteReference"/>
            </w:rPr>
          </w:rPrChange>
        </w:rPr>
        <w:footnoteRef/>
      </w:r>
      <w:r w:rsidRPr="008D3D5D">
        <w:rPr>
          <w:sz w:val="16"/>
          <w:szCs w:val="16"/>
          <w:rPrChange w:id="5930" w:author="emmanuel blezes" w:date="2026-05-23T18:38:00Z" w16du:dateUtc="2026-05-23T16:38:00Z">
            <w:rPr/>
          </w:rPrChange>
        </w:rPr>
        <w:t xml:space="preserve"> ACPR, </w:t>
      </w:r>
      <w:r w:rsidRPr="008D3D5D">
        <w:rPr>
          <w:i/>
          <w:iCs/>
          <w:sz w:val="16"/>
          <w:szCs w:val="16"/>
          <w:rPrChange w:id="5931" w:author="emmanuel blezes" w:date="2026-05-23T18:38:00Z" w16du:dateUtc="2026-05-23T16:38:00Z">
            <w:rPr>
              <w:i/>
              <w:iCs/>
            </w:rPr>
          </w:rPrChange>
        </w:rPr>
        <w:t>Revalorisation 2024 des contrats d’assurance-vie</w:t>
      </w:r>
      <w:r w:rsidRPr="008D3D5D">
        <w:rPr>
          <w:sz w:val="16"/>
          <w:szCs w:val="16"/>
          <w:rPrChange w:id="5932" w:author="emmanuel blezes" w:date="2026-05-23T18:38:00Z" w16du:dateUtc="2026-05-23T16:38:00Z">
            <w:rPr/>
          </w:rPrChange>
        </w:rPr>
        <w:t xml:space="preserve">, août 2025. Rendement moyen brut des fonds euros 2024 : 2,63 %. Inflation France 2024 : 2,0 % (INSEE). Prélèvements sociaux 17,2 %. </w:t>
      </w:r>
      <w:r w:rsidRPr="008D3D5D">
        <w:rPr>
          <w:sz w:val="16"/>
          <w:szCs w:val="16"/>
          <w:lang w:val="en-GB"/>
          <w:rPrChange w:id="5933" w:author="emmanuel blezes" w:date="2026-05-23T18:38:00Z" w16du:dateUtc="2026-05-23T16:38:00Z">
            <w:rPr>
              <w:lang w:val="en-GB"/>
            </w:rPr>
          </w:rPrChange>
        </w:rPr>
        <w:t>Rendement réel net moyen ≈ 0,15 %.</w:t>
      </w:r>
    </w:p>
  </w:footnote>
  <w:footnote w:id="341">
    <w:p w14:paraId="24B72C74" w14:textId="77777777" w:rsidR="00B437D0" w:rsidRPr="008D3D5D" w:rsidRDefault="00000000">
      <w:pPr>
        <w:pStyle w:val="FootnoteText"/>
        <w:rPr>
          <w:sz w:val="16"/>
          <w:szCs w:val="16"/>
          <w:rPrChange w:id="5934" w:author="emmanuel blezes" w:date="2026-05-23T18:38:00Z" w16du:dateUtc="2026-05-23T16:38:00Z">
            <w:rPr/>
          </w:rPrChange>
        </w:rPr>
      </w:pPr>
      <w:r w:rsidRPr="008D3D5D">
        <w:rPr>
          <w:rStyle w:val="FootnoteReference"/>
          <w:sz w:val="16"/>
          <w:szCs w:val="16"/>
          <w:rPrChange w:id="5935" w:author="emmanuel blezes" w:date="2026-05-23T18:38:00Z" w16du:dateUtc="2026-05-23T16:38:00Z">
            <w:rPr>
              <w:rStyle w:val="FootnoteReference"/>
            </w:rPr>
          </w:rPrChange>
        </w:rPr>
        <w:footnoteRef/>
      </w:r>
      <w:r w:rsidRPr="008D3D5D">
        <w:rPr>
          <w:sz w:val="16"/>
          <w:szCs w:val="16"/>
          <w:lang w:val="en-GB"/>
          <w:rPrChange w:id="5936" w:author="emmanuel blezes" w:date="2026-05-23T18:38:00Z" w16du:dateUtc="2026-05-23T16:38:00Z">
            <w:rPr>
              <w:lang w:val="en-GB"/>
            </w:rPr>
          </w:rPrChange>
        </w:rPr>
        <w:t xml:space="preserve"> AP7, </w:t>
      </w:r>
      <w:r w:rsidRPr="008D3D5D">
        <w:rPr>
          <w:i/>
          <w:iCs/>
          <w:sz w:val="16"/>
          <w:szCs w:val="16"/>
          <w:lang w:val="en-GB"/>
          <w:rPrChange w:id="5937" w:author="emmanuel blezes" w:date="2026-05-23T18:38:00Z" w16du:dateUtc="2026-05-23T16:38:00Z">
            <w:rPr>
              <w:i/>
              <w:iCs/>
              <w:lang w:val="en-GB"/>
            </w:rPr>
          </w:rPrChange>
        </w:rPr>
        <w:t>Annual Report 2024</w:t>
      </w:r>
      <w:r w:rsidRPr="008D3D5D">
        <w:rPr>
          <w:sz w:val="16"/>
          <w:szCs w:val="16"/>
          <w:lang w:val="en-GB"/>
          <w:rPrChange w:id="5938" w:author="emmanuel blezes" w:date="2026-05-23T18:38:00Z" w16du:dateUtc="2026-05-23T16:38:00Z">
            <w:rPr>
              <w:lang w:val="en-GB"/>
            </w:rPr>
          </w:rPrChange>
        </w:rPr>
        <w:t xml:space="preserve">, 2025 (https://www.ap7.se) ; NEST Corporation, </w:t>
      </w:r>
      <w:r w:rsidRPr="008D3D5D">
        <w:rPr>
          <w:i/>
          <w:iCs/>
          <w:sz w:val="16"/>
          <w:szCs w:val="16"/>
          <w:lang w:val="en-GB"/>
          <w:rPrChange w:id="5939" w:author="emmanuel blezes" w:date="2026-05-23T18:38:00Z" w16du:dateUtc="2026-05-23T16:38:00Z">
            <w:rPr>
              <w:i/>
              <w:iCs/>
              <w:lang w:val="en-GB"/>
            </w:rPr>
          </w:rPrChange>
        </w:rPr>
        <w:t>Annual Report and Accounts 2024-25</w:t>
      </w:r>
      <w:r w:rsidRPr="008D3D5D">
        <w:rPr>
          <w:sz w:val="16"/>
          <w:szCs w:val="16"/>
          <w:lang w:val="en-GB"/>
          <w:rPrChange w:id="5940" w:author="emmanuel blezes" w:date="2026-05-23T18:38:00Z" w16du:dateUtc="2026-05-23T16:38:00Z">
            <w:rPr>
              <w:lang w:val="en-GB"/>
            </w:rPr>
          </w:rPrChange>
        </w:rPr>
        <w:t xml:space="preserve">, 2025 ; Thrift Savings Plan, </w:t>
      </w:r>
      <w:r w:rsidRPr="008D3D5D">
        <w:rPr>
          <w:i/>
          <w:iCs/>
          <w:sz w:val="16"/>
          <w:szCs w:val="16"/>
          <w:lang w:val="en-GB"/>
          <w:rPrChange w:id="5941" w:author="emmanuel blezes" w:date="2026-05-23T18:38:00Z" w16du:dateUtc="2026-05-23T16:38:00Z">
            <w:rPr>
              <w:i/>
              <w:iCs/>
              <w:lang w:val="en-GB"/>
            </w:rPr>
          </w:rPrChange>
        </w:rPr>
        <w:t>Lifecycle Funds</w:t>
      </w:r>
      <w:r w:rsidRPr="008D3D5D">
        <w:rPr>
          <w:sz w:val="16"/>
          <w:szCs w:val="16"/>
          <w:lang w:val="en-GB"/>
          <w:rPrChange w:id="5942" w:author="emmanuel blezes" w:date="2026-05-23T18:38:00Z" w16du:dateUtc="2026-05-23T16:38:00Z">
            <w:rPr>
              <w:lang w:val="en-GB"/>
            </w:rPr>
          </w:rPrChange>
        </w:rPr>
        <w:t xml:space="preserve">, 2025 (https://www.tsp.gov/funds-lifecycle/). </w:t>
      </w:r>
      <w:r w:rsidRPr="008D3D5D">
        <w:rPr>
          <w:sz w:val="16"/>
          <w:szCs w:val="16"/>
          <w:rPrChange w:id="5943" w:author="emmanuel blezes" w:date="2026-05-23T18:38:00Z" w16du:dateUtc="2026-05-23T16:38:00Z">
            <w:rPr/>
          </w:rPrChange>
        </w:rPr>
        <w:t>Les trois dispositifs couvrent ensemble près de 26 millions de cotisants.</w:t>
      </w:r>
    </w:p>
  </w:footnote>
  <w:footnote w:id="342">
    <w:p w14:paraId="223123AD" w14:textId="77777777" w:rsidR="00B437D0" w:rsidRPr="008D3D5D" w:rsidRDefault="00000000">
      <w:pPr>
        <w:pStyle w:val="FootnoteText"/>
        <w:rPr>
          <w:sz w:val="16"/>
          <w:szCs w:val="16"/>
          <w:rPrChange w:id="5948" w:author="emmanuel blezes" w:date="2026-05-23T18:38:00Z" w16du:dateUtc="2026-05-23T16:38:00Z">
            <w:rPr/>
          </w:rPrChange>
        </w:rPr>
      </w:pPr>
      <w:r w:rsidRPr="008D3D5D">
        <w:rPr>
          <w:rStyle w:val="FootnoteReference"/>
          <w:sz w:val="16"/>
          <w:szCs w:val="16"/>
          <w:rPrChange w:id="5949" w:author="emmanuel blezes" w:date="2026-05-23T18:38:00Z" w16du:dateUtc="2026-05-23T16:38:00Z">
            <w:rPr>
              <w:rStyle w:val="FootnoteReference"/>
            </w:rPr>
          </w:rPrChange>
        </w:rPr>
        <w:footnoteRef/>
      </w:r>
      <w:r w:rsidRPr="008D3D5D">
        <w:rPr>
          <w:sz w:val="16"/>
          <w:szCs w:val="16"/>
          <w:lang w:val="en-GB"/>
          <w:rPrChange w:id="5950" w:author="emmanuel blezes" w:date="2026-05-23T18:38:00Z" w16du:dateUtc="2026-05-23T16:38:00Z">
            <w:rPr>
              <w:lang w:val="en-GB"/>
            </w:rPr>
          </w:rPrChange>
        </w:rPr>
        <w:t xml:space="preserve"> De Nederlandsche Bank, </w:t>
      </w:r>
      <w:r w:rsidRPr="008D3D5D">
        <w:rPr>
          <w:i/>
          <w:iCs/>
          <w:sz w:val="16"/>
          <w:szCs w:val="16"/>
          <w:lang w:val="en-GB"/>
          <w:rPrChange w:id="5951" w:author="emmanuel blezes" w:date="2026-05-23T18:38:00Z" w16du:dateUtc="2026-05-23T16:38:00Z">
            <w:rPr>
              <w:i/>
              <w:iCs/>
              <w:lang w:val="en-GB"/>
            </w:rPr>
          </w:rPrChange>
        </w:rPr>
        <w:t>Toezicht op pensioenfondsen 2024</w:t>
      </w:r>
      <w:r w:rsidRPr="008D3D5D">
        <w:rPr>
          <w:sz w:val="16"/>
          <w:szCs w:val="16"/>
          <w:lang w:val="en-GB"/>
          <w:rPrChange w:id="5952" w:author="emmanuel blezes" w:date="2026-05-23T18:38:00Z" w16du:dateUtc="2026-05-23T16:38:00Z">
            <w:rPr>
              <w:lang w:val="en-GB"/>
            </w:rPr>
          </w:rPrChange>
        </w:rPr>
        <w:t xml:space="preserve">, 2025 (https://www.dnb.nl). </w:t>
      </w:r>
      <w:r w:rsidRPr="008D3D5D">
        <w:rPr>
          <w:sz w:val="16"/>
          <w:szCs w:val="16"/>
          <w:rPrChange w:id="5953" w:author="emmanuel blezes" w:date="2026-05-23T18:38:00Z" w16du:dateUtc="2026-05-23T16:38:00Z">
            <w:rPr/>
          </w:rPrChange>
        </w:rPr>
        <w:t>Funding ratio minimum 105 % ; ratio médian 2023-2024 ≈ 125 % ; part sous le seuil légal &lt; 0,5 %.</w:t>
      </w:r>
    </w:p>
  </w:footnote>
  <w:footnote w:id="343">
    <w:p w14:paraId="52326CE7" w14:textId="77777777" w:rsidR="00B437D0" w:rsidRPr="008D3D5D" w:rsidRDefault="00000000">
      <w:pPr>
        <w:pStyle w:val="FootnoteText"/>
        <w:rPr>
          <w:sz w:val="16"/>
          <w:szCs w:val="16"/>
          <w:rPrChange w:id="5954" w:author="emmanuel blezes" w:date="2026-05-23T18:38:00Z" w16du:dateUtc="2026-05-23T16:38:00Z">
            <w:rPr/>
          </w:rPrChange>
        </w:rPr>
      </w:pPr>
      <w:r w:rsidRPr="008D3D5D">
        <w:rPr>
          <w:rStyle w:val="FootnoteReference"/>
          <w:sz w:val="16"/>
          <w:szCs w:val="16"/>
          <w:rPrChange w:id="5955" w:author="emmanuel blezes" w:date="2026-05-23T18:38:00Z" w16du:dateUtc="2026-05-23T16:38:00Z">
            <w:rPr>
              <w:rStyle w:val="FootnoteReference"/>
            </w:rPr>
          </w:rPrChange>
        </w:rPr>
        <w:footnoteRef/>
      </w:r>
      <w:r w:rsidRPr="008D3D5D">
        <w:rPr>
          <w:sz w:val="16"/>
          <w:szCs w:val="16"/>
          <w:lang w:val="en-GB"/>
          <w:rPrChange w:id="5956" w:author="emmanuel blezes" w:date="2026-05-23T18:38:00Z" w16du:dateUtc="2026-05-23T16:38:00Z">
            <w:rPr>
              <w:lang w:val="en-GB"/>
            </w:rPr>
          </w:rPrChange>
        </w:rPr>
        <w:t xml:space="preserve"> Pension Protection Fund, </w:t>
      </w:r>
      <w:r w:rsidRPr="008D3D5D">
        <w:rPr>
          <w:i/>
          <w:iCs/>
          <w:sz w:val="16"/>
          <w:szCs w:val="16"/>
          <w:lang w:val="en-GB"/>
          <w:rPrChange w:id="5957" w:author="emmanuel blezes" w:date="2026-05-23T18:38:00Z" w16du:dateUtc="2026-05-23T16:38:00Z">
            <w:rPr>
              <w:i/>
              <w:iCs/>
              <w:lang w:val="en-GB"/>
            </w:rPr>
          </w:rPrChange>
        </w:rPr>
        <w:t>Annual Report 2023-24</w:t>
      </w:r>
      <w:r w:rsidRPr="008D3D5D">
        <w:rPr>
          <w:sz w:val="16"/>
          <w:szCs w:val="16"/>
          <w:lang w:val="en-GB"/>
          <w:rPrChange w:id="5958" w:author="emmanuel blezes" w:date="2026-05-23T18:38:00Z" w16du:dateUtc="2026-05-23T16:38:00Z">
            <w:rPr>
              <w:lang w:val="en-GB"/>
            </w:rPr>
          </w:rPrChange>
        </w:rPr>
        <w:t xml:space="preserve">, 2024 (https://www.ppf.co.uk). </w:t>
      </w:r>
      <w:r w:rsidRPr="008D3D5D">
        <w:rPr>
          <w:sz w:val="16"/>
          <w:szCs w:val="16"/>
          <w:rPrChange w:id="5959" w:author="emmanuel blezes" w:date="2026-05-23T18:38:00Z" w16du:dateUtc="2026-05-23T16:38:00Z">
            <w:rPr/>
          </w:rPrChange>
        </w:rPr>
        <w:t>8,8 millions de personnes dans ~5 000 fonds DB régulés. Actifs PPF : 31,2 Md£ au 31 mars 2024.</w:t>
      </w:r>
    </w:p>
  </w:footnote>
  <w:footnote w:id="344">
    <w:p w14:paraId="7388B793" w14:textId="77777777" w:rsidR="00B437D0" w:rsidRPr="008D3D5D" w:rsidRDefault="00000000">
      <w:pPr>
        <w:pStyle w:val="FootnoteText"/>
        <w:rPr>
          <w:sz w:val="16"/>
          <w:szCs w:val="16"/>
          <w:rPrChange w:id="5960" w:author="emmanuel blezes" w:date="2026-05-23T18:38:00Z" w16du:dateUtc="2026-05-23T16:38:00Z">
            <w:rPr/>
          </w:rPrChange>
        </w:rPr>
      </w:pPr>
      <w:r w:rsidRPr="008D3D5D">
        <w:rPr>
          <w:rStyle w:val="FootnoteReference"/>
          <w:sz w:val="16"/>
          <w:szCs w:val="16"/>
          <w:rPrChange w:id="5961" w:author="emmanuel blezes" w:date="2026-05-23T18:38:00Z" w16du:dateUtc="2026-05-23T16:38:00Z">
            <w:rPr>
              <w:rStyle w:val="FootnoteReference"/>
            </w:rPr>
          </w:rPrChange>
        </w:rPr>
        <w:footnoteRef/>
      </w:r>
      <w:r w:rsidRPr="008D3D5D">
        <w:rPr>
          <w:sz w:val="16"/>
          <w:szCs w:val="16"/>
          <w:lang w:val="en-GB"/>
          <w:rPrChange w:id="5962" w:author="emmanuel blezes" w:date="2026-05-23T18:38:00Z" w16du:dateUtc="2026-05-23T16:38:00Z">
            <w:rPr>
              <w:lang w:val="en-GB"/>
            </w:rPr>
          </w:rPrChange>
        </w:rPr>
        <w:t xml:space="preserve"> Norges Bank Investment Management, </w:t>
      </w:r>
      <w:r w:rsidRPr="008D3D5D">
        <w:rPr>
          <w:i/>
          <w:iCs/>
          <w:sz w:val="16"/>
          <w:szCs w:val="16"/>
          <w:lang w:val="en-GB"/>
          <w:rPrChange w:id="5963" w:author="emmanuel blezes" w:date="2026-05-23T18:38:00Z" w16du:dateUtc="2026-05-23T16:38:00Z">
            <w:rPr>
              <w:i/>
              <w:iCs/>
              <w:lang w:val="en-GB"/>
            </w:rPr>
          </w:rPrChange>
        </w:rPr>
        <w:t xml:space="preserve">Government Pension Fund Global </w:t>
      </w:r>
      <w:del w:id="5964" w:author="emmanuel blezes" w:date="2026-05-18T20:04:00Z" w16du:dateUtc="2026-05-18T18:04:00Z">
        <w:r w:rsidRPr="008D3D5D" w:rsidDel="00146C66">
          <w:rPr>
            <w:i/>
            <w:iCs/>
            <w:sz w:val="16"/>
            <w:szCs w:val="16"/>
            <w:lang w:val="en-GB"/>
            <w:rPrChange w:id="5965" w:author="emmanuel blezes" w:date="2026-05-23T18:38:00Z" w16du:dateUtc="2026-05-23T16:38:00Z">
              <w:rPr>
                <w:i/>
                <w:iCs/>
                <w:lang w:val="en-GB"/>
              </w:rPr>
            </w:rPrChange>
          </w:rPr>
          <w:delText>—</w:delText>
        </w:r>
      </w:del>
      <w:ins w:id="5966" w:author="emmanuel blezes" w:date="2026-05-18T20:04:00Z" w16du:dateUtc="2026-05-18T18:04:00Z">
        <w:r w:rsidR="00146C66" w:rsidRPr="008D3D5D">
          <w:rPr>
            <w:i/>
            <w:iCs/>
            <w:sz w:val="16"/>
            <w:szCs w:val="16"/>
            <w:lang w:val="en-GB"/>
            <w:rPrChange w:id="5967" w:author="emmanuel blezes" w:date="2026-05-23T18:38:00Z" w16du:dateUtc="2026-05-23T16:38:00Z">
              <w:rPr>
                <w:i/>
                <w:iCs/>
                <w:lang w:val="en-GB"/>
              </w:rPr>
            </w:rPrChange>
          </w:rPr>
          <w:t>-</w:t>
        </w:r>
      </w:ins>
      <w:r w:rsidRPr="008D3D5D">
        <w:rPr>
          <w:i/>
          <w:iCs/>
          <w:sz w:val="16"/>
          <w:szCs w:val="16"/>
          <w:lang w:val="en-GB"/>
          <w:rPrChange w:id="5968" w:author="emmanuel blezes" w:date="2026-05-23T18:38:00Z" w16du:dateUtc="2026-05-23T16:38:00Z">
            <w:rPr>
              <w:i/>
              <w:iCs/>
              <w:lang w:val="en-GB"/>
            </w:rPr>
          </w:rPrChange>
        </w:rPr>
        <w:t xml:space="preserve"> Annual Report 2024</w:t>
      </w:r>
      <w:r w:rsidRPr="008D3D5D">
        <w:rPr>
          <w:sz w:val="16"/>
          <w:szCs w:val="16"/>
          <w:lang w:val="en-GB"/>
          <w:rPrChange w:id="5969" w:author="emmanuel blezes" w:date="2026-05-23T18:38:00Z" w16du:dateUtc="2026-05-23T16:38:00Z">
            <w:rPr>
              <w:lang w:val="en-GB"/>
            </w:rPr>
          </w:rPrChange>
        </w:rPr>
        <w:t xml:space="preserve">, mars 2025 ; CPP Investments, </w:t>
      </w:r>
      <w:r w:rsidRPr="008D3D5D">
        <w:rPr>
          <w:i/>
          <w:iCs/>
          <w:sz w:val="16"/>
          <w:szCs w:val="16"/>
          <w:lang w:val="en-GB"/>
          <w:rPrChange w:id="5970" w:author="emmanuel blezes" w:date="2026-05-23T18:38:00Z" w16du:dateUtc="2026-05-23T16:38:00Z">
            <w:rPr>
              <w:i/>
              <w:iCs/>
              <w:lang w:val="en-GB"/>
            </w:rPr>
          </w:rPrChange>
        </w:rPr>
        <w:t>Annual Report Fiscal 2025</w:t>
      </w:r>
      <w:r w:rsidRPr="008D3D5D">
        <w:rPr>
          <w:sz w:val="16"/>
          <w:szCs w:val="16"/>
          <w:lang w:val="en-GB"/>
          <w:rPrChange w:id="5971" w:author="emmanuel blezes" w:date="2026-05-23T18:38:00Z" w16du:dateUtc="2026-05-23T16:38:00Z">
            <w:rPr>
              <w:lang w:val="en-GB"/>
            </w:rPr>
          </w:rPrChange>
        </w:rPr>
        <w:t xml:space="preserve">, 2025 ; AustralianSuper, </w:t>
      </w:r>
      <w:r w:rsidRPr="008D3D5D">
        <w:rPr>
          <w:i/>
          <w:iCs/>
          <w:sz w:val="16"/>
          <w:szCs w:val="16"/>
          <w:lang w:val="en-GB"/>
          <w:rPrChange w:id="5972" w:author="emmanuel blezes" w:date="2026-05-23T18:38:00Z" w16du:dateUtc="2026-05-23T16:38:00Z">
            <w:rPr>
              <w:i/>
              <w:iCs/>
              <w:lang w:val="en-GB"/>
            </w:rPr>
          </w:rPrChange>
        </w:rPr>
        <w:t>Annual Report 2024-25</w:t>
      </w:r>
      <w:r w:rsidRPr="008D3D5D">
        <w:rPr>
          <w:sz w:val="16"/>
          <w:szCs w:val="16"/>
          <w:lang w:val="en-GB"/>
          <w:rPrChange w:id="5973" w:author="emmanuel blezes" w:date="2026-05-23T18:38:00Z" w16du:dateUtc="2026-05-23T16:38:00Z">
            <w:rPr>
              <w:lang w:val="en-GB"/>
            </w:rPr>
          </w:rPrChange>
        </w:rPr>
        <w:t xml:space="preserve">, 2025 ; AP7, </w:t>
      </w:r>
      <w:r w:rsidRPr="008D3D5D">
        <w:rPr>
          <w:i/>
          <w:iCs/>
          <w:sz w:val="16"/>
          <w:szCs w:val="16"/>
          <w:lang w:val="en-GB"/>
          <w:rPrChange w:id="5974" w:author="emmanuel blezes" w:date="2026-05-23T18:38:00Z" w16du:dateUtc="2026-05-23T16:38:00Z">
            <w:rPr>
              <w:i/>
              <w:iCs/>
              <w:lang w:val="en-GB"/>
            </w:rPr>
          </w:rPrChange>
        </w:rPr>
        <w:t>Annual Report 2024</w:t>
      </w:r>
      <w:r w:rsidRPr="008D3D5D">
        <w:rPr>
          <w:sz w:val="16"/>
          <w:szCs w:val="16"/>
          <w:lang w:val="en-GB"/>
          <w:rPrChange w:id="5975" w:author="emmanuel blezes" w:date="2026-05-23T18:38:00Z" w16du:dateUtc="2026-05-23T16:38:00Z">
            <w:rPr>
              <w:lang w:val="en-GB"/>
            </w:rPr>
          </w:rPrChange>
        </w:rPr>
        <w:t xml:space="preserve">, 2025. </w:t>
      </w:r>
      <w:r w:rsidRPr="008D3D5D">
        <w:rPr>
          <w:sz w:val="16"/>
          <w:szCs w:val="16"/>
          <w:rPrChange w:id="5976" w:author="emmanuel blezes" w:date="2026-05-23T18:38:00Z" w16du:dateUtc="2026-05-23T16:38:00Z">
            <w:rPr/>
          </w:rPrChange>
        </w:rPr>
        <w:t>GPFG : 4,1 % réel net depuis 1998 ; CPPIB : 8,3 % nominal net sur 10 ans ; AustralianSuper Balanced : 7,94 % sur 10 ans ; AP7 Equity : ~14 % nominal depuis 2010.</w:t>
      </w:r>
    </w:p>
  </w:footnote>
  <w:footnote w:id="345">
    <w:p w14:paraId="5EF7848D" w14:textId="77777777" w:rsidR="00B437D0" w:rsidRPr="008D3D5D" w:rsidRDefault="00000000">
      <w:pPr>
        <w:pStyle w:val="FootnoteText"/>
        <w:rPr>
          <w:sz w:val="16"/>
          <w:szCs w:val="16"/>
          <w:lang w:val="en-GB"/>
          <w:rPrChange w:id="5981" w:author="emmanuel blezes" w:date="2026-05-23T18:38:00Z" w16du:dateUtc="2026-05-23T16:38:00Z">
            <w:rPr>
              <w:lang w:val="en-GB"/>
            </w:rPr>
          </w:rPrChange>
        </w:rPr>
      </w:pPr>
      <w:r w:rsidRPr="008D3D5D">
        <w:rPr>
          <w:rStyle w:val="FootnoteReference"/>
          <w:sz w:val="16"/>
          <w:szCs w:val="16"/>
          <w:rPrChange w:id="5982" w:author="emmanuel blezes" w:date="2026-05-23T18:38:00Z" w16du:dateUtc="2026-05-23T16:38:00Z">
            <w:rPr>
              <w:rStyle w:val="FootnoteReference"/>
            </w:rPr>
          </w:rPrChange>
        </w:rPr>
        <w:footnoteRef/>
      </w:r>
      <w:r w:rsidRPr="008D3D5D">
        <w:rPr>
          <w:sz w:val="16"/>
          <w:szCs w:val="16"/>
          <w:lang w:val="en-GB"/>
          <w:rPrChange w:id="5983" w:author="emmanuel blezes" w:date="2026-05-23T18:38:00Z" w16du:dateUtc="2026-05-23T16:38:00Z">
            <w:rPr>
              <w:lang w:val="en-GB"/>
            </w:rPr>
          </w:rPrChange>
        </w:rPr>
        <w:t xml:space="preserve"> U.S. Senate Committee on Governmental Affairs, </w:t>
      </w:r>
      <w:r w:rsidRPr="008D3D5D">
        <w:rPr>
          <w:i/>
          <w:iCs/>
          <w:sz w:val="16"/>
          <w:szCs w:val="16"/>
          <w:lang w:val="en-GB"/>
          <w:rPrChange w:id="5984" w:author="emmanuel blezes" w:date="2026-05-23T18:38:00Z" w16du:dateUtc="2026-05-23T16:38:00Z">
            <w:rPr>
              <w:i/>
              <w:iCs/>
              <w:lang w:val="en-GB"/>
            </w:rPr>
          </w:rPrChange>
        </w:rPr>
        <w:t>Retirement Insecurity: The 401(k) Crisis at Enron Corp.</w:t>
      </w:r>
      <w:r w:rsidRPr="008D3D5D">
        <w:rPr>
          <w:sz w:val="16"/>
          <w:szCs w:val="16"/>
          <w:lang w:val="en-GB"/>
          <w:rPrChange w:id="5985" w:author="emmanuel blezes" w:date="2026-05-23T18:38:00Z" w16du:dateUtc="2026-05-23T16:38:00Z">
            <w:rPr>
              <w:lang w:val="en-GB"/>
            </w:rPr>
          </w:rPrChange>
        </w:rPr>
        <w:t xml:space="preserve">, février 2002 ; GAO, </w:t>
      </w:r>
      <w:r w:rsidRPr="008D3D5D">
        <w:rPr>
          <w:i/>
          <w:iCs/>
          <w:sz w:val="16"/>
          <w:szCs w:val="16"/>
          <w:lang w:val="en-GB"/>
          <w:rPrChange w:id="5986" w:author="emmanuel blezes" w:date="2026-05-23T18:38:00Z" w16du:dateUtc="2026-05-23T16:38:00Z">
            <w:rPr>
              <w:i/>
              <w:iCs/>
              <w:lang w:val="en-GB"/>
            </w:rPr>
          </w:rPrChange>
        </w:rPr>
        <w:t>Enron: 401(k) Pension Plans</w:t>
      </w:r>
      <w:r w:rsidRPr="008D3D5D">
        <w:rPr>
          <w:sz w:val="16"/>
          <w:szCs w:val="16"/>
          <w:lang w:val="en-GB"/>
          <w:rPrChange w:id="5987" w:author="emmanuel blezes" w:date="2026-05-23T18:38:00Z" w16du:dateUtc="2026-05-23T16:38:00Z">
            <w:rPr>
              <w:lang w:val="en-GB"/>
            </w:rPr>
          </w:rPrChange>
        </w:rPr>
        <w:t>, GAO-02-376, 2002. Pertes 401(k) : ~1,2-1,3 Md$ pour ~15 000 salariés concentrés en actions employeur.</w:t>
      </w:r>
    </w:p>
  </w:footnote>
  <w:footnote w:id="346">
    <w:p w14:paraId="58A502B1" w14:textId="77777777" w:rsidR="00B437D0" w:rsidRPr="008D3D5D" w:rsidRDefault="00000000">
      <w:pPr>
        <w:pStyle w:val="FootnoteText"/>
        <w:rPr>
          <w:sz w:val="16"/>
          <w:szCs w:val="16"/>
          <w:rPrChange w:id="5992" w:author="emmanuel blezes" w:date="2026-05-23T18:38:00Z" w16du:dateUtc="2026-05-23T16:38:00Z">
            <w:rPr/>
          </w:rPrChange>
        </w:rPr>
      </w:pPr>
      <w:r w:rsidRPr="008D3D5D">
        <w:rPr>
          <w:rStyle w:val="FootnoteReference"/>
          <w:sz w:val="16"/>
          <w:szCs w:val="16"/>
          <w:rPrChange w:id="5993" w:author="emmanuel blezes" w:date="2026-05-23T18:38:00Z" w16du:dateUtc="2026-05-23T16:38:00Z">
            <w:rPr>
              <w:rStyle w:val="FootnoteReference"/>
            </w:rPr>
          </w:rPrChange>
        </w:rPr>
        <w:footnoteRef/>
      </w:r>
      <w:r w:rsidRPr="008D3D5D">
        <w:rPr>
          <w:sz w:val="16"/>
          <w:szCs w:val="16"/>
          <w:lang w:val="en-GB"/>
          <w:rPrChange w:id="5994" w:author="emmanuel blezes" w:date="2026-05-23T18:38:00Z" w16du:dateUtc="2026-05-23T16:38:00Z">
            <w:rPr>
              <w:lang w:val="en-GB"/>
            </w:rPr>
          </w:rPrChange>
        </w:rPr>
        <w:t xml:space="preserve"> U.S. Securities and Exchange Commission, </w:t>
      </w:r>
      <w:r w:rsidRPr="008D3D5D">
        <w:rPr>
          <w:i/>
          <w:iCs/>
          <w:sz w:val="16"/>
          <w:szCs w:val="16"/>
          <w:lang w:val="en-GB"/>
          <w:rPrChange w:id="5995" w:author="emmanuel blezes" w:date="2026-05-23T18:38:00Z" w16du:dateUtc="2026-05-23T16:38:00Z">
            <w:rPr>
              <w:i/>
              <w:iCs/>
              <w:lang w:val="en-GB"/>
            </w:rPr>
          </w:rPrChange>
        </w:rPr>
        <w:t>Report of Investigation: SEC’s Madoff Investigation</w:t>
      </w:r>
      <w:r w:rsidRPr="008D3D5D">
        <w:rPr>
          <w:sz w:val="16"/>
          <w:szCs w:val="16"/>
          <w:lang w:val="en-GB"/>
          <w:rPrChange w:id="5996" w:author="emmanuel blezes" w:date="2026-05-23T18:38:00Z" w16du:dateUtc="2026-05-23T16:38:00Z">
            <w:rPr>
              <w:lang w:val="en-GB"/>
            </w:rPr>
          </w:rPrChange>
        </w:rPr>
        <w:t xml:space="preserve">, OIG-509, août 2009. </w:t>
      </w:r>
      <w:r w:rsidRPr="008D3D5D">
        <w:rPr>
          <w:sz w:val="16"/>
          <w:szCs w:val="16"/>
          <w:rPrChange w:id="5997" w:author="emmanuel blezes" w:date="2026-05-23T18:38:00Z" w16du:dateUtc="2026-05-23T16:38:00Z">
            <w:rPr/>
          </w:rPrChange>
        </w:rPr>
        <w:t>Les 65 Md$ correspondent aux relevés fictifs ; pertes en cash réellement investies estimées à ~18 Md$ par le trustee Irving Picard.</w:t>
      </w:r>
    </w:p>
  </w:footnote>
  <w:footnote w:id="347">
    <w:p w14:paraId="4D65289A" w14:textId="77777777" w:rsidR="00B437D0" w:rsidRPr="008D3D5D" w:rsidRDefault="00000000">
      <w:pPr>
        <w:pStyle w:val="FootnoteText"/>
        <w:rPr>
          <w:sz w:val="16"/>
          <w:szCs w:val="16"/>
          <w:rPrChange w:id="5998" w:author="emmanuel blezes" w:date="2026-05-23T18:38:00Z" w16du:dateUtc="2026-05-23T16:38:00Z">
            <w:rPr/>
          </w:rPrChange>
        </w:rPr>
      </w:pPr>
      <w:r w:rsidRPr="008D3D5D">
        <w:rPr>
          <w:rStyle w:val="FootnoteReference"/>
          <w:sz w:val="16"/>
          <w:szCs w:val="16"/>
          <w:rPrChange w:id="5999" w:author="emmanuel blezes" w:date="2026-05-23T18:38:00Z" w16du:dateUtc="2026-05-23T16:38:00Z">
            <w:rPr>
              <w:rStyle w:val="FootnoteReference"/>
            </w:rPr>
          </w:rPrChange>
        </w:rPr>
        <w:footnoteRef/>
      </w:r>
      <w:r w:rsidRPr="008D3D5D">
        <w:rPr>
          <w:sz w:val="16"/>
          <w:szCs w:val="16"/>
          <w:rPrChange w:id="6000" w:author="emmanuel blezes" w:date="2026-05-23T18:38:00Z" w16du:dateUtc="2026-05-23T16:38:00Z">
            <w:rPr/>
          </w:rPrChange>
        </w:rPr>
        <w:t xml:space="preserve"> Pew Charitable Trusts, </w:t>
      </w:r>
      <w:r w:rsidRPr="008D3D5D">
        <w:rPr>
          <w:i/>
          <w:iCs/>
          <w:sz w:val="16"/>
          <w:szCs w:val="16"/>
          <w:rPrChange w:id="6001" w:author="emmanuel blezes" w:date="2026-05-23T18:38:00Z" w16du:dateUtc="2026-05-23T16:38:00Z">
            <w:rPr>
              <w:i/>
              <w:iCs/>
            </w:rPr>
          </w:rPrChange>
        </w:rPr>
        <w:t>The Challenge of Meeting Detroit’s Pension Promises</w:t>
      </w:r>
      <w:r w:rsidRPr="008D3D5D">
        <w:rPr>
          <w:sz w:val="16"/>
          <w:szCs w:val="16"/>
          <w:rPrChange w:id="6002" w:author="emmanuel blezes" w:date="2026-05-23T18:38:00Z" w16du:dateUtc="2026-05-23T16:38:00Z">
            <w:rPr/>
          </w:rPrChange>
        </w:rPr>
        <w:t xml:space="preserve">, mars 2018 ; ville de Detroit, </w:t>
      </w:r>
      <w:r w:rsidRPr="008D3D5D">
        <w:rPr>
          <w:i/>
          <w:iCs/>
          <w:sz w:val="16"/>
          <w:szCs w:val="16"/>
          <w:rPrChange w:id="6003" w:author="emmanuel blezes" w:date="2026-05-23T18:38:00Z" w16du:dateUtc="2026-05-23T16:38:00Z">
            <w:rPr>
              <w:i/>
              <w:iCs/>
            </w:rPr>
          </w:rPrChange>
        </w:rPr>
        <w:t>Chapter 9 Bankruptcy Filing</w:t>
      </w:r>
      <w:r w:rsidRPr="008D3D5D">
        <w:rPr>
          <w:sz w:val="16"/>
          <w:szCs w:val="16"/>
          <w:rPrChange w:id="6004" w:author="emmanuel blezes" w:date="2026-05-23T18:38:00Z" w16du:dateUtc="2026-05-23T16:38:00Z">
            <w:rPr/>
          </w:rPrChange>
        </w:rPr>
        <w:t>, 18 juillet 2013. Dette totale 18 Md$ ; pensions non financées 3,5 Md$ ; 21 000 retraités, 15 000 actifs concernés.</w:t>
      </w:r>
    </w:p>
  </w:footnote>
  <w:footnote w:id="348">
    <w:p w14:paraId="3CD36FCA" w14:textId="77777777" w:rsidR="00B437D0" w:rsidRPr="008D3D5D" w:rsidRDefault="00000000">
      <w:pPr>
        <w:pStyle w:val="FootnoteText"/>
        <w:rPr>
          <w:sz w:val="16"/>
          <w:szCs w:val="16"/>
          <w:rPrChange w:id="6005" w:author="emmanuel blezes" w:date="2026-05-23T18:38:00Z" w16du:dateUtc="2026-05-23T16:38:00Z">
            <w:rPr/>
          </w:rPrChange>
        </w:rPr>
      </w:pPr>
      <w:r w:rsidRPr="008D3D5D">
        <w:rPr>
          <w:rStyle w:val="FootnoteReference"/>
          <w:sz w:val="16"/>
          <w:szCs w:val="16"/>
          <w:rPrChange w:id="6006" w:author="emmanuel blezes" w:date="2026-05-23T18:38:00Z" w16du:dateUtc="2026-05-23T16:38:00Z">
            <w:rPr>
              <w:rStyle w:val="FootnoteReference"/>
            </w:rPr>
          </w:rPrChange>
        </w:rPr>
        <w:footnoteRef/>
      </w:r>
      <w:r w:rsidRPr="008D3D5D">
        <w:rPr>
          <w:sz w:val="16"/>
          <w:szCs w:val="16"/>
          <w:rPrChange w:id="6007" w:author="emmanuel blezes" w:date="2026-05-23T18:38:00Z" w16du:dateUtc="2026-05-23T16:38:00Z">
            <w:rPr/>
          </w:rPrChange>
        </w:rPr>
        <w:t xml:space="preserve"> Mercer CFA Institute, </w:t>
      </w:r>
      <w:r w:rsidRPr="008D3D5D">
        <w:rPr>
          <w:i/>
          <w:iCs/>
          <w:sz w:val="16"/>
          <w:szCs w:val="16"/>
          <w:rPrChange w:id="6008" w:author="emmanuel blezes" w:date="2026-05-23T18:38:00Z" w16du:dateUtc="2026-05-23T16:38:00Z">
            <w:rPr>
              <w:i/>
              <w:iCs/>
            </w:rPr>
          </w:rPrChange>
        </w:rPr>
        <w:t>Global Pension Index 2025</w:t>
      </w:r>
      <w:r w:rsidRPr="008D3D5D">
        <w:rPr>
          <w:sz w:val="16"/>
          <w:szCs w:val="16"/>
          <w:rPrChange w:id="6009" w:author="emmanuel blezes" w:date="2026-05-23T18:38:00Z" w16du:dateUtc="2026-05-23T16:38:00Z">
            <w:rPr/>
          </w:rPrChange>
        </w:rPr>
        <w:t>, octobre 2025. France : grade B, score global 70,3, adéquation 85,2, viabilité 48,6, intégrité 76,8. Comparaison : Pays-Bas 84,8 ; Suède 78,2 ; Australie 76,4 ; Royaume-Uni 72,2.</w:t>
      </w:r>
    </w:p>
  </w:footnote>
  <w:footnote w:id="349">
    <w:p w14:paraId="16747C0A" w14:textId="77777777" w:rsidR="00B437D0" w:rsidRPr="008D3D5D" w:rsidRDefault="00000000">
      <w:pPr>
        <w:pStyle w:val="FootnoteText"/>
        <w:rPr>
          <w:sz w:val="16"/>
          <w:szCs w:val="16"/>
          <w:rPrChange w:id="6016" w:author="emmanuel blezes" w:date="2026-05-23T18:38:00Z" w16du:dateUtc="2026-05-23T16:38:00Z">
            <w:rPr/>
          </w:rPrChange>
        </w:rPr>
      </w:pPr>
      <w:r w:rsidRPr="008D3D5D">
        <w:rPr>
          <w:rStyle w:val="FootnoteReference"/>
          <w:sz w:val="16"/>
          <w:szCs w:val="16"/>
          <w:rPrChange w:id="6017" w:author="emmanuel blezes" w:date="2026-05-23T18:38:00Z" w16du:dateUtc="2026-05-23T16:38:00Z">
            <w:rPr>
              <w:rStyle w:val="FootnoteReference"/>
            </w:rPr>
          </w:rPrChange>
        </w:rPr>
        <w:footnoteRef/>
      </w:r>
      <w:r w:rsidRPr="008D3D5D">
        <w:rPr>
          <w:sz w:val="16"/>
          <w:szCs w:val="16"/>
          <w:rPrChange w:id="6018" w:author="emmanuel blezes" w:date="2026-05-23T18:38:00Z" w16du:dateUtc="2026-05-23T16:38:00Z">
            <w:rPr/>
          </w:rPrChange>
        </w:rPr>
        <w:t xml:space="preserve"> France Assureurs, </w:t>
      </w:r>
      <w:r w:rsidRPr="008D3D5D">
        <w:rPr>
          <w:i/>
          <w:iCs/>
          <w:sz w:val="16"/>
          <w:szCs w:val="16"/>
          <w:rPrChange w:id="6019" w:author="emmanuel blezes" w:date="2026-05-23T18:38:00Z" w16du:dateUtc="2026-05-23T16:38:00Z">
            <w:rPr>
              <w:i/>
              <w:iCs/>
            </w:rPr>
          </w:rPrChange>
        </w:rPr>
        <w:t>Plan d’Épargne Retraite : Bilan 2024</w:t>
      </w:r>
      <w:r w:rsidRPr="008D3D5D">
        <w:rPr>
          <w:sz w:val="16"/>
          <w:szCs w:val="16"/>
          <w:rPrChange w:id="6020" w:author="emmanuel blezes" w:date="2026-05-23T18:38:00Z" w16du:dateUtc="2026-05-23T16:38:00Z">
            <w:rPr/>
          </w:rPrChange>
        </w:rPr>
        <w:t xml:space="preserve">, mars 2025 ; Cour des comptes, </w:t>
      </w:r>
      <w:r w:rsidRPr="008D3D5D">
        <w:rPr>
          <w:i/>
          <w:iCs/>
          <w:sz w:val="16"/>
          <w:szCs w:val="16"/>
          <w:rPrChange w:id="6021" w:author="emmanuel blezes" w:date="2026-05-23T18:38:00Z" w16du:dateUtc="2026-05-23T16:38:00Z">
            <w:rPr>
              <w:i/>
              <w:iCs/>
            </w:rPr>
          </w:rPrChange>
        </w:rPr>
        <w:t>Le système de retraite par capitalisation en France</w:t>
      </w:r>
      <w:r w:rsidRPr="008D3D5D">
        <w:rPr>
          <w:sz w:val="16"/>
          <w:szCs w:val="16"/>
          <w:rPrChange w:id="6022" w:author="emmanuel blezes" w:date="2026-05-23T18:38:00Z" w16du:dateUtc="2026-05-23T16:38:00Z">
            <w:rPr/>
          </w:rPrChange>
        </w:rPr>
        <w:t>, février 2024. PER : 11,2 millions de titulaires fin T3 2024, 118,9 Md€ d’encours, encours moyen ≈ 10 600 €. Concentration des versements : 70 % sur les déciles 8-10.</w:t>
      </w:r>
    </w:p>
  </w:footnote>
  <w:footnote w:id="350">
    <w:p w14:paraId="0DC75571" w14:textId="77777777" w:rsidR="00B437D0" w:rsidRPr="008D3D5D" w:rsidRDefault="00000000">
      <w:pPr>
        <w:pStyle w:val="FootnoteText"/>
        <w:rPr>
          <w:sz w:val="16"/>
          <w:szCs w:val="16"/>
          <w:rPrChange w:id="6023" w:author="emmanuel blezes" w:date="2026-05-23T18:38:00Z" w16du:dateUtc="2026-05-23T16:38:00Z">
            <w:rPr/>
          </w:rPrChange>
        </w:rPr>
      </w:pPr>
      <w:r w:rsidRPr="008D3D5D">
        <w:rPr>
          <w:rStyle w:val="FootnoteReference"/>
          <w:sz w:val="16"/>
          <w:szCs w:val="16"/>
          <w:rPrChange w:id="6024" w:author="emmanuel blezes" w:date="2026-05-23T18:38:00Z" w16du:dateUtc="2026-05-23T16:38:00Z">
            <w:rPr>
              <w:rStyle w:val="FootnoteReference"/>
            </w:rPr>
          </w:rPrChange>
        </w:rPr>
        <w:footnoteRef/>
      </w:r>
      <w:r w:rsidRPr="008D3D5D">
        <w:rPr>
          <w:sz w:val="16"/>
          <w:szCs w:val="16"/>
          <w:rPrChange w:id="6025" w:author="emmanuel blezes" w:date="2026-05-23T18:38:00Z" w16du:dateUtc="2026-05-23T16:38:00Z">
            <w:rPr/>
          </w:rPrChange>
        </w:rPr>
        <w:t xml:space="preserve"> Mercer CFA Institute, </w:t>
      </w:r>
      <w:r w:rsidRPr="008D3D5D">
        <w:rPr>
          <w:i/>
          <w:iCs/>
          <w:sz w:val="16"/>
          <w:szCs w:val="16"/>
          <w:rPrChange w:id="6026" w:author="emmanuel blezes" w:date="2026-05-23T18:38:00Z" w16du:dateUtc="2026-05-23T16:38:00Z">
            <w:rPr>
              <w:i/>
              <w:iCs/>
            </w:rPr>
          </w:rPrChange>
        </w:rPr>
        <w:t xml:space="preserve">Global Pension Index 2025 </w:t>
      </w:r>
      <w:del w:id="6027" w:author="emmanuel blezes" w:date="2026-05-18T20:04:00Z" w16du:dateUtc="2026-05-18T18:04:00Z">
        <w:r w:rsidRPr="008D3D5D" w:rsidDel="00146C66">
          <w:rPr>
            <w:i/>
            <w:iCs/>
            <w:sz w:val="16"/>
            <w:szCs w:val="16"/>
            <w:rPrChange w:id="6028" w:author="emmanuel blezes" w:date="2026-05-23T18:38:00Z" w16du:dateUtc="2026-05-23T16:38:00Z">
              <w:rPr>
                <w:i/>
                <w:iCs/>
              </w:rPr>
            </w:rPrChange>
          </w:rPr>
          <w:delText>—</w:delText>
        </w:r>
      </w:del>
      <w:ins w:id="6029" w:author="emmanuel blezes" w:date="2026-05-18T20:04:00Z" w16du:dateUtc="2026-05-18T18:04:00Z">
        <w:r w:rsidR="00146C66" w:rsidRPr="008D3D5D">
          <w:rPr>
            <w:i/>
            <w:iCs/>
            <w:sz w:val="16"/>
            <w:szCs w:val="16"/>
            <w:rPrChange w:id="6030" w:author="emmanuel blezes" w:date="2026-05-23T18:38:00Z" w16du:dateUtc="2026-05-23T16:38:00Z">
              <w:rPr>
                <w:i/>
                <w:iCs/>
              </w:rPr>
            </w:rPrChange>
          </w:rPr>
          <w:t>-</w:t>
        </w:r>
      </w:ins>
      <w:r w:rsidRPr="008D3D5D">
        <w:rPr>
          <w:i/>
          <w:iCs/>
          <w:sz w:val="16"/>
          <w:szCs w:val="16"/>
          <w:rPrChange w:id="6031" w:author="emmanuel blezes" w:date="2026-05-23T18:38:00Z" w16du:dateUtc="2026-05-23T16:38:00Z">
            <w:rPr>
              <w:i/>
              <w:iCs/>
            </w:rPr>
          </w:rPrChange>
        </w:rPr>
        <w:t xml:space="preserve"> Gender Pension Gap Analysis</w:t>
      </w:r>
      <w:r w:rsidRPr="008D3D5D">
        <w:rPr>
          <w:sz w:val="16"/>
          <w:szCs w:val="16"/>
          <w:rPrChange w:id="6032" w:author="emmanuel blezes" w:date="2026-05-23T18:38:00Z" w16du:dateUtc="2026-05-23T16:38:00Z">
            <w:rPr/>
          </w:rPrChange>
        </w:rPr>
        <w:t>, octobre 2025. Pays-Bas 17 %, Suède 25 %, Australie 25 % (en baisse depuis 30 %), France 28-30 % selon DREES.</w:t>
      </w:r>
    </w:p>
  </w:footnote>
  <w:footnote w:id="351">
    <w:p w14:paraId="3325804E" w14:textId="77777777" w:rsidR="00B437D0" w:rsidRPr="008D3D5D" w:rsidRDefault="00000000">
      <w:pPr>
        <w:pStyle w:val="FootnoteText"/>
        <w:rPr>
          <w:sz w:val="16"/>
          <w:szCs w:val="16"/>
          <w:rPrChange w:id="6037" w:author="emmanuel blezes" w:date="2026-05-23T18:38:00Z" w16du:dateUtc="2026-05-23T16:38:00Z">
            <w:rPr/>
          </w:rPrChange>
        </w:rPr>
      </w:pPr>
      <w:r w:rsidRPr="008D3D5D">
        <w:rPr>
          <w:rStyle w:val="FootnoteReference"/>
          <w:sz w:val="16"/>
          <w:szCs w:val="16"/>
          <w:rPrChange w:id="6038" w:author="emmanuel blezes" w:date="2026-05-23T18:38:00Z" w16du:dateUtc="2026-05-23T16:38:00Z">
            <w:rPr>
              <w:rStyle w:val="FootnoteReference"/>
            </w:rPr>
          </w:rPrChange>
        </w:rPr>
        <w:footnoteRef/>
      </w:r>
      <w:r w:rsidRPr="008D3D5D">
        <w:rPr>
          <w:sz w:val="16"/>
          <w:szCs w:val="16"/>
          <w:rPrChange w:id="6039" w:author="emmanuel blezes" w:date="2026-05-23T18:38:00Z" w16du:dateUtc="2026-05-23T16:38:00Z">
            <w:rPr/>
          </w:rPrChange>
        </w:rPr>
        <w:t xml:space="preserve"> OCDE, </w:t>
      </w:r>
      <w:r w:rsidRPr="008D3D5D">
        <w:rPr>
          <w:i/>
          <w:iCs/>
          <w:sz w:val="16"/>
          <w:szCs w:val="16"/>
          <w:rPrChange w:id="6040" w:author="emmanuel blezes" w:date="2026-05-23T18:38:00Z" w16du:dateUtc="2026-05-23T16:38:00Z">
            <w:rPr>
              <w:i/>
              <w:iCs/>
            </w:rPr>
          </w:rPrChange>
        </w:rPr>
        <w:t>Pensions at a Glance 2025</w:t>
      </w:r>
      <w:r w:rsidRPr="008D3D5D">
        <w:rPr>
          <w:sz w:val="16"/>
          <w:szCs w:val="16"/>
          <w:rPrChange w:id="6041" w:author="emmanuel blezes" w:date="2026-05-23T18:38:00Z" w16du:dateUtc="2026-05-23T16:38:00Z">
            <w:rPr/>
          </w:rPrChange>
        </w:rPr>
        <w:t xml:space="preserve">, fiches France et Pays-Bas, novembre 2025. Ratio P90/P10 des pensions : France ≈ 4,2 ; Pays-Bas ≈ 3,1. Source complémentaire : Eurostat </w:t>
      </w:r>
      <w:r w:rsidRPr="008D3D5D">
        <w:rPr>
          <w:i/>
          <w:iCs/>
          <w:sz w:val="16"/>
          <w:szCs w:val="16"/>
          <w:rPrChange w:id="6042" w:author="emmanuel blezes" w:date="2026-05-23T18:38:00Z" w16du:dateUtc="2026-05-23T16:38:00Z">
            <w:rPr>
              <w:i/>
              <w:iCs/>
            </w:rPr>
          </w:rPrChange>
        </w:rPr>
        <w:t>EU-SILC</w:t>
      </w:r>
      <w:r w:rsidRPr="008D3D5D">
        <w:rPr>
          <w:sz w:val="16"/>
          <w:szCs w:val="16"/>
          <w:rPrChange w:id="6043" w:author="emmanuel blezes" w:date="2026-05-23T18:38:00Z" w16du:dateUtc="2026-05-23T16:38:00Z">
            <w:rPr/>
          </w:rPrChange>
        </w:rPr>
        <w:t xml:space="preserve"> 2023.</w:t>
      </w:r>
    </w:p>
  </w:footnote>
  <w:footnote w:id="352">
    <w:p w14:paraId="40B80947" w14:textId="77777777" w:rsidR="00B437D0" w:rsidRPr="008D3D5D" w:rsidRDefault="00000000">
      <w:pPr>
        <w:pStyle w:val="FootnoteText"/>
        <w:rPr>
          <w:sz w:val="16"/>
          <w:szCs w:val="16"/>
          <w:rPrChange w:id="6050" w:author="emmanuel blezes" w:date="2026-05-23T18:38:00Z" w16du:dateUtc="2026-05-23T16:38:00Z">
            <w:rPr/>
          </w:rPrChange>
        </w:rPr>
      </w:pPr>
      <w:r w:rsidRPr="008D3D5D">
        <w:rPr>
          <w:rStyle w:val="FootnoteReference"/>
          <w:sz w:val="16"/>
          <w:szCs w:val="16"/>
          <w:rPrChange w:id="6051" w:author="emmanuel blezes" w:date="2026-05-23T18:38:00Z" w16du:dateUtc="2026-05-23T16:38:00Z">
            <w:rPr>
              <w:rStyle w:val="FootnoteReference"/>
            </w:rPr>
          </w:rPrChange>
        </w:rPr>
        <w:footnoteRef/>
      </w:r>
      <w:r w:rsidRPr="008D3D5D">
        <w:rPr>
          <w:sz w:val="16"/>
          <w:szCs w:val="16"/>
          <w:rPrChange w:id="6052" w:author="emmanuel blezes" w:date="2026-05-23T18:38:00Z" w16du:dateUtc="2026-05-23T16:38:00Z">
            <w:rPr/>
          </w:rPrChange>
        </w:rPr>
        <w:t xml:space="preserve"> Odoxa pour Groupama, </w:t>
      </w:r>
      <w:r w:rsidRPr="008D3D5D">
        <w:rPr>
          <w:i/>
          <w:iCs/>
          <w:sz w:val="16"/>
          <w:szCs w:val="16"/>
          <w:rPrChange w:id="6053" w:author="emmanuel blezes" w:date="2026-05-23T18:38:00Z" w16du:dateUtc="2026-05-23T16:38:00Z">
            <w:rPr>
              <w:i/>
              <w:iCs/>
            </w:rPr>
          </w:rPrChange>
        </w:rPr>
        <w:t>Les Français et la retraite par capitalisation</w:t>
      </w:r>
      <w:r w:rsidRPr="008D3D5D">
        <w:rPr>
          <w:sz w:val="16"/>
          <w:szCs w:val="16"/>
          <w:rPrChange w:id="6054" w:author="emmanuel blezes" w:date="2026-05-23T18:38:00Z" w16du:dateUtc="2026-05-23T16:38:00Z">
            <w:rPr/>
          </w:rPrChange>
        </w:rPr>
        <w:t>, novembre 2025. 57 % favorables au mixte ; 22 % capitalisation seule ; 20 % répartition seule.</w:t>
      </w:r>
    </w:p>
  </w:footnote>
  <w:footnote w:id="353">
    <w:p w14:paraId="6F48B392" w14:textId="77777777" w:rsidR="00B437D0" w:rsidRPr="008D3D5D" w:rsidRDefault="00000000">
      <w:pPr>
        <w:pStyle w:val="FootnoteText"/>
        <w:rPr>
          <w:sz w:val="16"/>
          <w:szCs w:val="16"/>
          <w:rPrChange w:id="6065" w:author="emmanuel blezes" w:date="2026-05-23T18:38:00Z" w16du:dateUtc="2026-05-23T16:38:00Z">
            <w:rPr/>
          </w:rPrChange>
        </w:rPr>
      </w:pPr>
      <w:r w:rsidRPr="008D3D5D">
        <w:rPr>
          <w:rStyle w:val="FootnoteReference"/>
          <w:sz w:val="16"/>
          <w:szCs w:val="16"/>
          <w:rPrChange w:id="6066" w:author="emmanuel blezes" w:date="2026-05-23T18:38:00Z" w16du:dateUtc="2026-05-23T16:38:00Z">
            <w:rPr>
              <w:rStyle w:val="FootnoteReference"/>
            </w:rPr>
          </w:rPrChange>
        </w:rPr>
        <w:footnoteRef/>
      </w:r>
      <w:r w:rsidRPr="008D3D5D">
        <w:rPr>
          <w:sz w:val="16"/>
          <w:szCs w:val="16"/>
          <w:rPrChange w:id="6067" w:author="emmanuel blezes" w:date="2026-05-23T18:38:00Z" w16du:dateUtc="2026-05-23T16:38:00Z">
            <w:rPr/>
          </w:rPrChange>
        </w:rPr>
        <w:t xml:space="preserve"> ATO, </w:t>
      </w:r>
      <w:r w:rsidRPr="008D3D5D">
        <w:rPr>
          <w:i/>
          <w:iCs/>
          <w:sz w:val="16"/>
          <w:szCs w:val="16"/>
          <w:rPrChange w:id="6068" w:author="emmanuel blezes" w:date="2026-05-23T18:38:00Z" w16du:dateUtc="2026-05-23T16:38:00Z">
            <w:rPr>
              <w:i/>
              <w:iCs/>
            </w:rPr>
          </w:rPrChange>
        </w:rPr>
        <w:t>Compliance Statistics 2024-25</w:t>
      </w:r>
      <w:r w:rsidRPr="008D3D5D">
        <w:rPr>
          <w:sz w:val="16"/>
          <w:szCs w:val="16"/>
          <w:rPrChange w:id="6069" w:author="emmanuel blezes" w:date="2026-05-23T18:38:00Z" w16du:dateUtc="2026-05-23T16:38:00Z">
            <w:rPr/>
          </w:rPrChange>
        </w:rPr>
        <w:t xml:space="preserve">, 2025 ; Paul Keating, </w:t>
      </w:r>
      <w:r w:rsidRPr="008D3D5D">
        <w:rPr>
          <w:i/>
          <w:iCs/>
          <w:sz w:val="16"/>
          <w:szCs w:val="16"/>
          <w:rPrChange w:id="6070" w:author="emmanuel blezes" w:date="2026-05-23T18:38:00Z" w16du:dateUtc="2026-05-23T16:38:00Z">
            <w:rPr>
              <w:i/>
              <w:iCs/>
            </w:rPr>
          </w:rPrChange>
        </w:rPr>
        <w:t>The Story of Modern Superannuation</w:t>
      </w:r>
      <w:r w:rsidRPr="008D3D5D">
        <w:rPr>
          <w:sz w:val="16"/>
          <w:szCs w:val="16"/>
          <w:rPrChange w:id="6071" w:author="emmanuel blezes" w:date="2026-05-23T18:38:00Z" w16du:dateUtc="2026-05-23T16:38:00Z">
            <w:rPr/>
          </w:rPrChange>
        </w:rPr>
        <w:t xml:space="preserve">, 31 octobre 2007. Accord Prices and Incomes Mark II signé en septembre 1985 (Hawke / Kelty-ACTU). Superannuation Guarantee : 3 % en 1992, 9 % en 2002, 12 % depuis juillet 2025. Coût budgétaire direct pour le Commonwealth ≈ 0,1 % du PIB (tax relief marginal sur les </w:t>
      </w:r>
      <w:r w:rsidRPr="008D3D5D">
        <w:rPr>
          <w:i/>
          <w:iCs/>
          <w:sz w:val="16"/>
          <w:szCs w:val="16"/>
          <w:rPrChange w:id="6072" w:author="emmanuel blezes" w:date="2026-05-23T18:38:00Z" w16du:dateUtc="2026-05-23T16:38:00Z">
            <w:rPr>
              <w:i/>
              <w:iCs/>
            </w:rPr>
          </w:rPrChange>
        </w:rPr>
        <w:t>concessional contributions</w:t>
      </w:r>
      <w:r w:rsidRPr="008D3D5D">
        <w:rPr>
          <w:sz w:val="16"/>
          <w:szCs w:val="16"/>
          <w:rPrChange w:id="6073" w:author="emmanuel blezes" w:date="2026-05-23T18:38:00Z" w16du:dateUtc="2026-05-23T16:38:00Z">
            <w:rPr/>
          </w:rPrChange>
        </w:rPr>
        <w:t>).</w:t>
      </w:r>
    </w:p>
  </w:footnote>
  <w:footnote w:id="354">
    <w:p w14:paraId="531DCC84" w14:textId="77777777" w:rsidR="00B437D0" w:rsidRPr="008D3D5D" w:rsidRDefault="00000000">
      <w:pPr>
        <w:pStyle w:val="FootnoteText"/>
        <w:rPr>
          <w:sz w:val="16"/>
          <w:szCs w:val="16"/>
          <w:lang w:val="en-GB"/>
          <w:rPrChange w:id="6074" w:author="emmanuel blezes" w:date="2026-05-23T18:38:00Z" w16du:dateUtc="2026-05-23T16:38:00Z">
            <w:rPr>
              <w:lang w:val="en-GB"/>
            </w:rPr>
          </w:rPrChange>
        </w:rPr>
      </w:pPr>
      <w:r w:rsidRPr="008D3D5D">
        <w:rPr>
          <w:rStyle w:val="FootnoteReference"/>
          <w:sz w:val="16"/>
          <w:szCs w:val="16"/>
          <w:rPrChange w:id="6075" w:author="emmanuel blezes" w:date="2026-05-23T18:38:00Z" w16du:dateUtc="2026-05-23T16:38:00Z">
            <w:rPr>
              <w:rStyle w:val="FootnoteReference"/>
            </w:rPr>
          </w:rPrChange>
        </w:rPr>
        <w:footnoteRef/>
      </w:r>
      <w:r w:rsidRPr="008D3D5D">
        <w:rPr>
          <w:sz w:val="16"/>
          <w:szCs w:val="16"/>
          <w:lang w:val="en-GB"/>
          <w:rPrChange w:id="6076" w:author="emmanuel blezes" w:date="2026-05-23T18:38:00Z" w16du:dateUtc="2026-05-23T16:38:00Z">
            <w:rPr>
              <w:lang w:val="en-GB"/>
            </w:rPr>
          </w:rPrChange>
        </w:rPr>
        <w:t xml:space="preserve"> Pensionsmyndigheten, </w:t>
      </w:r>
      <w:r w:rsidRPr="008D3D5D">
        <w:rPr>
          <w:i/>
          <w:iCs/>
          <w:sz w:val="16"/>
          <w:szCs w:val="16"/>
          <w:lang w:val="en-GB"/>
          <w:rPrChange w:id="6077" w:author="emmanuel blezes" w:date="2026-05-23T18:38:00Z" w16du:dateUtc="2026-05-23T16:38:00Z">
            <w:rPr>
              <w:i/>
              <w:iCs/>
              <w:lang w:val="en-GB"/>
            </w:rPr>
          </w:rPrChange>
        </w:rPr>
        <w:t>Orange Report 2024</w:t>
      </w:r>
      <w:r w:rsidRPr="008D3D5D">
        <w:rPr>
          <w:sz w:val="16"/>
          <w:szCs w:val="16"/>
          <w:lang w:val="en-GB"/>
          <w:rPrChange w:id="6078" w:author="emmanuel blezes" w:date="2026-05-23T18:38:00Z" w16du:dateUtc="2026-05-23T16:38:00Z">
            <w:rPr>
              <w:lang w:val="en-GB"/>
            </w:rPr>
          </w:rPrChange>
        </w:rPr>
        <w:t xml:space="preserve">, 2025 ; Bo Könberg, Edward Palmer, Annika Sundén, « The 1994 Swedish Pension Reform », </w:t>
      </w:r>
      <w:r w:rsidRPr="008D3D5D">
        <w:rPr>
          <w:i/>
          <w:iCs/>
          <w:sz w:val="16"/>
          <w:szCs w:val="16"/>
          <w:lang w:val="en-GB"/>
          <w:rPrChange w:id="6079" w:author="emmanuel blezes" w:date="2026-05-23T18:38:00Z" w16du:dateUtc="2026-05-23T16:38:00Z">
            <w:rPr>
              <w:i/>
              <w:iCs/>
              <w:lang w:val="en-GB"/>
            </w:rPr>
          </w:rPrChange>
        </w:rPr>
        <w:t>International Social Security Review</w:t>
      </w:r>
      <w:r w:rsidRPr="008D3D5D">
        <w:rPr>
          <w:sz w:val="16"/>
          <w:szCs w:val="16"/>
          <w:lang w:val="en-GB"/>
          <w:rPrChange w:id="6080" w:author="emmanuel blezes" w:date="2026-05-23T18:38:00Z" w16du:dateUtc="2026-05-23T16:38:00Z">
            <w:rPr>
              <w:lang w:val="en-GB"/>
            </w:rPr>
          </w:rPrChange>
        </w:rPr>
        <w:t xml:space="preserve">, vol. 59, 2006. </w:t>
      </w:r>
      <w:r w:rsidRPr="008D3D5D">
        <w:rPr>
          <w:sz w:val="16"/>
          <w:szCs w:val="16"/>
          <w:rPrChange w:id="6081" w:author="emmanuel blezes" w:date="2026-05-23T18:38:00Z" w16du:dateUtc="2026-05-23T16:38:00Z">
            <w:rPr/>
          </w:rPrChange>
        </w:rPr>
        <w:t xml:space="preserve">Sur les 18,5 % de cotisation totale, 16 % vers l’inkomstpension NDC, 2,5 % vers la PPM capitalisée. </w:t>
      </w:r>
      <w:r w:rsidRPr="008D3D5D">
        <w:rPr>
          <w:sz w:val="16"/>
          <w:szCs w:val="16"/>
          <w:lang w:val="en-GB"/>
          <w:rPrChange w:id="6082" w:author="emmanuel blezes" w:date="2026-05-23T18:38:00Z" w16du:dateUtc="2026-05-23T16:38:00Z">
            <w:rPr>
              <w:lang w:val="en-GB"/>
            </w:rPr>
          </w:rPrChange>
        </w:rPr>
        <w:t>Total inchangé depuis 1999.</w:t>
      </w:r>
    </w:p>
  </w:footnote>
  <w:footnote w:id="355">
    <w:p w14:paraId="393BD41F" w14:textId="77777777" w:rsidR="00B437D0" w:rsidRPr="008D3D5D" w:rsidRDefault="00000000">
      <w:pPr>
        <w:pStyle w:val="FootnoteText"/>
        <w:rPr>
          <w:sz w:val="16"/>
          <w:szCs w:val="16"/>
          <w:rPrChange w:id="6083" w:author="emmanuel blezes" w:date="2026-05-23T18:38:00Z" w16du:dateUtc="2026-05-23T16:38:00Z">
            <w:rPr/>
          </w:rPrChange>
        </w:rPr>
      </w:pPr>
      <w:r w:rsidRPr="008D3D5D">
        <w:rPr>
          <w:rStyle w:val="FootnoteReference"/>
          <w:sz w:val="16"/>
          <w:szCs w:val="16"/>
          <w:rPrChange w:id="6084" w:author="emmanuel blezes" w:date="2026-05-23T18:38:00Z" w16du:dateUtc="2026-05-23T16:38:00Z">
            <w:rPr>
              <w:rStyle w:val="FootnoteReference"/>
            </w:rPr>
          </w:rPrChange>
        </w:rPr>
        <w:footnoteRef/>
      </w:r>
      <w:r w:rsidRPr="008D3D5D">
        <w:rPr>
          <w:sz w:val="16"/>
          <w:szCs w:val="16"/>
          <w:lang w:val="en-GB"/>
          <w:rPrChange w:id="6085" w:author="emmanuel blezes" w:date="2026-05-23T18:38:00Z" w16du:dateUtc="2026-05-23T16:38:00Z">
            <w:rPr>
              <w:lang w:val="en-GB"/>
            </w:rPr>
          </w:rPrChange>
        </w:rPr>
        <w:t xml:space="preserve"> Sebastián Edwards, </w:t>
      </w:r>
      <w:r w:rsidRPr="008D3D5D">
        <w:rPr>
          <w:i/>
          <w:iCs/>
          <w:sz w:val="16"/>
          <w:szCs w:val="16"/>
          <w:lang w:val="en-GB"/>
          <w:rPrChange w:id="6086"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6087" w:author="emmanuel blezes" w:date="2026-05-23T18:38:00Z" w16du:dateUtc="2026-05-23T16:38:00Z">
            <w:rPr>
              <w:lang w:val="en-GB"/>
            </w:rPr>
          </w:rPrChange>
        </w:rPr>
        <w:t xml:space="preserve">, Princeton University Press, 2023, chapitres 7-9. </w:t>
      </w:r>
      <w:r w:rsidRPr="008D3D5D">
        <w:rPr>
          <w:sz w:val="16"/>
          <w:szCs w:val="16"/>
          <w:rPrChange w:id="6088" w:author="emmanuel blezes" w:date="2026-05-23T18:38:00Z" w16du:dateUtc="2026-05-23T16:38:00Z">
            <w:rPr/>
          </w:rPrChange>
        </w:rPr>
        <w:t xml:space="preserve">Coût cumulé des </w:t>
      </w:r>
      <w:r w:rsidRPr="008D3D5D">
        <w:rPr>
          <w:i/>
          <w:iCs/>
          <w:sz w:val="16"/>
          <w:szCs w:val="16"/>
          <w:rPrChange w:id="6089" w:author="emmanuel blezes" w:date="2026-05-23T18:38:00Z" w16du:dateUtc="2026-05-23T16:38:00Z">
            <w:rPr>
              <w:i/>
              <w:iCs/>
            </w:rPr>
          </w:rPrChange>
        </w:rPr>
        <w:t>bonos de reconocimiento</w:t>
      </w:r>
      <w:r w:rsidRPr="008D3D5D">
        <w:rPr>
          <w:sz w:val="16"/>
          <w:szCs w:val="16"/>
          <w:rPrChange w:id="6090" w:author="emmanuel blezes" w:date="2026-05-23T18:38:00Z" w16du:dateUtc="2026-05-23T16:38:00Z">
            <w:rPr/>
          </w:rPrChange>
        </w:rPr>
        <w:t xml:space="preserve"> 1981-2014 : ~30 % du PIB chilien sur la période, soit ~7 % de PIB par décennie.</w:t>
      </w:r>
    </w:p>
  </w:footnote>
  <w:footnote w:id="356">
    <w:p w14:paraId="47457FE1" w14:textId="77777777" w:rsidR="00B437D0" w:rsidRPr="008D3D5D" w:rsidRDefault="00000000">
      <w:pPr>
        <w:pStyle w:val="FootnoteText"/>
        <w:rPr>
          <w:sz w:val="16"/>
          <w:szCs w:val="16"/>
          <w:rPrChange w:id="6095" w:author="emmanuel blezes" w:date="2026-05-23T18:38:00Z" w16du:dateUtc="2026-05-23T16:38:00Z">
            <w:rPr/>
          </w:rPrChange>
        </w:rPr>
      </w:pPr>
      <w:r w:rsidRPr="008D3D5D">
        <w:rPr>
          <w:rStyle w:val="FootnoteReference"/>
          <w:sz w:val="16"/>
          <w:szCs w:val="16"/>
          <w:rPrChange w:id="6096" w:author="emmanuel blezes" w:date="2026-05-23T18:38:00Z" w16du:dateUtc="2026-05-23T16:38:00Z">
            <w:rPr>
              <w:rStyle w:val="FootnoteReference"/>
            </w:rPr>
          </w:rPrChange>
        </w:rPr>
        <w:footnoteRef/>
      </w:r>
      <w:r w:rsidRPr="008D3D5D">
        <w:rPr>
          <w:sz w:val="16"/>
          <w:szCs w:val="16"/>
          <w:rPrChange w:id="6097" w:author="emmanuel blezes" w:date="2026-05-23T18:38:00Z" w16du:dateUtc="2026-05-23T16:38:00Z">
            <w:rPr/>
          </w:rPrChange>
        </w:rPr>
        <w:t xml:space="preserve"> Fonds de Réserve pour les Retraites, </w:t>
      </w:r>
      <w:r w:rsidRPr="008D3D5D">
        <w:rPr>
          <w:i/>
          <w:iCs/>
          <w:sz w:val="16"/>
          <w:szCs w:val="16"/>
          <w:rPrChange w:id="6098" w:author="emmanuel blezes" w:date="2026-05-23T18:38:00Z" w16du:dateUtc="2026-05-23T16:38:00Z">
            <w:rPr>
              <w:i/>
              <w:iCs/>
            </w:rPr>
          </w:rPrChange>
        </w:rPr>
        <w:t>Rapport annuel 2024</w:t>
      </w:r>
      <w:r w:rsidRPr="008D3D5D">
        <w:rPr>
          <w:sz w:val="16"/>
          <w:szCs w:val="16"/>
          <w:rPrChange w:id="6099" w:author="emmanuel blezes" w:date="2026-05-23T18:38:00Z" w16du:dateUtc="2026-05-23T16:38:00Z">
            <w:rPr/>
          </w:rPrChange>
        </w:rPr>
        <w:t>, 2025. Encours fin 2024 : 20,4 Md€. Rendement réel net 2024 : +6,46 %.</w:t>
      </w:r>
    </w:p>
  </w:footnote>
  <w:footnote w:id="357">
    <w:p w14:paraId="5047B3AD" w14:textId="77777777" w:rsidR="00B437D0" w:rsidRPr="008D3D5D" w:rsidRDefault="00000000">
      <w:pPr>
        <w:pStyle w:val="FootnoteText"/>
        <w:rPr>
          <w:sz w:val="16"/>
          <w:szCs w:val="16"/>
          <w:rPrChange w:id="6100" w:author="emmanuel blezes" w:date="2026-05-23T18:38:00Z" w16du:dateUtc="2026-05-23T16:38:00Z">
            <w:rPr/>
          </w:rPrChange>
        </w:rPr>
      </w:pPr>
      <w:r w:rsidRPr="008D3D5D">
        <w:rPr>
          <w:rStyle w:val="FootnoteReference"/>
          <w:sz w:val="16"/>
          <w:szCs w:val="16"/>
          <w:rPrChange w:id="6101" w:author="emmanuel blezes" w:date="2026-05-23T18:38:00Z" w16du:dateUtc="2026-05-23T16:38:00Z">
            <w:rPr>
              <w:rStyle w:val="FootnoteReference"/>
            </w:rPr>
          </w:rPrChange>
        </w:rPr>
        <w:footnoteRef/>
      </w:r>
      <w:r w:rsidRPr="008D3D5D">
        <w:rPr>
          <w:sz w:val="16"/>
          <w:szCs w:val="16"/>
          <w:rPrChange w:id="6102" w:author="emmanuel blezes" w:date="2026-05-23T18:38:00Z" w16du:dateUtc="2026-05-23T16:38:00Z">
            <w:rPr/>
          </w:rPrChange>
        </w:rPr>
        <w:t xml:space="preserve"> Calcul à partir de la masse salariale brute du secteur privé France 2027 estimée à 1 100 Md€ (INSEE, </w:t>
      </w:r>
      <w:r w:rsidRPr="008D3D5D">
        <w:rPr>
          <w:i/>
          <w:iCs/>
          <w:sz w:val="16"/>
          <w:szCs w:val="16"/>
          <w:rPrChange w:id="6103" w:author="emmanuel blezes" w:date="2026-05-23T18:38:00Z" w16du:dateUtc="2026-05-23T16:38:00Z">
            <w:rPr>
              <w:i/>
              <w:iCs/>
            </w:rPr>
          </w:rPrChange>
        </w:rPr>
        <w:t>Comptes nationaux 2025</w:t>
      </w:r>
      <w:r w:rsidRPr="008D3D5D">
        <w:rPr>
          <w:sz w:val="16"/>
          <w:szCs w:val="16"/>
          <w:rPrChange w:id="6104" w:author="emmanuel blezes" w:date="2026-05-23T18:38:00Z" w16du:dateUtc="2026-05-23T16:38:00Z">
            <w:rPr/>
          </w:rPrChange>
        </w:rPr>
        <w:t>). Une cotisation patronale nouvelle de 2 % rapporte ~22 Md€/an à pleine charge.</w:t>
      </w:r>
    </w:p>
  </w:footnote>
  <w:footnote w:id="358">
    <w:p w14:paraId="69C4E4FD" w14:textId="77777777" w:rsidR="00B437D0" w:rsidRPr="008D3D5D" w:rsidRDefault="00000000">
      <w:pPr>
        <w:pStyle w:val="FootnoteText"/>
        <w:rPr>
          <w:sz w:val="16"/>
          <w:szCs w:val="16"/>
          <w:rPrChange w:id="6105" w:author="emmanuel blezes" w:date="2026-05-23T18:38:00Z" w16du:dateUtc="2026-05-23T16:38:00Z">
            <w:rPr/>
          </w:rPrChange>
        </w:rPr>
      </w:pPr>
      <w:r w:rsidRPr="008D3D5D">
        <w:rPr>
          <w:rStyle w:val="FootnoteReference"/>
          <w:sz w:val="16"/>
          <w:szCs w:val="16"/>
          <w:rPrChange w:id="6106" w:author="emmanuel blezes" w:date="2026-05-23T18:38:00Z" w16du:dateUtc="2026-05-23T16:38:00Z">
            <w:rPr>
              <w:rStyle w:val="FootnoteReference"/>
            </w:rPr>
          </w:rPrChange>
        </w:rPr>
        <w:footnoteRef/>
      </w:r>
      <w:r w:rsidRPr="008D3D5D">
        <w:rPr>
          <w:sz w:val="16"/>
          <w:szCs w:val="16"/>
          <w:rPrChange w:id="6107" w:author="emmanuel blezes" w:date="2026-05-23T18:38:00Z" w16du:dateUtc="2026-05-23T16:38:00Z">
            <w:rPr/>
          </w:rPrChange>
        </w:rPr>
        <w:t xml:space="preserve"> COR, </w:t>
      </w:r>
      <w:r w:rsidRPr="008D3D5D">
        <w:rPr>
          <w:i/>
          <w:iCs/>
          <w:sz w:val="16"/>
          <w:szCs w:val="16"/>
          <w:rPrChange w:id="6108" w:author="emmanuel blezes" w:date="2026-05-23T18:38:00Z" w16du:dateUtc="2026-05-23T16:38:00Z">
            <w:rPr>
              <w:i/>
              <w:iCs/>
            </w:rPr>
          </w:rPrChange>
        </w:rPr>
        <w:t>Rapport annuel 2025</w:t>
      </w:r>
      <w:r w:rsidRPr="008D3D5D">
        <w:rPr>
          <w:sz w:val="16"/>
          <w:szCs w:val="16"/>
          <w:rPrChange w:id="6109" w:author="emmanuel blezes" w:date="2026-05-23T18:38:00Z" w16du:dateUtc="2026-05-23T16:38:00Z">
            <w:rPr/>
          </w:rPrChange>
        </w:rPr>
        <w:t>, juin 2025. Scénario central : -45 Md€ en 2070, soit -1,4 % du PIB.</w:t>
      </w:r>
    </w:p>
  </w:footnote>
  <w:footnote w:id="359">
    <w:p w14:paraId="4191A264" w14:textId="77777777" w:rsidR="00B437D0" w:rsidRPr="008D3D5D" w:rsidRDefault="00000000">
      <w:pPr>
        <w:pStyle w:val="FootnoteText"/>
        <w:rPr>
          <w:sz w:val="16"/>
          <w:szCs w:val="16"/>
          <w:rPrChange w:id="6110" w:author="emmanuel blezes" w:date="2026-05-23T18:38:00Z" w16du:dateUtc="2026-05-23T16:38:00Z">
            <w:rPr/>
          </w:rPrChange>
        </w:rPr>
      </w:pPr>
      <w:r w:rsidRPr="008D3D5D">
        <w:rPr>
          <w:rStyle w:val="FootnoteReference"/>
          <w:sz w:val="16"/>
          <w:szCs w:val="16"/>
          <w:rPrChange w:id="6111" w:author="emmanuel blezes" w:date="2026-05-23T18:38:00Z" w16du:dateUtc="2026-05-23T16:38:00Z">
            <w:rPr>
              <w:rStyle w:val="FootnoteReference"/>
            </w:rPr>
          </w:rPrChange>
        </w:rPr>
        <w:footnoteRef/>
      </w:r>
      <w:r w:rsidRPr="008D3D5D">
        <w:rPr>
          <w:sz w:val="16"/>
          <w:szCs w:val="16"/>
          <w:rPrChange w:id="6112" w:author="emmanuel blezes" w:date="2026-05-23T18:38:00Z" w16du:dateUtc="2026-05-23T16:38:00Z">
            <w:rPr/>
          </w:rPrChange>
        </w:rPr>
        <w:t xml:space="preserve"> Commission européenne, </w:t>
      </w:r>
      <w:r w:rsidRPr="008D3D5D">
        <w:rPr>
          <w:i/>
          <w:iCs/>
          <w:sz w:val="16"/>
          <w:szCs w:val="16"/>
          <w:rPrChange w:id="6113" w:author="emmanuel blezes" w:date="2026-05-23T18:38:00Z" w16du:dateUtc="2026-05-23T16:38:00Z">
            <w:rPr>
              <w:i/>
              <w:iCs/>
            </w:rPr>
          </w:rPrChange>
        </w:rPr>
        <w:t>2024 Ageing Report</w:t>
      </w:r>
      <w:r w:rsidRPr="008D3D5D">
        <w:rPr>
          <w:sz w:val="16"/>
          <w:szCs w:val="16"/>
          <w:rPrChange w:id="6114" w:author="emmanuel blezes" w:date="2026-05-23T18:38:00Z" w16du:dateUtc="2026-05-23T16:38:00Z">
            <w:rPr/>
          </w:rPrChange>
        </w:rPr>
        <w:t>, mai 2024. Passif implicite des retraites France ≈ 417 % du PIB en 2021 sous taux d’actualisation 1 %.</w:t>
      </w:r>
    </w:p>
  </w:footnote>
  <w:footnote w:id="360">
    <w:p w14:paraId="0B0FA010" w14:textId="77777777" w:rsidR="00B437D0" w:rsidRPr="008D3D5D" w:rsidRDefault="00000000">
      <w:pPr>
        <w:pStyle w:val="FootnoteText"/>
        <w:rPr>
          <w:sz w:val="16"/>
          <w:szCs w:val="16"/>
          <w:rPrChange w:id="6125" w:author="emmanuel blezes" w:date="2026-05-23T18:38:00Z" w16du:dateUtc="2026-05-23T16:38:00Z">
            <w:rPr/>
          </w:rPrChange>
        </w:rPr>
      </w:pPr>
      <w:r w:rsidRPr="008D3D5D">
        <w:rPr>
          <w:rStyle w:val="FootnoteReference"/>
          <w:sz w:val="16"/>
          <w:szCs w:val="16"/>
          <w:rPrChange w:id="6126" w:author="emmanuel blezes" w:date="2026-05-23T18:38:00Z" w16du:dateUtc="2026-05-23T16:38:00Z">
            <w:rPr>
              <w:rStyle w:val="FootnoteReference"/>
            </w:rPr>
          </w:rPrChange>
        </w:rPr>
        <w:footnoteRef/>
      </w:r>
      <w:r w:rsidRPr="008D3D5D">
        <w:rPr>
          <w:sz w:val="16"/>
          <w:szCs w:val="16"/>
          <w:rPrChange w:id="6127" w:author="emmanuel blezes" w:date="2026-05-23T18:38:00Z" w16du:dateUtc="2026-05-23T16:38:00Z">
            <w:rPr/>
          </w:rPrChange>
        </w:rPr>
        <w:t xml:space="preserve"> France Assureurs, </w:t>
      </w:r>
      <w:r w:rsidRPr="008D3D5D">
        <w:rPr>
          <w:i/>
          <w:iCs/>
          <w:sz w:val="16"/>
          <w:szCs w:val="16"/>
          <w:rPrChange w:id="6128" w:author="emmanuel blezes" w:date="2026-05-23T18:38:00Z" w16du:dateUtc="2026-05-23T16:38:00Z">
            <w:rPr>
              <w:i/>
              <w:iCs/>
            </w:rPr>
          </w:rPrChange>
        </w:rPr>
        <w:t>Plan d’Épargne Retraite : Bilan 2024</w:t>
      </w:r>
      <w:r w:rsidRPr="008D3D5D">
        <w:rPr>
          <w:sz w:val="16"/>
          <w:szCs w:val="16"/>
          <w:rPrChange w:id="6129" w:author="emmanuel blezes" w:date="2026-05-23T18:38:00Z" w16du:dateUtc="2026-05-23T16:38:00Z">
            <w:rPr/>
          </w:rPrChange>
        </w:rPr>
        <w:t xml:space="preserve">, mars 2025 ; Banque de France, </w:t>
      </w:r>
      <w:r w:rsidRPr="008D3D5D">
        <w:rPr>
          <w:i/>
          <w:iCs/>
          <w:sz w:val="16"/>
          <w:szCs w:val="16"/>
          <w:rPrChange w:id="6130" w:author="emmanuel blezes" w:date="2026-05-23T18:38:00Z" w16du:dateUtc="2026-05-23T16:38:00Z">
            <w:rPr>
              <w:i/>
              <w:iCs/>
            </w:rPr>
          </w:rPrChange>
        </w:rPr>
        <w:t>L’épargne financière des ménages 2024</w:t>
      </w:r>
      <w:r w:rsidRPr="008D3D5D">
        <w:rPr>
          <w:sz w:val="16"/>
          <w:szCs w:val="16"/>
          <w:rPrChange w:id="6131" w:author="emmanuel blezes" w:date="2026-05-23T18:38:00Z" w16du:dateUtc="2026-05-23T16:38:00Z">
            <w:rPr/>
          </w:rPrChange>
        </w:rPr>
        <w:t>. PER : 11,2 millions de titulaires fin T3 2024 (loi PACTE n° 2019-486 du 22 mai 2019). Encours 118,9 Md€, encours moyen ≈ 10 600 €.</w:t>
      </w:r>
    </w:p>
  </w:footnote>
  <w:footnote w:id="361">
    <w:p w14:paraId="717C2F18" w14:textId="77777777" w:rsidR="00B437D0" w:rsidRPr="008D3D5D" w:rsidRDefault="00000000">
      <w:pPr>
        <w:pStyle w:val="FootnoteText"/>
        <w:rPr>
          <w:sz w:val="16"/>
          <w:szCs w:val="16"/>
          <w:rPrChange w:id="6144" w:author="emmanuel blezes" w:date="2026-05-23T18:38:00Z" w16du:dateUtc="2026-05-23T16:38:00Z">
            <w:rPr/>
          </w:rPrChange>
        </w:rPr>
      </w:pPr>
      <w:r w:rsidRPr="008D3D5D">
        <w:rPr>
          <w:rStyle w:val="FootnoteReference"/>
          <w:sz w:val="16"/>
          <w:szCs w:val="16"/>
          <w:rPrChange w:id="6145" w:author="emmanuel blezes" w:date="2026-05-23T18:38:00Z" w16du:dateUtc="2026-05-23T16:38:00Z">
            <w:rPr>
              <w:rStyle w:val="FootnoteReference"/>
            </w:rPr>
          </w:rPrChange>
        </w:rPr>
        <w:footnoteRef/>
      </w:r>
      <w:r w:rsidRPr="008D3D5D">
        <w:rPr>
          <w:sz w:val="16"/>
          <w:szCs w:val="16"/>
          <w:rPrChange w:id="6146" w:author="emmanuel blezes" w:date="2026-05-23T18:38:00Z" w16du:dateUtc="2026-05-23T16:38:00Z">
            <w:rPr/>
          </w:rPrChange>
        </w:rPr>
        <w:t xml:space="preserve"> Banque de France, </w:t>
      </w:r>
      <w:r w:rsidRPr="008D3D5D">
        <w:rPr>
          <w:i/>
          <w:iCs/>
          <w:sz w:val="16"/>
          <w:szCs w:val="16"/>
          <w:rPrChange w:id="6147" w:author="emmanuel blezes" w:date="2026-05-23T18:38:00Z" w16du:dateUtc="2026-05-23T16:38:00Z">
            <w:rPr>
              <w:i/>
              <w:iCs/>
            </w:rPr>
          </w:rPrChange>
        </w:rPr>
        <w:t>L’épargne financière des ménages 2024</w:t>
      </w:r>
      <w:r w:rsidRPr="008D3D5D">
        <w:rPr>
          <w:sz w:val="16"/>
          <w:szCs w:val="16"/>
          <w:rPrChange w:id="6148" w:author="emmanuel blezes" w:date="2026-05-23T18:38:00Z" w16du:dateUtc="2026-05-23T16:38:00Z">
            <w:rPr/>
          </w:rPrChange>
        </w:rPr>
        <w:t xml:space="preserve">, 2025 ; AMF, </w:t>
      </w:r>
      <w:r w:rsidRPr="008D3D5D">
        <w:rPr>
          <w:i/>
          <w:iCs/>
          <w:sz w:val="16"/>
          <w:szCs w:val="16"/>
          <w:rPrChange w:id="6149" w:author="emmanuel blezes" w:date="2026-05-23T18:38:00Z" w16du:dateUtc="2026-05-23T16:38:00Z">
            <w:rPr>
              <w:i/>
              <w:iCs/>
            </w:rPr>
          </w:rPrChange>
        </w:rPr>
        <w:t>Baromètre 2024 de l’épargne et de l’investissement</w:t>
      </w:r>
      <w:r w:rsidRPr="008D3D5D">
        <w:rPr>
          <w:sz w:val="16"/>
          <w:szCs w:val="16"/>
          <w:rPrChange w:id="6150" w:author="emmanuel blezes" w:date="2026-05-23T18:38:00Z" w16du:dateUtc="2026-05-23T16:38:00Z">
            <w:rPr/>
          </w:rPrChange>
        </w:rPr>
        <w:t>, octobre 2024. PEA : ~7 millions de titulaires fin 2024 (1,8 M en 1995). Détention d’actions cotées en direct : 12,5 % en 2024 (vs 6,9 % en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8C6D" w14:textId="77777777" w:rsidR="003F3A2A" w:rsidRDefault="003F3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15EE" w14:textId="77777777" w:rsidR="003F3A2A" w:rsidRDefault="003F3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52D9" w14:textId="77777777" w:rsidR="003F3A2A" w:rsidRDefault="003F3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8A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5C0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95235C2"/>
    <w:multiLevelType w:val="hybridMultilevel"/>
    <w:tmpl w:val="383CAB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9E6164"/>
    <w:multiLevelType w:val="hybridMultilevel"/>
    <w:tmpl w:val="D67A9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8D7E6E"/>
    <w:multiLevelType w:val="hybridMultilevel"/>
    <w:tmpl w:val="14845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E4B47"/>
    <w:multiLevelType w:val="hybridMultilevel"/>
    <w:tmpl w:val="50C4C1CA"/>
    <w:lvl w:ilvl="0" w:tplc="C3B8256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 w15:restartNumberingAfterBreak="0">
    <w:nsid w:val="46073421"/>
    <w:multiLevelType w:val="hybridMultilevel"/>
    <w:tmpl w:val="B4CEDF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3E621D"/>
    <w:multiLevelType w:val="hybridMultilevel"/>
    <w:tmpl w:val="40B034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F01E87"/>
    <w:multiLevelType w:val="hybridMultilevel"/>
    <w:tmpl w:val="B23642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722854"/>
    <w:multiLevelType w:val="hybridMultilevel"/>
    <w:tmpl w:val="E2B4B6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F107B5"/>
    <w:multiLevelType w:val="hybridMultilevel"/>
    <w:tmpl w:val="A080D1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5050161">
    <w:abstractNumId w:val="0"/>
  </w:num>
  <w:num w:numId="2" w16cid:durableId="488205512">
    <w:abstractNumId w:val="1"/>
  </w:num>
  <w:num w:numId="3" w16cid:durableId="2099204935">
    <w:abstractNumId w:val="4"/>
  </w:num>
  <w:num w:numId="4" w16cid:durableId="1793862378">
    <w:abstractNumId w:val="7"/>
  </w:num>
  <w:num w:numId="5" w16cid:durableId="2097287754">
    <w:abstractNumId w:val="5"/>
  </w:num>
  <w:num w:numId="6" w16cid:durableId="455221790">
    <w:abstractNumId w:val="2"/>
  </w:num>
  <w:num w:numId="7" w16cid:durableId="731930876">
    <w:abstractNumId w:val="3"/>
  </w:num>
  <w:num w:numId="8" w16cid:durableId="1739747396">
    <w:abstractNumId w:val="10"/>
  </w:num>
  <w:num w:numId="9" w16cid:durableId="1076367729">
    <w:abstractNumId w:val="8"/>
  </w:num>
  <w:num w:numId="10" w16cid:durableId="793131507">
    <w:abstractNumId w:val="6"/>
  </w:num>
  <w:num w:numId="11" w16cid:durableId="5078639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D0"/>
    <w:rsid w:val="00011A75"/>
    <w:rsid w:val="000173F9"/>
    <w:rsid w:val="00024F3F"/>
    <w:rsid w:val="000362D9"/>
    <w:rsid w:val="00067654"/>
    <w:rsid w:val="00081411"/>
    <w:rsid w:val="000E17BB"/>
    <w:rsid w:val="000E7BBC"/>
    <w:rsid w:val="000F6A1F"/>
    <w:rsid w:val="00120BE7"/>
    <w:rsid w:val="001260E1"/>
    <w:rsid w:val="00127EBE"/>
    <w:rsid w:val="00146C66"/>
    <w:rsid w:val="0017779A"/>
    <w:rsid w:val="001A5E6C"/>
    <w:rsid w:val="001C2427"/>
    <w:rsid w:val="001C3A52"/>
    <w:rsid w:val="001F674D"/>
    <w:rsid w:val="002248C7"/>
    <w:rsid w:val="002450AD"/>
    <w:rsid w:val="00263891"/>
    <w:rsid w:val="00291CE0"/>
    <w:rsid w:val="002B3EF8"/>
    <w:rsid w:val="002C7085"/>
    <w:rsid w:val="00303B4F"/>
    <w:rsid w:val="00330C70"/>
    <w:rsid w:val="00343F19"/>
    <w:rsid w:val="00363703"/>
    <w:rsid w:val="00386BFD"/>
    <w:rsid w:val="00393B41"/>
    <w:rsid w:val="00397AE4"/>
    <w:rsid w:val="003B4546"/>
    <w:rsid w:val="003D2CE8"/>
    <w:rsid w:val="003E1B22"/>
    <w:rsid w:val="003E51DD"/>
    <w:rsid w:val="003E7B75"/>
    <w:rsid w:val="003F3180"/>
    <w:rsid w:val="003F3A2A"/>
    <w:rsid w:val="00407B89"/>
    <w:rsid w:val="0041060F"/>
    <w:rsid w:val="00414A51"/>
    <w:rsid w:val="00417D86"/>
    <w:rsid w:val="004342C9"/>
    <w:rsid w:val="00441FBF"/>
    <w:rsid w:val="00452DD4"/>
    <w:rsid w:val="00466E6A"/>
    <w:rsid w:val="004902D0"/>
    <w:rsid w:val="004A2730"/>
    <w:rsid w:val="004A3D8E"/>
    <w:rsid w:val="004A475F"/>
    <w:rsid w:val="004B3C21"/>
    <w:rsid w:val="004E62F2"/>
    <w:rsid w:val="004E78FB"/>
    <w:rsid w:val="0051588B"/>
    <w:rsid w:val="00521C91"/>
    <w:rsid w:val="00523931"/>
    <w:rsid w:val="005312D9"/>
    <w:rsid w:val="005464B0"/>
    <w:rsid w:val="00554EFB"/>
    <w:rsid w:val="0056027E"/>
    <w:rsid w:val="00571C30"/>
    <w:rsid w:val="00582E06"/>
    <w:rsid w:val="005840FA"/>
    <w:rsid w:val="005864AD"/>
    <w:rsid w:val="005A03CA"/>
    <w:rsid w:val="005F5F8B"/>
    <w:rsid w:val="00612DA3"/>
    <w:rsid w:val="00615CDE"/>
    <w:rsid w:val="0063337D"/>
    <w:rsid w:val="00644AD5"/>
    <w:rsid w:val="0066599B"/>
    <w:rsid w:val="0067610E"/>
    <w:rsid w:val="0069358A"/>
    <w:rsid w:val="00693D09"/>
    <w:rsid w:val="006F30FA"/>
    <w:rsid w:val="0070421A"/>
    <w:rsid w:val="007115BA"/>
    <w:rsid w:val="00723A4F"/>
    <w:rsid w:val="007242D0"/>
    <w:rsid w:val="00745272"/>
    <w:rsid w:val="00752D4C"/>
    <w:rsid w:val="007620E4"/>
    <w:rsid w:val="00770122"/>
    <w:rsid w:val="007705D9"/>
    <w:rsid w:val="007B7047"/>
    <w:rsid w:val="007D53F6"/>
    <w:rsid w:val="007E1E8F"/>
    <w:rsid w:val="008674B5"/>
    <w:rsid w:val="008828AA"/>
    <w:rsid w:val="008D3D5D"/>
    <w:rsid w:val="0090731E"/>
    <w:rsid w:val="00926BE6"/>
    <w:rsid w:val="00932DEE"/>
    <w:rsid w:val="00957BA1"/>
    <w:rsid w:val="00963B52"/>
    <w:rsid w:val="00967F72"/>
    <w:rsid w:val="009725E0"/>
    <w:rsid w:val="00983023"/>
    <w:rsid w:val="00983079"/>
    <w:rsid w:val="009875C0"/>
    <w:rsid w:val="009A3FC2"/>
    <w:rsid w:val="009D3976"/>
    <w:rsid w:val="009D5529"/>
    <w:rsid w:val="009D79D4"/>
    <w:rsid w:val="009F1351"/>
    <w:rsid w:val="009F45FE"/>
    <w:rsid w:val="009F568D"/>
    <w:rsid w:val="009F62F3"/>
    <w:rsid w:val="00A651B2"/>
    <w:rsid w:val="00A71001"/>
    <w:rsid w:val="00AB1E4D"/>
    <w:rsid w:val="00AB3977"/>
    <w:rsid w:val="00AC49AB"/>
    <w:rsid w:val="00AE463A"/>
    <w:rsid w:val="00B34BBC"/>
    <w:rsid w:val="00B437D0"/>
    <w:rsid w:val="00B50F36"/>
    <w:rsid w:val="00B57E47"/>
    <w:rsid w:val="00BB40AE"/>
    <w:rsid w:val="00BE6D5F"/>
    <w:rsid w:val="00BF24C6"/>
    <w:rsid w:val="00BF2618"/>
    <w:rsid w:val="00C157E1"/>
    <w:rsid w:val="00C410C6"/>
    <w:rsid w:val="00C46CEC"/>
    <w:rsid w:val="00C539D9"/>
    <w:rsid w:val="00C61B0E"/>
    <w:rsid w:val="00C72B94"/>
    <w:rsid w:val="00C76695"/>
    <w:rsid w:val="00C82EBA"/>
    <w:rsid w:val="00CD33C5"/>
    <w:rsid w:val="00CE18D0"/>
    <w:rsid w:val="00CE44DC"/>
    <w:rsid w:val="00CF3CAF"/>
    <w:rsid w:val="00D21FC8"/>
    <w:rsid w:val="00D2501C"/>
    <w:rsid w:val="00D3225E"/>
    <w:rsid w:val="00D35B6F"/>
    <w:rsid w:val="00D50960"/>
    <w:rsid w:val="00D61007"/>
    <w:rsid w:val="00D71A91"/>
    <w:rsid w:val="00D73A5D"/>
    <w:rsid w:val="00D8385A"/>
    <w:rsid w:val="00D91BD1"/>
    <w:rsid w:val="00DA62F9"/>
    <w:rsid w:val="00DD2A51"/>
    <w:rsid w:val="00DF47D3"/>
    <w:rsid w:val="00DF646C"/>
    <w:rsid w:val="00E00235"/>
    <w:rsid w:val="00E00315"/>
    <w:rsid w:val="00E05D74"/>
    <w:rsid w:val="00E11103"/>
    <w:rsid w:val="00E127D8"/>
    <w:rsid w:val="00E23E7D"/>
    <w:rsid w:val="00E344FF"/>
    <w:rsid w:val="00E57EAC"/>
    <w:rsid w:val="00E57FAD"/>
    <w:rsid w:val="00E63023"/>
    <w:rsid w:val="00E63481"/>
    <w:rsid w:val="00E93559"/>
    <w:rsid w:val="00EA3FF1"/>
    <w:rsid w:val="00EA7F4C"/>
    <w:rsid w:val="00ED4993"/>
    <w:rsid w:val="00ED594C"/>
    <w:rsid w:val="00EF19FB"/>
    <w:rsid w:val="00F01B21"/>
    <w:rsid w:val="00F02039"/>
    <w:rsid w:val="00F0220C"/>
    <w:rsid w:val="00F07F0D"/>
    <w:rsid w:val="00F12E3E"/>
    <w:rsid w:val="00F437EA"/>
    <w:rsid w:val="00F52057"/>
    <w:rsid w:val="00F7751D"/>
    <w:rsid w:val="00F972D6"/>
    <w:rsid w:val="00FA2C1F"/>
    <w:rsid w:val="00FD4DD0"/>
    <w:rsid w:val="00FE1019"/>
    <w:rsid w:val="00F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8E79"/>
  <w15:docId w15:val="{326A5F16-8F2E-C344-9ED9-DB457441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56027E"/>
    <w:pPr>
      <w:numPr>
        <w:ilvl w:val="1"/>
      </w:numPr>
      <w:jc w:val="left"/>
    </w:pPr>
    <w:rPr>
      <w:color w:val="156082" w:themeColor="accent1"/>
      <w:spacing w:val="15"/>
      <w:sz w:val="28"/>
      <w:szCs w:val="28"/>
    </w:rPr>
  </w:style>
  <w:style w:type="character" w:customStyle="1" w:styleId="SubtitleChar">
    <w:name w:val="Subtitle Char"/>
    <w:basedOn w:val="DefaultParagraphFont"/>
    <w:link w:val="Subtitle"/>
    <w:uiPriority w:val="11"/>
    <w:rsid w:val="0056027E"/>
    <w:rPr>
      <w:rFonts w:asciiTheme="majorHAnsi" w:eastAsiaTheme="majorEastAsia" w:hAnsiTheme="majorHAnsi" w:cstheme="majorBidi"/>
      <w:color w:val="156082" w:themeColor="accent1"/>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C30"/>
    <w:pPr>
      <w:spacing w:after="100"/>
    </w:pPr>
  </w:style>
  <w:style w:type="paragraph" w:styleId="TOC2">
    <w:name w:val="toc 2"/>
    <w:basedOn w:val="Normal"/>
    <w:next w:val="Normal"/>
    <w:autoRedefine/>
    <w:uiPriority w:val="39"/>
    <w:rsid w:val="00571C30"/>
    <w:pPr>
      <w:spacing w:after="100"/>
      <w:ind w:left="240"/>
    </w:pPr>
  </w:style>
  <w:style w:type="paragraph" w:styleId="TOC3">
    <w:name w:val="toc 3"/>
    <w:basedOn w:val="Normal"/>
    <w:next w:val="Normal"/>
    <w:autoRedefine/>
    <w:uiPriority w:val="39"/>
    <w:rsid w:val="00571C30"/>
    <w:pPr>
      <w:spacing w:after="100"/>
      <w:ind w:left="480"/>
    </w:pPr>
  </w:style>
  <w:style w:type="paragraph" w:styleId="Revision">
    <w:name w:val="Revision"/>
    <w:hidden/>
    <w:rsid w:val="00146C66"/>
    <w:pPr>
      <w:spacing w:after="0"/>
    </w:pPr>
  </w:style>
  <w:style w:type="paragraph" w:styleId="Header">
    <w:name w:val="header"/>
    <w:basedOn w:val="Normal"/>
    <w:link w:val="HeaderChar"/>
    <w:rsid w:val="00146C66"/>
    <w:pPr>
      <w:tabs>
        <w:tab w:val="center" w:pos="4513"/>
        <w:tab w:val="right" w:pos="9026"/>
      </w:tabs>
      <w:spacing w:after="0"/>
    </w:pPr>
  </w:style>
  <w:style w:type="character" w:customStyle="1" w:styleId="HeaderChar">
    <w:name w:val="Header Char"/>
    <w:basedOn w:val="DefaultParagraphFont"/>
    <w:link w:val="Header"/>
    <w:rsid w:val="00146C66"/>
  </w:style>
  <w:style w:type="paragraph" w:styleId="Footer">
    <w:name w:val="footer"/>
    <w:basedOn w:val="Normal"/>
    <w:link w:val="FooterChar"/>
    <w:rsid w:val="00146C66"/>
    <w:pPr>
      <w:tabs>
        <w:tab w:val="center" w:pos="4513"/>
        <w:tab w:val="right" w:pos="9026"/>
      </w:tabs>
      <w:spacing w:after="0"/>
    </w:pPr>
  </w:style>
  <w:style w:type="character" w:customStyle="1" w:styleId="FooterChar">
    <w:name w:val="Footer Char"/>
    <w:basedOn w:val="DefaultParagraphFont"/>
    <w:link w:val="Footer"/>
    <w:rsid w:val="00146C66"/>
  </w:style>
  <w:style w:type="character" w:styleId="UnresolvedMention">
    <w:name w:val="Unresolved Mention"/>
    <w:basedOn w:val="DefaultParagraphFont"/>
    <w:uiPriority w:val="99"/>
    <w:semiHidden/>
    <w:unhideWhenUsed/>
    <w:rsid w:val="00523931"/>
    <w:rPr>
      <w:color w:val="605E5C"/>
      <w:shd w:val="clear" w:color="auto" w:fill="E1DFDD"/>
    </w:rPr>
  </w:style>
  <w:style w:type="table" w:styleId="TableGrid">
    <w:name w:val="Table Grid"/>
    <w:basedOn w:val="TableNormal"/>
    <w:rsid w:val="00F020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ED49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D6FD3-5701-354C-9D68-4B3046C501C0}">
  <we:reference id="wa200010453" version="1.0.0.1" store="en-GB" storeType="OMEX"/>
  <we:alternateReferences>
    <we:reference id="wa200010453" version="1.0.0.1" store="wa200010453" storeType="OMEX"/>
  </we:alternateReferences>
  <we:properties>
    <we:property name="claude.fileId" value="&quot;111d8de2-d0c3-43ea-ad68-f9e4836347c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30E2-3709-0C42-A639-0BA83774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115</Pages>
  <Words>47437</Words>
  <Characters>243827</Characters>
  <Application>Microsoft Office Word</Application>
  <DocSecurity>0</DocSecurity>
  <Lines>3751</Lines>
  <Paragraphs>945</Paragraphs>
  <ScaleCrop>false</ScaleCrop>
  <Company/>
  <LinksUpToDate>false</LinksUpToDate>
  <CharactersWithSpaces>290319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29</cp:revision>
  <dcterms:created xsi:type="dcterms:W3CDTF">2026-05-17T12:18:00Z</dcterms:created>
  <dcterms:modified xsi:type="dcterms:W3CDTF">2026-05-28T17:22:00Z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